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AD99E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46BB3E44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18509591" w14:textId="77777777" w:rsidR="00E55F55" w:rsidRPr="008F20B5" w:rsidRDefault="00E55F55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放款管理系統專案</w:t>
      </w:r>
    </w:p>
    <w:p w14:paraId="66868D80" w14:textId="77777777" w:rsidR="00E55F55" w:rsidRPr="008F20B5" w:rsidRDefault="00BD1298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業務功能需求規格書</w:t>
      </w:r>
    </w:p>
    <w:p w14:paraId="52EF5FAF" w14:textId="77777777" w:rsidR="00E55F55" w:rsidRPr="008F20B5" w:rsidRDefault="00E55F55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介接外部系統</w:t>
      </w:r>
    </w:p>
    <w:p w14:paraId="4436A3E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E55F55" w:rsidRPr="008F20B5" w14:paraId="13C7603F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7F3A9AE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06555C6C" w14:textId="77777777" w:rsidR="00E55F55" w:rsidRPr="008F20B5" w:rsidRDefault="00E55F55" w:rsidP="001F4582">
            <w:pPr>
              <w:pStyle w:val="af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URS</w:t>
            </w:r>
          </w:p>
        </w:tc>
      </w:tr>
      <w:tr w:rsidR="00E55F55" w:rsidRPr="008F20B5" w14:paraId="5A53449A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62C40F8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16948231" w14:textId="4E75B446" w:rsidR="00E55F55" w:rsidRPr="008F20B5" w:rsidRDefault="00E55F55" w:rsidP="001F4582">
            <w:pPr>
              <w:pStyle w:val="ae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</w:t>
            </w:r>
            <w:r w:rsidR="00FC40D9">
              <w:rPr>
                <w:rFonts w:ascii="標楷體" w:hAnsi="標楷體" w:hint="eastAsia"/>
              </w:rPr>
              <w:t>2</w:t>
            </w:r>
            <w:r w:rsidR="001C6913">
              <w:rPr>
                <w:rFonts w:ascii="標楷體" w:hAnsi="標楷體" w:hint="eastAsia"/>
              </w:rPr>
              <w:t>7</w:t>
            </w:r>
            <w:ins w:id="0" w:author="ST1" w:date="2020-12-02T12:00:00Z">
              <w:del w:id="1" w:author="家興 余" w:date="2021-02-22T18:43:00Z">
                <w:r w:rsidR="00427BE0" w:rsidDel="008055F0">
                  <w:rPr>
                    <w:rFonts w:ascii="標楷體" w:hAnsi="標楷體" w:hint="eastAsia"/>
                  </w:rPr>
                  <w:delText>1</w:delText>
                </w:r>
              </w:del>
            </w:ins>
            <w:ins w:id="2" w:author="ST1" w:date="2020-12-11T09:42:00Z">
              <w:del w:id="3" w:author="ST1" w:date="2020-12-18T12:14:00Z">
                <w:r w:rsidR="00B24DBC" w:rsidDel="000B2D63">
                  <w:rPr>
                    <w:rFonts w:ascii="標楷體" w:hAnsi="標楷體"/>
                  </w:rPr>
                  <w:delText>2</w:delText>
                </w:r>
              </w:del>
            </w:ins>
            <w:ins w:id="4" w:author="ST1" w:date="2020-12-18T12:14:00Z">
              <w:del w:id="5" w:author="家興 余" w:date="2020-12-30T10:02:00Z">
                <w:r w:rsidR="000B2D63" w:rsidDel="00B84015">
                  <w:rPr>
                    <w:rFonts w:ascii="標楷體" w:hAnsi="標楷體"/>
                  </w:rPr>
                  <w:delText>3</w:delText>
                </w:r>
              </w:del>
            </w:ins>
            <w:ins w:id="6" w:author="v06v25n@yahoo.com.tw" w:date="2020-11-20T14:32:00Z">
              <w:del w:id="7" w:author="ST1" w:date="2020-11-25T00:44:00Z">
                <w:r w:rsidR="0033756F" w:rsidDel="00CC54F1">
                  <w:rPr>
                    <w:rFonts w:ascii="標楷體" w:hAnsi="標楷體"/>
                  </w:rPr>
                  <w:delText>6</w:delText>
                </w:r>
              </w:del>
            </w:ins>
            <w:del w:id="8" w:author="v06v25n@yahoo.com.tw" w:date="2020-11-20T14:32:00Z">
              <w:r w:rsidR="008F20B5" w:rsidRPr="008F20B5" w:rsidDel="0033756F">
                <w:rPr>
                  <w:rFonts w:ascii="標楷體" w:hAnsi="標楷體"/>
                </w:rPr>
                <w:delText>5</w:delText>
              </w:r>
            </w:del>
          </w:p>
        </w:tc>
        <w:bookmarkStart w:id="9" w:name="_GoBack"/>
        <w:bookmarkEnd w:id="9"/>
      </w:tr>
      <w:tr w:rsidR="00E55F55" w:rsidRPr="008F20B5" w14:paraId="77C33C29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477BA7A1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機　密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等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級：</w:t>
            </w:r>
          </w:p>
        </w:tc>
        <w:tc>
          <w:tcPr>
            <w:tcW w:w="2429" w:type="dxa"/>
            <w:vAlign w:val="center"/>
          </w:tcPr>
          <w:p w14:paraId="6DDAA39A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密</w:t>
            </w:r>
          </w:p>
        </w:tc>
      </w:tr>
      <w:tr w:rsidR="00E55F55" w:rsidRPr="008F20B5" w14:paraId="52B0048D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17E7DC6B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</w:t>
            </w:r>
            <w:r w:rsidRPr="008F20B5">
              <w:rPr>
                <w:rFonts w:ascii="標楷體" w:hAnsi="標楷體"/>
              </w:rPr>
              <w:t xml:space="preserve">  </w:t>
            </w:r>
            <w:r w:rsidRPr="008F20B5">
              <w:rPr>
                <w:rFonts w:ascii="標楷體" w:hAnsi="標楷體" w:hint="eastAsia"/>
              </w:rPr>
              <w:t>件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日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期：</w:t>
            </w:r>
          </w:p>
        </w:tc>
        <w:tc>
          <w:tcPr>
            <w:tcW w:w="2429" w:type="dxa"/>
            <w:vAlign w:val="center"/>
          </w:tcPr>
          <w:p w14:paraId="34FFC186" w14:textId="60F2157A" w:rsidR="00E55F55" w:rsidRPr="008F20B5" w:rsidRDefault="00E55F55" w:rsidP="00632263">
            <w:pPr>
              <w:pStyle w:val="af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</w:t>
            </w:r>
            <w:r w:rsidR="0088546A" w:rsidRPr="008F20B5">
              <w:rPr>
                <w:rFonts w:ascii="標楷體" w:hAnsi="標楷體"/>
              </w:rPr>
              <w:t>2</w:t>
            </w:r>
            <w:ins w:id="10" w:author="家興 余" w:date="2021-01-26T18:24:00Z">
              <w:r w:rsidR="00C36270">
                <w:rPr>
                  <w:rFonts w:ascii="標楷體" w:hAnsi="標楷體"/>
                </w:rPr>
                <w:t>1</w:t>
              </w:r>
            </w:ins>
            <w:del w:id="11" w:author="家興 余" w:date="2021-01-26T18:24:00Z">
              <w:r w:rsidR="0088546A" w:rsidRPr="008F20B5" w:rsidDel="00C36270">
                <w:rPr>
                  <w:rFonts w:ascii="標楷體" w:hAnsi="標楷體"/>
                </w:rPr>
                <w:delText>0</w:delText>
              </w:r>
            </w:del>
            <w:r w:rsidRPr="008F20B5">
              <w:rPr>
                <w:rFonts w:ascii="標楷體" w:hAnsi="標楷體"/>
              </w:rPr>
              <w:t>/</w:t>
            </w:r>
            <w:del w:id="12" w:author="ST1" w:date="2020-11-30T23:50:00Z">
              <w:r w:rsidR="006C186C" w:rsidRPr="008F20B5" w:rsidDel="00896635">
                <w:rPr>
                  <w:rFonts w:ascii="標楷體" w:hAnsi="標楷體"/>
                </w:rPr>
                <w:delText>11</w:delText>
              </w:r>
            </w:del>
            <w:r w:rsidR="000F30D0">
              <w:rPr>
                <w:rFonts w:ascii="標楷體" w:hAnsi="標楷體" w:hint="eastAsia"/>
              </w:rPr>
              <w:t>06</w:t>
            </w:r>
            <w:ins w:id="13" w:author="ST1" w:date="2020-11-30T23:50:00Z">
              <w:del w:id="14" w:author="家興 余" w:date="2021-01-26T18:24:00Z">
                <w:r w:rsidR="00896635" w:rsidRPr="008F20B5" w:rsidDel="00C36270">
                  <w:rPr>
                    <w:rFonts w:ascii="標楷體" w:hAnsi="標楷體"/>
                  </w:rPr>
                  <w:delText>1</w:delText>
                </w:r>
                <w:r w:rsidR="00896635" w:rsidDel="00C36270">
                  <w:rPr>
                    <w:rFonts w:ascii="標楷體" w:hAnsi="標楷體"/>
                  </w:rPr>
                  <w:delText>2</w:delText>
                </w:r>
              </w:del>
            </w:ins>
            <w:r w:rsidRPr="008F20B5">
              <w:rPr>
                <w:rFonts w:ascii="標楷體" w:hAnsi="標楷體"/>
              </w:rPr>
              <w:t>/</w:t>
            </w:r>
            <w:r w:rsidR="00AE509A">
              <w:rPr>
                <w:rFonts w:ascii="標楷體" w:hAnsi="標楷體" w:hint="eastAsia"/>
              </w:rPr>
              <w:t>25</w:t>
            </w:r>
            <w:ins w:id="15" w:author="v06v25n@yahoo.com.tw" w:date="2020-11-20T14:32:00Z">
              <w:del w:id="16" w:author="ST1" w:date="2020-11-30T23:50:00Z">
                <w:r w:rsidR="0033756F" w:rsidDel="00896635">
                  <w:rPr>
                    <w:rFonts w:ascii="標楷體" w:hAnsi="標楷體"/>
                  </w:rPr>
                  <w:delText>2</w:delText>
                </w:r>
              </w:del>
            </w:ins>
            <w:ins w:id="17" w:author="ST1" w:date="2020-12-11T09:42:00Z">
              <w:del w:id="18" w:author="家興 余" w:date="2021-01-28T17:10:00Z">
                <w:r w:rsidR="00B24DBC" w:rsidDel="00A574FD">
                  <w:rPr>
                    <w:rFonts w:ascii="標楷體" w:hAnsi="標楷體"/>
                  </w:rPr>
                  <w:delText>1</w:delText>
                </w:r>
              </w:del>
              <w:del w:id="19" w:author="ST1" w:date="2020-12-18T12:14:00Z">
                <w:r w:rsidR="00B24DBC" w:rsidDel="000B2D63">
                  <w:rPr>
                    <w:rFonts w:ascii="標楷體" w:hAnsi="標楷體"/>
                  </w:rPr>
                  <w:delText>1</w:delText>
                </w:r>
              </w:del>
            </w:ins>
            <w:ins w:id="20" w:author="ST1" w:date="2020-12-18T12:14:00Z">
              <w:del w:id="21" w:author="家興 余" w:date="2021-01-26T18:24:00Z">
                <w:r w:rsidR="000B2D63" w:rsidDel="00C36270">
                  <w:rPr>
                    <w:rFonts w:ascii="標楷體" w:hAnsi="標楷體"/>
                  </w:rPr>
                  <w:delText>8</w:delText>
                </w:r>
              </w:del>
            </w:ins>
            <w:ins w:id="22" w:author="v06v25n@yahoo.com.tw" w:date="2020-11-20T14:32:00Z">
              <w:del w:id="23" w:author="ST1" w:date="2020-11-25T00:44:00Z">
                <w:r w:rsidR="0033756F" w:rsidDel="00CC54F1">
                  <w:rPr>
                    <w:rFonts w:ascii="標楷體" w:hAnsi="標楷體"/>
                  </w:rPr>
                  <w:delText>0</w:delText>
                </w:r>
              </w:del>
            </w:ins>
            <w:del w:id="24" w:author="v06v25n@yahoo.com.tw" w:date="2020-11-20T14:32:00Z">
              <w:r w:rsidR="008F20B5" w:rsidRPr="008F20B5" w:rsidDel="0033756F">
                <w:rPr>
                  <w:rFonts w:ascii="標楷體" w:hAnsi="標楷體"/>
                </w:rPr>
                <w:delText>11</w:delText>
              </w:r>
            </w:del>
          </w:p>
        </w:tc>
      </w:tr>
    </w:tbl>
    <w:p w14:paraId="45AB6B0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5C35517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E55F55" w:rsidRPr="008F20B5" w14:paraId="09EF69DF" w14:textId="77777777" w:rsidTr="001F4582">
        <w:trPr>
          <w:jc w:val="center"/>
        </w:trPr>
        <w:tc>
          <w:tcPr>
            <w:tcW w:w="2564" w:type="dxa"/>
          </w:tcPr>
          <w:p w14:paraId="04833A58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3961FBF7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7F0BFCD5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核可</w:t>
            </w:r>
          </w:p>
        </w:tc>
      </w:tr>
      <w:tr w:rsidR="00E55F55" w:rsidRPr="008F20B5" w14:paraId="470B4211" w14:textId="77777777" w:rsidTr="001F4582">
        <w:trPr>
          <w:trHeight w:val="2511"/>
          <w:jc w:val="center"/>
        </w:trPr>
        <w:tc>
          <w:tcPr>
            <w:tcW w:w="2564" w:type="dxa"/>
          </w:tcPr>
          <w:p w14:paraId="40BD5878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  <w:p w14:paraId="3AF7BFDF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4D88A467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0E17EDD2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</w:tr>
    </w:tbl>
    <w:p w14:paraId="15F26989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0FC75AB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6DEF6C20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1514056F" w14:textId="77777777" w:rsidR="00E55F55" w:rsidRPr="004A1C2C" w:rsidRDefault="00E55F55" w:rsidP="00E55F55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8F20B5">
        <w:rPr>
          <w:rStyle w:val="af5"/>
          <w:rFonts w:ascii="標楷體" w:hAnsi="標楷體" w:hint="eastAsia"/>
        </w:rPr>
        <w:t>新光人壽保險股份有限公司</w:t>
      </w:r>
    </w:p>
    <w:p w14:paraId="3C2125E7" w14:textId="3C49204A" w:rsidR="00E55F55" w:rsidRPr="008F20B5" w:rsidRDefault="00E55F55" w:rsidP="00E55F55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8F20B5">
        <w:rPr>
          <w:rStyle w:val="af4"/>
          <w:rFonts w:ascii="標楷體" w:hAnsi="標楷體"/>
        </w:rPr>
        <w:t>Shin Kong Life Insurance Co., Ltd.</w: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DE466D6" wp14:editId="1DB02F24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B58BD" w14:textId="77777777" w:rsidR="00AA791F" w:rsidRDefault="00AA791F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1ED80AF3" w14:textId="77777777" w:rsidR="00AA791F" w:rsidRDefault="00AA791F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128E045" w14:textId="77777777" w:rsidR="00AA791F" w:rsidRDefault="00AA791F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E466D6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" stroked="f">
                <v:textbox>
                  <w:txbxContent>
                    <w:p w14:paraId="0A8B58BD" w14:textId="77777777" w:rsidR="00AA791F" w:rsidRDefault="00AA791F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1ED80AF3" w14:textId="77777777" w:rsidR="00AA791F" w:rsidRDefault="00AA791F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128E045" w14:textId="77777777" w:rsidR="00AA791F" w:rsidRDefault="00AA791F" w:rsidP="00E55F55"/>
                  </w:txbxContent>
                </v:textbox>
              </v:shape>
            </w:pict>
          </mc:Fallback>
        </mc:AlternateConten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E4A033F" wp14:editId="0B0D38BF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31CF4" w14:textId="77777777" w:rsidR="00AA791F" w:rsidRDefault="00AA791F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13ABA72" w14:textId="77777777" w:rsidR="00AA791F" w:rsidRDefault="00AA791F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50F805C" w14:textId="77777777" w:rsidR="00AA791F" w:rsidRDefault="00AA791F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A033F" id="文字方塊 75" o:spid="_x0000_s1027" type="#_x0000_t202" style="position:absolute;left:0;text-align:left;margin-left:156.55pt;margin-top:738.05pt;width:270pt;height:63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" stroked="f">
                <v:textbox>
                  <w:txbxContent>
                    <w:p w14:paraId="7DC31CF4" w14:textId="77777777" w:rsidR="00AA791F" w:rsidRDefault="00AA791F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13ABA72" w14:textId="77777777" w:rsidR="00AA791F" w:rsidRDefault="00AA791F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50F805C" w14:textId="77777777" w:rsidR="00AA791F" w:rsidRDefault="00AA791F" w:rsidP="00E55F55"/>
                  </w:txbxContent>
                </v:textbox>
              </v:shape>
            </w:pict>
          </mc:Fallback>
        </mc:AlternateContent>
      </w:r>
    </w:p>
    <w:p w14:paraId="5EB7D9B2" w14:textId="77777777" w:rsidR="00D22C68" w:rsidRPr="008F20B5" w:rsidRDefault="00D22C68" w:rsidP="00AF2085">
      <w:pPr>
        <w:rPr>
          <w:rFonts w:ascii="標楷體" w:eastAsia="標楷體" w:hAnsi="標楷體"/>
        </w:rPr>
        <w:sectPr w:rsidR="00D22C68" w:rsidRPr="008F20B5" w:rsidSect="00E55F55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start="1" w:chapStyle="1" w:chapSep="enDash"/>
          <w:cols w:space="425"/>
          <w:titlePg/>
          <w:docGrid w:type="lines" w:linePitch="360"/>
        </w:sectPr>
      </w:pPr>
    </w:p>
    <w:p w14:paraId="4E276624" w14:textId="77777777" w:rsidR="00E55F55" w:rsidRPr="008F20B5" w:rsidRDefault="00E55F55" w:rsidP="00E55F55">
      <w:pPr>
        <w:pStyle w:val="af6"/>
        <w:rPr>
          <w:rFonts w:ascii="標楷體" w:hAnsi="標楷體"/>
        </w:rPr>
      </w:pPr>
      <w:r w:rsidRPr="008F20B5">
        <w:rPr>
          <w:rFonts w:ascii="標楷體" w:hAnsi="標楷體" w:hint="eastAsia"/>
        </w:rPr>
        <w:lastRenderedPageBreak/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936"/>
        <w:gridCol w:w="1134"/>
        <w:gridCol w:w="996"/>
        <w:gridCol w:w="1440"/>
      </w:tblGrid>
      <w:tr w:rsidR="00E55F55" w:rsidRPr="008F20B5" w14:paraId="4F391711" w14:textId="77777777" w:rsidTr="004A1C2C">
        <w:tc>
          <w:tcPr>
            <w:tcW w:w="1108" w:type="dxa"/>
          </w:tcPr>
          <w:p w14:paraId="5886632B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制／修訂</w:t>
            </w:r>
          </w:p>
          <w:p w14:paraId="36975EA2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681649E9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制／修訂</w:t>
            </w:r>
          </w:p>
          <w:p w14:paraId="3A1E606A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日期</w:t>
            </w:r>
          </w:p>
        </w:tc>
        <w:tc>
          <w:tcPr>
            <w:tcW w:w="3936" w:type="dxa"/>
          </w:tcPr>
          <w:p w14:paraId="3A658425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制／修訂</w:t>
            </w:r>
          </w:p>
          <w:p w14:paraId="638B5DC6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74996911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作</w:t>
            </w:r>
          </w:p>
          <w:p w14:paraId="3C609FD8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者</w:t>
            </w:r>
          </w:p>
        </w:tc>
        <w:tc>
          <w:tcPr>
            <w:tcW w:w="996" w:type="dxa"/>
          </w:tcPr>
          <w:p w14:paraId="61E1063F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核</w:t>
            </w:r>
          </w:p>
          <w:p w14:paraId="10B9847E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81C94F0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備</w:t>
            </w:r>
          </w:p>
          <w:p w14:paraId="3B8A99BF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註</w:t>
            </w:r>
          </w:p>
        </w:tc>
      </w:tr>
      <w:tr w:rsidR="00E55F55" w:rsidRPr="008F20B5" w14:paraId="63825CFB" w14:textId="77777777" w:rsidTr="004A1C2C">
        <w:trPr>
          <w:trHeight w:val="405"/>
        </w:trPr>
        <w:tc>
          <w:tcPr>
            <w:tcW w:w="1108" w:type="dxa"/>
            <w:vAlign w:val="center"/>
          </w:tcPr>
          <w:p w14:paraId="5C36C97B" w14:textId="77777777" w:rsidR="00E55F55" w:rsidRPr="008F20B5" w:rsidRDefault="00E55F55" w:rsidP="00632263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V0</w:t>
            </w:r>
            <w:r w:rsidR="00632263" w:rsidRPr="008F20B5">
              <w:rPr>
                <w:rFonts w:ascii="標楷體" w:hAnsi="標楷體"/>
              </w:rPr>
              <w:t>.1</w:t>
            </w:r>
          </w:p>
        </w:tc>
        <w:tc>
          <w:tcPr>
            <w:tcW w:w="1614" w:type="dxa"/>
            <w:vAlign w:val="center"/>
          </w:tcPr>
          <w:p w14:paraId="3CDC5983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2019/12/25</w:t>
            </w:r>
          </w:p>
        </w:tc>
        <w:tc>
          <w:tcPr>
            <w:tcW w:w="3936" w:type="dxa"/>
            <w:vAlign w:val="center"/>
          </w:tcPr>
          <w:p w14:paraId="6C62CAA8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25058798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  <w:vAlign w:val="center"/>
          </w:tcPr>
          <w:p w14:paraId="602F8FBC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BA9FE02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632263" w:rsidRPr="008F20B5" w14:paraId="47E7544B" w14:textId="77777777" w:rsidTr="004A1C2C">
        <w:trPr>
          <w:trHeight w:val="405"/>
        </w:trPr>
        <w:tc>
          <w:tcPr>
            <w:tcW w:w="1108" w:type="dxa"/>
            <w:vAlign w:val="center"/>
          </w:tcPr>
          <w:p w14:paraId="1B35E340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V1.0</w:t>
            </w:r>
          </w:p>
        </w:tc>
        <w:tc>
          <w:tcPr>
            <w:tcW w:w="1614" w:type="dxa"/>
            <w:vAlign w:val="center"/>
          </w:tcPr>
          <w:p w14:paraId="7D5BCE76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2019/12/31</w:t>
            </w:r>
          </w:p>
        </w:tc>
        <w:tc>
          <w:tcPr>
            <w:tcW w:w="3936" w:type="dxa"/>
            <w:vAlign w:val="center"/>
          </w:tcPr>
          <w:p w14:paraId="460C7842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676E4B53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D4C96B5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E3E5247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632263" w:rsidRPr="008F20B5" w14:paraId="72A983E6" w14:textId="77777777" w:rsidTr="004A1C2C">
        <w:tc>
          <w:tcPr>
            <w:tcW w:w="1108" w:type="dxa"/>
            <w:vAlign w:val="center"/>
          </w:tcPr>
          <w:p w14:paraId="1099ADAC" w14:textId="7C58C3CA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V1.1</w:t>
            </w:r>
          </w:p>
        </w:tc>
        <w:tc>
          <w:tcPr>
            <w:tcW w:w="1614" w:type="dxa"/>
            <w:vAlign w:val="center"/>
          </w:tcPr>
          <w:p w14:paraId="72A84C97" w14:textId="6D9E0AA9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2020/8/6</w:t>
            </w:r>
          </w:p>
        </w:tc>
        <w:tc>
          <w:tcPr>
            <w:tcW w:w="3936" w:type="dxa"/>
            <w:vAlign w:val="center"/>
          </w:tcPr>
          <w:p w14:paraId="3D8F2408" w14:textId="5E7ED6A9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E-loan</w:t>
            </w:r>
            <w:r w:rsidRPr="008F20B5">
              <w:rPr>
                <w:rFonts w:ascii="標楷體" w:hAnsi="標楷體" w:hint="eastAsia"/>
              </w:rPr>
              <w:t>電文格式更新</w:t>
            </w:r>
          </w:p>
        </w:tc>
        <w:tc>
          <w:tcPr>
            <w:tcW w:w="1134" w:type="dxa"/>
            <w:vAlign w:val="center"/>
          </w:tcPr>
          <w:p w14:paraId="37662564" w14:textId="67473C47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64B5490A" w14:textId="77777777" w:rsidR="00632263" w:rsidRPr="008F20B5" w:rsidRDefault="00632263" w:rsidP="001F4582">
            <w:pPr>
              <w:rPr>
                <w:rFonts w:ascii="標楷體" w:eastAsia="標楷體" w:hAnsi="標楷體"/>
              </w:rPr>
            </w:pPr>
          </w:p>
        </w:tc>
        <w:tc>
          <w:tcPr>
            <w:tcW w:w="1440" w:type="dxa"/>
          </w:tcPr>
          <w:p w14:paraId="19BFEB10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632263" w:rsidRPr="008F20B5" w14:paraId="51C6FF09" w14:textId="77777777" w:rsidTr="004A1C2C">
        <w:tc>
          <w:tcPr>
            <w:tcW w:w="1108" w:type="dxa"/>
            <w:vAlign w:val="center"/>
          </w:tcPr>
          <w:p w14:paraId="6C360C82" w14:textId="77B574E2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V1.2</w:t>
            </w:r>
          </w:p>
        </w:tc>
        <w:tc>
          <w:tcPr>
            <w:tcW w:w="1614" w:type="dxa"/>
            <w:vAlign w:val="center"/>
          </w:tcPr>
          <w:p w14:paraId="708ABE1A" w14:textId="20EBE173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2020/8/10</w:t>
            </w:r>
          </w:p>
        </w:tc>
        <w:tc>
          <w:tcPr>
            <w:tcW w:w="3936" w:type="dxa"/>
            <w:vAlign w:val="center"/>
          </w:tcPr>
          <w:p w14:paraId="15ABD46C" w14:textId="694D5EE0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E-loan</w:t>
            </w:r>
            <w:r w:rsidRPr="008F20B5">
              <w:rPr>
                <w:rFonts w:ascii="標楷體" w:hAnsi="標楷體" w:hint="eastAsia"/>
              </w:rPr>
              <w:t>電文增加</w:t>
            </w:r>
            <w:r w:rsidRPr="008F20B5">
              <w:rPr>
                <w:rFonts w:ascii="標楷體" w:hAnsi="標楷體"/>
              </w:rPr>
              <w:t>[</w:t>
            </w:r>
            <w:r w:rsidRPr="004A1C2C">
              <w:rPr>
                <w:rFonts w:ascii="標楷體" w:hAnsi="標楷體"/>
                <w:szCs w:val="32"/>
              </w:rPr>
              <w:t>L2250</w:t>
            </w:r>
            <w:r w:rsidRPr="008F20B5">
              <w:rPr>
                <w:rFonts w:ascii="標楷體" w:hAnsi="標楷體" w:hint="eastAsia"/>
              </w:rPr>
              <w:t>保證人資料登錄</w:t>
            </w:r>
            <w:r w:rsidRPr="008F20B5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7C00F924" w14:textId="2975D00D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4C62C5F9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451D0E1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9C33BE" w:rsidRPr="008F20B5" w14:paraId="58BA44F0" w14:textId="77777777" w:rsidTr="004A1C2C">
        <w:tc>
          <w:tcPr>
            <w:tcW w:w="1108" w:type="dxa"/>
            <w:vAlign w:val="center"/>
          </w:tcPr>
          <w:p w14:paraId="5A32D80E" w14:textId="3D6D39C8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V1.3</w:t>
            </w:r>
          </w:p>
        </w:tc>
        <w:tc>
          <w:tcPr>
            <w:tcW w:w="1614" w:type="dxa"/>
            <w:vAlign w:val="center"/>
          </w:tcPr>
          <w:p w14:paraId="6B977E7B" w14:textId="27326F2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2020/8/25</w:t>
            </w:r>
          </w:p>
        </w:tc>
        <w:tc>
          <w:tcPr>
            <w:tcW w:w="3936" w:type="dxa"/>
            <w:vAlign w:val="center"/>
          </w:tcPr>
          <w:p w14:paraId="2DDC1604" w14:textId="63E324E0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E-loan</w:t>
            </w:r>
            <w:r w:rsidRPr="008F20B5">
              <w:rPr>
                <w:rFonts w:ascii="標楷體" w:hAnsi="標楷體" w:hint="eastAsia"/>
              </w:rPr>
              <w:t>電文增加</w:t>
            </w:r>
            <w:r w:rsidRPr="008F20B5">
              <w:rPr>
                <w:rFonts w:ascii="標楷體" w:hAnsi="標楷體"/>
              </w:rPr>
              <w:t>[</w:t>
            </w:r>
            <w:r w:rsidRPr="004A1C2C">
              <w:rPr>
                <w:rFonts w:ascii="標楷體" w:hAnsi="標楷體"/>
                <w:szCs w:val="32"/>
              </w:rPr>
              <w:t>L2417</w:t>
            </w:r>
            <w:r w:rsidRPr="004A1C2C">
              <w:rPr>
                <w:rFonts w:ascii="標楷體" w:hAnsi="標楷體" w:hint="eastAsia"/>
                <w:szCs w:val="32"/>
              </w:rPr>
              <w:t>額度與擔保品關聯登錄</w:t>
            </w:r>
            <w:r w:rsidRPr="008F20B5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6F456F7E" w14:textId="7590BB1A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55D31F05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F59F289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9C33BE" w:rsidRPr="008F20B5" w14:paraId="501A670C" w14:textId="77777777" w:rsidTr="004A1C2C">
        <w:tc>
          <w:tcPr>
            <w:tcW w:w="1108" w:type="dxa"/>
            <w:vAlign w:val="center"/>
          </w:tcPr>
          <w:p w14:paraId="7CF39CDA" w14:textId="2FC020AE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V1.4</w:t>
            </w:r>
          </w:p>
        </w:tc>
        <w:tc>
          <w:tcPr>
            <w:tcW w:w="1614" w:type="dxa"/>
            <w:vAlign w:val="center"/>
          </w:tcPr>
          <w:p w14:paraId="28D54617" w14:textId="7FD4637B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2020/11/09</w:t>
            </w:r>
          </w:p>
        </w:tc>
        <w:tc>
          <w:tcPr>
            <w:tcW w:w="3936" w:type="dxa"/>
            <w:vAlign w:val="center"/>
          </w:tcPr>
          <w:p w14:paraId="42A8F25D" w14:textId="6607BCBC" w:rsidR="006C186C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1.Header</w:t>
            </w:r>
            <w:r w:rsidRPr="008F20B5">
              <w:rPr>
                <w:rFonts w:ascii="標楷體" w:hAnsi="標楷體" w:hint="eastAsia"/>
              </w:rPr>
              <w:t>格式修改</w:t>
            </w:r>
          </w:p>
          <w:p w14:paraId="18EEB39A" w14:textId="1E015F9E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2.</w:t>
            </w:r>
            <w:r w:rsidRPr="004A1C2C">
              <w:rPr>
                <w:rFonts w:ascii="標楷體" w:hAnsi="標楷體"/>
              </w:rPr>
              <w:t>L4611</w:t>
            </w:r>
            <w:r w:rsidRPr="008F20B5">
              <w:rPr>
                <w:rFonts w:ascii="標楷體" w:hAnsi="標楷體" w:hint="eastAsia"/>
              </w:rPr>
              <w:t>交易改為</w:t>
            </w:r>
            <w:r w:rsidRPr="008F20B5">
              <w:rPr>
                <w:rFonts w:ascii="標楷體" w:hAnsi="標楷體"/>
              </w:rPr>
              <w:t>L4610</w:t>
            </w:r>
          </w:p>
        </w:tc>
        <w:tc>
          <w:tcPr>
            <w:tcW w:w="1134" w:type="dxa"/>
            <w:vAlign w:val="center"/>
          </w:tcPr>
          <w:p w14:paraId="186CED38" w14:textId="28ED1ACA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25D541C1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1485CBD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9C33BE" w:rsidRPr="008F20B5" w14:paraId="21E25B58" w14:textId="77777777" w:rsidTr="004A1C2C">
        <w:tc>
          <w:tcPr>
            <w:tcW w:w="1108" w:type="dxa"/>
            <w:vAlign w:val="center"/>
          </w:tcPr>
          <w:p w14:paraId="1FF00D88" w14:textId="68C7E6A7" w:rsidR="009C33BE" w:rsidRPr="008F20B5" w:rsidRDefault="000A1F56" w:rsidP="009C33BE">
            <w:pPr>
              <w:pStyle w:val="11"/>
              <w:rPr>
                <w:rFonts w:ascii="標楷體" w:hAnsi="標楷體"/>
              </w:rPr>
            </w:pPr>
            <w:r w:rsidRPr="008F496E"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 w:hint="eastAsia"/>
              </w:rPr>
              <w:t>5</w:t>
            </w:r>
          </w:p>
        </w:tc>
        <w:tc>
          <w:tcPr>
            <w:tcW w:w="1614" w:type="dxa"/>
            <w:vAlign w:val="center"/>
          </w:tcPr>
          <w:p w14:paraId="5743D500" w14:textId="57B335CE" w:rsidR="009C33BE" w:rsidRPr="008F20B5" w:rsidRDefault="000A1F56" w:rsidP="009C33BE">
            <w:pPr>
              <w:pStyle w:val="11"/>
              <w:rPr>
                <w:rFonts w:ascii="標楷體" w:hAnsi="標楷體"/>
              </w:rPr>
            </w:pPr>
            <w:r w:rsidRPr="008F496E">
              <w:rPr>
                <w:rFonts w:ascii="標楷體" w:hAnsi="標楷體" w:hint="eastAsia"/>
              </w:rPr>
              <w:t>2020/11/</w:t>
            </w:r>
            <w:r>
              <w:rPr>
                <w:rFonts w:ascii="標楷體" w:hAnsi="標楷體" w:hint="eastAsia"/>
              </w:rPr>
              <w:t>11</w:t>
            </w:r>
          </w:p>
        </w:tc>
        <w:tc>
          <w:tcPr>
            <w:tcW w:w="3936" w:type="dxa"/>
            <w:vAlign w:val="center"/>
          </w:tcPr>
          <w:p w14:paraId="604F3C7C" w14:textId="2A3906D5" w:rsidR="009C33BE" w:rsidRPr="008F20B5" w:rsidRDefault="008F20B5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更新格式L2411,L2416,L2415,L2412,L2413,L2414,L4610,L2101,L6302,L1105,L2250,L2417</w:t>
            </w:r>
          </w:p>
        </w:tc>
        <w:tc>
          <w:tcPr>
            <w:tcW w:w="1134" w:type="dxa"/>
            <w:vAlign w:val="center"/>
          </w:tcPr>
          <w:p w14:paraId="5AD058EE" w14:textId="443F1827" w:rsidR="009C33BE" w:rsidRPr="008F20B5" w:rsidRDefault="000A1F56" w:rsidP="009C33BE">
            <w:pPr>
              <w:pStyle w:val="11"/>
              <w:rPr>
                <w:rFonts w:ascii="標楷體" w:hAnsi="標楷體"/>
              </w:rPr>
            </w:pPr>
            <w:r w:rsidRPr="008F496E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5F09448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9753E42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0A1F56" w:rsidRPr="008F20B5" w14:paraId="77BD2CF3" w14:textId="77777777" w:rsidTr="004A1C2C">
        <w:tc>
          <w:tcPr>
            <w:tcW w:w="1108" w:type="dxa"/>
            <w:vAlign w:val="center"/>
          </w:tcPr>
          <w:p w14:paraId="1B5F7C12" w14:textId="20BCCEFF" w:rsidR="000A1F56" w:rsidRPr="008F496E" w:rsidRDefault="0033756F" w:rsidP="009C33BE">
            <w:pPr>
              <w:pStyle w:val="11"/>
              <w:rPr>
                <w:rFonts w:ascii="標楷體" w:hAnsi="標楷體"/>
              </w:rPr>
            </w:pPr>
            <w:ins w:id="25" w:author="v06v25n@yahoo.com.tw" w:date="2020-11-20T14:33:00Z">
              <w:r>
                <w:rPr>
                  <w:rFonts w:ascii="標楷體" w:hAnsi="標楷體"/>
                </w:rPr>
                <w:t>V1.6</w:t>
              </w:r>
            </w:ins>
          </w:p>
        </w:tc>
        <w:tc>
          <w:tcPr>
            <w:tcW w:w="1614" w:type="dxa"/>
            <w:vAlign w:val="center"/>
          </w:tcPr>
          <w:p w14:paraId="39277038" w14:textId="3337B788" w:rsidR="000A1F56" w:rsidRPr="008F496E" w:rsidRDefault="0033756F" w:rsidP="009C33BE">
            <w:pPr>
              <w:pStyle w:val="11"/>
              <w:rPr>
                <w:rFonts w:ascii="標楷體" w:hAnsi="標楷體"/>
              </w:rPr>
            </w:pPr>
            <w:ins w:id="26" w:author="v06v25n@yahoo.com.tw" w:date="2020-11-20T14:33:00Z">
              <w:r>
                <w:rPr>
                  <w:rFonts w:ascii="標楷體" w:hAnsi="標楷體"/>
                </w:rPr>
                <w:t>2020/11/20</w:t>
              </w:r>
            </w:ins>
          </w:p>
        </w:tc>
        <w:tc>
          <w:tcPr>
            <w:tcW w:w="3936" w:type="dxa"/>
            <w:vAlign w:val="center"/>
          </w:tcPr>
          <w:p w14:paraId="3908D83B" w14:textId="01D05981" w:rsidR="000A1F56" w:rsidRPr="008F20B5" w:rsidRDefault="0033756F" w:rsidP="009C33BE">
            <w:pPr>
              <w:pStyle w:val="11"/>
              <w:rPr>
                <w:rFonts w:ascii="標楷體" w:hAnsi="標楷體"/>
              </w:rPr>
            </w:pPr>
            <w:ins w:id="27" w:author="v06v25n@yahoo.com.tw" w:date="2020-11-20T14:33:00Z">
              <w:r w:rsidRPr="008F20B5">
                <w:rPr>
                  <w:rFonts w:ascii="標楷體" w:hAnsi="標楷體" w:hint="eastAsia"/>
                </w:rPr>
                <w:t>更新格式L2101,</w:t>
              </w:r>
              <w:r>
                <w:rPr>
                  <w:rFonts w:ascii="標楷體" w:hAnsi="標楷體"/>
                </w:rPr>
                <w:t>L2111,L2153</w:t>
              </w:r>
            </w:ins>
          </w:p>
        </w:tc>
        <w:tc>
          <w:tcPr>
            <w:tcW w:w="1134" w:type="dxa"/>
            <w:vAlign w:val="center"/>
          </w:tcPr>
          <w:p w14:paraId="235C18A4" w14:textId="38B31DBA" w:rsidR="000A1F56" w:rsidRPr="008F496E" w:rsidRDefault="0033756F" w:rsidP="009C33BE">
            <w:pPr>
              <w:pStyle w:val="11"/>
              <w:rPr>
                <w:rFonts w:ascii="標楷體" w:hAnsi="標楷體"/>
                <w:lang w:eastAsia="zh-HK"/>
              </w:rPr>
            </w:pPr>
            <w:ins w:id="28" w:author="v06v25n@yahoo.com.tw" w:date="2020-11-20T14:33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1F2A10D0" w14:textId="77777777" w:rsidR="000A1F56" w:rsidRPr="008F20B5" w:rsidRDefault="000A1F56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BD3CF1C" w14:textId="77777777" w:rsidR="000A1F56" w:rsidRPr="008F20B5" w:rsidRDefault="000A1F56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CC54F1" w:rsidRPr="008F20B5" w14:paraId="0715CE4F" w14:textId="77777777" w:rsidTr="004A1C2C">
        <w:trPr>
          <w:ins w:id="29" w:author="ST1" w:date="2020-11-25T00:45:00Z"/>
        </w:trPr>
        <w:tc>
          <w:tcPr>
            <w:tcW w:w="1108" w:type="dxa"/>
            <w:vAlign w:val="center"/>
          </w:tcPr>
          <w:p w14:paraId="4B91985E" w14:textId="63B5667D" w:rsidR="00CC54F1" w:rsidRDefault="00CC54F1" w:rsidP="00CC54F1">
            <w:pPr>
              <w:pStyle w:val="11"/>
              <w:rPr>
                <w:ins w:id="30" w:author="ST1" w:date="2020-11-25T00:45:00Z"/>
                <w:rFonts w:ascii="標楷體" w:hAnsi="標楷體"/>
              </w:rPr>
            </w:pPr>
            <w:ins w:id="31" w:author="ST1" w:date="2020-11-25T00:45:00Z">
              <w:r>
                <w:rPr>
                  <w:rFonts w:ascii="標楷體" w:hAnsi="標楷體"/>
                </w:rPr>
                <w:t>V1.7</w:t>
              </w:r>
            </w:ins>
          </w:p>
        </w:tc>
        <w:tc>
          <w:tcPr>
            <w:tcW w:w="1614" w:type="dxa"/>
            <w:vAlign w:val="center"/>
          </w:tcPr>
          <w:p w14:paraId="2B8F3A59" w14:textId="351F7364" w:rsidR="00CC54F1" w:rsidRDefault="00CC54F1" w:rsidP="00CC54F1">
            <w:pPr>
              <w:pStyle w:val="11"/>
              <w:rPr>
                <w:ins w:id="32" w:author="ST1" w:date="2020-11-25T00:45:00Z"/>
                <w:rFonts w:ascii="標楷體" w:hAnsi="標楷體"/>
              </w:rPr>
            </w:pPr>
            <w:ins w:id="33" w:author="ST1" w:date="2020-11-25T00:45:00Z">
              <w:r>
                <w:rPr>
                  <w:rFonts w:ascii="標楷體" w:hAnsi="標楷體"/>
                </w:rPr>
                <w:t>2020/11/24</w:t>
              </w:r>
            </w:ins>
          </w:p>
        </w:tc>
        <w:tc>
          <w:tcPr>
            <w:tcW w:w="3936" w:type="dxa"/>
            <w:vAlign w:val="center"/>
          </w:tcPr>
          <w:p w14:paraId="30BE26E6" w14:textId="4294D9C6" w:rsidR="00CC54F1" w:rsidRPr="008F20B5" w:rsidRDefault="00CC54F1" w:rsidP="00CC54F1">
            <w:pPr>
              <w:pStyle w:val="11"/>
              <w:rPr>
                <w:ins w:id="34" w:author="ST1" w:date="2020-11-25T00:45:00Z"/>
                <w:rFonts w:ascii="標楷體" w:hAnsi="標楷體"/>
              </w:rPr>
            </w:pPr>
            <w:ins w:id="35" w:author="ST1" w:date="2020-11-25T00:45:00Z">
              <w:r w:rsidRPr="008F20B5">
                <w:rPr>
                  <w:rFonts w:ascii="標楷體" w:hAnsi="標楷體" w:hint="eastAsia"/>
                </w:rPr>
                <w:t>更新格式L2101,</w:t>
              </w:r>
              <w:r>
                <w:rPr>
                  <w:rFonts w:ascii="標楷體" w:hAnsi="標楷體"/>
                </w:rPr>
                <w:t>L2153</w:t>
              </w:r>
            </w:ins>
          </w:p>
        </w:tc>
        <w:tc>
          <w:tcPr>
            <w:tcW w:w="1134" w:type="dxa"/>
            <w:vAlign w:val="center"/>
          </w:tcPr>
          <w:p w14:paraId="09E712BC" w14:textId="45D3AF7E" w:rsidR="00CC54F1" w:rsidRPr="008F496E" w:rsidRDefault="00CC54F1" w:rsidP="00CC54F1">
            <w:pPr>
              <w:pStyle w:val="11"/>
              <w:rPr>
                <w:ins w:id="36" w:author="ST1" w:date="2020-11-25T00:45:00Z"/>
                <w:rFonts w:ascii="標楷體" w:hAnsi="標楷體"/>
                <w:lang w:eastAsia="zh-HK"/>
              </w:rPr>
            </w:pPr>
            <w:ins w:id="37" w:author="ST1" w:date="2020-11-25T00:45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00C66D39" w14:textId="77777777" w:rsidR="00CC54F1" w:rsidRPr="008F20B5" w:rsidRDefault="00CC54F1" w:rsidP="00CC54F1">
            <w:pPr>
              <w:pStyle w:val="11"/>
              <w:rPr>
                <w:ins w:id="38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758DCA7" w14:textId="77777777" w:rsidR="00CC54F1" w:rsidRPr="008F20B5" w:rsidRDefault="00CC54F1" w:rsidP="00CC54F1">
            <w:pPr>
              <w:pStyle w:val="11"/>
              <w:rPr>
                <w:ins w:id="39" w:author="ST1" w:date="2020-11-25T00:45:00Z"/>
                <w:rFonts w:ascii="標楷體" w:hAnsi="標楷體"/>
              </w:rPr>
            </w:pPr>
          </w:p>
        </w:tc>
      </w:tr>
      <w:tr w:rsidR="00896635" w:rsidRPr="008F20B5" w14:paraId="7A6EEDD6" w14:textId="77777777" w:rsidTr="004A1C2C">
        <w:trPr>
          <w:ins w:id="40" w:author="ST1" w:date="2020-11-25T00:45:00Z"/>
        </w:trPr>
        <w:tc>
          <w:tcPr>
            <w:tcW w:w="1108" w:type="dxa"/>
            <w:vAlign w:val="center"/>
          </w:tcPr>
          <w:p w14:paraId="462F154E" w14:textId="27DEBD5A" w:rsidR="00896635" w:rsidRDefault="00896635" w:rsidP="00896635">
            <w:pPr>
              <w:pStyle w:val="11"/>
              <w:rPr>
                <w:ins w:id="41" w:author="ST1" w:date="2020-11-25T00:45:00Z"/>
                <w:rFonts w:ascii="標楷體" w:hAnsi="標楷體"/>
              </w:rPr>
            </w:pPr>
            <w:ins w:id="42" w:author="ST1" w:date="2020-11-30T23:51:00Z">
              <w:r>
                <w:rPr>
                  <w:rFonts w:ascii="標楷體" w:hAnsi="標楷體"/>
                </w:rPr>
                <w:t>V1.8</w:t>
              </w:r>
            </w:ins>
          </w:p>
        </w:tc>
        <w:tc>
          <w:tcPr>
            <w:tcW w:w="1614" w:type="dxa"/>
            <w:vAlign w:val="center"/>
          </w:tcPr>
          <w:p w14:paraId="1751293B" w14:textId="0842FD6C" w:rsidR="00896635" w:rsidRDefault="00896635" w:rsidP="00896635">
            <w:pPr>
              <w:pStyle w:val="11"/>
              <w:rPr>
                <w:ins w:id="43" w:author="ST1" w:date="2020-11-25T00:45:00Z"/>
                <w:rFonts w:ascii="標楷體" w:hAnsi="標楷體"/>
              </w:rPr>
            </w:pPr>
            <w:ins w:id="44" w:author="ST1" w:date="2020-11-30T23:51:00Z">
              <w:r>
                <w:rPr>
                  <w:rFonts w:ascii="標楷體" w:hAnsi="標楷體"/>
                </w:rPr>
                <w:t>2020/12/01</w:t>
              </w:r>
            </w:ins>
          </w:p>
        </w:tc>
        <w:tc>
          <w:tcPr>
            <w:tcW w:w="3936" w:type="dxa"/>
            <w:vAlign w:val="center"/>
          </w:tcPr>
          <w:p w14:paraId="1FA77262" w14:textId="19B9C1A1" w:rsidR="00896635" w:rsidRPr="008F20B5" w:rsidRDefault="00896635" w:rsidP="00896635">
            <w:pPr>
              <w:pStyle w:val="11"/>
              <w:rPr>
                <w:ins w:id="45" w:author="ST1" w:date="2020-11-25T00:45:00Z"/>
                <w:rFonts w:ascii="標楷體" w:hAnsi="標楷體"/>
              </w:rPr>
            </w:pPr>
            <w:ins w:id="46" w:author="ST1" w:date="2020-11-30T23:51:00Z">
              <w:r w:rsidRPr="008F20B5">
                <w:rPr>
                  <w:rFonts w:ascii="標楷體" w:hAnsi="標楷體" w:hint="eastAsia"/>
                </w:rPr>
                <w:t>更新格式L2</w:t>
              </w:r>
            </w:ins>
            <w:ins w:id="47" w:author="ST1" w:date="2020-11-30T23:52:00Z">
              <w:r>
                <w:rPr>
                  <w:rFonts w:ascii="標楷體" w:hAnsi="標楷體"/>
                </w:rPr>
                <w:t>411</w:t>
              </w:r>
            </w:ins>
          </w:p>
        </w:tc>
        <w:tc>
          <w:tcPr>
            <w:tcW w:w="1134" w:type="dxa"/>
            <w:vAlign w:val="center"/>
          </w:tcPr>
          <w:p w14:paraId="75DBEB0C" w14:textId="021CCC29" w:rsidR="00896635" w:rsidRPr="008F496E" w:rsidRDefault="00896635" w:rsidP="00896635">
            <w:pPr>
              <w:pStyle w:val="11"/>
              <w:rPr>
                <w:ins w:id="48" w:author="ST1" w:date="2020-11-25T00:45:00Z"/>
                <w:rFonts w:ascii="標楷體" w:hAnsi="標楷體"/>
                <w:lang w:eastAsia="zh-HK"/>
              </w:rPr>
            </w:pPr>
            <w:ins w:id="49" w:author="ST1" w:date="2020-11-30T23:51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10D51636" w14:textId="77777777" w:rsidR="00896635" w:rsidRPr="008F20B5" w:rsidRDefault="00896635" w:rsidP="00896635">
            <w:pPr>
              <w:pStyle w:val="11"/>
              <w:rPr>
                <w:ins w:id="50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9C1C9FE" w14:textId="77777777" w:rsidR="00896635" w:rsidRPr="008F20B5" w:rsidRDefault="00896635" w:rsidP="00896635">
            <w:pPr>
              <w:pStyle w:val="11"/>
              <w:rPr>
                <w:ins w:id="51" w:author="ST1" w:date="2020-11-25T00:45:00Z"/>
                <w:rFonts w:ascii="標楷體" w:hAnsi="標楷體"/>
              </w:rPr>
            </w:pPr>
          </w:p>
        </w:tc>
      </w:tr>
      <w:tr w:rsidR="0013259F" w:rsidRPr="008F20B5" w14:paraId="4F10C893" w14:textId="77777777" w:rsidTr="004A1C2C">
        <w:trPr>
          <w:ins w:id="52" w:author="ST1" w:date="2020-11-25T00:45:00Z"/>
        </w:trPr>
        <w:tc>
          <w:tcPr>
            <w:tcW w:w="1108" w:type="dxa"/>
            <w:vAlign w:val="center"/>
          </w:tcPr>
          <w:p w14:paraId="290579A9" w14:textId="19024813" w:rsidR="0013259F" w:rsidRDefault="0013259F" w:rsidP="0013259F">
            <w:pPr>
              <w:pStyle w:val="11"/>
              <w:rPr>
                <w:ins w:id="53" w:author="ST1" w:date="2020-11-25T00:45:00Z"/>
                <w:rFonts w:ascii="標楷體" w:hAnsi="標楷體"/>
              </w:rPr>
            </w:pPr>
            <w:ins w:id="54" w:author="ST1" w:date="2020-12-02T07:27:00Z">
              <w:r>
                <w:rPr>
                  <w:rFonts w:ascii="標楷體" w:hAnsi="標楷體"/>
                </w:rPr>
                <w:t>V1.9</w:t>
              </w:r>
            </w:ins>
          </w:p>
        </w:tc>
        <w:tc>
          <w:tcPr>
            <w:tcW w:w="1614" w:type="dxa"/>
            <w:vAlign w:val="center"/>
          </w:tcPr>
          <w:p w14:paraId="52191233" w14:textId="1F3F2915" w:rsidR="0013259F" w:rsidRDefault="0013259F" w:rsidP="0013259F">
            <w:pPr>
              <w:pStyle w:val="11"/>
              <w:rPr>
                <w:ins w:id="55" w:author="ST1" w:date="2020-11-25T00:45:00Z"/>
                <w:rFonts w:ascii="標楷體" w:hAnsi="標楷體"/>
              </w:rPr>
            </w:pPr>
            <w:ins w:id="56" w:author="ST1" w:date="2020-12-02T07:27:00Z">
              <w:r>
                <w:rPr>
                  <w:rFonts w:ascii="標楷體" w:hAnsi="標楷體"/>
                </w:rPr>
                <w:t>2020/12/02</w:t>
              </w:r>
            </w:ins>
          </w:p>
        </w:tc>
        <w:tc>
          <w:tcPr>
            <w:tcW w:w="3936" w:type="dxa"/>
            <w:vAlign w:val="center"/>
          </w:tcPr>
          <w:p w14:paraId="0B4CC766" w14:textId="4CD931EE" w:rsidR="0013259F" w:rsidRDefault="0013259F" w:rsidP="0013259F">
            <w:pPr>
              <w:pStyle w:val="11"/>
              <w:rPr>
                <w:ins w:id="57" w:author="ST1" w:date="2020-12-02T07:46:00Z"/>
                <w:rFonts w:ascii="標楷體" w:hAnsi="標楷體"/>
              </w:rPr>
            </w:pPr>
            <w:ins w:id="58" w:author="ST1" w:date="2020-12-02T07:27:00Z">
              <w:r w:rsidRPr="008F20B5">
                <w:rPr>
                  <w:rFonts w:ascii="標楷體" w:hAnsi="標楷體" w:hint="eastAsia"/>
                </w:rPr>
                <w:t>更新</w:t>
              </w:r>
            </w:ins>
            <w:ins w:id="59" w:author="ST1" w:date="2020-12-02T07:45:00Z">
              <w:r w:rsidR="00D940B1" w:rsidRPr="00D940B1">
                <w:rPr>
                  <w:rFonts w:ascii="標楷體" w:hAnsi="標楷體" w:hint="eastAsia"/>
                  <w:rPrChange w:id="60" w:author="ST1" w:date="2020-12-02T07:45:00Z">
                    <w:rPr>
                      <w:rFonts w:ascii="標楷體" w:hAnsi="標楷體" w:cs="新細明體" w:hint="eastAsia"/>
                      <w:b/>
                      <w:bCs/>
                      <w:color w:val="0070C0"/>
                      <w:sz w:val="28"/>
                      <w:szCs w:val="28"/>
                    </w:rPr>
                  </w:rPrChange>
                </w:rPr>
                <w:t>下行</w:t>
              </w:r>
              <w:r w:rsidR="00D940B1" w:rsidRPr="00D940B1">
                <w:rPr>
                  <w:rFonts w:ascii="標楷體" w:hAnsi="標楷體"/>
                  <w:rPrChange w:id="61" w:author="ST1" w:date="2020-12-02T07:45:00Z">
                    <w:rPr>
                      <w:rFonts w:ascii="標楷體" w:hAnsi="標楷體" w:cs="新細明體"/>
                      <w:b/>
                      <w:bCs/>
                      <w:color w:val="0070C0"/>
                      <w:sz w:val="28"/>
                      <w:szCs w:val="28"/>
                    </w:rPr>
                  </w:rPrChange>
                </w:rPr>
                <w:t>欄位</w:t>
              </w:r>
              <w:r w:rsidR="00D940B1">
                <w:rPr>
                  <w:rFonts w:ascii="標楷體" w:hAnsi="標楷體" w:hint="eastAsia"/>
                </w:rPr>
                <w:t>L</w:t>
              </w:r>
            </w:ins>
            <w:ins w:id="62" w:author="ST1" w:date="2020-12-02T07:27:00Z">
              <w:r w:rsidRPr="008F20B5"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411</w:t>
              </w:r>
            </w:ins>
            <w:ins w:id="63" w:author="ST1" w:date="2020-12-02T07:28:00Z">
              <w:r>
                <w:rPr>
                  <w:rFonts w:ascii="標楷體" w:hAnsi="標楷體" w:hint="eastAsia"/>
                </w:rPr>
                <w:t>,L2415,L2153</w:t>
              </w:r>
            </w:ins>
            <w:ins w:id="64" w:author="ST1" w:date="2020-12-02T08:03:00Z">
              <w:r w:rsidR="00167D24">
                <w:rPr>
                  <w:rFonts w:ascii="標楷體" w:hAnsi="標楷體" w:hint="eastAsia"/>
                </w:rPr>
                <w:t>,L21</w:t>
              </w:r>
            </w:ins>
            <w:ins w:id="65" w:author="ST1" w:date="2020-12-02T08:04:00Z">
              <w:r w:rsidR="00167D24">
                <w:rPr>
                  <w:rFonts w:ascii="標楷體" w:hAnsi="標楷體" w:hint="eastAsia"/>
                </w:rPr>
                <w:t>11</w:t>
              </w:r>
            </w:ins>
          </w:p>
          <w:p w14:paraId="26DC0525" w14:textId="7171D163" w:rsidR="00D940B1" w:rsidRPr="008F20B5" w:rsidRDefault="00D940B1" w:rsidP="0013259F">
            <w:pPr>
              <w:pStyle w:val="11"/>
              <w:rPr>
                <w:ins w:id="66" w:author="ST1" w:date="2020-11-25T00:45:00Z"/>
                <w:rFonts w:ascii="標楷體" w:hAnsi="標楷體"/>
              </w:rPr>
            </w:pPr>
            <w:ins w:id="67" w:author="ST1" w:date="2020-12-02T07:47:00Z">
              <w:r>
                <w:rPr>
                  <w:rFonts w:ascii="標楷體" w:hAnsi="標楷體" w:hint="eastAsia"/>
                </w:rPr>
                <w:t>及</w:t>
              </w:r>
            </w:ins>
            <w:ins w:id="68" w:author="ST1" w:date="2020-12-02T07:46:00Z">
              <w:r w:rsidRPr="00D940B1">
                <w:rPr>
                  <w:rFonts w:ascii="標楷體" w:hAnsi="標楷體" w:hint="eastAsia"/>
                  <w:rPrChange w:id="69" w:author="ST1" w:date="2020-12-02T07:47:00Z">
                    <w:rPr>
                      <w:rFonts w:ascii="標楷體" w:hAnsi="標楷體" w:hint="eastAsia"/>
                      <w:b/>
                      <w:szCs w:val="32"/>
                    </w:rPr>
                  </w:rPrChange>
                </w:rPr>
                <w:t>下行共用區域</w:t>
              </w:r>
              <w:r w:rsidRPr="00D940B1">
                <w:rPr>
                  <w:rFonts w:ascii="標楷體" w:hAnsi="標楷體"/>
                  <w:rPrChange w:id="70" w:author="ST1" w:date="2020-12-02T07:47:00Z">
                    <w:rPr>
                      <w:rFonts w:ascii="標楷體" w:hAnsi="標楷體"/>
                      <w:b/>
                      <w:szCs w:val="32"/>
                    </w:rPr>
                  </w:rPrChange>
                </w:rPr>
                <w:t>欄位</w:t>
              </w:r>
            </w:ins>
          </w:p>
        </w:tc>
        <w:tc>
          <w:tcPr>
            <w:tcW w:w="1134" w:type="dxa"/>
            <w:vAlign w:val="center"/>
          </w:tcPr>
          <w:p w14:paraId="61BE3561" w14:textId="0097EA22" w:rsidR="0013259F" w:rsidRPr="008F496E" w:rsidRDefault="0013259F" w:rsidP="0013259F">
            <w:pPr>
              <w:pStyle w:val="11"/>
              <w:rPr>
                <w:ins w:id="71" w:author="ST1" w:date="2020-11-25T00:45:00Z"/>
                <w:rFonts w:ascii="標楷體" w:hAnsi="標楷體"/>
                <w:lang w:eastAsia="zh-HK"/>
              </w:rPr>
            </w:pPr>
            <w:ins w:id="72" w:author="ST1" w:date="2020-12-02T07:27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5912BB61" w14:textId="77777777" w:rsidR="0013259F" w:rsidRPr="008F20B5" w:rsidRDefault="0013259F" w:rsidP="0013259F">
            <w:pPr>
              <w:pStyle w:val="11"/>
              <w:rPr>
                <w:ins w:id="73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3EAB5CB8" w14:textId="77777777" w:rsidR="0013259F" w:rsidRPr="008F20B5" w:rsidRDefault="0013259F" w:rsidP="0013259F">
            <w:pPr>
              <w:pStyle w:val="11"/>
              <w:rPr>
                <w:ins w:id="74" w:author="ST1" w:date="2020-11-25T00:45:00Z"/>
                <w:rFonts w:ascii="標楷體" w:hAnsi="標楷體"/>
              </w:rPr>
            </w:pPr>
          </w:p>
        </w:tc>
      </w:tr>
      <w:tr w:rsidR="00427BE0" w:rsidRPr="008F20B5" w14:paraId="43243CB1" w14:textId="77777777" w:rsidTr="004A1C2C">
        <w:trPr>
          <w:ins w:id="75" w:author="ST1" w:date="2020-11-25T00:45:00Z"/>
        </w:trPr>
        <w:tc>
          <w:tcPr>
            <w:tcW w:w="1108" w:type="dxa"/>
            <w:vAlign w:val="center"/>
          </w:tcPr>
          <w:p w14:paraId="35FBE256" w14:textId="3523EFB2" w:rsidR="00427BE0" w:rsidRDefault="00427BE0" w:rsidP="00427BE0">
            <w:pPr>
              <w:pStyle w:val="11"/>
              <w:rPr>
                <w:ins w:id="76" w:author="ST1" w:date="2020-11-25T00:45:00Z"/>
                <w:rFonts w:ascii="標楷體" w:hAnsi="標楷體"/>
              </w:rPr>
            </w:pPr>
            <w:ins w:id="77" w:author="ST1" w:date="2020-12-02T12:01:00Z">
              <w:r>
                <w:rPr>
                  <w:rFonts w:ascii="標楷體" w:hAnsi="標楷體"/>
                </w:rPr>
                <w:t>V1.</w:t>
              </w:r>
              <w:r>
                <w:rPr>
                  <w:rFonts w:ascii="標楷體" w:hAnsi="標楷體" w:hint="eastAsia"/>
                </w:rPr>
                <w:t>10</w:t>
              </w:r>
            </w:ins>
          </w:p>
        </w:tc>
        <w:tc>
          <w:tcPr>
            <w:tcW w:w="1614" w:type="dxa"/>
            <w:vAlign w:val="center"/>
          </w:tcPr>
          <w:p w14:paraId="1B26D702" w14:textId="557520D2" w:rsidR="00427BE0" w:rsidRDefault="00427BE0" w:rsidP="00427BE0">
            <w:pPr>
              <w:pStyle w:val="11"/>
              <w:rPr>
                <w:ins w:id="78" w:author="ST1" w:date="2020-11-25T00:45:00Z"/>
                <w:rFonts w:ascii="標楷體" w:hAnsi="標楷體"/>
              </w:rPr>
            </w:pPr>
            <w:ins w:id="79" w:author="ST1" w:date="2020-12-02T12:01:00Z">
              <w:r>
                <w:rPr>
                  <w:rFonts w:ascii="標楷體" w:hAnsi="標楷體"/>
                </w:rPr>
                <w:t>2020/12/02</w:t>
              </w:r>
            </w:ins>
          </w:p>
        </w:tc>
        <w:tc>
          <w:tcPr>
            <w:tcW w:w="3936" w:type="dxa"/>
            <w:vAlign w:val="center"/>
          </w:tcPr>
          <w:p w14:paraId="3C13326E" w14:textId="0D8239C4" w:rsidR="00427BE0" w:rsidRPr="00427BE0" w:rsidRDefault="00427BE0" w:rsidP="00427BE0">
            <w:pPr>
              <w:pStyle w:val="11"/>
              <w:rPr>
                <w:ins w:id="80" w:author="ST1" w:date="2020-11-25T00:45:00Z"/>
                <w:rFonts w:ascii="標楷體" w:hAnsi="標楷體"/>
              </w:rPr>
            </w:pPr>
            <w:ins w:id="81" w:author="ST1" w:date="2020-12-02T12:01:00Z">
              <w:r>
                <w:rPr>
                  <w:rFonts w:ascii="標楷體" w:hAnsi="標楷體" w:hint="eastAsia"/>
                </w:rPr>
                <w:t>增加</w:t>
              </w:r>
              <w:r w:rsidRPr="008F20B5">
                <w:rPr>
                  <w:rFonts w:ascii="標楷體" w:hAnsi="標楷體" w:hint="eastAsia"/>
                </w:rPr>
                <w:t>格式</w:t>
              </w:r>
              <w:r w:rsidRPr="00427BE0">
                <w:rPr>
                  <w:rFonts w:ascii="標楷體" w:hAnsi="標楷體"/>
                  <w:rPrChange w:id="82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fldChar w:fldCharType="begin"/>
              </w:r>
              <w:r w:rsidRPr="00427BE0">
                <w:rPr>
                  <w:rFonts w:ascii="標楷體" w:hAnsi="標楷體"/>
                  <w:rPrChange w:id="83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instrText xml:space="preserve"> HYPERLINK  \l "_L2306關係人資料建立" </w:instrText>
              </w:r>
              <w:r w:rsidRPr="00427BE0">
                <w:rPr>
                  <w:rFonts w:ascii="標楷體" w:hAnsi="標楷體"/>
                  <w:rPrChange w:id="84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fldChar w:fldCharType="separate"/>
              </w:r>
              <w:r w:rsidRPr="00427BE0">
                <w:rPr>
                  <w:rPrChange w:id="85" w:author="ST1" w:date="2020-12-02T12:01:00Z">
                    <w:rPr>
                      <w:rStyle w:val="a7"/>
                      <w:rFonts w:ascii="標楷體" w:hAnsi="標楷體" w:cs="Calibri"/>
                    </w:rPr>
                  </w:rPrChange>
                </w:rPr>
                <w:t>L2306</w:t>
              </w:r>
              <w:r w:rsidRPr="00427BE0">
                <w:rPr>
                  <w:rFonts w:ascii="標楷體" w:hAnsi="標楷體"/>
                  <w:rPrChange w:id="86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fldChar w:fldCharType="end"/>
              </w:r>
            </w:ins>
          </w:p>
        </w:tc>
        <w:tc>
          <w:tcPr>
            <w:tcW w:w="1134" w:type="dxa"/>
            <w:vAlign w:val="center"/>
          </w:tcPr>
          <w:p w14:paraId="47828379" w14:textId="6C67EBF8" w:rsidR="00427BE0" w:rsidRPr="008F496E" w:rsidRDefault="00427BE0" w:rsidP="00427BE0">
            <w:pPr>
              <w:pStyle w:val="11"/>
              <w:rPr>
                <w:ins w:id="87" w:author="ST1" w:date="2020-11-25T00:45:00Z"/>
                <w:rFonts w:ascii="標楷體" w:hAnsi="標楷體"/>
                <w:lang w:eastAsia="zh-HK"/>
              </w:rPr>
            </w:pPr>
            <w:ins w:id="88" w:author="ST1" w:date="2020-12-02T12:01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74FA86CE" w14:textId="77777777" w:rsidR="00427BE0" w:rsidRPr="008F20B5" w:rsidRDefault="00427BE0" w:rsidP="00427BE0">
            <w:pPr>
              <w:pStyle w:val="11"/>
              <w:rPr>
                <w:ins w:id="89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4A128279" w14:textId="77777777" w:rsidR="00427BE0" w:rsidRPr="008F20B5" w:rsidRDefault="00427BE0" w:rsidP="00427BE0">
            <w:pPr>
              <w:pStyle w:val="11"/>
              <w:rPr>
                <w:ins w:id="90" w:author="ST1" w:date="2020-11-25T00:45:00Z"/>
                <w:rFonts w:ascii="標楷體" w:hAnsi="標楷體"/>
              </w:rPr>
            </w:pPr>
          </w:p>
        </w:tc>
      </w:tr>
      <w:tr w:rsidR="005E3B86" w:rsidRPr="008F20B5" w14:paraId="6AD2A27D" w14:textId="77777777" w:rsidTr="004A1C2C">
        <w:trPr>
          <w:ins w:id="91" w:author="ST1" w:date="2020-11-25T00:45:00Z"/>
        </w:trPr>
        <w:tc>
          <w:tcPr>
            <w:tcW w:w="1108" w:type="dxa"/>
            <w:vAlign w:val="center"/>
          </w:tcPr>
          <w:p w14:paraId="4FFAA77A" w14:textId="7CE52C19" w:rsidR="005E3B86" w:rsidRDefault="005E3B86" w:rsidP="005E3B86">
            <w:pPr>
              <w:pStyle w:val="11"/>
              <w:rPr>
                <w:ins w:id="92" w:author="ST1" w:date="2020-11-25T00:45:00Z"/>
                <w:rFonts w:ascii="標楷體" w:hAnsi="標楷體"/>
              </w:rPr>
            </w:pPr>
            <w:ins w:id="93" w:author="ST1" w:date="2020-12-06T21:54:00Z">
              <w:r>
                <w:rPr>
                  <w:rFonts w:ascii="標楷體" w:hAnsi="標楷體"/>
                </w:rPr>
                <w:t>V1.</w:t>
              </w:r>
              <w:r>
                <w:rPr>
                  <w:rFonts w:ascii="標楷體" w:hAnsi="標楷體" w:hint="eastAsia"/>
                </w:rPr>
                <w:t>1</w:t>
              </w:r>
            </w:ins>
            <w:ins w:id="94" w:author="ST1" w:date="2020-12-06T21:55:00Z">
              <w:r>
                <w:rPr>
                  <w:rFonts w:ascii="標楷體" w:hAnsi="標楷體"/>
                </w:rPr>
                <w:t>1</w:t>
              </w:r>
            </w:ins>
          </w:p>
        </w:tc>
        <w:tc>
          <w:tcPr>
            <w:tcW w:w="1614" w:type="dxa"/>
            <w:vAlign w:val="center"/>
          </w:tcPr>
          <w:p w14:paraId="5DF7D7F3" w14:textId="076E01C0" w:rsidR="005E3B86" w:rsidRDefault="005E3B86" w:rsidP="005E3B86">
            <w:pPr>
              <w:pStyle w:val="11"/>
              <w:rPr>
                <w:ins w:id="95" w:author="ST1" w:date="2020-11-25T00:45:00Z"/>
                <w:rFonts w:ascii="標楷體" w:hAnsi="標楷體"/>
              </w:rPr>
            </w:pPr>
            <w:ins w:id="96" w:author="ST1" w:date="2020-12-06T21:54:00Z">
              <w:r>
                <w:rPr>
                  <w:rFonts w:ascii="標楷體" w:hAnsi="標楷體"/>
                </w:rPr>
                <w:t>2020/12/0</w:t>
              </w:r>
            </w:ins>
            <w:ins w:id="97" w:author="ST1" w:date="2020-12-07T00:28:00Z">
              <w:r w:rsidR="00D8000D">
                <w:rPr>
                  <w:rFonts w:ascii="標楷體" w:hAnsi="標楷體"/>
                </w:rPr>
                <w:t>7</w:t>
              </w:r>
            </w:ins>
          </w:p>
        </w:tc>
        <w:tc>
          <w:tcPr>
            <w:tcW w:w="3936" w:type="dxa"/>
            <w:vAlign w:val="center"/>
          </w:tcPr>
          <w:p w14:paraId="4D6E2907" w14:textId="5CDC6585" w:rsidR="005E3B86" w:rsidRDefault="005E3B86" w:rsidP="005E3B86">
            <w:pPr>
              <w:pStyle w:val="11"/>
              <w:rPr>
                <w:ins w:id="98" w:author="ST1" w:date="2020-12-06T21:55:00Z"/>
                <w:rFonts w:ascii="標楷體" w:hAnsi="標楷體"/>
              </w:rPr>
            </w:pPr>
            <w:ins w:id="99" w:author="ST1" w:date="2020-12-06T21:54:00Z">
              <w:r>
                <w:rPr>
                  <w:rFonts w:ascii="標楷體" w:hAnsi="標楷體" w:hint="eastAsia"/>
                </w:rPr>
                <w:t>增加</w:t>
              </w:r>
              <w:r w:rsidRPr="008F20B5">
                <w:rPr>
                  <w:rFonts w:ascii="標楷體" w:hAnsi="標楷體" w:hint="eastAsia"/>
                </w:rPr>
                <w:t>格式</w:t>
              </w:r>
            </w:ins>
            <w:ins w:id="100" w:author="ST1" w:date="2020-12-06T21:55:00Z">
              <w:r>
                <w:rPr>
                  <w:rFonts w:ascii="標楷體" w:hAnsi="標楷體" w:hint="eastAsia"/>
                </w:rPr>
                <w:t>:</w:t>
              </w:r>
            </w:ins>
            <w:ins w:id="101" w:author="ST1" w:date="2020-12-07T00:28:00Z">
              <w:r w:rsidR="00D8000D">
                <w:t xml:space="preserve"> </w:t>
              </w:r>
              <w:r w:rsidR="00D8000D" w:rsidRPr="00D8000D">
                <w:rPr>
                  <w:rFonts w:ascii="標楷體" w:hAnsi="標楷體"/>
                </w:rPr>
                <w:t>L2418/L7911/L7912</w:t>
              </w:r>
            </w:ins>
          </w:p>
          <w:p w14:paraId="08245CF2" w14:textId="4E15040E" w:rsidR="005E3B86" w:rsidRPr="008F20B5" w:rsidRDefault="005E3B86" w:rsidP="005E3B86">
            <w:pPr>
              <w:pStyle w:val="11"/>
              <w:rPr>
                <w:ins w:id="102" w:author="ST1" w:date="2020-11-25T00:45:00Z"/>
                <w:rFonts w:ascii="標楷體" w:hAnsi="標楷體"/>
              </w:rPr>
            </w:pPr>
            <w:ins w:id="103" w:author="ST1" w:date="2020-12-06T21:55:00Z">
              <w:r w:rsidRPr="008F20B5">
                <w:rPr>
                  <w:rFonts w:ascii="標楷體" w:hAnsi="標楷體" w:hint="eastAsia"/>
                </w:rPr>
                <w:t>更新格式</w:t>
              </w:r>
              <w:r>
                <w:rPr>
                  <w:rFonts w:ascii="標楷體" w:hAnsi="標楷體" w:hint="eastAsia"/>
                </w:rPr>
                <w:t>:</w:t>
              </w:r>
            </w:ins>
            <w:ins w:id="104" w:author="ST1" w:date="2020-12-07T00:28:00Z">
              <w:r w:rsidR="00D8000D">
                <w:t xml:space="preserve"> </w:t>
              </w:r>
              <w:r w:rsidR="00D8000D" w:rsidRPr="00D8000D">
                <w:rPr>
                  <w:rFonts w:ascii="標楷體" w:hAnsi="標楷體"/>
                </w:rPr>
                <w:t>L1101/L2153/L2411/L2416/L2101</w:t>
              </w:r>
            </w:ins>
          </w:p>
        </w:tc>
        <w:tc>
          <w:tcPr>
            <w:tcW w:w="1134" w:type="dxa"/>
            <w:vAlign w:val="center"/>
          </w:tcPr>
          <w:p w14:paraId="760E7751" w14:textId="75E47DB5" w:rsidR="005E3B86" w:rsidRPr="008F496E" w:rsidRDefault="005E3B86" w:rsidP="005E3B86">
            <w:pPr>
              <w:pStyle w:val="11"/>
              <w:rPr>
                <w:ins w:id="105" w:author="ST1" w:date="2020-11-25T00:45:00Z"/>
                <w:rFonts w:ascii="標楷體" w:hAnsi="標楷體"/>
                <w:lang w:eastAsia="zh-HK"/>
              </w:rPr>
            </w:pPr>
            <w:ins w:id="106" w:author="ST1" w:date="2020-12-06T21:54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2404629A" w14:textId="77777777" w:rsidR="005E3B86" w:rsidRPr="008F20B5" w:rsidRDefault="005E3B86" w:rsidP="005E3B86">
            <w:pPr>
              <w:pStyle w:val="11"/>
              <w:rPr>
                <w:ins w:id="107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747714E" w14:textId="77777777" w:rsidR="005E3B86" w:rsidRPr="008F20B5" w:rsidRDefault="005E3B86" w:rsidP="005E3B86">
            <w:pPr>
              <w:pStyle w:val="11"/>
              <w:rPr>
                <w:ins w:id="108" w:author="ST1" w:date="2020-11-25T00:45:00Z"/>
                <w:rFonts w:ascii="標楷體" w:hAnsi="標楷體"/>
              </w:rPr>
            </w:pPr>
          </w:p>
        </w:tc>
      </w:tr>
      <w:tr w:rsidR="005E3B86" w:rsidRPr="008F20B5" w14:paraId="576E90EE" w14:textId="77777777" w:rsidTr="004A1C2C">
        <w:trPr>
          <w:ins w:id="109" w:author="ST1" w:date="2020-12-06T21:54:00Z"/>
        </w:trPr>
        <w:tc>
          <w:tcPr>
            <w:tcW w:w="1108" w:type="dxa"/>
            <w:vAlign w:val="center"/>
          </w:tcPr>
          <w:p w14:paraId="18F034A1" w14:textId="642E3AE9" w:rsidR="005E3B86" w:rsidRDefault="00B24DBC" w:rsidP="005E3B86">
            <w:pPr>
              <w:pStyle w:val="11"/>
              <w:rPr>
                <w:ins w:id="110" w:author="ST1" w:date="2020-12-06T21:54:00Z"/>
                <w:rFonts w:ascii="標楷體" w:hAnsi="標楷體"/>
              </w:rPr>
            </w:pPr>
            <w:ins w:id="111" w:author="ST1" w:date="2020-12-11T09:42:00Z">
              <w:r>
                <w:rPr>
                  <w:rFonts w:ascii="標楷體" w:hAnsi="標楷體"/>
                </w:rPr>
                <w:t>V1.</w:t>
              </w:r>
              <w:r>
                <w:rPr>
                  <w:rFonts w:ascii="標楷體" w:hAnsi="標楷體" w:hint="eastAsia"/>
                </w:rPr>
                <w:t>1</w:t>
              </w:r>
              <w:r>
                <w:rPr>
                  <w:rFonts w:ascii="標楷體" w:hAnsi="標楷體"/>
                </w:rPr>
                <w:t>2</w:t>
              </w:r>
            </w:ins>
          </w:p>
        </w:tc>
        <w:tc>
          <w:tcPr>
            <w:tcW w:w="1614" w:type="dxa"/>
            <w:vAlign w:val="center"/>
          </w:tcPr>
          <w:p w14:paraId="521FC3BA" w14:textId="77777777" w:rsidR="005E3B86" w:rsidRDefault="005E3B86" w:rsidP="005E3B86">
            <w:pPr>
              <w:pStyle w:val="11"/>
              <w:rPr>
                <w:ins w:id="112" w:author="ST1" w:date="2020-12-06T21:54:00Z"/>
                <w:rFonts w:ascii="標楷體" w:hAnsi="標楷體"/>
              </w:rPr>
            </w:pPr>
          </w:p>
        </w:tc>
        <w:tc>
          <w:tcPr>
            <w:tcW w:w="3936" w:type="dxa"/>
            <w:vAlign w:val="center"/>
          </w:tcPr>
          <w:p w14:paraId="27A49C1A" w14:textId="09F1C053" w:rsidR="005E3B86" w:rsidRPr="008F20B5" w:rsidRDefault="00B24DBC" w:rsidP="005E3B86">
            <w:pPr>
              <w:pStyle w:val="11"/>
              <w:rPr>
                <w:ins w:id="113" w:author="ST1" w:date="2020-12-06T21:54:00Z"/>
                <w:rFonts w:ascii="標楷體" w:hAnsi="標楷體"/>
              </w:rPr>
            </w:pPr>
            <w:ins w:id="114" w:author="ST1" w:date="2020-12-11T09:43:00Z">
              <w:r>
                <w:rPr>
                  <w:rFonts w:ascii="標楷體" w:hAnsi="標楷體"/>
                </w:rPr>
                <w:t>Header</w:t>
              </w:r>
              <w:r>
                <w:rPr>
                  <w:rFonts w:ascii="標楷體" w:hAnsi="標楷體" w:hint="eastAsia"/>
                </w:rPr>
                <w:t>欄位加預</w:t>
              </w:r>
            </w:ins>
            <w:ins w:id="115" w:author="ST1" w:date="2020-12-11T09:44:00Z">
              <w:r>
                <w:rPr>
                  <w:rFonts w:ascii="標楷體" w:hAnsi="標楷體" w:hint="eastAsia"/>
                </w:rPr>
                <w:t>設值</w:t>
              </w:r>
            </w:ins>
          </w:p>
        </w:tc>
        <w:tc>
          <w:tcPr>
            <w:tcW w:w="1134" w:type="dxa"/>
            <w:vAlign w:val="center"/>
          </w:tcPr>
          <w:p w14:paraId="710549A4" w14:textId="77777777" w:rsidR="005E3B86" w:rsidRPr="008F496E" w:rsidRDefault="005E3B86" w:rsidP="005E3B86">
            <w:pPr>
              <w:pStyle w:val="11"/>
              <w:rPr>
                <w:ins w:id="116" w:author="ST1" w:date="2020-12-06T21:5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2E6FB42" w14:textId="77777777" w:rsidR="005E3B86" w:rsidRPr="008F20B5" w:rsidRDefault="005E3B86" w:rsidP="005E3B86">
            <w:pPr>
              <w:pStyle w:val="11"/>
              <w:rPr>
                <w:ins w:id="117" w:author="ST1" w:date="2020-12-06T21:5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2241F55C" w14:textId="77777777" w:rsidR="005E3B86" w:rsidRPr="008F20B5" w:rsidRDefault="005E3B86" w:rsidP="005E3B86">
            <w:pPr>
              <w:pStyle w:val="11"/>
              <w:rPr>
                <w:ins w:id="118" w:author="ST1" w:date="2020-12-06T21:54:00Z"/>
                <w:rFonts w:ascii="標楷體" w:hAnsi="標楷體"/>
              </w:rPr>
            </w:pPr>
          </w:p>
        </w:tc>
      </w:tr>
      <w:tr w:rsidR="005E3B86" w:rsidRPr="008F20B5" w14:paraId="03812ED1" w14:textId="77777777" w:rsidTr="004A1C2C">
        <w:trPr>
          <w:ins w:id="119" w:author="ST1" w:date="2020-12-06T21:54:00Z"/>
        </w:trPr>
        <w:tc>
          <w:tcPr>
            <w:tcW w:w="1108" w:type="dxa"/>
            <w:vAlign w:val="center"/>
          </w:tcPr>
          <w:p w14:paraId="37D8F370" w14:textId="2FA1A5A7" w:rsidR="005E3B86" w:rsidRDefault="003153AB" w:rsidP="005E3B86">
            <w:pPr>
              <w:pStyle w:val="11"/>
              <w:rPr>
                <w:ins w:id="120" w:author="ST1" w:date="2020-12-06T21:54:00Z"/>
                <w:rFonts w:ascii="標楷體" w:hAnsi="標楷體"/>
              </w:rPr>
            </w:pPr>
            <w:ins w:id="121" w:author="ST1" w:date="2020-12-18T12:12:00Z">
              <w:r>
                <w:rPr>
                  <w:rFonts w:ascii="標楷體" w:hAnsi="標楷體"/>
                </w:rPr>
                <w:t>V1.13</w:t>
              </w:r>
            </w:ins>
          </w:p>
        </w:tc>
        <w:tc>
          <w:tcPr>
            <w:tcW w:w="1614" w:type="dxa"/>
            <w:vAlign w:val="center"/>
          </w:tcPr>
          <w:p w14:paraId="18FFD1B4" w14:textId="77777777" w:rsidR="005E3B86" w:rsidRDefault="005E3B86" w:rsidP="005E3B86">
            <w:pPr>
              <w:pStyle w:val="11"/>
              <w:rPr>
                <w:ins w:id="122" w:author="ST1" w:date="2020-12-06T21:54:00Z"/>
                <w:rFonts w:ascii="標楷體" w:hAnsi="標楷體"/>
              </w:rPr>
            </w:pPr>
          </w:p>
        </w:tc>
        <w:tc>
          <w:tcPr>
            <w:tcW w:w="3936" w:type="dxa"/>
            <w:vAlign w:val="center"/>
          </w:tcPr>
          <w:p w14:paraId="291C9AD8" w14:textId="17942F15" w:rsidR="005E3B86" w:rsidRPr="008F20B5" w:rsidRDefault="003153AB" w:rsidP="005E3B86">
            <w:pPr>
              <w:pStyle w:val="11"/>
              <w:rPr>
                <w:ins w:id="123" w:author="ST1" w:date="2020-12-06T21:54:00Z"/>
                <w:rFonts w:ascii="標楷體" w:hAnsi="標楷體"/>
              </w:rPr>
            </w:pPr>
            <w:ins w:id="124" w:author="ST1" w:date="2020-12-18T12:12:00Z">
              <w:r w:rsidRPr="008F20B5">
                <w:rPr>
                  <w:rFonts w:ascii="標楷體" w:hAnsi="標楷體" w:hint="eastAsia"/>
                </w:rPr>
                <w:t>更新格式L2</w:t>
              </w:r>
              <w:r>
                <w:rPr>
                  <w:rFonts w:ascii="標楷體" w:hAnsi="標楷體"/>
                </w:rPr>
                <w:t>416</w:t>
              </w:r>
            </w:ins>
          </w:p>
        </w:tc>
        <w:tc>
          <w:tcPr>
            <w:tcW w:w="1134" w:type="dxa"/>
            <w:vAlign w:val="center"/>
          </w:tcPr>
          <w:p w14:paraId="496D09A4" w14:textId="77777777" w:rsidR="005E3B86" w:rsidRPr="008F496E" w:rsidRDefault="005E3B86" w:rsidP="005E3B86">
            <w:pPr>
              <w:pStyle w:val="11"/>
              <w:rPr>
                <w:ins w:id="125" w:author="ST1" w:date="2020-12-06T21:5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717A2C1" w14:textId="77777777" w:rsidR="005E3B86" w:rsidRPr="008F20B5" w:rsidRDefault="005E3B86" w:rsidP="005E3B86">
            <w:pPr>
              <w:pStyle w:val="11"/>
              <w:rPr>
                <w:ins w:id="126" w:author="ST1" w:date="2020-12-06T21:5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60CBBF92" w14:textId="77777777" w:rsidR="005E3B86" w:rsidRPr="008F20B5" w:rsidRDefault="005E3B86" w:rsidP="005E3B86">
            <w:pPr>
              <w:pStyle w:val="11"/>
              <w:rPr>
                <w:ins w:id="127" w:author="ST1" w:date="2020-12-06T21:54:00Z"/>
                <w:rFonts w:ascii="標楷體" w:hAnsi="標楷體"/>
              </w:rPr>
            </w:pPr>
          </w:p>
        </w:tc>
      </w:tr>
      <w:tr w:rsidR="005E3B86" w:rsidRPr="008F20B5" w14:paraId="109342DF" w14:textId="77777777" w:rsidTr="004A1C2C">
        <w:trPr>
          <w:ins w:id="128" w:author="ST1" w:date="2020-12-06T21:54:00Z"/>
        </w:trPr>
        <w:tc>
          <w:tcPr>
            <w:tcW w:w="1108" w:type="dxa"/>
            <w:vAlign w:val="center"/>
          </w:tcPr>
          <w:p w14:paraId="3D865712" w14:textId="03CC3202" w:rsidR="005E3B86" w:rsidRDefault="00B84015" w:rsidP="005E3B86">
            <w:pPr>
              <w:pStyle w:val="11"/>
              <w:rPr>
                <w:ins w:id="129" w:author="ST1" w:date="2020-12-06T21:54:00Z"/>
                <w:rFonts w:ascii="標楷體" w:hAnsi="標楷體"/>
              </w:rPr>
            </w:pPr>
            <w:ins w:id="130" w:author="家興 余" w:date="2020-12-30T10:02:00Z">
              <w:r>
                <w:rPr>
                  <w:rFonts w:ascii="標楷體" w:hAnsi="標楷體" w:hint="eastAsia"/>
                </w:rPr>
                <w:t>V1.14</w:t>
              </w:r>
            </w:ins>
          </w:p>
        </w:tc>
        <w:tc>
          <w:tcPr>
            <w:tcW w:w="1614" w:type="dxa"/>
            <w:vAlign w:val="center"/>
          </w:tcPr>
          <w:p w14:paraId="65C72820" w14:textId="11F86189" w:rsidR="005E3B86" w:rsidRDefault="00B84015" w:rsidP="005E3B86">
            <w:pPr>
              <w:pStyle w:val="11"/>
              <w:rPr>
                <w:ins w:id="131" w:author="ST1" w:date="2020-12-06T21:54:00Z"/>
                <w:rFonts w:ascii="標楷體" w:hAnsi="標楷體"/>
              </w:rPr>
            </w:pPr>
            <w:ins w:id="132" w:author="家興 余" w:date="2020-12-30T10:02:00Z">
              <w:r>
                <w:rPr>
                  <w:rFonts w:ascii="標楷體" w:hAnsi="標楷體" w:hint="eastAsia"/>
                </w:rPr>
                <w:t>2020/12/30</w:t>
              </w:r>
            </w:ins>
          </w:p>
        </w:tc>
        <w:tc>
          <w:tcPr>
            <w:tcW w:w="3936" w:type="dxa"/>
            <w:vAlign w:val="center"/>
          </w:tcPr>
          <w:p w14:paraId="245B449E" w14:textId="3236AB2A" w:rsidR="005E3B86" w:rsidRPr="008F20B5" w:rsidRDefault="00B84015" w:rsidP="005E3B86">
            <w:pPr>
              <w:pStyle w:val="11"/>
              <w:rPr>
                <w:ins w:id="133" w:author="ST1" w:date="2020-12-06T21:54:00Z"/>
                <w:rFonts w:ascii="標楷體" w:hAnsi="標楷體"/>
              </w:rPr>
            </w:pPr>
            <w:ins w:id="134" w:author="家興 余" w:date="2020-12-30T10:02:00Z">
              <w:r>
                <w:rPr>
                  <w:rFonts w:ascii="標楷體" w:hAnsi="標楷體" w:hint="eastAsia"/>
                </w:rPr>
                <w:t>更新金額</w:t>
              </w:r>
            </w:ins>
            <w:ins w:id="135" w:author="家興 余" w:date="2020-12-30T10:03:00Z">
              <w:r w:rsidR="003F4579">
                <w:rPr>
                  <w:rFonts w:ascii="標楷體" w:hAnsi="標楷體"/>
                </w:rPr>
                <w:t>,</w:t>
              </w:r>
              <w:r w:rsidR="003F4579">
                <w:rPr>
                  <w:rFonts w:ascii="標楷體" w:hAnsi="標楷體" w:hint="eastAsia"/>
                </w:rPr>
                <w:t xml:space="preserve">數字欄位 </w:t>
              </w:r>
            </w:ins>
            <w:ins w:id="136" w:author="家興 余" w:date="2020-12-30T10:02:00Z">
              <w:r w:rsidR="003F4579">
                <w:rPr>
                  <w:rFonts w:ascii="標楷體" w:hAnsi="標楷體" w:hint="eastAsia"/>
                </w:rPr>
                <w:t>X</w:t>
              </w:r>
            </w:ins>
            <w:ins w:id="137" w:author="家興 余" w:date="2020-12-30T10:03:00Z">
              <w:r w:rsidR="003F4579">
                <w:rPr>
                  <w:rFonts w:ascii="標楷體" w:hAnsi="標楷體" w:hint="eastAsia"/>
                </w:rPr>
                <w:t xml:space="preserve"> -</w:t>
              </w:r>
            </w:ins>
            <w:ins w:id="138" w:author="家興 余" w:date="2020-12-30T10:02:00Z">
              <w:r w:rsidR="003F4579">
                <w:rPr>
                  <w:rFonts w:ascii="標楷體" w:hAnsi="標楷體" w:hint="eastAsia"/>
                </w:rPr>
                <w:t>&gt;</w:t>
              </w:r>
            </w:ins>
            <w:ins w:id="139" w:author="家興 余" w:date="2020-12-30T10:03:00Z">
              <w:r w:rsidR="003F4579">
                <w:rPr>
                  <w:rFonts w:ascii="標楷體" w:hAnsi="標楷體" w:hint="eastAsia"/>
                </w:rPr>
                <w:t xml:space="preserve"> 9 TYPE</w:t>
              </w:r>
            </w:ins>
          </w:p>
        </w:tc>
        <w:tc>
          <w:tcPr>
            <w:tcW w:w="1134" w:type="dxa"/>
            <w:vAlign w:val="center"/>
          </w:tcPr>
          <w:p w14:paraId="5C6437F0" w14:textId="77777777" w:rsidR="005E3B86" w:rsidRPr="008F496E" w:rsidRDefault="005E3B86" w:rsidP="005E3B86">
            <w:pPr>
              <w:pStyle w:val="11"/>
              <w:rPr>
                <w:ins w:id="140" w:author="ST1" w:date="2020-12-06T21:5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0BC2EA87" w14:textId="77777777" w:rsidR="005E3B86" w:rsidRPr="008F20B5" w:rsidRDefault="005E3B86" w:rsidP="005E3B86">
            <w:pPr>
              <w:pStyle w:val="11"/>
              <w:rPr>
                <w:ins w:id="141" w:author="ST1" w:date="2020-12-06T21:5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4FABE594" w14:textId="29CF393B" w:rsidR="005E3B86" w:rsidRPr="008F20B5" w:rsidRDefault="003F4579" w:rsidP="005E3B86">
            <w:pPr>
              <w:pStyle w:val="11"/>
              <w:rPr>
                <w:ins w:id="142" w:author="ST1" w:date="2020-12-06T21:54:00Z"/>
                <w:rFonts w:ascii="標楷體" w:hAnsi="標楷體"/>
              </w:rPr>
            </w:pPr>
            <w:ins w:id="143" w:author="家興 余" w:date="2020-12-30T10:03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200302" w:rsidRPr="008F20B5" w14:paraId="605F838B" w14:textId="77777777" w:rsidTr="008464F4">
        <w:trPr>
          <w:ins w:id="144" w:author="家興 余" w:date="2021-01-14T11:06:00Z"/>
        </w:trPr>
        <w:tc>
          <w:tcPr>
            <w:tcW w:w="1108" w:type="dxa"/>
            <w:vAlign w:val="center"/>
          </w:tcPr>
          <w:p w14:paraId="5F0C248C" w14:textId="77777777" w:rsidR="00200302" w:rsidRDefault="00200302" w:rsidP="008464F4">
            <w:pPr>
              <w:pStyle w:val="11"/>
              <w:rPr>
                <w:ins w:id="145" w:author="家興 余" w:date="2021-01-14T11:06:00Z"/>
                <w:rFonts w:ascii="標楷體" w:hAnsi="標楷體"/>
              </w:rPr>
            </w:pPr>
            <w:ins w:id="146" w:author="家興 余" w:date="2021-01-14T11:06:00Z">
              <w:r>
                <w:rPr>
                  <w:rFonts w:ascii="標楷體" w:hAnsi="標楷體" w:hint="eastAsia"/>
                </w:rPr>
                <w:t>V1.15</w:t>
              </w:r>
            </w:ins>
          </w:p>
        </w:tc>
        <w:tc>
          <w:tcPr>
            <w:tcW w:w="1614" w:type="dxa"/>
            <w:vAlign w:val="center"/>
          </w:tcPr>
          <w:p w14:paraId="6FE2F37C" w14:textId="77777777" w:rsidR="00200302" w:rsidRDefault="00200302" w:rsidP="008464F4">
            <w:pPr>
              <w:pStyle w:val="11"/>
              <w:rPr>
                <w:ins w:id="147" w:author="家興 余" w:date="2021-01-14T11:06:00Z"/>
                <w:rFonts w:ascii="標楷體" w:hAnsi="標楷體"/>
              </w:rPr>
            </w:pPr>
            <w:ins w:id="148" w:author="家興 余" w:date="2021-01-14T11:06:00Z">
              <w:r>
                <w:rPr>
                  <w:rFonts w:ascii="標楷體" w:hAnsi="標楷體" w:hint="eastAsia"/>
                </w:rPr>
                <w:t>2021/01/08</w:t>
              </w:r>
            </w:ins>
          </w:p>
        </w:tc>
        <w:tc>
          <w:tcPr>
            <w:tcW w:w="3936" w:type="dxa"/>
            <w:vAlign w:val="center"/>
          </w:tcPr>
          <w:p w14:paraId="70A3DA13" w14:textId="46FAA079" w:rsidR="00200302" w:rsidRDefault="00200302" w:rsidP="008464F4">
            <w:pPr>
              <w:pStyle w:val="11"/>
              <w:rPr>
                <w:ins w:id="149" w:author="家興 余" w:date="2021-01-14T11:06:00Z"/>
                <w:rFonts w:ascii="標楷體" w:hAnsi="標楷體"/>
              </w:rPr>
            </w:pPr>
            <w:ins w:id="150" w:author="家興 余" w:date="2021-01-14T11:06:00Z">
              <w:r>
                <w:rPr>
                  <w:rFonts w:ascii="標楷體" w:hAnsi="標楷體" w:hint="eastAsia"/>
                </w:rPr>
                <w:t>L1101 新增介紹人欄位</w:t>
              </w:r>
              <w:r>
                <w:rPr>
                  <w:rFonts w:ascii="標楷體" w:hAnsi="標楷體"/>
                </w:rPr>
                <w:t>X,6,</w:t>
              </w:r>
            </w:ins>
          </w:p>
        </w:tc>
        <w:tc>
          <w:tcPr>
            <w:tcW w:w="1134" w:type="dxa"/>
            <w:vAlign w:val="center"/>
          </w:tcPr>
          <w:p w14:paraId="58F1F8D2" w14:textId="77777777" w:rsidR="00200302" w:rsidRPr="008F496E" w:rsidRDefault="00200302" w:rsidP="008464F4">
            <w:pPr>
              <w:pStyle w:val="11"/>
              <w:rPr>
                <w:ins w:id="151" w:author="家興 余" w:date="2021-01-14T11:06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5E37C1C" w14:textId="77777777" w:rsidR="00200302" w:rsidRPr="008F20B5" w:rsidRDefault="00200302" w:rsidP="008464F4">
            <w:pPr>
              <w:pStyle w:val="11"/>
              <w:rPr>
                <w:ins w:id="152" w:author="家興 余" w:date="2021-01-14T11:06:00Z"/>
                <w:rFonts w:ascii="標楷體" w:hAnsi="標楷體"/>
              </w:rPr>
            </w:pPr>
          </w:p>
        </w:tc>
        <w:tc>
          <w:tcPr>
            <w:tcW w:w="1440" w:type="dxa"/>
          </w:tcPr>
          <w:p w14:paraId="131D26A0" w14:textId="77777777" w:rsidR="00200302" w:rsidRDefault="00200302" w:rsidP="008464F4">
            <w:pPr>
              <w:pStyle w:val="11"/>
              <w:rPr>
                <w:ins w:id="153" w:author="家興 余" w:date="2021-01-14T11:06:00Z"/>
                <w:rFonts w:ascii="標楷體" w:hAnsi="標楷體"/>
              </w:rPr>
            </w:pPr>
            <w:ins w:id="154" w:author="家興 余" w:date="2021-01-14T11:06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1D0791" w:rsidRPr="008F20B5" w14:paraId="4AC80264" w14:textId="77777777" w:rsidTr="004A1C2C">
        <w:trPr>
          <w:ins w:id="155" w:author="家興 余" w:date="2021-01-08T11:34:00Z"/>
        </w:trPr>
        <w:tc>
          <w:tcPr>
            <w:tcW w:w="1108" w:type="dxa"/>
            <w:vAlign w:val="center"/>
          </w:tcPr>
          <w:p w14:paraId="1E323906" w14:textId="0951C2FB" w:rsidR="001D0791" w:rsidRDefault="001D0791" w:rsidP="005E3B86">
            <w:pPr>
              <w:pStyle w:val="11"/>
              <w:rPr>
                <w:ins w:id="156" w:author="家興 余" w:date="2021-01-08T11:34:00Z"/>
                <w:rFonts w:ascii="標楷體" w:hAnsi="標楷體"/>
              </w:rPr>
            </w:pPr>
            <w:ins w:id="157" w:author="家興 余" w:date="2021-01-08T11:34:00Z">
              <w:r>
                <w:rPr>
                  <w:rFonts w:ascii="標楷體" w:hAnsi="標楷體" w:hint="eastAsia"/>
                </w:rPr>
                <w:t>V1.1</w:t>
              </w:r>
            </w:ins>
            <w:ins w:id="158" w:author="家興 余" w:date="2021-01-14T11:06:00Z">
              <w:r w:rsidR="00200302">
                <w:rPr>
                  <w:rFonts w:ascii="標楷體" w:hAnsi="標楷體" w:hint="eastAsia"/>
                </w:rPr>
                <w:t>6</w:t>
              </w:r>
            </w:ins>
          </w:p>
        </w:tc>
        <w:tc>
          <w:tcPr>
            <w:tcW w:w="1614" w:type="dxa"/>
            <w:vAlign w:val="center"/>
          </w:tcPr>
          <w:p w14:paraId="07C26DE7" w14:textId="091F6573" w:rsidR="001D0791" w:rsidRDefault="001D0791" w:rsidP="005E3B86">
            <w:pPr>
              <w:pStyle w:val="11"/>
              <w:rPr>
                <w:ins w:id="159" w:author="家興 余" w:date="2021-01-08T11:34:00Z"/>
                <w:rFonts w:ascii="標楷體" w:hAnsi="標楷體"/>
              </w:rPr>
            </w:pPr>
            <w:ins w:id="160" w:author="家興 余" w:date="2021-01-08T11:34:00Z">
              <w:r>
                <w:rPr>
                  <w:rFonts w:ascii="標楷體" w:hAnsi="標楷體" w:hint="eastAsia"/>
                </w:rPr>
                <w:t>2021/01/</w:t>
              </w:r>
            </w:ins>
            <w:ins w:id="161" w:author="家興 余" w:date="2021-01-14T11:06:00Z">
              <w:r w:rsidR="00200302">
                <w:rPr>
                  <w:rFonts w:ascii="標楷體" w:hAnsi="標楷體" w:hint="eastAsia"/>
                </w:rPr>
                <w:t>14</w:t>
              </w:r>
            </w:ins>
          </w:p>
        </w:tc>
        <w:tc>
          <w:tcPr>
            <w:tcW w:w="3936" w:type="dxa"/>
            <w:vAlign w:val="center"/>
          </w:tcPr>
          <w:p w14:paraId="48FEFEC6" w14:textId="7E892676" w:rsidR="001D0791" w:rsidRDefault="001D0791" w:rsidP="005E3B86">
            <w:pPr>
              <w:pStyle w:val="11"/>
              <w:rPr>
                <w:ins w:id="162" w:author="家興 余" w:date="2021-01-08T11:34:00Z"/>
                <w:rFonts w:ascii="標楷體" w:hAnsi="標楷體"/>
              </w:rPr>
            </w:pPr>
            <w:ins w:id="163" w:author="家興 余" w:date="2021-01-08T11:34:00Z">
              <w:r>
                <w:rPr>
                  <w:rFonts w:ascii="標楷體" w:hAnsi="標楷體" w:hint="eastAsia"/>
                </w:rPr>
                <w:t>L1101</w:t>
              </w:r>
            </w:ins>
            <w:ins w:id="164" w:author="家興 余" w:date="2021-01-14T11:06:00Z">
              <w:r w:rsidR="00200302">
                <w:rPr>
                  <w:rFonts w:ascii="標楷體" w:hAnsi="標楷體" w:hint="eastAsia"/>
                </w:rPr>
                <w:t xml:space="preserve"> </w:t>
              </w:r>
            </w:ins>
            <w:ins w:id="165" w:author="家興 余" w:date="2021-01-14T11:05:00Z">
              <w:r w:rsidR="00200302">
                <w:rPr>
                  <w:rFonts w:ascii="標楷體" w:hAnsi="標楷體" w:hint="eastAsia"/>
                </w:rPr>
                <w:t>郵遞區號改為3-3</w:t>
              </w:r>
            </w:ins>
          </w:p>
        </w:tc>
        <w:tc>
          <w:tcPr>
            <w:tcW w:w="1134" w:type="dxa"/>
            <w:vAlign w:val="center"/>
          </w:tcPr>
          <w:p w14:paraId="7980D32F" w14:textId="77777777" w:rsidR="001D0791" w:rsidRPr="008F496E" w:rsidRDefault="001D0791" w:rsidP="005E3B86">
            <w:pPr>
              <w:pStyle w:val="11"/>
              <w:rPr>
                <w:ins w:id="166" w:author="家興 余" w:date="2021-01-08T11:3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E32A96F" w14:textId="77777777" w:rsidR="001D0791" w:rsidRPr="008F20B5" w:rsidRDefault="001D0791" w:rsidP="005E3B86">
            <w:pPr>
              <w:pStyle w:val="11"/>
              <w:rPr>
                <w:ins w:id="167" w:author="家興 余" w:date="2021-01-08T11:3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89AEECD" w14:textId="629754AD" w:rsidR="001D0791" w:rsidRDefault="001D0791" w:rsidP="005E3B86">
            <w:pPr>
              <w:pStyle w:val="11"/>
              <w:rPr>
                <w:ins w:id="168" w:author="家興 余" w:date="2021-01-08T11:34:00Z"/>
                <w:rFonts w:ascii="標楷體" w:hAnsi="標楷體"/>
              </w:rPr>
            </w:pPr>
            <w:ins w:id="169" w:author="家興 余" w:date="2021-01-08T11:35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4F394E" w:rsidRPr="008F20B5" w14:paraId="3ABDBFEE" w14:textId="77777777" w:rsidTr="004A1C2C">
        <w:trPr>
          <w:ins w:id="170" w:author="家興 余" w:date="2021-01-21T10:04:00Z"/>
        </w:trPr>
        <w:tc>
          <w:tcPr>
            <w:tcW w:w="1108" w:type="dxa"/>
            <w:vAlign w:val="center"/>
          </w:tcPr>
          <w:p w14:paraId="51AD3150" w14:textId="0FFB6F94" w:rsidR="004F394E" w:rsidRDefault="004F394E" w:rsidP="005E3B86">
            <w:pPr>
              <w:pStyle w:val="11"/>
              <w:rPr>
                <w:ins w:id="171" w:author="家興 余" w:date="2021-01-21T10:04:00Z"/>
                <w:rFonts w:ascii="標楷體" w:hAnsi="標楷體"/>
              </w:rPr>
            </w:pPr>
            <w:ins w:id="172" w:author="家興 余" w:date="2021-01-21T10:04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1.17</w:t>
              </w:r>
            </w:ins>
          </w:p>
        </w:tc>
        <w:tc>
          <w:tcPr>
            <w:tcW w:w="1614" w:type="dxa"/>
            <w:vAlign w:val="center"/>
          </w:tcPr>
          <w:p w14:paraId="7C49ACD1" w14:textId="6AA1EB0F" w:rsidR="004F394E" w:rsidRDefault="004F394E" w:rsidP="005E3B86">
            <w:pPr>
              <w:pStyle w:val="11"/>
              <w:rPr>
                <w:ins w:id="173" w:author="家興 余" w:date="2021-01-21T10:04:00Z"/>
                <w:rFonts w:ascii="標楷體" w:hAnsi="標楷體"/>
              </w:rPr>
            </w:pPr>
            <w:ins w:id="174" w:author="家興 余" w:date="2021-01-21T10:04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021/01/21</w:t>
              </w:r>
            </w:ins>
          </w:p>
        </w:tc>
        <w:tc>
          <w:tcPr>
            <w:tcW w:w="3936" w:type="dxa"/>
            <w:vAlign w:val="center"/>
          </w:tcPr>
          <w:p w14:paraId="3177B734" w14:textId="52C02872" w:rsidR="004F394E" w:rsidRDefault="004F394E" w:rsidP="005E3B86">
            <w:pPr>
              <w:pStyle w:val="11"/>
              <w:rPr>
                <w:ins w:id="175" w:author="家興 余" w:date="2021-01-21T10:04:00Z"/>
                <w:rFonts w:ascii="標楷體" w:hAnsi="標楷體"/>
              </w:rPr>
            </w:pPr>
            <w:ins w:id="176" w:author="家興 余" w:date="2021-01-21T10:04:00Z">
              <w:r>
                <w:rPr>
                  <w:rFonts w:ascii="標楷體" w:hAnsi="標楷體" w:hint="eastAsia"/>
                </w:rPr>
                <w:t>新增必填欄</w:t>
              </w:r>
            </w:ins>
          </w:p>
        </w:tc>
        <w:tc>
          <w:tcPr>
            <w:tcW w:w="1134" w:type="dxa"/>
            <w:vAlign w:val="center"/>
          </w:tcPr>
          <w:p w14:paraId="58BC014F" w14:textId="77777777" w:rsidR="004F394E" w:rsidRPr="008F496E" w:rsidRDefault="004F394E" w:rsidP="005E3B86">
            <w:pPr>
              <w:pStyle w:val="11"/>
              <w:rPr>
                <w:ins w:id="177" w:author="家興 余" w:date="2021-01-21T10:0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3F8B0F1D" w14:textId="77777777" w:rsidR="004F394E" w:rsidRPr="008F20B5" w:rsidRDefault="004F394E" w:rsidP="005E3B86">
            <w:pPr>
              <w:pStyle w:val="11"/>
              <w:rPr>
                <w:ins w:id="178" w:author="家興 余" w:date="2021-01-21T10:0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4CF9616" w14:textId="5AFF05C6" w:rsidR="004F394E" w:rsidRDefault="004F394E" w:rsidP="005E3B86">
            <w:pPr>
              <w:pStyle w:val="11"/>
              <w:rPr>
                <w:ins w:id="179" w:author="家興 余" w:date="2021-01-21T10:04:00Z"/>
                <w:rFonts w:ascii="標楷體" w:hAnsi="標楷體"/>
              </w:rPr>
            </w:pPr>
            <w:ins w:id="180" w:author="家興 余" w:date="2021-01-21T10:04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33665D" w:rsidRPr="008F20B5" w14:paraId="2A58BF35" w14:textId="77777777" w:rsidTr="004A1C2C">
        <w:trPr>
          <w:ins w:id="181" w:author="家興 余" w:date="2021-01-27T14:57:00Z"/>
        </w:trPr>
        <w:tc>
          <w:tcPr>
            <w:tcW w:w="1108" w:type="dxa"/>
            <w:vAlign w:val="center"/>
          </w:tcPr>
          <w:p w14:paraId="47DFF4F7" w14:textId="4B7EC27D" w:rsidR="0033665D" w:rsidRDefault="0033665D" w:rsidP="005E3B86">
            <w:pPr>
              <w:pStyle w:val="11"/>
              <w:rPr>
                <w:ins w:id="182" w:author="家興 余" w:date="2021-01-27T14:57:00Z"/>
                <w:rFonts w:ascii="標楷體" w:hAnsi="標楷體"/>
              </w:rPr>
            </w:pPr>
            <w:ins w:id="183" w:author="家興 余" w:date="2021-01-27T14:57:00Z">
              <w:r>
                <w:rPr>
                  <w:rFonts w:ascii="標楷體" w:hAnsi="標楷體"/>
                </w:rPr>
                <w:t>V1.18</w:t>
              </w:r>
            </w:ins>
          </w:p>
        </w:tc>
        <w:tc>
          <w:tcPr>
            <w:tcW w:w="1614" w:type="dxa"/>
            <w:vAlign w:val="center"/>
          </w:tcPr>
          <w:p w14:paraId="75C595B9" w14:textId="4954BA1C" w:rsidR="0033665D" w:rsidRDefault="0033665D" w:rsidP="005E3B86">
            <w:pPr>
              <w:pStyle w:val="11"/>
              <w:rPr>
                <w:ins w:id="184" w:author="家興 余" w:date="2021-01-27T14:57:00Z"/>
                <w:rFonts w:ascii="標楷體" w:hAnsi="標楷體"/>
              </w:rPr>
            </w:pPr>
            <w:ins w:id="185" w:author="家興 余" w:date="2021-01-27T14:57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021/01/27</w:t>
              </w:r>
            </w:ins>
          </w:p>
        </w:tc>
        <w:tc>
          <w:tcPr>
            <w:tcW w:w="3936" w:type="dxa"/>
            <w:vAlign w:val="center"/>
          </w:tcPr>
          <w:p w14:paraId="380DCCEC" w14:textId="6B480EAC" w:rsidR="0033665D" w:rsidRDefault="0033665D" w:rsidP="005E3B86">
            <w:pPr>
              <w:pStyle w:val="11"/>
              <w:rPr>
                <w:ins w:id="186" w:author="家興 余" w:date="2021-01-27T14:57:00Z"/>
                <w:rFonts w:ascii="標楷體" w:hAnsi="標楷體"/>
              </w:rPr>
            </w:pPr>
            <w:ins w:id="187" w:author="家興 余" w:date="2021-01-27T14:57:00Z">
              <w:r>
                <w:rPr>
                  <w:rFonts w:ascii="標楷體" w:hAnsi="標楷體" w:hint="eastAsia"/>
                </w:rPr>
                <w:t>新增L1109</w:t>
              </w:r>
            </w:ins>
          </w:p>
        </w:tc>
        <w:tc>
          <w:tcPr>
            <w:tcW w:w="1134" w:type="dxa"/>
            <w:vAlign w:val="center"/>
          </w:tcPr>
          <w:p w14:paraId="047B572D" w14:textId="77777777" w:rsidR="0033665D" w:rsidRPr="008F496E" w:rsidRDefault="0033665D" w:rsidP="005E3B86">
            <w:pPr>
              <w:pStyle w:val="11"/>
              <w:rPr>
                <w:ins w:id="188" w:author="家興 余" w:date="2021-01-27T14:57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0ACBF9DF" w14:textId="77777777" w:rsidR="0033665D" w:rsidRPr="008F20B5" w:rsidRDefault="0033665D" w:rsidP="005E3B86">
            <w:pPr>
              <w:pStyle w:val="11"/>
              <w:rPr>
                <w:ins w:id="189" w:author="家興 余" w:date="2021-01-27T14:57:00Z"/>
                <w:rFonts w:ascii="標楷體" w:hAnsi="標楷體"/>
              </w:rPr>
            </w:pPr>
          </w:p>
        </w:tc>
        <w:tc>
          <w:tcPr>
            <w:tcW w:w="1440" w:type="dxa"/>
          </w:tcPr>
          <w:p w14:paraId="4E3D8D0B" w14:textId="41A6966D" w:rsidR="0033665D" w:rsidRDefault="001E0AB3" w:rsidP="005E3B86">
            <w:pPr>
              <w:pStyle w:val="11"/>
              <w:rPr>
                <w:ins w:id="190" w:author="家興 余" w:date="2021-01-27T14:57:00Z"/>
                <w:rFonts w:ascii="標楷體" w:hAnsi="標楷體"/>
              </w:rPr>
            </w:pPr>
            <w:ins w:id="191" w:author="家興 余" w:date="2021-01-28T17:10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E07801" w:rsidRPr="008F20B5" w14:paraId="1AD9F4FA" w14:textId="77777777" w:rsidTr="004A1C2C">
        <w:trPr>
          <w:ins w:id="192" w:author="家興 余" w:date="2021-01-28T16:57:00Z"/>
        </w:trPr>
        <w:tc>
          <w:tcPr>
            <w:tcW w:w="1108" w:type="dxa"/>
            <w:vAlign w:val="center"/>
          </w:tcPr>
          <w:p w14:paraId="1039F6C5" w14:textId="39CD40A5" w:rsidR="00E07801" w:rsidRDefault="00E07801" w:rsidP="00E07801">
            <w:pPr>
              <w:pStyle w:val="11"/>
              <w:rPr>
                <w:ins w:id="193" w:author="家興 余" w:date="2021-01-28T16:57:00Z"/>
                <w:rFonts w:ascii="標楷體" w:hAnsi="標楷體"/>
              </w:rPr>
            </w:pPr>
            <w:ins w:id="194" w:author="家興 余" w:date="2021-01-28T16:57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1.19</w:t>
              </w:r>
            </w:ins>
          </w:p>
        </w:tc>
        <w:tc>
          <w:tcPr>
            <w:tcW w:w="1614" w:type="dxa"/>
            <w:vAlign w:val="center"/>
          </w:tcPr>
          <w:p w14:paraId="1ABCA4D5" w14:textId="2FCC9534" w:rsidR="00E07801" w:rsidRDefault="00E07801" w:rsidP="005E3B86">
            <w:pPr>
              <w:pStyle w:val="11"/>
              <w:rPr>
                <w:ins w:id="195" w:author="家興 余" w:date="2021-01-28T16:57:00Z"/>
                <w:rFonts w:ascii="標楷體" w:hAnsi="標楷體"/>
              </w:rPr>
            </w:pPr>
            <w:ins w:id="196" w:author="家興 余" w:date="2021-01-28T16:57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021/01/28</w:t>
              </w:r>
            </w:ins>
          </w:p>
        </w:tc>
        <w:tc>
          <w:tcPr>
            <w:tcW w:w="3936" w:type="dxa"/>
            <w:vAlign w:val="center"/>
          </w:tcPr>
          <w:p w14:paraId="520C3ADF" w14:textId="76581BF5" w:rsidR="00E07801" w:rsidRDefault="00E07801" w:rsidP="005E3B86">
            <w:pPr>
              <w:pStyle w:val="11"/>
              <w:rPr>
                <w:ins w:id="197" w:author="家興 余" w:date="2021-01-28T16:57:00Z"/>
                <w:rFonts w:ascii="標楷體" w:hAnsi="標楷體"/>
              </w:rPr>
            </w:pPr>
            <w:ins w:id="198" w:author="家興 余" w:date="2021-01-28T16:57:00Z">
              <w:r>
                <w:rPr>
                  <w:rFonts w:ascii="標楷體" w:hAnsi="標楷體" w:hint="eastAsia"/>
                </w:rPr>
                <w:t>L</w:t>
              </w:r>
              <w:r>
                <w:rPr>
                  <w:rFonts w:ascii="標楷體" w:hAnsi="標楷體"/>
                </w:rPr>
                <w:t xml:space="preserve">2101 </w:t>
              </w:r>
              <w:r>
                <w:rPr>
                  <w:rFonts w:ascii="標楷體" w:hAnsi="標楷體" w:hint="eastAsia"/>
                </w:rPr>
                <w:t xml:space="preserve">變更欄位 </w:t>
              </w:r>
            </w:ins>
            <w:ins w:id="199" w:author="家興 余" w:date="2021-01-28T17:08:00Z">
              <w:r w:rsidR="0061436C" w:rsidRPr="0061436C">
                <w:rPr>
                  <w:rFonts w:ascii="標楷體" w:hAnsi="標楷體"/>
                </w:rPr>
                <w:t>Prohibit</w:t>
              </w:r>
              <w:r w:rsidR="0061436C">
                <w:rPr>
                  <w:rFonts w:ascii="標楷體" w:hAnsi="標楷體"/>
                </w:rPr>
                <w:t>year</w:t>
              </w:r>
            </w:ins>
            <w:ins w:id="200" w:author="家興 余" w:date="2021-01-28T16:57:00Z">
              <w:r>
                <w:rPr>
                  <w:rFonts w:ascii="標楷體" w:hAnsi="標楷體" w:hint="eastAsia"/>
                </w:rPr>
                <w:t>限制清償</w:t>
              </w:r>
            </w:ins>
            <w:ins w:id="201" w:author="家興 余" w:date="2021-01-28T16:58:00Z">
              <w:r>
                <w:rPr>
                  <w:rFonts w:ascii="標楷體" w:hAnsi="標楷體" w:hint="eastAsia"/>
                </w:rPr>
                <w:t>期限</w:t>
              </w:r>
            </w:ins>
            <w:ins w:id="202" w:author="家興 余" w:date="2021-01-28T17:08:00Z">
              <w:r w:rsidR="0061436C">
                <w:rPr>
                  <w:rFonts w:ascii="標楷體" w:hAnsi="標楷體" w:hint="eastAsia"/>
                </w:rPr>
                <w:t>X</w:t>
              </w:r>
              <w:r w:rsidR="0061436C">
                <w:rPr>
                  <w:rFonts w:ascii="標楷體" w:hAnsi="標楷體"/>
                </w:rPr>
                <w:t>,2</w:t>
              </w:r>
            </w:ins>
            <w:ins w:id="203" w:author="家興 余" w:date="2021-01-28T16:58:00Z">
              <w:r>
                <w:rPr>
                  <w:rFonts w:ascii="標楷體" w:hAnsi="標楷體" w:hint="eastAsia"/>
                </w:rPr>
                <w:t>&gt;</w:t>
              </w:r>
            </w:ins>
            <w:ins w:id="204" w:author="家興 余" w:date="2021-01-28T17:07:00Z">
              <w:r w:rsidR="0061436C">
                <w:t xml:space="preserve"> </w:t>
              </w:r>
              <w:r w:rsidR="0061436C" w:rsidRPr="0061436C">
                <w:rPr>
                  <w:rFonts w:ascii="標楷體" w:hAnsi="標楷體"/>
                </w:rPr>
                <w:t>ProhibitMonth</w:t>
              </w:r>
            </w:ins>
            <w:ins w:id="205" w:author="家興 余" w:date="2021-01-28T16:58:00Z">
              <w:r>
                <w:rPr>
                  <w:rFonts w:ascii="標楷體" w:hAnsi="標楷體" w:hint="eastAsia"/>
                </w:rPr>
                <w:t>限制清償期間</w:t>
              </w:r>
            </w:ins>
            <w:ins w:id="206" w:author="家興 余" w:date="2021-01-28T17:07:00Z">
              <w:r w:rsidR="0061436C">
                <w:rPr>
                  <w:rFonts w:ascii="標楷體" w:hAnsi="標楷體" w:hint="eastAsia"/>
                </w:rPr>
                <w:t xml:space="preserve"> </w:t>
              </w:r>
            </w:ins>
            <w:ins w:id="207" w:author="家興 余" w:date="2021-01-28T17:08:00Z">
              <w:r w:rsidR="0061436C">
                <w:rPr>
                  <w:rFonts w:ascii="標楷體" w:hAnsi="標楷體"/>
                </w:rPr>
                <w:t>X,3</w:t>
              </w:r>
            </w:ins>
          </w:p>
        </w:tc>
        <w:tc>
          <w:tcPr>
            <w:tcW w:w="1134" w:type="dxa"/>
            <w:vAlign w:val="center"/>
          </w:tcPr>
          <w:p w14:paraId="3A3B5F65" w14:textId="77777777" w:rsidR="00E07801" w:rsidRPr="008F496E" w:rsidRDefault="00E07801" w:rsidP="005E3B86">
            <w:pPr>
              <w:pStyle w:val="11"/>
              <w:rPr>
                <w:ins w:id="208" w:author="家興 余" w:date="2021-01-28T16:57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12C76C21" w14:textId="77777777" w:rsidR="00E07801" w:rsidRPr="008F20B5" w:rsidRDefault="00E07801" w:rsidP="005E3B86">
            <w:pPr>
              <w:pStyle w:val="11"/>
              <w:rPr>
                <w:ins w:id="209" w:author="家興 余" w:date="2021-01-28T16:57:00Z"/>
                <w:rFonts w:ascii="標楷體" w:hAnsi="標楷體"/>
              </w:rPr>
            </w:pPr>
          </w:p>
        </w:tc>
        <w:tc>
          <w:tcPr>
            <w:tcW w:w="1440" w:type="dxa"/>
          </w:tcPr>
          <w:p w14:paraId="078BD794" w14:textId="2E551F81" w:rsidR="00E07801" w:rsidRDefault="001E0AB3" w:rsidP="005E3B86">
            <w:pPr>
              <w:pStyle w:val="11"/>
              <w:rPr>
                <w:ins w:id="210" w:author="家興 余" w:date="2021-01-28T16:57:00Z"/>
                <w:rFonts w:ascii="標楷體" w:hAnsi="標楷體"/>
              </w:rPr>
            </w:pPr>
            <w:ins w:id="211" w:author="家興 余" w:date="2021-01-28T17:10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8055F0" w:rsidRPr="008F20B5" w14:paraId="3ED6E208" w14:textId="77777777" w:rsidTr="004A1C2C">
        <w:trPr>
          <w:ins w:id="212" w:author="家興 余" w:date="2021-02-22T18:44:00Z"/>
        </w:trPr>
        <w:tc>
          <w:tcPr>
            <w:tcW w:w="1108" w:type="dxa"/>
            <w:vAlign w:val="center"/>
          </w:tcPr>
          <w:p w14:paraId="0137C3E0" w14:textId="2185B832" w:rsidR="008055F0" w:rsidRDefault="008055F0">
            <w:pPr>
              <w:pStyle w:val="11"/>
              <w:rPr>
                <w:ins w:id="213" w:author="家興 余" w:date="2021-02-22T18:44:00Z"/>
                <w:rFonts w:ascii="標楷體" w:hAnsi="標楷體"/>
              </w:rPr>
            </w:pPr>
            <w:ins w:id="214" w:author="家興 余" w:date="2021-02-22T18:44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1.20</w:t>
              </w:r>
            </w:ins>
          </w:p>
        </w:tc>
        <w:tc>
          <w:tcPr>
            <w:tcW w:w="1614" w:type="dxa"/>
            <w:vAlign w:val="center"/>
          </w:tcPr>
          <w:p w14:paraId="5362194D" w14:textId="10A27A33" w:rsidR="008055F0" w:rsidRDefault="008055F0" w:rsidP="005E3B86">
            <w:pPr>
              <w:pStyle w:val="11"/>
              <w:rPr>
                <w:ins w:id="215" w:author="家興 余" w:date="2021-02-22T18:44:00Z"/>
                <w:rFonts w:ascii="標楷體" w:hAnsi="標楷體"/>
              </w:rPr>
            </w:pPr>
            <w:ins w:id="216" w:author="家興 余" w:date="2021-02-22T18:44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021/2/22</w:t>
              </w:r>
            </w:ins>
          </w:p>
        </w:tc>
        <w:tc>
          <w:tcPr>
            <w:tcW w:w="3936" w:type="dxa"/>
            <w:vAlign w:val="center"/>
          </w:tcPr>
          <w:p w14:paraId="75719043" w14:textId="77777777" w:rsidR="008055F0" w:rsidRDefault="008055F0" w:rsidP="005E3B86">
            <w:pPr>
              <w:pStyle w:val="11"/>
              <w:rPr>
                <w:ins w:id="217" w:author="家興 余" w:date="2021-02-22T18:44:00Z"/>
                <w:rFonts w:ascii="標楷體" w:hAnsi="標楷體"/>
              </w:rPr>
            </w:pPr>
          </w:p>
        </w:tc>
        <w:tc>
          <w:tcPr>
            <w:tcW w:w="1134" w:type="dxa"/>
            <w:vAlign w:val="center"/>
          </w:tcPr>
          <w:p w14:paraId="20B85839" w14:textId="77777777" w:rsidR="008055F0" w:rsidRPr="008F496E" w:rsidRDefault="008055F0" w:rsidP="005E3B86">
            <w:pPr>
              <w:pStyle w:val="11"/>
              <w:rPr>
                <w:ins w:id="218" w:author="家興 余" w:date="2021-02-22T18:4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B1D3C2D" w14:textId="77777777" w:rsidR="008055F0" w:rsidRPr="008F20B5" w:rsidRDefault="008055F0" w:rsidP="005E3B86">
            <w:pPr>
              <w:pStyle w:val="11"/>
              <w:rPr>
                <w:ins w:id="219" w:author="家興 余" w:date="2021-02-22T18:4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0B9A7067" w14:textId="34A31857" w:rsidR="008055F0" w:rsidRDefault="008055F0" w:rsidP="005E3B86">
            <w:pPr>
              <w:pStyle w:val="11"/>
              <w:rPr>
                <w:ins w:id="220" w:author="家興 余" w:date="2021-02-22T18:44:00Z"/>
                <w:rFonts w:ascii="標楷體" w:hAnsi="標楷體"/>
              </w:rPr>
            </w:pPr>
            <w:ins w:id="221" w:author="家興 余" w:date="2021-02-22T18:44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4A1187" w:rsidRPr="008F20B5" w14:paraId="492BDBDB" w14:textId="77777777" w:rsidTr="004A1C2C">
        <w:trPr>
          <w:ins w:id="222" w:author="家興 余" w:date="2021-03-16T14:47:00Z"/>
        </w:trPr>
        <w:tc>
          <w:tcPr>
            <w:tcW w:w="1108" w:type="dxa"/>
            <w:vAlign w:val="center"/>
          </w:tcPr>
          <w:p w14:paraId="27DCF27A" w14:textId="6FC9C512" w:rsidR="004A1187" w:rsidRDefault="004A1187">
            <w:pPr>
              <w:pStyle w:val="11"/>
              <w:rPr>
                <w:ins w:id="223" w:author="家興 余" w:date="2021-03-16T14:47:00Z"/>
                <w:rFonts w:ascii="標楷體" w:hAnsi="標楷體"/>
              </w:rPr>
            </w:pPr>
            <w:ins w:id="224" w:author="家興 余" w:date="2021-03-16T14:47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1.21</w:t>
              </w:r>
            </w:ins>
          </w:p>
        </w:tc>
        <w:tc>
          <w:tcPr>
            <w:tcW w:w="1614" w:type="dxa"/>
            <w:vAlign w:val="center"/>
          </w:tcPr>
          <w:p w14:paraId="624F0770" w14:textId="0C5997EA" w:rsidR="004A1187" w:rsidRDefault="004A1187" w:rsidP="005E3B86">
            <w:pPr>
              <w:pStyle w:val="11"/>
              <w:rPr>
                <w:ins w:id="225" w:author="家興 余" w:date="2021-03-16T14:47:00Z"/>
                <w:rFonts w:ascii="標楷體" w:hAnsi="標楷體"/>
              </w:rPr>
            </w:pPr>
            <w:ins w:id="226" w:author="家興 余" w:date="2021-03-16T14:47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021/3/16</w:t>
              </w:r>
            </w:ins>
          </w:p>
        </w:tc>
        <w:tc>
          <w:tcPr>
            <w:tcW w:w="3936" w:type="dxa"/>
            <w:vAlign w:val="center"/>
          </w:tcPr>
          <w:p w14:paraId="0CDD3AB8" w14:textId="3504E38E" w:rsidR="004A1187" w:rsidRDefault="004A1187" w:rsidP="005E3B86">
            <w:pPr>
              <w:pStyle w:val="11"/>
              <w:rPr>
                <w:ins w:id="227" w:author="家興 余" w:date="2021-03-16T14:47:00Z"/>
                <w:rFonts w:ascii="標楷體" w:hAnsi="標楷體"/>
              </w:rPr>
            </w:pPr>
            <w:ins w:id="228" w:author="家興 余" w:date="2021-03-16T14:47:00Z">
              <w:r>
                <w:rPr>
                  <w:rFonts w:ascii="標楷體" w:hAnsi="標楷體" w:hint="eastAsia"/>
                </w:rPr>
                <w:t>L</w:t>
              </w:r>
              <w:r>
                <w:rPr>
                  <w:rFonts w:ascii="標楷體" w:hAnsi="標楷體"/>
                </w:rPr>
                <w:t xml:space="preserve">7912 </w:t>
              </w:r>
              <w:r>
                <w:rPr>
                  <w:rFonts w:ascii="標楷體" w:hAnsi="標楷體" w:hint="eastAsia"/>
                </w:rPr>
                <w:t>新增多筆式資料</w:t>
              </w:r>
            </w:ins>
          </w:p>
        </w:tc>
        <w:tc>
          <w:tcPr>
            <w:tcW w:w="1134" w:type="dxa"/>
            <w:vAlign w:val="center"/>
          </w:tcPr>
          <w:p w14:paraId="1E224EF5" w14:textId="77777777" w:rsidR="004A1187" w:rsidRPr="008F496E" w:rsidRDefault="004A1187" w:rsidP="005E3B86">
            <w:pPr>
              <w:pStyle w:val="11"/>
              <w:rPr>
                <w:ins w:id="229" w:author="家興 余" w:date="2021-03-16T14:47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253BC3A1" w14:textId="77777777" w:rsidR="004A1187" w:rsidRPr="008F20B5" w:rsidRDefault="004A1187" w:rsidP="005E3B86">
            <w:pPr>
              <w:pStyle w:val="11"/>
              <w:rPr>
                <w:ins w:id="230" w:author="家興 余" w:date="2021-03-16T14:47:00Z"/>
                <w:rFonts w:ascii="標楷體" w:hAnsi="標楷體"/>
              </w:rPr>
            </w:pPr>
          </w:p>
        </w:tc>
        <w:tc>
          <w:tcPr>
            <w:tcW w:w="1440" w:type="dxa"/>
          </w:tcPr>
          <w:p w14:paraId="00CCBAEE" w14:textId="7E396D82" w:rsidR="004A1187" w:rsidRDefault="004A1187" w:rsidP="005E3B86">
            <w:pPr>
              <w:pStyle w:val="11"/>
              <w:rPr>
                <w:ins w:id="231" w:author="家興 余" w:date="2021-03-16T14:47:00Z"/>
                <w:rFonts w:ascii="標楷體" w:hAnsi="標楷體"/>
              </w:rPr>
            </w:pPr>
            <w:ins w:id="232" w:author="家興 余" w:date="2021-03-16T14:47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502E1F" w:rsidRPr="008F20B5" w14:paraId="2A98A993" w14:textId="77777777" w:rsidTr="004A1C2C">
        <w:trPr>
          <w:ins w:id="233" w:author="家興 余" w:date="2021-03-17T10:12:00Z"/>
        </w:trPr>
        <w:tc>
          <w:tcPr>
            <w:tcW w:w="1108" w:type="dxa"/>
            <w:vAlign w:val="center"/>
          </w:tcPr>
          <w:p w14:paraId="7441425B" w14:textId="23363CAA" w:rsidR="00502E1F" w:rsidRDefault="00502E1F">
            <w:pPr>
              <w:pStyle w:val="11"/>
              <w:rPr>
                <w:ins w:id="234" w:author="家興 余" w:date="2021-03-17T10:12:00Z"/>
                <w:rFonts w:ascii="標楷體" w:hAnsi="標楷體"/>
              </w:rPr>
            </w:pPr>
            <w:ins w:id="235" w:author="家興 余" w:date="2021-03-17T10:12:00Z">
              <w:r>
                <w:rPr>
                  <w:rFonts w:ascii="標楷體" w:hAnsi="標楷體" w:hint="eastAsia"/>
                </w:rPr>
                <w:lastRenderedPageBreak/>
                <w:t>V</w:t>
              </w:r>
              <w:r>
                <w:rPr>
                  <w:rFonts w:ascii="標楷體" w:hAnsi="標楷體"/>
                </w:rPr>
                <w:t>1.22</w:t>
              </w:r>
            </w:ins>
          </w:p>
        </w:tc>
        <w:tc>
          <w:tcPr>
            <w:tcW w:w="1614" w:type="dxa"/>
            <w:vAlign w:val="center"/>
          </w:tcPr>
          <w:p w14:paraId="069B8D3B" w14:textId="7AB9195C" w:rsidR="00502E1F" w:rsidRDefault="00502E1F" w:rsidP="005E3B86">
            <w:pPr>
              <w:pStyle w:val="11"/>
              <w:rPr>
                <w:ins w:id="236" w:author="家興 余" w:date="2021-03-17T10:12:00Z"/>
                <w:rFonts w:ascii="標楷體" w:hAnsi="標楷體"/>
              </w:rPr>
            </w:pPr>
            <w:ins w:id="237" w:author="家興 余" w:date="2021-03-17T10:12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021/3/17</w:t>
              </w:r>
            </w:ins>
          </w:p>
        </w:tc>
        <w:tc>
          <w:tcPr>
            <w:tcW w:w="3936" w:type="dxa"/>
            <w:vAlign w:val="center"/>
          </w:tcPr>
          <w:p w14:paraId="1885C0C4" w14:textId="33C28CAD" w:rsidR="00502E1F" w:rsidRDefault="00502E1F" w:rsidP="005E3B86">
            <w:pPr>
              <w:pStyle w:val="11"/>
              <w:rPr>
                <w:ins w:id="238" w:author="家興 余" w:date="2021-03-17T10:12:00Z"/>
                <w:rFonts w:ascii="標楷體" w:hAnsi="標楷體"/>
              </w:rPr>
            </w:pPr>
            <w:ins w:id="239" w:author="家興 余" w:date="2021-03-17T10:12:00Z">
              <w:r>
                <w:rPr>
                  <w:rFonts w:ascii="標楷體" w:hAnsi="標楷體" w:hint="eastAsia"/>
                </w:rPr>
                <w:t>新增欄位需前補零備註</w:t>
              </w:r>
            </w:ins>
          </w:p>
        </w:tc>
        <w:tc>
          <w:tcPr>
            <w:tcW w:w="1134" w:type="dxa"/>
            <w:vAlign w:val="center"/>
          </w:tcPr>
          <w:p w14:paraId="5E40D8BF" w14:textId="77777777" w:rsidR="00502E1F" w:rsidRPr="008F496E" w:rsidRDefault="00502E1F" w:rsidP="005E3B86">
            <w:pPr>
              <w:pStyle w:val="11"/>
              <w:rPr>
                <w:ins w:id="240" w:author="家興 余" w:date="2021-03-17T10:12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8C80467" w14:textId="77777777" w:rsidR="00502E1F" w:rsidRPr="008F20B5" w:rsidRDefault="00502E1F" w:rsidP="005E3B86">
            <w:pPr>
              <w:pStyle w:val="11"/>
              <w:rPr>
                <w:ins w:id="241" w:author="家興 余" w:date="2021-03-17T10:12:00Z"/>
                <w:rFonts w:ascii="標楷體" w:hAnsi="標楷體"/>
              </w:rPr>
            </w:pPr>
          </w:p>
        </w:tc>
        <w:tc>
          <w:tcPr>
            <w:tcW w:w="1440" w:type="dxa"/>
          </w:tcPr>
          <w:p w14:paraId="2C5DEEA3" w14:textId="28F6A0B3" w:rsidR="00502E1F" w:rsidRDefault="00502E1F" w:rsidP="005E3B86">
            <w:pPr>
              <w:pStyle w:val="11"/>
              <w:rPr>
                <w:ins w:id="242" w:author="家興 余" w:date="2021-03-17T10:12:00Z"/>
                <w:rFonts w:ascii="標楷體" w:hAnsi="標楷體"/>
              </w:rPr>
            </w:pPr>
            <w:ins w:id="243" w:author="家興 余" w:date="2021-03-17T10:12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B22A8C" w:rsidRPr="008F20B5" w14:paraId="683DBFA9" w14:textId="77777777" w:rsidTr="0031331B">
        <w:trPr>
          <w:ins w:id="244" w:author="家興 余" w:date="2021-03-19T19:24:00Z"/>
        </w:trPr>
        <w:tc>
          <w:tcPr>
            <w:tcW w:w="1108" w:type="dxa"/>
            <w:vAlign w:val="center"/>
          </w:tcPr>
          <w:p w14:paraId="28AB55C4" w14:textId="06827BF4" w:rsidR="00B22A8C" w:rsidRDefault="00B22A8C" w:rsidP="0031331B">
            <w:pPr>
              <w:pStyle w:val="11"/>
              <w:rPr>
                <w:ins w:id="245" w:author="家興 余" w:date="2021-03-19T19:24:00Z"/>
                <w:rFonts w:ascii="標楷體" w:hAnsi="標楷體"/>
              </w:rPr>
            </w:pPr>
            <w:ins w:id="246" w:author="家興 余" w:date="2021-03-19T19:24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1.2</w:t>
              </w:r>
              <w:r>
                <w:rPr>
                  <w:rFonts w:ascii="標楷體" w:hAnsi="標楷體" w:hint="eastAsia"/>
                </w:rPr>
                <w:t>3</w:t>
              </w:r>
            </w:ins>
          </w:p>
        </w:tc>
        <w:tc>
          <w:tcPr>
            <w:tcW w:w="1614" w:type="dxa"/>
            <w:vAlign w:val="center"/>
          </w:tcPr>
          <w:p w14:paraId="500606A3" w14:textId="5AD83AA5" w:rsidR="00B22A8C" w:rsidRDefault="00B22A8C" w:rsidP="0031331B">
            <w:pPr>
              <w:pStyle w:val="11"/>
              <w:rPr>
                <w:ins w:id="247" w:author="家興 余" w:date="2021-03-19T19:24:00Z"/>
                <w:rFonts w:ascii="標楷體" w:hAnsi="標楷體"/>
              </w:rPr>
            </w:pPr>
            <w:ins w:id="248" w:author="家興 余" w:date="2021-03-19T19:24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021/3/1</w:t>
              </w:r>
              <w:r>
                <w:rPr>
                  <w:rFonts w:ascii="標楷體" w:hAnsi="標楷體" w:hint="eastAsia"/>
                </w:rPr>
                <w:t>9</w:t>
              </w:r>
            </w:ins>
          </w:p>
        </w:tc>
        <w:tc>
          <w:tcPr>
            <w:tcW w:w="3936" w:type="dxa"/>
            <w:vAlign w:val="center"/>
          </w:tcPr>
          <w:p w14:paraId="123976AB" w14:textId="2E924ABF" w:rsidR="00B22A8C" w:rsidRDefault="00B22A8C">
            <w:pPr>
              <w:pStyle w:val="11"/>
              <w:rPr>
                <w:ins w:id="249" w:author="家興 余" w:date="2021-03-19T19:24:00Z"/>
                <w:rFonts w:ascii="標楷體" w:hAnsi="標楷體"/>
              </w:rPr>
            </w:pPr>
            <w:ins w:id="250" w:author="家興 余" w:date="2021-03-19T19:24:00Z">
              <w:r>
                <w:rPr>
                  <w:rFonts w:ascii="標楷體" w:hAnsi="標楷體"/>
                </w:rPr>
                <w:t>E</w:t>
              </w:r>
              <w:r>
                <w:rPr>
                  <w:rFonts w:ascii="標楷體" w:hAnsi="標楷體" w:hint="eastAsia"/>
                </w:rPr>
                <w:t>loan1-10</w:t>
              </w:r>
            </w:ins>
          </w:p>
        </w:tc>
        <w:tc>
          <w:tcPr>
            <w:tcW w:w="1134" w:type="dxa"/>
            <w:vAlign w:val="center"/>
          </w:tcPr>
          <w:p w14:paraId="418A3904" w14:textId="77777777" w:rsidR="00B22A8C" w:rsidRPr="008F496E" w:rsidRDefault="00B22A8C" w:rsidP="0031331B">
            <w:pPr>
              <w:pStyle w:val="11"/>
              <w:rPr>
                <w:ins w:id="251" w:author="家興 余" w:date="2021-03-19T19:2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6EBA1F73" w14:textId="77777777" w:rsidR="00B22A8C" w:rsidRPr="008F20B5" w:rsidRDefault="00B22A8C" w:rsidP="0031331B">
            <w:pPr>
              <w:pStyle w:val="11"/>
              <w:rPr>
                <w:ins w:id="252" w:author="家興 余" w:date="2021-03-19T19:2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7555662D" w14:textId="77777777" w:rsidR="00B22A8C" w:rsidRDefault="00B22A8C" w:rsidP="0031331B">
            <w:pPr>
              <w:pStyle w:val="11"/>
              <w:rPr>
                <w:ins w:id="253" w:author="家興 余" w:date="2021-03-19T19:24:00Z"/>
                <w:rFonts w:ascii="標楷體" w:hAnsi="標楷體"/>
              </w:rPr>
            </w:pPr>
            <w:ins w:id="254" w:author="家興 余" w:date="2021-03-19T19:24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EC7D87" w:rsidRPr="00EC7D87" w14:paraId="457773C1" w14:textId="77777777" w:rsidTr="004A1C2C">
        <w:tc>
          <w:tcPr>
            <w:tcW w:w="1108" w:type="dxa"/>
            <w:vAlign w:val="center"/>
          </w:tcPr>
          <w:p w14:paraId="2A96CAB7" w14:textId="0DBE8077" w:rsidR="00597CF0" w:rsidRPr="00EC7D87" w:rsidRDefault="00E433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  <w:ins w:id="255" w:author="家興 余" w:date="2021-03-19T19:24:00Z">
              <w:r w:rsidRPr="00EC7D87">
                <w:rPr>
                  <w:rFonts w:ascii="標楷體" w:hAnsi="標楷體" w:hint="eastAsia"/>
                  <w:color w:val="000000" w:themeColor="text1"/>
                </w:rPr>
                <w:t>V</w:t>
              </w:r>
              <w:r w:rsidRPr="00EC7D87">
                <w:rPr>
                  <w:rFonts w:ascii="標楷體" w:hAnsi="標楷體"/>
                  <w:color w:val="000000" w:themeColor="text1"/>
                </w:rPr>
                <w:t>1.2</w:t>
              </w:r>
            </w:ins>
            <w:r w:rsidRPr="00EC7D87">
              <w:rPr>
                <w:rFonts w:ascii="標楷體" w:hAnsi="標楷體" w:hint="eastAsia"/>
                <w:color w:val="000000" w:themeColor="text1"/>
              </w:rPr>
              <w:t>4</w:t>
            </w:r>
          </w:p>
        </w:tc>
        <w:tc>
          <w:tcPr>
            <w:tcW w:w="1614" w:type="dxa"/>
            <w:vAlign w:val="center"/>
          </w:tcPr>
          <w:p w14:paraId="75EB8CBE" w14:textId="119A3D1F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2021/</w:t>
            </w:r>
            <w:r w:rsidR="0037016A" w:rsidRPr="00EC7D87">
              <w:rPr>
                <w:rFonts w:ascii="標楷體" w:hAnsi="標楷體"/>
                <w:color w:val="000000" w:themeColor="text1"/>
              </w:rPr>
              <w:t>6</w:t>
            </w:r>
            <w:r w:rsidRPr="00EC7D87">
              <w:rPr>
                <w:rFonts w:ascii="標楷體" w:hAnsi="標楷體" w:hint="eastAsia"/>
                <w:color w:val="000000" w:themeColor="text1"/>
              </w:rPr>
              <w:t>/</w:t>
            </w:r>
            <w:r w:rsidR="000F30D0" w:rsidRPr="00EC7D87">
              <w:rPr>
                <w:rFonts w:ascii="標楷體" w:hAnsi="標楷體" w:hint="eastAsia"/>
                <w:color w:val="000000" w:themeColor="text1"/>
              </w:rPr>
              <w:t>4</w:t>
            </w:r>
          </w:p>
        </w:tc>
        <w:tc>
          <w:tcPr>
            <w:tcW w:w="3936" w:type="dxa"/>
            <w:vAlign w:val="center"/>
          </w:tcPr>
          <w:p w14:paraId="6883530D" w14:textId="3A35FEB2" w:rsidR="00484335" w:rsidRPr="00EC7D87" w:rsidRDefault="00597CF0" w:rsidP="00484335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L70</w:t>
            </w:r>
            <w:r w:rsidRPr="00EC7D87">
              <w:rPr>
                <w:rFonts w:ascii="標楷體" w:hAnsi="標楷體"/>
                <w:color w:val="000000" w:themeColor="text1"/>
              </w:rPr>
              <w:t>22</w:t>
            </w:r>
            <w:r w:rsidR="00484335" w:rsidRPr="00EC7D87">
              <w:rPr>
                <w:rFonts w:ascii="標楷體" w:hAnsi="標楷體" w:hint="eastAsia"/>
                <w:color w:val="000000" w:themeColor="text1"/>
              </w:rPr>
              <w:t>、L</w:t>
            </w:r>
            <w:r w:rsidR="00484335" w:rsidRPr="00EC7D87">
              <w:rPr>
                <w:rFonts w:ascii="標楷體" w:hAnsi="標楷體"/>
                <w:color w:val="000000" w:themeColor="text1"/>
              </w:rPr>
              <w:t>7202</w:t>
            </w:r>
            <w:r w:rsidR="00B239B1" w:rsidRPr="00EC7D87">
              <w:rPr>
                <w:rFonts w:ascii="標楷體" w:hAnsi="標楷體" w:hint="eastAsia"/>
                <w:color w:val="000000" w:themeColor="text1"/>
              </w:rPr>
              <w:t>、L7903</w:t>
            </w:r>
            <w:r w:rsidR="00CF13F7" w:rsidRPr="00EC7D87">
              <w:rPr>
                <w:rFonts w:ascii="標楷體" w:hAnsi="標楷體" w:hint="eastAsia"/>
                <w:color w:val="000000" w:themeColor="text1"/>
              </w:rPr>
              <w:t>、L</w:t>
            </w:r>
            <w:r w:rsidR="00CF13F7" w:rsidRPr="00EC7D87">
              <w:rPr>
                <w:rFonts w:ascii="標楷體" w:hAnsi="標楷體"/>
                <w:color w:val="000000" w:themeColor="text1"/>
              </w:rPr>
              <w:t>7210</w:t>
            </w:r>
            <w:r w:rsidR="005E05E6" w:rsidRPr="00EC7D87">
              <w:rPr>
                <w:rFonts w:ascii="標楷體" w:hAnsi="標楷體" w:hint="eastAsia"/>
                <w:color w:val="000000" w:themeColor="text1"/>
              </w:rPr>
              <w:t>、</w:t>
            </w:r>
            <w:r w:rsidR="00664986" w:rsidRPr="00EC7D87">
              <w:rPr>
                <w:rFonts w:ascii="標楷體" w:hAnsi="標楷體" w:hint="eastAsia"/>
                <w:color w:val="000000" w:themeColor="text1"/>
              </w:rPr>
              <w:t>L</w:t>
            </w:r>
            <w:r w:rsidR="00664986" w:rsidRPr="00EC7D87">
              <w:rPr>
                <w:rFonts w:ascii="標楷體" w:hAnsi="標楷體"/>
                <w:color w:val="000000" w:themeColor="text1"/>
              </w:rPr>
              <w:t>7904</w:t>
            </w:r>
            <w:r w:rsidR="00664986" w:rsidRPr="00EC7D87">
              <w:rPr>
                <w:rFonts w:ascii="標楷體" w:hAnsi="標楷體" w:hint="eastAsia"/>
                <w:color w:val="000000" w:themeColor="text1"/>
              </w:rPr>
              <w:t>、</w:t>
            </w:r>
            <w:r w:rsidR="005E05E6" w:rsidRPr="00EC7D87">
              <w:rPr>
                <w:rFonts w:ascii="標楷體" w:hAnsi="標楷體" w:hint="eastAsia"/>
                <w:color w:val="000000" w:themeColor="text1"/>
              </w:rPr>
              <w:t>L</w:t>
            </w:r>
            <w:r w:rsidR="005E05E6" w:rsidRPr="00EC7D87">
              <w:rPr>
                <w:rFonts w:ascii="標楷體" w:hAnsi="標楷體"/>
                <w:color w:val="000000" w:themeColor="text1"/>
              </w:rPr>
              <w:t>7204</w:t>
            </w:r>
            <w:r w:rsidR="0047515C" w:rsidRPr="00EC7D87">
              <w:rPr>
                <w:rFonts w:ascii="標楷體" w:hAnsi="標楷體" w:hint="eastAsia"/>
                <w:color w:val="000000" w:themeColor="text1"/>
              </w:rPr>
              <w:t>、L7203、</w:t>
            </w:r>
          </w:p>
        </w:tc>
        <w:tc>
          <w:tcPr>
            <w:tcW w:w="1134" w:type="dxa"/>
            <w:vAlign w:val="center"/>
          </w:tcPr>
          <w:p w14:paraId="111607A5" w14:textId="77777777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  <w:lang w:eastAsia="zh-HK"/>
              </w:rPr>
            </w:pPr>
          </w:p>
        </w:tc>
        <w:tc>
          <w:tcPr>
            <w:tcW w:w="996" w:type="dxa"/>
          </w:tcPr>
          <w:p w14:paraId="15300A54" w14:textId="77777777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1440" w:type="dxa"/>
          </w:tcPr>
          <w:p w14:paraId="6F08F3A2" w14:textId="76248522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陳志嵩</w:t>
            </w:r>
          </w:p>
        </w:tc>
      </w:tr>
      <w:tr w:rsidR="00452400" w:rsidRPr="00384B76" w14:paraId="05C22050" w14:textId="77777777" w:rsidTr="004A1C2C">
        <w:trPr>
          <w:ins w:id="256" w:author="家興 余" w:date="2021-03-19T19:24:00Z"/>
        </w:trPr>
        <w:tc>
          <w:tcPr>
            <w:tcW w:w="1108" w:type="dxa"/>
            <w:vAlign w:val="center"/>
          </w:tcPr>
          <w:p w14:paraId="586215EE" w14:textId="5EB03EE9" w:rsidR="00B22A8C" w:rsidRPr="00384B76" w:rsidRDefault="00452400">
            <w:pPr>
              <w:pStyle w:val="11"/>
              <w:rPr>
                <w:ins w:id="257" w:author="家興 余" w:date="2021-03-19T19:24:00Z"/>
                <w:rFonts w:ascii="標楷體" w:hAnsi="標楷體"/>
                <w:color w:val="000000" w:themeColor="text1"/>
                <w:rPrChange w:id="258" w:author="陳志嵩" w:date="2021-06-11T09:27:00Z">
                  <w:rPr>
                    <w:ins w:id="259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  <w:r w:rsidRPr="00384B76">
              <w:rPr>
                <w:rFonts w:ascii="標楷體" w:hAnsi="標楷體"/>
                <w:color w:val="000000" w:themeColor="text1"/>
                <w:rPrChange w:id="260" w:author="陳志嵩" w:date="2021-06-11T09:27:00Z">
                  <w:rPr>
                    <w:rFonts w:ascii="標楷體" w:hAnsi="標楷體"/>
                    <w:color w:val="FF0000"/>
                  </w:rPr>
                </w:rPrChange>
              </w:rPr>
              <w:t>V1.</w:t>
            </w:r>
            <w:ins w:id="261" w:author="陳志嵩" w:date="2021-06-11T09:26:00Z">
              <w:r w:rsidR="00384B76" w:rsidRPr="00384B76">
                <w:rPr>
                  <w:rFonts w:ascii="標楷體" w:hAnsi="標楷體"/>
                  <w:color w:val="000000" w:themeColor="text1"/>
                  <w:rPrChange w:id="262" w:author="陳志嵩" w:date="2021-06-11T09:27:00Z">
                    <w:rPr>
                      <w:rFonts w:ascii="標楷體" w:hAnsi="標楷體"/>
                      <w:color w:val="FF0000"/>
                    </w:rPr>
                  </w:rPrChange>
                </w:rPr>
                <w:t>25</w:t>
              </w:r>
            </w:ins>
            <w:del w:id="263" w:author="陳志嵩" w:date="2021-06-11T09:26:00Z">
              <w:r w:rsidRPr="00384B76" w:rsidDel="00384B76">
                <w:rPr>
                  <w:rFonts w:ascii="標楷體" w:hAnsi="標楷體"/>
                  <w:color w:val="000000" w:themeColor="text1"/>
                  <w:rPrChange w:id="264" w:author="陳志嵩" w:date="2021-06-11T09:27:00Z">
                    <w:rPr>
                      <w:rFonts w:ascii="標楷體" w:hAnsi="標楷體"/>
                      <w:color w:val="FF0000"/>
                    </w:rPr>
                  </w:rPrChange>
                </w:rPr>
                <w:delText>3</w:delText>
              </w:r>
            </w:del>
          </w:p>
        </w:tc>
        <w:tc>
          <w:tcPr>
            <w:tcW w:w="1614" w:type="dxa"/>
            <w:vAlign w:val="center"/>
          </w:tcPr>
          <w:p w14:paraId="45F02C7E" w14:textId="0832D981" w:rsidR="00B22A8C" w:rsidRPr="00384B76" w:rsidRDefault="00C64B29" w:rsidP="005E3B86">
            <w:pPr>
              <w:pStyle w:val="11"/>
              <w:rPr>
                <w:ins w:id="265" w:author="家興 余" w:date="2021-03-19T19:24:00Z"/>
                <w:rFonts w:ascii="標楷體" w:hAnsi="標楷體"/>
                <w:color w:val="000000" w:themeColor="text1"/>
                <w:rPrChange w:id="266" w:author="陳志嵩" w:date="2021-06-11T09:27:00Z">
                  <w:rPr>
                    <w:ins w:id="267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2021/</w:t>
            </w:r>
            <w:r w:rsidRPr="00EC7D87">
              <w:rPr>
                <w:rFonts w:ascii="標楷體" w:hAnsi="標楷體"/>
                <w:color w:val="000000" w:themeColor="text1"/>
              </w:rPr>
              <w:t>6</w:t>
            </w:r>
            <w:r w:rsidRPr="00EC7D87">
              <w:rPr>
                <w:rFonts w:ascii="標楷體" w:hAnsi="標楷體" w:hint="eastAsia"/>
                <w:color w:val="000000" w:themeColor="text1"/>
              </w:rPr>
              <w:t>/</w:t>
            </w:r>
            <w:r>
              <w:rPr>
                <w:rFonts w:ascii="標楷體" w:hAnsi="標楷體" w:hint="eastAsia"/>
                <w:color w:val="000000" w:themeColor="text1"/>
              </w:rPr>
              <w:t>11</w:t>
            </w:r>
          </w:p>
        </w:tc>
        <w:tc>
          <w:tcPr>
            <w:tcW w:w="3936" w:type="dxa"/>
            <w:vAlign w:val="center"/>
          </w:tcPr>
          <w:p w14:paraId="7E052B65" w14:textId="36BC9C2B" w:rsidR="00B22A8C" w:rsidRDefault="00C64B29" w:rsidP="005E3B86">
            <w:pPr>
              <w:pStyle w:val="11"/>
              <w:rPr>
                <w:ins w:id="268" w:author="陳志嵩" w:date="2021-06-11T09:27:00Z"/>
                <w:rFonts w:ascii="標楷體" w:hAnsi="標楷體"/>
                <w:color w:val="000000" w:themeColor="text1"/>
              </w:rPr>
            </w:pPr>
            <w:r w:rsidRPr="00384B76">
              <w:rPr>
                <w:rFonts w:ascii="標楷體" w:hAnsi="標楷體"/>
                <w:color w:val="000000" w:themeColor="text1"/>
                <w:rPrChange w:id="269" w:author="陳志嵩" w:date="2021-06-11T09:27:00Z">
                  <w:rPr>
                    <w:rFonts w:ascii="標楷體" w:hAnsi="標楷體"/>
                    <w:color w:val="FF0000"/>
                  </w:rPr>
                </w:rPrChange>
              </w:rPr>
              <w:t>L7901</w:t>
            </w:r>
            <w:ins w:id="270" w:author="陳志嵩" w:date="2021-06-11T09:27:00Z">
              <w:r w:rsidR="00384B76" w:rsidRPr="00384B76">
                <w:rPr>
                  <w:rFonts w:ascii="標楷體" w:hAnsi="標楷體" w:hint="eastAsia"/>
                  <w:color w:val="000000" w:themeColor="text1"/>
                  <w:rPrChange w:id="271" w:author="陳志嵩" w:date="2021-06-11T09:27:00Z">
                    <w:rPr>
                      <w:rFonts w:ascii="標楷體" w:hAnsi="標楷體" w:hint="eastAsia"/>
                    </w:rPr>
                  </w:rPrChange>
                </w:rPr>
                <w:t>欄位清單</w:t>
              </w:r>
            </w:ins>
            <w:ins w:id="272" w:author="陳志嵩" w:date="2021-06-11T09:28:00Z">
              <w:r w:rsidR="00384B76">
                <w:rPr>
                  <w:rFonts w:ascii="標楷體" w:hAnsi="標楷體" w:hint="eastAsia"/>
                  <w:color w:val="000000" w:themeColor="text1"/>
                </w:rPr>
                <w:t>1</w:t>
              </w:r>
              <w:r w:rsidR="00384B76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 w:rsidR="00384B76">
                <w:rPr>
                  <w:rFonts w:ascii="標楷體" w:hAnsi="標楷體" w:hint="eastAsia"/>
                  <w:color w:val="000000" w:themeColor="text1"/>
                </w:rPr>
                <w:t>2</w:t>
              </w:r>
              <w:r w:rsidR="00384B76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 w:rsidR="00384B76">
                <w:rPr>
                  <w:rFonts w:ascii="標楷體" w:hAnsi="標楷體" w:hint="eastAsia"/>
                  <w:color w:val="000000" w:themeColor="text1"/>
                </w:rPr>
                <w:t>3</w:t>
              </w:r>
              <w:r w:rsidR="00384B76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 w:rsidR="00384B76">
                <w:rPr>
                  <w:rFonts w:ascii="標楷體" w:hAnsi="標楷體" w:hint="eastAsia"/>
                  <w:color w:val="000000" w:themeColor="text1"/>
                </w:rPr>
                <w:t>5</w:t>
              </w:r>
              <w:r w:rsidR="00384B76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 w:rsidR="00384B76">
                <w:rPr>
                  <w:rFonts w:ascii="標楷體" w:hAnsi="標楷體" w:hint="eastAsia"/>
                  <w:color w:val="000000" w:themeColor="text1"/>
                </w:rPr>
                <w:t>6</w:t>
              </w:r>
            </w:ins>
          </w:p>
          <w:p w14:paraId="29E7C03B" w14:textId="62952220" w:rsidR="00384B76" w:rsidRPr="00384B76" w:rsidRDefault="00384B76" w:rsidP="005E3B86">
            <w:pPr>
              <w:pStyle w:val="11"/>
              <w:rPr>
                <w:ins w:id="273" w:author="家興 余" w:date="2021-03-19T19:24:00Z"/>
                <w:rFonts w:ascii="標楷體" w:hAnsi="標楷體"/>
                <w:color w:val="000000" w:themeColor="text1"/>
                <w:rPrChange w:id="274" w:author="陳志嵩" w:date="2021-06-11T09:27:00Z">
                  <w:rPr>
                    <w:ins w:id="275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  <w:ins w:id="276" w:author="陳志嵩" w:date="2021-06-11T09:28:00Z">
              <w:r w:rsidRPr="00A16E6B">
                <w:rPr>
                  <w:rFonts w:ascii="標楷體" w:hAnsi="標楷體" w:hint="eastAsia"/>
                  <w:color w:val="000000" w:themeColor="text1"/>
                </w:rPr>
                <w:t>L790</w:t>
              </w:r>
              <w:r>
                <w:rPr>
                  <w:rFonts w:ascii="標楷體" w:hAnsi="標楷體"/>
                  <w:color w:val="000000" w:themeColor="text1"/>
                </w:rPr>
                <w:t>2</w:t>
              </w:r>
              <w:r w:rsidRPr="00A16E6B">
                <w:rPr>
                  <w:rFonts w:ascii="標楷體" w:hAnsi="標楷體" w:hint="eastAsia"/>
                  <w:color w:val="000000" w:themeColor="text1"/>
                </w:rPr>
                <w:t>欄位清單</w:t>
              </w:r>
              <w:r>
                <w:rPr>
                  <w:rFonts w:ascii="標楷體" w:hAnsi="標楷體" w:hint="eastAsia"/>
                  <w:color w:val="000000" w:themeColor="text1"/>
                </w:rPr>
                <w:t>1</w:t>
              </w:r>
            </w:ins>
          </w:p>
        </w:tc>
        <w:tc>
          <w:tcPr>
            <w:tcW w:w="1134" w:type="dxa"/>
            <w:vAlign w:val="center"/>
          </w:tcPr>
          <w:p w14:paraId="3AC664D6" w14:textId="77777777" w:rsidR="00B22A8C" w:rsidRPr="00384B76" w:rsidRDefault="00B22A8C" w:rsidP="005E3B86">
            <w:pPr>
              <w:pStyle w:val="11"/>
              <w:rPr>
                <w:ins w:id="277" w:author="家興 余" w:date="2021-03-19T19:24:00Z"/>
                <w:rFonts w:ascii="標楷體" w:hAnsi="標楷體"/>
                <w:color w:val="000000" w:themeColor="text1"/>
                <w:rPrChange w:id="278" w:author="陳志嵩" w:date="2021-06-11T09:27:00Z">
                  <w:rPr>
                    <w:ins w:id="279" w:author="家興 余" w:date="2021-03-19T19:24:00Z"/>
                    <w:rFonts w:ascii="標楷體" w:hAnsi="標楷體"/>
                    <w:color w:val="FF0000"/>
                    <w:lang w:eastAsia="zh-HK"/>
                  </w:rPr>
                </w:rPrChange>
              </w:rPr>
            </w:pPr>
          </w:p>
        </w:tc>
        <w:tc>
          <w:tcPr>
            <w:tcW w:w="996" w:type="dxa"/>
          </w:tcPr>
          <w:p w14:paraId="68173191" w14:textId="77777777" w:rsidR="00B22A8C" w:rsidRPr="00384B76" w:rsidRDefault="00B22A8C" w:rsidP="005E3B86">
            <w:pPr>
              <w:pStyle w:val="11"/>
              <w:rPr>
                <w:ins w:id="280" w:author="家興 余" w:date="2021-03-19T19:24:00Z"/>
                <w:rFonts w:ascii="標楷體" w:hAnsi="標楷體"/>
                <w:color w:val="000000" w:themeColor="text1"/>
                <w:rPrChange w:id="281" w:author="陳志嵩" w:date="2021-06-11T09:27:00Z">
                  <w:rPr>
                    <w:ins w:id="282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</w:p>
        </w:tc>
        <w:tc>
          <w:tcPr>
            <w:tcW w:w="1440" w:type="dxa"/>
          </w:tcPr>
          <w:p w14:paraId="5CD580FC" w14:textId="656478D7" w:rsidR="00B22A8C" w:rsidRPr="00384B76" w:rsidRDefault="00545903" w:rsidP="005E3B86">
            <w:pPr>
              <w:pStyle w:val="11"/>
              <w:rPr>
                <w:ins w:id="283" w:author="家興 余" w:date="2021-03-19T19:24:00Z"/>
                <w:rFonts w:ascii="標楷體" w:hAnsi="標楷體"/>
                <w:color w:val="000000" w:themeColor="text1"/>
                <w:rPrChange w:id="284" w:author="陳志嵩" w:date="2021-06-11T09:27:00Z">
                  <w:rPr>
                    <w:ins w:id="285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陳志嵩</w:t>
            </w:r>
          </w:p>
        </w:tc>
      </w:tr>
      <w:tr w:rsidR="00545903" w:rsidRPr="00384B76" w14:paraId="61A40519" w14:textId="77777777" w:rsidTr="004A1C2C">
        <w:tc>
          <w:tcPr>
            <w:tcW w:w="1108" w:type="dxa"/>
            <w:vAlign w:val="center"/>
          </w:tcPr>
          <w:p w14:paraId="68B29C12" w14:textId="24D11217" w:rsidR="00545903" w:rsidRPr="00384B76" w:rsidRDefault="00545903" w:rsidP="00545903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384B76">
              <w:rPr>
                <w:rFonts w:ascii="標楷體" w:hAnsi="標楷體"/>
                <w:color w:val="000000" w:themeColor="text1"/>
                <w:rPrChange w:id="286" w:author="陳志嵩" w:date="2021-06-11T09:27:00Z">
                  <w:rPr>
                    <w:rFonts w:ascii="標楷體" w:hAnsi="標楷體"/>
                    <w:color w:val="FF0000"/>
                  </w:rPr>
                </w:rPrChange>
              </w:rPr>
              <w:t>V1.</w:t>
            </w:r>
            <w:ins w:id="287" w:author="陳志嵩" w:date="2021-06-11T09:26:00Z">
              <w:r w:rsidRPr="00384B76">
                <w:rPr>
                  <w:rFonts w:ascii="標楷體" w:hAnsi="標楷體"/>
                  <w:color w:val="000000" w:themeColor="text1"/>
                  <w:rPrChange w:id="288" w:author="陳志嵩" w:date="2021-06-11T09:27:00Z">
                    <w:rPr>
                      <w:rFonts w:ascii="標楷體" w:hAnsi="標楷體"/>
                      <w:color w:val="FF0000"/>
                    </w:rPr>
                  </w:rPrChange>
                </w:rPr>
                <w:t>2</w:t>
              </w:r>
            </w:ins>
            <w:r>
              <w:rPr>
                <w:rFonts w:ascii="標楷體" w:hAnsi="標楷體" w:hint="eastAsia"/>
                <w:color w:val="000000" w:themeColor="text1"/>
              </w:rPr>
              <w:t>6</w:t>
            </w:r>
            <w:del w:id="289" w:author="陳志嵩" w:date="2021-06-11T09:26:00Z">
              <w:r w:rsidRPr="00384B76" w:rsidDel="00384B76">
                <w:rPr>
                  <w:rFonts w:ascii="標楷體" w:hAnsi="標楷體"/>
                  <w:color w:val="000000" w:themeColor="text1"/>
                  <w:rPrChange w:id="290" w:author="陳志嵩" w:date="2021-06-11T09:27:00Z">
                    <w:rPr>
                      <w:rFonts w:ascii="標楷體" w:hAnsi="標楷體"/>
                      <w:color w:val="FF0000"/>
                    </w:rPr>
                  </w:rPrChange>
                </w:rPr>
                <w:delText>3</w:delText>
              </w:r>
            </w:del>
          </w:p>
        </w:tc>
        <w:tc>
          <w:tcPr>
            <w:tcW w:w="1614" w:type="dxa"/>
            <w:vAlign w:val="center"/>
          </w:tcPr>
          <w:p w14:paraId="271A49C3" w14:textId="6C56A67A" w:rsidR="00545903" w:rsidRPr="00EC7D87" w:rsidRDefault="00545903" w:rsidP="00545903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2021/</w:t>
            </w:r>
            <w:r w:rsidRPr="00EC7D87">
              <w:rPr>
                <w:rFonts w:ascii="標楷體" w:hAnsi="標楷體"/>
                <w:color w:val="000000" w:themeColor="text1"/>
              </w:rPr>
              <w:t>6</w:t>
            </w:r>
            <w:r w:rsidRPr="00EC7D87">
              <w:rPr>
                <w:rFonts w:ascii="標楷體" w:hAnsi="標楷體" w:hint="eastAsia"/>
                <w:color w:val="000000" w:themeColor="text1"/>
              </w:rPr>
              <w:t>/</w:t>
            </w:r>
            <w:r w:rsidR="00AE509A">
              <w:rPr>
                <w:rFonts w:ascii="標楷體" w:hAnsi="標楷體" w:hint="eastAsia"/>
                <w:color w:val="000000" w:themeColor="text1"/>
              </w:rPr>
              <w:t>25</w:t>
            </w:r>
          </w:p>
        </w:tc>
        <w:tc>
          <w:tcPr>
            <w:tcW w:w="3936" w:type="dxa"/>
            <w:vAlign w:val="center"/>
          </w:tcPr>
          <w:p w14:paraId="368C94E8" w14:textId="09E2B5EC" w:rsidR="00545903" w:rsidRPr="00384B76" w:rsidRDefault="00276A25" w:rsidP="00545903">
            <w:pPr>
              <w:pStyle w:val="11"/>
              <w:rPr>
                <w:rFonts w:ascii="標楷體" w:hAnsi="標楷體"/>
                <w:color w:val="000000" w:themeColor="text1"/>
              </w:rPr>
            </w:pPr>
            <w:ins w:id="291" w:author="陳志嵩" w:date="2021-06-11T09:28:00Z">
              <w:r w:rsidRPr="00A16E6B">
                <w:rPr>
                  <w:rFonts w:ascii="標楷體" w:hAnsi="標楷體" w:hint="eastAsia"/>
                  <w:color w:val="000000" w:themeColor="text1"/>
                </w:rPr>
                <w:t>L790</w:t>
              </w:r>
              <w:r>
                <w:rPr>
                  <w:rFonts w:ascii="標楷體" w:hAnsi="標楷體"/>
                  <w:color w:val="000000" w:themeColor="text1"/>
                </w:rPr>
                <w:t>2</w:t>
              </w:r>
              <w:r w:rsidRPr="00A16E6B">
                <w:rPr>
                  <w:rFonts w:ascii="標楷體" w:hAnsi="標楷體" w:hint="eastAsia"/>
                  <w:color w:val="000000" w:themeColor="text1"/>
                </w:rPr>
                <w:t>欄位清單</w:t>
              </w:r>
              <w:r>
                <w:rPr>
                  <w:rFonts w:ascii="標楷體" w:hAnsi="標楷體" w:hint="eastAsia"/>
                  <w:color w:val="000000" w:themeColor="text1"/>
                </w:rPr>
                <w:t>2</w:t>
              </w:r>
              <w:r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>
                <w:rPr>
                  <w:rFonts w:ascii="標楷體" w:hAnsi="標楷體" w:hint="eastAsia"/>
                  <w:color w:val="000000" w:themeColor="text1"/>
                </w:rPr>
                <w:t>3</w:t>
              </w:r>
              <w:r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>
                <w:rPr>
                  <w:rFonts w:ascii="標楷體" w:hAnsi="標楷體" w:hint="eastAsia"/>
                  <w:color w:val="000000" w:themeColor="text1"/>
                </w:rPr>
                <w:t>6</w:t>
              </w:r>
              <w:r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</w:ins>
            <w:r>
              <w:rPr>
                <w:rFonts w:ascii="標楷體" w:hAnsi="標楷體" w:hint="eastAsia"/>
                <w:color w:val="000000" w:themeColor="text1"/>
              </w:rPr>
              <w:t>7</w:t>
            </w:r>
            <w:ins w:id="292" w:author="陳志嵩" w:date="2021-06-11T09:28:00Z">
              <w:r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</w:ins>
            <w:r w:rsidR="00002AF9">
              <w:rPr>
                <w:rFonts w:ascii="標楷體" w:hAnsi="標楷體" w:hint="eastAsia"/>
                <w:color w:val="000000" w:themeColor="text1"/>
              </w:rPr>
              <w:t>8</w:t>
            </w:r>
            <w:ins w:id="293" w:author="陳志嵩" w:date="2021-06-11T09:28:00Z">
              <w:r w:rsidR="00002AF9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</w:ins>
            <w:r w:rsidR="00AE509A">
              <w:rPr>
                <w:rFonts w:ascii="標楷體" w:hAnsi="標楷體" w:hint="eastAsia"/>
                <w:color w:val="000000" w:themeColor="text1"/>
              </w:rPr>
              <w:t>9</w:t>
            </w:r>
            <w:ins w:id="294" w:author="陳志嵩" w:date="2021-06-11T09:28:00Z">
              <w:r w:rsidR="00AE509A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</w:ins>
            <w:r>
              <w:rPr>
                <w:rFonts w:ascii="標楷體" w:hAnsi="標楷體" w:hint="eastAsia"/>
                <w:color w:val="000000" w:themeColor="text1"/>
              </w:rPr>
              <w:t>10</w:t>
            </w:r>
          </w:p>
        </w:tc>
        <w:tc>
          <w:tcPr>
            <w:tcW w:w="1134" w:type="dxa"/>
            <w:vAlign w:val="center"/>
          </w:tcPr>
          <w:p w14:paraId="4A3964AB" w14:textId="77777777" w:rsidR="00545903" w:rsidRPr="00384B76" w:rsidRDefault="00545903" w:rsidP="00545903">
            <w:pPr>
              <w:pStyle w:val="11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996" w:type="dxa"/>
          </w:tcPr>
          <w:p w14:paraId="16D7CC8A" w14:textId="77777777" w:rsidR="00545903" w:rsidRPr="00384B76" w:rsidRDefault="00545903" w:rsidP="00545903">
            <w:pPr>
              <w:pStyle w:val="11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1440" w:type="dxa"/>
          </w:tcPr>
          <w:p w14:paraId="6FCE8A7E" w14:textId="61B61F3D" w:rsidR="00545903" w:rsidRPr="00EC7D87" w:rsidRDefault="008923FD" w:rsidP="00545903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陳志嵩</w:t>
            </w:r>
          </w:p>
        </w:tc>
      </w:tr>
      <w:tr w:rsidR="00E74AF6" w:rsidRPr="00384B76" w14:paraId="79082FCC" w14:textId="77777777" w:rsidTr="004A1C2C">
        <w:tc>
          <w:tcPr>
            <w:tcW w:w="1108" w:type="dxa"/>
            <w:vAlign w:val="center"/>
          </w:tcPr>
          <w:p w14:paraId="645FF41E" w14:textId="3BEC30C4" w:rsidR="00E74AF6" w:rsidRPr="00384B76" w:rsidRDefault="00E74AF6" w:rsidP="00E74AF6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384B76">
              <w:rPr>
                <w:rFonts w:ascii="標楷體" w:hAnsi="標楷體"/>
                <w:color w:val="000000" w:themeColor="text1"/>
                <w:rPrChange w:id="295" w:author="陳志嵩" w:date="2021-06-11T09:27:00Z">
                  <w:rPr>
                    <w:rFonts w:ascii="標楷體" w:hAnsi="標楷體"/>
                    <w:color w:val="FF0000"/>
                  </w:rPr>
                </w:rPrChange>
              </w:rPr>
              <w:t>V1.</w:t>
            </w:r>
            <w:ins w:id="296" w:author="陳志嵩" w:date="2021-06-11T09:26:00Z">
              <w:r w:rsidRPr="00384B76">
                <w:rPr>
                  <w:rFonts w:ascii="標楷體" w:hAnsi="標楷體"/>
                  <w:color w:val="000000" w:themeColor="text1"/>
                  <w:rPrChange w:id="297" w:author="陳志嵩" w:date="2021-06-11T09:27:00Z">
                    <w:rPr>
                      <w:rFonts w:ascii="標楷體" w:hAnsi="標楷體"/>
                      <w:color w:val="FF0000"/>
                    </w:rPr>
                  </w:rPrChange>
                </w:rPr>
                <w:t>2</w:t>
              </w:r>
            </w:ins>
            <w:r>
              <w:rPr>
                <w:rFonts w:ascii="標楷體" w:hAnsi="標楷體" w:hint="eastAsia"/>
                <w:color w:val="000000" w:themeColor="text1"/>
              </w:rPr>
              <w:t>7</w:t>
            </w:r>
            <w:del w:id="298" w:author="陳志嵩" w:date="2021-06-11T09:26:00Z">
              <w:r w:rsidRPr="00384B76" w:rsidDel="00384B76">
                <w:rPr>
                  <w:rFonts w:ascii="標楷體" w:hAnsi="標楷體"/>
                  <w:color w:val="000000" w:themeColor="text1"/>
                  <w:rPrChange w:id="299" w:author="陳志嵩" w:date="2021-06-11T09:27:00Z">
                    <w:rPr>
                      <w:rFonts w:ascii="標楷體" w:hAnsi="標楷體"/>
                      <w:color w:val="FF0000"/>
                    </w:rPr>
                  </w:rPrChange>
                </w:rPr>
                <w:delText>3</w:delText>
              </w:r>
            </w:del>
          </w:p>
        </w:tc>
        <w:tc>
          <w:tcPr>
            <w:tcW w:w="1614" w:type="dxa"/>
            <w:vAlign w:val="center"/>
          </w:tcPr>
          <w:p w14:paraId="502504AE" w14:textId="65DD9E3D" w:rsidR="00E74AF6" w:rsidRPr="00EC7D87" w:rsidRDefault="00E74AF6" w:rsidP="00E74AF6">
            <w:pPr>
              <w:pStyle w:val="11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  <w:color w:val="000000" w:themeColor="text1"/>
              </w:rPr>
              <w:t>2021/7</w:t>
            </w:r>
            <w:r w:rsidRPr="00EC7D87">
              <w:rPr>
                <w:rFonts w:ascii="標楷體" w:hAnsi="標楷體" w:hint="eastAsia"/>
                <w:color w:val="000000" w:themeColor="text1"/>
              </w:rPr>
              <w:t>/</w:t>
            </w:r>
            <w:r>
              <w:rPr>
                <w:rFonts w:ascii="標楷體" w:hAnsi="標楷體" w:hint="eastAsia"/>
                <w:color w:val="000000" w:themeColor="text1"/>
              </w:rPr>
              <w:t>9</w:t>
            </w:r>
          </w:p>
        </w:tc>
        <w:tc>
          <w:tcPr>
            <w:tcW w:w="3936" w:type="dxa"/>
            <w:vAlign w:val="center"/>
          </w:tcPr>
          <w:p w14:paraId="373162A0" w14:textId="2056E951" w:rsidR="00E74AF6" w:rsidRPr="00A16E6B" w:rsidRDefault="00E74AF6" w:rsidP="00E74AF6">
            <w:pPr>
              <w:pStyle w:val="11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  <w:color w:val="000000" w:themeColor="text1"/>
              </w:rPr>
              <w:t>L</w:t>
            </w:r>
            <w:r>
              <w:rPr>
                <w:rFonts w:ascii="標楷體" w:hAnsi="標楷體"/>
                <w:color w:val="000000" w:themeColor="text1"/>
              </w:rPr>
              <w:t>7913</w:t>
            </w:r>
          </w:p>
        </w:tc>
        <w:tc>
          <w:tcPr>
            <w:tcW w:w="1134" w:type="dxa"/>
            <w:vAlign w:val="center"/>
          </w:tcPr>
          <w:p w14:paraId="7CA15EAD" w14:textId="0230C3B1" w:rsidR="00E74AF6" w:rsidRPr="00384B76" w:rsidRDefault="00E74AF6" w:rsidP="00E74AF6">
            <w:pPr>
              <w:pStyle w:val="11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  <w:color w:val="000000" w:themeColor="text1"/>
              </w:rPr>
              <w:t>陳昱衡</w:t>
            </w:r>
          </w:p>
        </w:tc>
        <w:tc>
          <w:tcPr>
            <w:tcW w:w="996" w:type="dxa"/>
          </w:tcPr>
          <w:p w14:paraId="55BA08C9" w14:textId="77777777" w:rsidR="00E74AF6" w:rsidRPr="00384B76" w:rsidRDefault="00E74AF6" w:rsidP="00E74AF6">
            <w:pPr>
              <w:pStyle w:val="11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1440" w:type="dxa"/>
          </w:tcPr>
          <w:p w14:paraId="5CEFDD43" w14:textId="77777777" w:rsidR="00E74AF6" w:rsidRPr="00EC7D87" w:rsidRDefault="00E74AF6" w:rsidP="00E74AF6">
            <w:pPr>
              <w:pStyle w:val="11"/>
              <w:rPr>
                <w:rFonts w:ascii="標楷體" w:hAnsi="標楷體"/>
                <w:color w:val="000000" w:themeColor="text1"/>
              </w:rPr>
            </w:pPr>
          </w:p>
        </w:tc>
      </w:tr>
    </w:tbl>
    <w:p w14:paraId="03D71211" w14:textId="77777777" w:rsidR="00200D13" w:rsidRPr="008F20B5" w:rsidRDefault="00200D13" w:rsidP="00200D13">
      <w:pPr>
        <w:pStyle w:val="af8"/>
        <w:jc w:val="left"/>
        <w:rPr>
          <w:rFonts w:ascii="標楷體" w:hAnsi="標楷體"/>
        </w:rPr>
      </w:pPr>
      <w:r w:rsidRPr="008F20B5">
        <w:rPr>
          <w:rFonts w:ascii="標楷體" w:hAnsi="標楷體"/>
        </w:rPr>
        <w:br/>
      </w:r>
    </w:p>
    <w:p w14:paraId="6CDCDA82" w14:textId="77777777" w:rsidR="0011788D" w:rsidRPr="008F20B5" w:rsidRDefault="00D22C68" w:rsidP="00D22C68">
      <w:pPr>
        <w:pStyle w:val="af8"/>
        <w:rPr>
          <w:rFonts w:ascii="標楷體" w:hAnsi="標楷體"/>
        </w:rPr>
      </w:pPr>
      <w:r w:rsidRPr="008F20B5">
        <w:rPr>
          <w:rFonts w:ascii="標楷體" w:hAnsi="標楷體"/>
        </w:rPr>
        <w:br w:type="page"/>
      </w:r>
      <w:r w:rsidR="0011788D" w:rsidRPr="008F20B5">
        <w:rPr>
          <w:rFonts w:ascii="標楷體" w:hAnsi="標楷體"/>
        </w:rPr>
        <w:lastRenderedPageBreak/>
        <w:t>目　　錄</w:t>
      </w:r>
    </w:p>
    <w:p w14:paraId="0071A893" w14:textId="1C79DC00" w:rsidR="008F20B5" w:rsidRPr="004A1C2C" w:rsidRDefault="002B4D43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r w:rsidRPr="004A1C2C">
        <w:rPr>
          <w:rFonts w:ascii="標楷體" w:hAnsi="標楷體"/>
        </w:rPr>
        <w:fldChar w:fldCharType="begin"/>
      </w:r>
      <w:r w:rsidR="0011788D" w:rsidRPr="008F20B5">
        <w:rPr>
          <w:rFonts w:ascii="標楷體" w:hAnsi="標楷體"/>
        </w:rPr>
        <w:instrText xml:space="preserve"> TOC \o "1-2" \h \z </w:instrText>
      </w:r>
      <w:r w:rsidRPr="004A1C2C">
        <w:rPr>
          <w:rFonts w:ascii="標楷體" w:hAnsi="標楷體"/>
        </w:rPr>
        <w:fldChar w:fldCharType="separate"/>
      </w:r>
      <w:hyperlink w:anchor="_Toc55997524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1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概述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_Toc55997524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235CB671" w14:textId="13B397CC" w:rsidR="008F20B5" w:rsidRPr="004A1C2C" w:rsidRDefault="009F43FE">
      <w:pPr>
        <w:pStyle w:val="22"/>
        <w:rPr>
          <w:rFonts w:ascii="標楷體" w:hAnsi="標楷體" w:cstheme="minorBidi"/>
          <w:szCs w:val="22"/>
        </w:rPr>
      </w:pPr>
      <w:hyperlink w:anchor="_Toc55997525" w:history="1">
        <w:r w:rsidR="008F20B5" w:rsidRPr="008F20B5">
          <w:rPr>
            <w:rStyle w:val="a7"/>
            <w:rFonts w:ascii="標楷體" w:hAnsi="標楷體"/>
          </w:rPr>
          <w:t xml:space="preserve">1.1    </w:t>
        </w:r>
        <w:r w:rsidR="008F20B5" w:rsidRPr="008F20B5">
          <w:rPr>
            <w:rStyle w:val="a7"/>
            <w:rFonts w:ascii="標楷體" w:hAnsi="標楷體" w:hint="eastAsia"/>
          </w:rPr>
          <w:t>專案名稱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_Toc55997525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36CFD8E1" w14:textId="77E4B12F" w:rsidR="008F20B5" w:rsidRPr="004A1C2C" w:rsidRDefault="009F43FE">
      <w:pPr>
        <w:pStyle w:val="22"/>
        <w:rPr>
          <w:rFonts w:ascii="標楷體" w:hAnsi="標楷體" w:cstheme="minorBidi"/>
          <w:szCs w:val="22"/>
        </w:rPr>
      </w:pPr>
      <w:hyperlink w:anchor="_Toc55997526" w:history="1">
        <w:r w:rsidR="008F20B5" w:rsidRPr="008F20B5">
          <w:rPr>
            <w:rStyle w:val="a7"/>
            <w:rFonts w:ascii="標楷體" w:hAnsi="標楷體"/>
          </w:rPr>
          <w:t xml:space="preserve">1.2    </w:t>
        </w:r>
        <w:r w:rsidR="008F20B5" w:rsidRPr="008F20B5">
          <w:rPr>
            <w:rStyle w:val="a7"/>
            <w:rFonts w:ascii="標楷體" w:hAnsi="標楷體" w:hint="eastAsia"/>
          </w:rPr>
          <w:t>專案目標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_Toc55997526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5EC00E2F" w14:textId="25AAB3C5" w:rsidR="008F20B5" w:rsidRPr="004A1C2C" w:rsidRDefault="009F43FE">
      <w:pPr>
        <w:pStyle w:val="22"/>
        <w:rPr>
          <w:rFonts w:ascii="標楷體" w:hAnsi="標楷體" w:cstheme="minorBidi"/>
          <w:szCs w:val="22"/>
        </w:rPr>
      </w:pPr>
      <w:hyperlink w:anchor="_Toc55997527" w:history="1">
        <w:r w:rsidR="008F20B5" w:rsidRPr="008F20B5">
          <w:rPr>
            <w:rStyle w:val="a7"/>
            <w:rFonts w:ascii="標楷體" w:hAnsi="標楷體"/>
          </w:rPr>
          <w:t xml:space="preserve">1.3    </w:t>
        </w:r>
        <w:r w:rsidR="008F20B5" w:rsidRPr="008F20B5">
          <w:rPr>
            <w:rStyle w:val="a7"/>
            <w:rFonts w:ascii="標楷體" w:hAnsi="標楷體" w:hint="eastAsia"/>
          </w:rPr>
          <w:t>系統範圍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_Toc55997527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08ED0C86" w14:textId="27293AC2" w:rsidR="008F20B5" w:rsidRPr="004A1C2C" w:rsidRDefault="009F43FE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hyperlink w:anchor="_Toc55997528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2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需求說明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_Toc55997528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3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0906364B" w14:textId="36462412" w:rsidR="008F20B5" w:rsidRPr="004A1C2C" w:rsidRDefault="009F43FE">
      <w:pPr>
        <w:pStyle w:val="22"/>
        <w:rPr>
          <w:rFonts w:ascii="標楷體" w:hAnsi="標楷體" w:cstheme="minorBidi"/>
          <w:szCs w:val="22"/>
        </w:rPr>
      </w:pPr>
      <w:hyperlink w:anchor="_Toc55997529" w:history="1">
        <w:r w:rsidR="008F20B5" w:rsidRPr="008F20B5">
          <w:rPr>
            <w:rStyle w:val="a7"/>
            <w:rFonts w:ascii="標楷體" w:hAnsi="標楷體"/>
          </w:rPr>
          <w:t xml:space="preserve">2.1    </w:t>
        </w:r>
        <w:r w:rsidR="008F20B5" w:rsidRPr="008F20B5">
          <w:rPr>
            <w:rStyle w:val="a7"/>
            <w:rFonts w:ascii="標楷體" w:hAnsi="標楷體" w:hint="eastAsia"/>
          </w:rPr>
          <w:t>功能性需求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_Toc55997529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3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4E5D84E8" w14:textId="43E858F1" w:rsidR="008F20B5" w:rsidRPr="004A1C2C" w:rsidRDefault="009F43FE">
      <w:pPr>
        <w:pStyle w:val="22"/>
        <w:rPr>
          <w:rFonts w:ascii="標楷體" w:hAnsi="標楷體" w:cstheme="minorBidi"/>
          <w:szCs w:val="22"/>
        </w:rPr>
      </w:pPr>
      <w:hyperlink w:anchor="_Toc55997530" w:history="1">
        <w:r w:rsidR="008F20B5" w:rsidRPr="008F20B5">
          <w:rPr>
            <w:rStyle w:val="a7"/>
            <w:rFonts w:ascii="標楷體" w:hAnsi="標楷體"/>
          </w:rPr>
          <w:t xml:space="preserve">2.2    </w:t>
        </w:r>
        <w:r w:rsidR="008F20B5" w:rsidRPr="008F20B5">
          <w:rPr>
            <w:rStyle w:val="a7"/>
            <w:rFonts w:ascii="標楷體" w:hAnsi="標楷體" w:hint="eastAsia"/>
          </w:rPr>
          <w:t>非功能性需求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_Toc55997530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8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74C091D1" w14:textId="450C1F25" w:rsidR="008F20B5" w:rsidRPr="004A1C2C" w:rsidRDefault="009F43FE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hyperlink w:anchor="_Toc55997531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3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系統需求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_Toc55997531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9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1AA70174" w14:textId="563780D5" w:rsidR="008F20B5" w:rsidRPr="004A1C2C" w:rsidRDefault="009F43FE">
      <w:pPr>
        <w:pStyle w:val="22"/>
        <w:rPr>
          <w:rFonts w:ascii="標楷體" w:hAnsi="標楷體" w:cstheme="minorBidi"/>
          <w:szCs w:val="22"/>
        </w:rPr>
      </w:pPr>
      <w:hyperlink w:anchor="_Toc55997532" w:history="1">
        <w:r w:rsidR="008F20B5" w:rsidRPr="008F20B5">
          <w:rPr>
            <w:rStyle w:val="a7"/>
            <w:rFonts w:ascii="標楷體" w:hAnsi="標楷體"/>
          </w:rPr>
          <w:t xml:space="preserve">3.1    </w:t>
        </w:r>
        <w:r w:rsidR="008F20B5" w:rsidRPr="008F20B5">
          <w:rPr>
            <w:rStyle w:val="a7"/>
            <w:rFonts w:ascii="標楷體" w:hAnsi="標楷體" w:hint="eastAsia"/>
          </w:rPr>
          <w:t>系統功能結構圖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_Toc55997532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9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13EF82CE" w14:textId="1EA3145F" w:rsidR="008F20B5" w:rsidRPr="004A1C2C" w:rsidRDefault="009F43FE">
      <w:pPr>
        <w:pStyle w:val="22"/>
        <w:rPr>
          <w:rFonts w:ascii="標楷體" w:hAnsi="標楷體" w:cstheme="minorBidi"/>
          <w:szCs w:val="22"/>
        </w:rPr>
      </w:pPr>
      <w:hyperlink w:anchor="_Toc55997533" w:history="1">
        <w:r w:rsidR="008F20B5" w:rsidRPr="008F20B5">
          <w:rPr>
            <w:rStyle w:val="a7"/>
            <w:rFonts w:ascii="標楷體" w:hAnsi="標楷體"/>
          </w:rPr>
          <w:t>3.2</w:t>
        </w:r>
        <w:r w:rsidR="008F20B5" w:rsidRPr="004A1C2C">
          <w:rPr>
            <w:rFonts w:ascii="標楷體" w:hAnsi="標楷體" w:cstheme="minorBidi"/>
            <w:szCs w:val="22"/>
          </w:rPr>
          <w:tab/>
        </w:r>
        <w:r w:rsidR="008F20B5" w:rsidRPr="008F20B5">
          <w:rPr>
            <w:rStyle w:val="a7"/>
            <w:rFonts w:ascii="標楷體" w:hAnsi="標楷體" w:hint="eastAsia"/>
          </w:rPr>
          <w:t>系統功能說明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_Toc55997533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10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6679CD22" w14:textId="7BE42EB6" w:rsidR="008F20B5" w:rsidRPr="004A1C2C" w:rsidRDefault="009F43FE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hyperlink w:anchor="_Toc55997534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4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其他與附件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_Toc55997534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62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69BF894F" w14:textId="0EC8D4AB" w:rsidR="008F20B5" w:rsidRPr="004A1C2C" w:rsidRDefault="009F43FE">
      <w:pPr>
        <w:pStyle w:val="22"/>
        <w:rPr>
          <w:rFonts w:ascii="標楷體" w:hAnsi="標楷體" w:cstheme="minorBidi"/>
          <w:szCs w:val="22"/>
        </w:rPr>
      </w:pPr>
      <w:hyperlink w:anchor="_Toc55997535" w:history="1">
        <w:r w:rsidR="008F20B5" w:rsidRPr="008F20B5">
          <w:rPr>
            <w:rStyle w:val="a7"/>
            <w:rFonts w:ascii="標楷體" w:hAnsi="標楷體"/>
          </w:rPr>
          <w:t xml:space="preserve">4.1    </w:t>
        </w:r>
        <w:r w:rsidR="008F20B5" w:rsidRPr="008F20B5">
          <w:rPr>
            <w:rStyle w:val="a7"/>
            <w:rFonts w:ascii="標楷體" w:hAnsi="標楷體" w:hint="eastAsia"/>
          </w:rPr>
          <w:t>其他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_Toc55997535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62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7403947B" w14:textId="432FA559" w:rsidR="008F20B5" w:rsidRPr="004A1C2C" w:rsidRDefault="009F43FE">
      <w:pPr>
        <w:pStyle w:val="22"/>
        <w:rPr>
          <w:rFonts w:ascii="標楷體" w:hAnsi="標楷體" w:cstheme="minorBidi"/>
          <w:szCs w:val="22"/>
        </w:rPr>
      </w:pPr>
      <w:hyperlink w:anchor="_Toc55997536" w:history="1">
        <w:r w:rsidR="008F20B5" w:rsidRPr="008F20B5">
          <w:rPr>
            <w:rStyle w:val="a7"/>
            <w:rFonts w:ascii="標楷體" w:hAnsi="標楷體"/>
          </w:rPr>
          <w:t xml:space="preserve">4.2    </w:t>
        </w:r>
        <w:r w:rsidR="008F20B5" w:rsidRPr="008F20B5">
          <w:rPr>
            <w:rStyle w:val="a7"/>
            <w:rFonts w:ascii="標楷體" w:hAnsi="標楷體" w:hint="eastAsia"/>
          </w:rPr>
          <w:t>附件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_Toc55997536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62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587FF417" w14:textId="77777777" w:rsidR="00B51EDA" w:rsidRPr="008F20B5" w:rsidRDefault="002B4D43" w:rsidP="0011788D">
      <w:pPr>
        <w:tabs>
          <w:tab w:val="left" w:pos="2486"/>
        </w:tabs>
        <w:rPr>
          <w:rFonts w:ascii="標楷體" w:eastAsia="標楷體" w:hAnsi="標楷體"/>
          <w:color w:val="000000"/>
        </w:rPr>
      </w:pPr>
      <w:r w:rsidRPr="004A1C2C">
        <w:rPr>
          <w:rFonts w:ascii="標楷體" w:eastAsia="標楷體" w:hAnsi="標楷體"/>
        </w:rPr>
        <w:fldChar w:fldCharType="end"/>
      </w:r>
    </w:p>
    <w:p w14:paraId="3FC3F6DD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5BE25453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14C9DE67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1F65DEA0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221A655C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69AF4DF7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054EEAE1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3F956DAA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629CE7E0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38786367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7D8A36E3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3A68A5D1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5BAE066F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E39C36A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490A9359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5C38F01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2A51F2C1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24DAA457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72DF695B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7FD9BA65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5ED0BC16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08CC7A87" w14:textId="77777777" w:rsidR="00D22C68" w:rsidRPr="008F20B5" w:rsidRDefault="00D22C68">
      <w:pPr>
        <w:rPr>
          <w:rFonts w:ascii="標楷體" w:eastAsia="標楷體" w:hAnsi="標楷體"/>
          <w:color w:val="000000"/>
        </w:rPr>
        <w:sectPr w:rsidR="00D22C68" w:rsidRPr="008F20B5" w:rsidSect="00364C22">
          <w:pgSz w:w="11906" w:h="16838" w:code="9"/>
          <w:pgMar w:top="1418" w:right="851" w:bottom="737" w:left="851" w:header="567" w:footer="68" w:gutter="0"/>
          <w:pgNumType w:fmt="lowerRoman" w:start="1" w:chapSep="enDash"/>
          <w:cols w:space="425"/>
          <w:docGrid w:type="lines" w:linePitch="360"/>
        </w:sectPr>
      </w:pPr>
    </w:p>
    <w:p w14:paraId="27853B0D" w14:textId="77777777" w:rsidR="0011788D" w:rsidRPr="008F20B5" w:rsidRDefault="0011788D" w:rsidP="0011788D">
      <w:pPr>
        <w:pStyle w:val="1"/>
        <w:snapToGrid w:val="0"/>
        <w:rPr>
          <w:rFonts w:ascii="標楷體" w:hAnsi="標楷體"/>
        </w:rPr>
      </w:pPr>
      <w:bookmarkStart w:id="300" w:name="_Toc55997524"/>
      <w:r w:rsidRPr="008F20B5">
        <w:rPr>
          <w:rFonts w:ascii="標楷體" w:hAnsi="標楷體"/>
          <w:sz w:val="32"/>
          <w:szCs w:val="32"/>
        </w:rPr>
        <w:lastRenderedPageBreak/>
        <w:t>第1章</w:t>
      </w:r>
      <w:r w:rsidRPr="008F20B5">
        <w:rPr>
          <w:rFonts w:ascii="標楷體" w:hAnsi="標楷體"/>
          <w:szCs w:val="36"/>
        </w:rPr>
        <w:t xml:space="preserve"> 概述</w:t>
      </w:r>
      <w:bookmarkEnd w:id="300"/>
    </w:p>
    <w:p w14:paraId="3D37296E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301" w:name="_Toc55997525"/>
      <w:r w:rsidRPr="008F20B5">
        <w:rPr>
          <w:rFonts w:ascii="標楷體" w:hAnsi="標楷體"/>
        </w:rPr>
        <w:t>1.1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專案名稱</w:t>
      </w:r>
      <w:bookmarkEnd w:id="301"/>
    </w:p>
    <w:p w14:paraId="083D3449" w14:textId="77777777" w:rsidR="0011788D" w:rsidRPr="008F20B5" w:rsidRDefault="00E55F55" w:rsidP="0011788D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  <w:szCs w:val="22"/>
        </w:rPr>
        <w:t>新光人壽「</w:t>
      </w:r>
      <w:r w:rsidRPr="008F20B5">
        <w:rPr>
          <w:rFonts w:ascii="標楷體" w:hAnsi="標楷體" w:hint="eastAsia"/>
          <w:szCs w:val="22"/>
        </w:rPr>
        <w:t>放款</w:t>
      </w:r>
      <w:r w:rsidRPr="008F20B5">
        <w:rPr>
          <w:rFonts w:ascii="標楷體" w:hAnsi="標楷體" w:hint="eastAsia"/>
          <w:szCs w:val="22"/>
          <w:lang w:eastAsia="zh-HK"/>
        </w:rPr>
        <w:t>管</w:t>
      </w:r>
      <w:r w:rsidRPr="008F20B5">
        <w:rPr>
          <w:rFonts w:ascii="標楷體" w:hAnsi="標楷體" w:hint="eastAsia"/>
          <w:szCs w:val="22"/>
        </w:rPr>
        <w:t>理系統專案</w:t>
      </w:r>
      <w:r w:rsidRPr="008F20B5">
        <w:rPr>
          <w:rFonts w:ascii="標楷體" w:hAnsi="標楷體"/>
          <w:szCs w:val="22"/>
        </w:rPr>
        <w:t>」（以下簡稱本專案）。</w:t>
      </w:r>
    </w:p>
    <w:p w14:paraId="2F0B8766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302" w:name="_Toc161455623"/>
      <w:bookmarkStart w:id="303" w:name="_Toc55997526"/>
      <w:r w:rsidRPr="008F20B5">
        <w:rPr>
          <w:rFonts w:ascii="標楷體" w:hAnsi="標楷體"/>
        </w:rPr>
        <w:t>1.2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專案目標</w:t>
      </w:r>
      <w:bookmarkEnd w:id="302"/>
      <w:bookmarkEnd w:id="303"/>
    </w:p>
    <w:p w14:paraId="68561457" w14:textId="77777777" w:rsidR="00E55F55" w:rsidRPr="008F20B5" w:rsidRDefault="00E55F55" w:rsidP="00E55F55">
      <w:pPr>
        <w:pStyle w:val="2TEXT"/>
        <w:ind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業務連動財務、帳務資訊即時處理，減少原有系統間等候轉檔時間落差，提升作業速度，各類交易操作介面單一化，減少操作複雜度，並整合貸前、貸中、貸後各系統資訊流。統一營運平台資訊，使帳務系統資訊清晰呈現，利於業務推展分析及風險控管，提升競爭力，並有效衡量客戶風險程度，符合外法內規。提升軟硬體規格，</w:t>
      </w:r>
      <w:r w:rsidRPr="008F20B5">
        <w:rPr>
          <w:rFonts w:ascii="標楷體" w:hAnsi="標楷體" w:hint="eastAsia"/>
          <w:szCs w:val="24"/>
        </w:rPr>
        <w:t>提升資料作業處理及</w:t>
      </w:r>
      <w:r w:rsidRPr="008F20B5">
        <w:rPr>
          <w:rFonts w:ascii="標楷體" w:hAnsi="標楷體" w:hint="eastAsia"/>
          <w:szCs w:val="22"/>
        </w:rPr>
        <w:t>系統效能，簡化需求開發的困難度。</w:t>
      </w:r>
    </w:p>
    <w:p w14:paraId="495747F7" w14:textId="77777777" w:rsidR="00E55F55" w:rsidRPr="008F20B5" w:rsidRDefault="00E55F55">
      <w:pPr>
        <w:widowControl/>
        <w:rPr>
          <w:rFonts w:ascii="標楷體" w:eastAsia="標楷體" w:hAnsi="標楷體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347099F6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5ECF33EE" w14:textId="77777777" w:rsidR="0011788D" w:rsidRPr="008F20B5" w:rsidRDefault="0011788D" w:rsidP="00E55F55">
      <w:pPr>
        <w:pStyle w:val="20"/>
        <w:keepNext w:val="0"/>
        <w:spacing w:before="0"/>
        <w:rPr>
          <w:rFonts w:ascii="標楷體" w:hAnsi="標楷體"/>
        </w:rPr>
      </w:pPr>
      <w:bookmarkStart w:id="304" w:name="_Toc55997527"/>
      <w:r w:rsidRPr="008F20B5">
        <w:rPr>
          <w:rFonts w:ascii="標楷體" w:hAnsi="標楷體"/>
        </w:rPr>
        <w:t>1.3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系統範圍</w:t>
      </w:r>
      <w:bookmarkEnd w:id="304"/>
    </w:p>
    <w:p w14:paraId="4E0808D4" w14:textId="77777777" w:rsidR="0011788D" w:rsidRPr="008F20B5" w:rsidRDefault="0011788D" w:rsidP="0011788D">
      <w:pPr>
        <w:pStyle w:val="3"/>
        <w:rPr>
          <w:rFonts w:ascii="標楷體" w:hAnsi="標楷體"/>
        </w:rPr>
      </w:pPr>
      <w:r w:rsidRPr="008F20B5">
        <w:rPr>
          <w:rFonts w:ascii="標楷體" w:hAnsi="標楷體"/>
        </w:rPr>
        <w:t>1.3.1系統範圍</w:t>
      </w:r>
    </w:p>
    <w:p w14:paraId="25477EEA" w14:textId="77777777" w:rsidR="00E55F55" w:rsidRPr="004A1C2C" w:rsidRDefault="00E55F55" w:rsidP="00E3702A">
      <w:pPr>
        <w:ind w:leftChars="400" w:left="960"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object w:dxaOrig="7897" w:dyaOrig="6409" w14:anchorId="086B6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318pt" o:ole="">
            <v:imagedata r:id="rId17" o:title=""/>
          </v:shape>
          <o:OLEObject Type="Embed" ProgID="Visio.Drawing.15" ShapeID="_x0000_i1025" DrawAspect="Content" ObjectID="_1687335885" r:id="rId18"/>
        </w:object>
      </w:r>
    </w:p>
    <w:p w14:paraId="42DC9EF0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24CA456A" w14:textId="77777777" w:rsidR="0011788D" w:rsidRPr="008F20B5" w:rsidRDefault="0011788D" w:rsidP="00E55F55">
      <w:pPr>
        <w:pStyle w:val="3"/>
        <w:spacing w:after="240"/>
        <w:rPr>
          <w:rFonts w:ascii="標楷體" w:hAnsi="標楷體"/>
        </w:rPr>
      </w:pPr>
      <w:r w:rsidRPr="008F20B5">
        <w:rPr>
          <w:rFonts w:ascii="標楷體" w:hAnsi="標楷體"/>
        </w:rPr>
        <w:t>1.3.2系統範圍說明</w:t>
      </w:r>
    </w:p>
    <w:p w14:paraId="7ED5C061" w14:textId="77777777" w:rsidR="00E55F55" w:rsidRPr="008F20B5" w:rsidRDefault="00E55F55" w:rsidP="00E55F55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放款管理系統提供</w:t>
      </w:r>
      <w:r w:rsidRPr="008F20B5">
        <w:rPr>
          <w:rFonts w:ascii="標楷體" w:hAnsi="標楷體"/>
          <w:szCs w:val="22"/>
        </w:rPr>
        <w:t>9項作業功能，並與Eloan</w:t>
      </w:r>
      <w:r w:rsidRPr="008F20B5">
        <w:rPr>
          <w:rFonts w:ascii="標楷體" w:hAnsi="標楷體" w:hint="eastAsia"/>
          <w:szCs w:val="22"/>
        </w:rPr>
        <w:t>、核心帳務、</w:t>
      </w:r>
      <w:r w:rsidRPr="008F20B5">
        <w:rPr>
          <w:rFonts w:ascii="標楷體" w:hAnsi="標楷體"/>
          <w:szCs w:val="22"/>
        </w:rPr>
        <w:t>及催收債協等前中後台相關資訊</w:t>
      </w:r>
      <w:r w:rsidRPr="008F20B5">
        <w:rPr>
          <w:rFonts w:ascii="標楷體" w:hAnsi="標楷體" w:hint="eastAsia"/>
          <w:szCs w:val="22"/>
        </w:rPr>
        <w:t>整合，使放款部能順利運作放款各項作業。</w:t>
      </w:r>
    </w:p>
    <w:p w14:paraId="69425760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11EEDBF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0A937322" w14:textId="77777777" w:rsidR="00FD0BA6" w:rsidRPr="008F20B5" w:rsidRDefault="00FD0BA6" w:rsidP="00FD0BA6">
      <w:pPr>
        <w:pStyle w:val="1"/>
        <w:snapToGrid w:val="0"/>
        <w:rPr>
          <w:rFonts w:ascii="標楷體" w:hAnsi="標楷體"/>
        </w:rPr>
      </w:pPr>
      <w:bookmarkStart w:id="305" w:name="_Toc55997528"/>
      <w:r w:rsidRPr="008F20B5">
        <w:rPr>
          <w:rFonts w:ascii="標楷體" w:hAnsi="標楷體"/>
          <w:sz w:val="32"/>
          <w:szCs w:val="32"/>
        </w:rPr>
        <w:lastRenderedPageBreak/>
        <w:t>第2章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</w:rPr>
        <w:t>需求說明</w:t>
      </w:r>
      <w:bookmarkEnd w:id="305"/>
    </w:p>
    <w:p w14:paraId="55B4A269" w14:textId="77777777" w:rsidR="00FD0BA6" w:rsidRPr="008F20B5" w:rsidRDefault="00FD0BA6" w:rsidP="00E3702A">
      <w:pPr>
        <w:pStyle w:val="20"/>
        <w:keepNext w:val="0"/>
        <w:spacing w:before="0" w:after="240"/>
        <w:rPr>
          <w:rFonts w:ascii="標楷體" w:hAnsi="標楷體"/>
        </w:rPr>
      </w:pPr>
      <w:bookmarkStart w:id="306" w:name="_Toc55997529"/>
      <w:r w:rsidRPr="008F20B5">
        <w:rPr>
          <w:rFonts w:ascii="標楷體" w:hAnsi="標楷體"/>
        </w:rPr>
        <w:t>2.1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功能性需求</w:t>
      </w:r>
      <w:bookmarkEnd w:id="306"/>
    </w:p>
    <w:p w14:paraId="0DC785CB" w14:textId="77777777" w:rsidR="003C7003" w:rsidRPr="004A1C2C" w:rsidRDefault="003C7003" w:rsidP="00E3702A">
      <w:pPr>
        <w:pStyle w:val="3"/>
        <w:numPr>
          <w:ilvl w:val="0"/>
          <w:numId w:val="17"/>
        </w:numPr>
        <w:spacing w:after="240"/>
        <w:rPr>
          <w:rFonts w:ascii="標楷體" w:hAnsi="標楷體"/>
        </w:rPr>
      </w:pPr>
      <w:r w:rsidRPr="004A1C2C">
        <w:rPr>
          <w:rFonts w:ascii="標楷體" w:hAnsi="標楷體"/>
        </w:rPr>
        <w:t>IFRS 9</w:t>
      </w:r>
      <w:r w:rsidRPr="004A1C2C">
        <w:rPr>
          <w:rFonts w:ascii="標楷體" w:hAnsi="標楷體" w:cs="標楷體" w:hint="eastAsia"/>
        </w:rPr>
        <w:t>作業</w:t>
      </w:r>
      <w:r w:rsidRPr="004A1C2C">
        <w:rPr>
          <w:rFonts w:ascii="標楷體" w:hAnsi="標楷體" w:hint="eastAsia"/>
        </w:rPr>
        <w:t>流程</w:t>
      </w:r>
    </w:p>
    <w:p w14:paraId="3A646296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評估項目</w:t>
      </w:r>
    </w:p>
    <w:p w14:paraId="3826E3E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1.本金餘額。</w:t>
      </w:r>
    </w:p>
    <w:p w14:paraId="4702768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2.應收利息。</w:t>
      </w:r>
    </w:p>
    <w:p w14:paraId="4489EFC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3.代墊費用</w:t>
      </w:r>
    </w:p>
    <w:p w14:paraId="7AC1BF13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</w:t>
      </w:r>
      <w:r w:rsidRPr="008F20B5">
        <w:rPr>
          <w:rFonts w:ascii="標楷體" w:eastAsia="標楷體" w:hAnsi="標楷體" w:hint="eastAsia"/>
          <w:sz w:val="28"/>
          <w:szCs w:val="28"/>
        </w:rPr>
        <w:t>帳管費。</w:t>
      </w:r>
    </w:p>
    <w:p w14:paraId="75CC24CD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(2)法拍。</w:t>
      </w:r>
    </w:p>
    <w:p w14:paraId="33ACB1B4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(3)火險費用。</w:t>
      </w:r>
    </w:p>
    <w:p w14:paraId="032A0928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4.不可撤銷約定融資餘額。</w:t>
      </w:r>
    </w:p>
    <w:p w14:paraId="7EADF0E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5.暫收款(溢收的部分)。</w:t>
      </w:r>
    </w:p>
    <w:p w14:paraId="720103E0" w14:textId="77777777" w:rsidR="00E3702A" w:rsidRPr="008F20B5" w:rsidRDefault="00E3702A" w:rsidP="00E3702A">
      <w:pPr>
        <w:widowControl/>
        <w:adjustRightInd w:val="0"/>
        <w:snapToGrid w:val="0"/>
        <w:spacing w:before="24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二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/>
          <w:sz w:val="28"/>
          <w:szCs w:val="28"/>
        </w:rPr>
        <w:t>LGD(違約損失率)</w:t>
      </w:r>
    </w:p>
    <w:p w14:paraId="5F7FB696" w14:textId="3389A7BA" w:rsidR="00E3702A" w:rsidRPr="001D7DFC" w:rsidRDefault="00E3702A" w:rsidP="001D7DFC">
      <w:pPr>
        <w:widowControl/>
        <w:adjustRightInd w:val="0"/>
        <w:snapToGrid w:val="0"/>
        <w:spacing w:before="240"/>
        <w:ind w:leftChars="118" w:left="283"/>
        <w:jc w:val="both"/>
        <w:rPr>
          <w:rFonts w:ascii="標楷體" w:eastAsia="標楷體" w:hAnsi="標楷體" w:cs="標楷體"/>
          <w:kern w:val="0"/>
          <w:sz w:val="28"/>
          <w:szCs w:val="22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三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1D7DFC">
        <w:rPr>
          <w:rFonts w:ascii="標楷體" w:eastAsia="標楷體" w:hAnsi="標楷體" w:cs="標楷體" w:hint="eastAsia"/>
          <w:kern w:val="0"/>
          <w:sz w:val="28"/>
          <w:szCs w:val="22"/>
        </w:rPr>
        <w:t>預期損失計算系統</w:t>
      </w:r>
      <w:r w:rsidRPr="001D7DFC">
        <w:rPr>
          <w:rFonts w:ascii="標楷體" w:eastAsia="標楷體" w:hAnsi="標楷體" w:cs="標楷體"/>
          <w:kern w:val="0"/>
          <w:sz w:val="28"/>
          <w:szCs w:val="22"/>
        </w:rPr>
        <w:t>(IFRS9系統)</w:t>
      </w:r>
    </w:p>
    <w:p w14:paraId="418C7CB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1.介面檔案規格同現行。</w:t>
      </w:r>
    </w:p>
    <w:p w14:paraId="459A8693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2.月底批次產生IFRS9介面檔，由使用者人工上傳至IFRS9系統。</w:t>
      </w:r>
    </w:p>
    <w:p w14:paraId="5429916A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四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計算、出帳</w:t>
      </w:r>
    </w:p>
    <w:p w14:paraId="59BC6B7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1.提供IFRS9系統之檔案內容，不處理個別評估（皆以正常件處理）。</w:t>
      </w:r>
    </w:p>
    <w:p w14:paraId="2C72C96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2.Stage</w:t>
      </w:r>
      <w:r w:rsidRPr="008F20B5">
        <w:rPr>
          <w:rFonts w:ascii="標楷體" w:eastAsia="標楷體" w:hAnsi="標楷體" w:hint="eastAsia"/>
          <w:sz w:val="28"/>
          <w:szCs w:val="28"/>
        </w:rPr>
        <w:t>分類及</w:t>
      </w:r>
      <w:r w:rsidRPr="008F20B5">
        <w:rPr>
          <w:rFonts w:ascii="標楷體" w:eastAsia="標楷體" w:hAnsi="標楷體"/>
          <w:sz w:val="28"/>
          <w:szCs w:val="28"/>
        </w:rPr>
        <w:t>PD(違約率)皆由IFRS9系統處理。</w:t>
      </w:r>
    </w:p>
    <w:p w14:paraId="4AA48DB1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3.比照現行作業提供介面檔，計算及</w:t>
      </w:r>
      <w:r w:rsidRPr="008F20B5">
        <w:rPr>
          <w:rFonts w:ascii="標楷體" w:eastAsia="標楷體" w:hAnsi="標楷體" w:hint="eastAsia"/>
          <w:sz w:val="28"/>
          <w:szCs w:val="28"/>
        </w:rPr>
        <w:t>出帳部分不由放款系統處理。</w:t>
      </w:r>
    </w:p>
    <w:p w14:paraId="25DC9805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五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相關電腦操作</w:t>
      </w:r>
    </w:p>
    <w:p w14:paraId="1AC0ADB1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1.JCIC擔保品類別資料設定。</w:t>
      </w:r>
    </w:p>
    <w:p w14:paraId="6CD429C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2.商品分類資料設定。</w:t>
      </w:r>
    </w:p>
    <w:p w14:paraId="2253A644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3.特殊客觀減損狀況資料維護。</w:t>
      </w:r>
    </w:p>
    <w:p w14:paraId="7E1E32A0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4.五類資產分類</w:t>
      </w:r>
      <w:r w:rsidRPr="008F20B5">
        <w:rPr>
          <w:rFonts w:ascii="標楷體" w:eastAsia="標楷體" w:hAnsi="標楷體" w:hint="eastAsia"/>
          <w:sz w:val="28"/>
          <w:szCs w:val="28"/>
        </w:rPr>
        <w:t>上傳轉檔作業。</w:t>
      </w:r>
    </w:p>
    <w:p w14:paraId="67891F9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5.協議件新舊對照</w:t>
      </w:r>
      <w:r w:rsidRPr="008F20B5">
        <w:rPr>
          <w:rFonts w:ascii="標楷體" w:eastAsia="標楷體" w:hAnsi="標楷體" w:hint="eastAsia"/>
          <w:sz w:val="28"/>
          <w:szCs w:val="28"/>
        </w:rPr>
        <w:t>檔維護。</w:t>
      </w:r>
    </w:p>
    <w:p w14:paraId="128E645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6.違約損失率維護(LGD為系統自動運算)。</w:t>
      </w:r>
    </w:p>
    <w:p w14:paraId="7BAC07B6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11B0D478" w14:textId="77777777" w:rsidR="00E3702A" w:rsidRPr="008F20B5" w:rsidRDefault="00E3702A">
      <w:pPr>
        <w:widowControl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br w:type="page"/>
      </w:r>
    </w:p>
    <w:p w14:paraId="47D3C31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21F0AF8A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7.IFRS9介面</w:t>
      </w:r>
      <w:r w:rsidRPr="008F20B5">
        <w:rPr>
          <w:rFonts w:ascii="標楷體" w:eastAsia="標楷體" w:hAnsi="標楷體" w:hint="eastAsia"/>
          <w:sz w:val="28"/>
          <w:szCs w:val="28"/>
        </w:rPr>
        <w:t>檔產生作業</w:t>
      </w:r>
      <w:r w:rsidRPr="008F20B5">
        <w:rPr>
          <w:rFonts w:ascii="標楷體" w:eastAsia="標楷體" w:hAnsi="標楷體"/>
          <w:sz w:val="28"/>
          <w:szCs w:val="28"/>
        </w:rPr>
        <w:t>(1~4、6~10)</w:t>
      </w:r>
    </w:p>
    <w:p w14:paraId="298AF49C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(1)資料欄位清單1：(表內放款與應收帳款-資產基本資料與計算原始有效利率用)。</w:t>
      </w:r>
    </w:p>
    <w:p w14:paraId="52D6D658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以攤銷後成本衡量已動撥之放款及應收款帳號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16E9C75C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(2)資料欄位清單2：(台幣放款-計算原始有效利率用)。</w:t>
      </w:r>
    </w:p>
    <w:p w14:paraId="2191E2A6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74B0C60E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(3)資料欄位清單3：(台幣放款-計算原始有效利率用)。</w:t>
      </w:r>
    </w:p>
    <w:p w14:paraId="3CAAF96D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062FABA2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(4)資料欄位清單4：(放款與AR-估計</w:t>
      </w:r>
      <w:r w:rsidRPr="008F20B5">
        <w:rPr>
          <w:rFonts w:ascii="標楷體" w:eastAsia="標楷體" w:hAnsi="標楷體" w:hint="eastAsia"/>
          <w:sz w:val="28"/>
          <w:szCs w:val="28"/>
        </w:rPr>
        <w:t>回收率用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6DD821F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資料抓取對象：每月符合回收樣本定義者。</w:t>
      </w:r>
    </w:p>
    <w:p w14:paraId="179B0E5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(5)資料欄位清單5：(會計帳)。</w:t>
      </w:r>
    </w:p>
    <w:p w14:paraId="32810554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資料抓取對象：每月所有會計科目(此資料由會計部處理)。</w:t>
      </w:r>
    </w:p>
    <w:p w14:paraId="1AB6416F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(6)資料欄位清單6：(放款與應收帳款-</w:t>
      </w:r>
      <w:r w:rsidRPr="008F20B5">
        <w:rPr>
          <w:rFonts w:ascii="標楷體" w:eastAsia="標楷體" w:hAnsi="標楷體" w:hint="eastAsia"/>
          <w:sz w:val="28"/>
          <w:szCs w:val="28"/>
        </w:rPr>
        <w:t>協商戶用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CF8F19A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5597636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(7)資料欄位清單7：(放款與應收帳款-stage轉換用)。</w:t>
      </w:r>
    </w:p>
    <w:p w14:paraId="6418EA94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以攤銷後成本衡量已動撥之放款及應收款帳號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2AEC1E5D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(8)資料欄位清單8：(放款與應收帳款-風險參數用)。</w:t>
      </w:r>
    </w:p>
    <w:p w14:paraId="3F558D28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以攤銷後成本衡量之放款及應收款額度編號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含已核准已動撥與已核准未動撥，但排除結清、銷戶與呆帳案件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0151A49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(9)資料欄位清單9：(表外放款與應收帳款-資產基本資料與計算原始有效利率用)。</w:t>
      </w:r>
    </w:p>
    <w:p w14:paraId="549E4BCB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以攤銷後成本衡量已核貸未曾動撥且仍可動撥之放款額度編號。</w:t>
      </w:r>
    </w:p>
    <w:p w14:paraId="57CE8C74" w14:textId="77777777" w:rsidR="00E3702A" w:rsidRPr="008F20B5" w:rsidRDefault="00E3702A" w:rsidP="00E3702A">
      <w:pPr>
        <w:spacing w:after="240" w:line="400" w:lineRule="exact"/>
        <w:ind w:leftChars="300" w:left="72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(10)資料欄位清單10：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借新還舊</w:t>
      </w:r>
      <w:r w:rsidRPr="008F20B5">
        <w:rPr>
          <w:rFonts w:ascii="標楷體" w:eastAsia="標楷體" w:hAnsi="標楷體" w:hint="eastAsia"/>
          <w:sz w:val="28"/>
          <w:szCs w:val="28"/>
        </w:rPr>
        <w:t>。</w:t>
      </w:r>
    </w:p>
    <w:p w14:paraId="29EF1296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8.IAS39</w:t>
      </w:r>
      <w:r w:rsidRPr="008F20B5">
        <w:rPr>
          <w:rFonts w:ascii="標楷體" w:eastAsia="標楷體" w:hAnsi="標楷體" w:hint="eastAsia"/>
          <w:sz w:val="28"/>
          <w:szCs w:val="28"/>
        </w:rPr>
        <w:t>利息法帳面資料上傳作業</w:t>
      </w:r>
    </w:p>
    <w:p w14:paraId="53A8D32B" w14:textId="7C966A07" w:rsidR="00E55F55" w:rsidRDefault="00E55F55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16E921E" w14:textId="77777777" w:rsidR="00A67BB8" w:rsidRPr="00A67BB8" w:rsidRDefault="00A67BB8">
      <w:pPr>
        <w:widowControl/>
        <w:rPr>
          <w:rFonts w:ascii="標楷體" w:eastAsia="標楷體" w:hAnsi="標楷體"/>
        </w:rPr>
      </w:pPr>
    </w:p>
    <w:p w14:paraId="6050017B" w14:textId="5A6A0597" w:rsidR="00A67BB8" w:rsidRPr="008F20B5" w:rsidRDefault="00D80228" w:rsidP="00A67BB8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bookmarkStart w:id="307" w:name="_Toc20300118"/>
      <w:bookmarkStart w:id="308" w:name="_Toc22721590"/>
      <w:r>
        <w:rPr>
          <w:rFonts w:ascii="標楷體" w:eastAsia="標楷體" w:hAnsi="標楷體"/>
          <w:sz w:val="28"/>
          <w:szCs w:val="28"/>
        </w:rPr>
        <w:t>9</w:t>
      </w:r>
      <w:r w:rsidR="00A67BB8" w:rsidRPr="008F20B5">
        <w:rPr>
          <w:rFonts w:ascii="標楷體" w:eastAsia="標楷體" w:hAnsi="標楷體"/>
          <w:sz w:val="28"/>
          <w:szCs w:val="28"/>
        </w:rPr>
        <w:t>.</w:t>
      </w:r>
      <w:r w:rsidR="00A67BB8" w:rsidRPr="00A67BB8">
        <w:rPr>
          <w:rFonts w:ascii="標楷體" w:eastAsia="標楷體" w:hAnsi="標楷體"/>
          <w:sz w:val="28"/>
          <w:szCs w:val="28"/>
        </w:rPr>
        <w:t xml:space="preserve"> </w:t>
      </w:r>
      <w:r w:rsidR="00C6135D">
        <w:rPr>
          <w:rFonts w:ascii="標楷體" w:eastAsia="標楷體" w:hAnsi="標楷體"/>
          <w:sz w:val="28"/>
          <w:szCs w:val="28"/>
        </w:rPr>
        <w:t>34</w:t>
      </w:r>
      <w:r w:rsidR="00C6135D">
        <w:rPr>
          <w:rFonts w:ascii="標楷體" w:eastAsia="標楷體" w:hAnsi="標楷體" w:hint="eastAsia"/>
          <w:sz w:val="28"/>
          <w:szCs w:val="28"/>
        </w:rPr>
        <w:t>號公報/</w:t>
      </w:r>
      <w:r w:rsidR="00A67BB8" w:rsidRPr="008F20B5">
        <w:rPr>
          <w:rFonts w:ascii="標楷體" w:eastAsia="標楷體" w:hAnsi="標楷體"/>
          <w:sz w:val="28"/>
          <w:szCs w:val="28"/>
        </w:rPr>
        <w:t>IFRS9介面</w:t>
      </w:r>
      <w:r w:rsidR="00A67BB8" w:rsidRPr="008F20B5">
        <w:rPr>
          <w:rFonts w:ascii="標楷體" w:eastAsia="標楷體" w:hAnsi="標楷體" w:hint="eastAsia"/>
          <w:sz w:val="28"/>
          <w:szCs w:val="28"/>
        </w:rPr>
        <w:t>檔產生作業</w:t>
      </w:r>
      <w:r w:rsidR="00A67BB8">
        <w:rPr>
          <w:rFonts w:ascii="標楷體" w:eastAsia="標楷體" w:hAnsi="標楷體" w:hint="eastAsia"/>
          <w:sz w:val="28"/>
          <w:szCs w:val="28"/>
        </w:rPr>
        <w:t>流程</w:t>
      </w:r>
      <w:r w:rsidR="00705A38">
        <w:rPr>
          <w:rFonts w:ascii="標楷體" w:eastAsia="標楷體" w:hAnsi="標楷體" w:hint="eastAsia"/>
          <w:sz w:val="28"/>
          <w:szCs w:val="28"/>
        </w:rPr>
        <w:t>圖</w:t>
      </w:r>
    </w:p>
    <w:p w14:paraId="0EB9E7D3" w14:textId="412E3C3A" w:rsidR="00430E60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E305B7" wp14:editId="1546A180">
                <wp:simplePos x="0" y="0"/>
                <wp:positionH relativeFrom="column">
                  <wp:posOffset>15875</wp:posOffset>
                </wp:positionH>
                <wp:positionV relativeFrom="paragraph">
                  <wp:posOffset>17145</wp:posOffset>
                </wp:positionV>
                <wp:extent cx="769620" cy="274320"/>
                <wp:effectExtent l="0" t="0" r="11430" b="1143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37FAC" w14:textId="5A0190A9" w:rsidR="00AA791F" w:rsidRPr="00DB7BDC" w:rsidRDefault="00AA791F" w:rsidP="00DB7BDC">
                            <w:pPr>
                              <w:spacing w:line="0" w:lineRule="atLeast"/>
                              <w:rPr>
                                <w:sz w:val="20"/>
                                <w:szCs w:val="20"/>
                              </w:rPr>
                            </w:pPr>
                            <w:r w:rsidRPr="00DB7BD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連線作業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305B7" id="文字方塊 47" o:spid="_x0000_s1028" type="#_x0000_t202" style="position:absolute;margin-left:1.25pt;margin-top:1.35pt;width:60.6pt;height:2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" fillcolor="white [3201]" strokeweight=".5pt">
                <v:textbox>
                  <w:txbxContent>
                    <w:p w14:paraId="68337FAC" w14:textId="5A0190A9" w:rsidR="00AA791F" w:rsidRPr="00DB7BDC" w:rsidRDefault="00AA791F" w:rsidP="00DB7BDC">
                      <w:pPr>
                        <w:spacing w:line="0" w:lineRule="atLeast"/>
                        <w:rPr>
                          <w:sz w:val="20"/>
                          <w:szCs w:val="20"/>
                        </w:rPr>
                      </w:pPr>
                      <w:r w:rsidRPr="00DB7BD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連線作業</w:t>
                      </w:r>
                    </w:p>
                  </w:txbxContent>
                </v:textbox>
              </v:shape>
            </w:pict>
          </mc:Fallback>
        </mc:AlternateContent>
      </w:r>
    </w:p>
    <w:p w14:paraId="0D7D035A" w14:textId="7E19DC88" w:rsidR="00A67BB8" w:rsidRDefault="0087323D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4EBE2E5" wp14:editId="51AE621F">
                <wp:simplePos x="0" y="0"/>
                <wp:positionH relativeFrom="column">
                  <wp:posOffset>153035</wp:posOffset>
                </wp:positionH>
                <wp:positionV relativeFrom="paragraph">
                  <wp:posOffset>184785</wp:posOffset>
                </wp:positionV>
                <wp:extent cx="3535680" cy="662940"/>
                <wp:effectExtent l="0" t="0" r="26670" b="22860"/>
                <wp:wrapNone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662940"/>
                          <a:chOff x="0" y="0"/>
                          <a:chExt cx="3535680" cy="662940"/>
                        </a:xfrm>
                      </wpg:grpSpPr>
                      <wps:wsp>
                        <wps:cNvPr id="9" name="流程圖: 替代程序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B984E0" w14:textId="77777777" w:rsidR="00AA791F" w:rsidRDefault="00AA791F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L7022</w:t>
                              </w:r>
                            </w:p>
                            <w:p w14:paraId="203B32D2" w14:textId="77777777" w:rsidR="00AA791F" w:rsidRDefault="00AA791F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違約損失率檔</w:t>
                              </w:r>
                            </w:p>
                            <w:p w14:paraId="564E5F5A" w14:textId="2B56139D" w:rsidR="00AA791F" w:rsidRPr="00891E39" w:rsidRDefault="00AA791F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查詢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流程圖: 替代程序 28"/>
                        <wps:cNvSpPr>
                          <a:spLocks noChangeArrowheads="1"/>
                        </wps:cNvSpPr>
                        <wps:spPr bwMode="auto">
                          <a:xfrm>
                            <a:off x="1249680" y="76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0568E7" w14:textId="3E481877" w:rsidR="00AA791F" w:rsidRDefault="00AA791F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20</w:t>
                              </w: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</w:t>
                              </w:r>
                            </w:p>
                            <w:p w14:paraId="0B962B01" w14:textId="7B2F312E" w:rsidR="00AA791F" w:rsidRDefault="00AA791F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違約損失率</w:t>
                              </w:r>
                            </w:p>
                            <w:p w14:paraId="1AFC8AF9" w14:textId="009E5A93" w:rsidR="00AA791F" w:rsidRPr="00891E39" w:rsidRDefault="00AA791F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登錄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流程圖: 磁碟 31"/>
                        <wps:cNvSpPr/>
                        <wps:spPr>
                          <a:xfrm>
                            <a:off x="2514600" y="60960"/>
                            <a:ext cx="1021080" cy="5257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4EB9F5" w14:textId="01A4A8D0" w:rsidR="00AA791F" w:rsidRPr="00CB70E8" w:rsidRDefault="00AA791F" w:rsidP="003E1D8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/>
                                  <w:sz w:val="20"/>
                                  <w:szCs w:val="20"/>
                                </w:rPr>
                                <w:t>Ias39LGD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單箭頭接點 27"/>
                        <wps:cNvCnPr/>
                        <wps:spPr>
                          <a:xfrm>
                            <a:off x="102108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直線單箭頭接點 52"/>
                        <wps:cNvCnPr/>
                        <wps:spPr>
                          <a:xfrm>
                            <a:off x="228600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EBE2E5" id="群組 53" o:spid="_x0000_s1029" style="position:absolute;margin-left:12.05pt;margin-top:14.55pt;width:278.4pt;height:52.2pt;z-index:251713536" coordsize="35356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"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圖: 替代程序 9" o:spid="_x0000_s1030" type="#_x0000_t176" style="position:absolute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">
                  <v:textbox>
                    <w:txbxContent>
                      <w:p w14:paraId="01B984E0" w14:textId="77777777" w:rsidR="00AA791F" w:rsidRDefault="00AA791F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L7022</w:t>
                        </w:r>
                      </w:p>
                      <w:p w14:paraId="203B32D2" w14:textId="77777777" w:rsidR="00AA791F" w:rsidRDefault="00AA791F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違約損失率</w:t>
                        </w:r>
                        <w:proofErr w:type="gramStart"/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檔</w:t>
                        </w:r>
                        <w:proofErr w:type="gramEnd"/>
                      </w:p>
                      <w:p w14:paraId="564E5F5A" w14:textId="2B56139D" w:rsidR="00AA791F" w:rsidRPr="00891E39" w:rsidRDefault="00AA791F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查詢</w:t>
                        </w:r>
                      </w:p>
                    </w:txbxContent>
                  </v:textbox>
                </v:shape>
                <v:shape id="流程圖: 替代程序 28" o:spid="_x0000_s1031" type="#_x0000_t176" style="position:absolute;left:12496;top:76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">
                  <v:textbox>
                    <w:txbxContent>
                      <w:p w14:paraId="150568E7" w14:textId="3E481877" w:rsidR="00AA791F" w:rsidRDefault="00AA791F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20</w:t>
                        </w: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</w:t>
                        </w:r>
                      </w:p>
                      <w:p w14:paraId="0B962B01" w14:textId="7B2F312E" w:rsidR="00AA791F" w:rsidRDefault="00AA791F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違約損失率</w:t>
                        </w:r>
                      </w:p>
                      <w:p w14:paraId="1AFC8AF9" w14:textId="009E5A93" w:rsidR="00AA791F" w:rsidRPr="00891E39" w:rsidRDefault="00AA791F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登錄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流程圖: 磁碟 31" o:spid="_x0000_s1032" type="#_x0000_t132" style="position:absolute;left:25146;top:609;width:10210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" fillcolor="white [3201]" strokecolor="black [3213]" strokeweight=".25pt">
                  <v:textbox>
                    <w:txbxContent>
                      <w:p w14:paraId="184EB9F5" w14:textId="01A4A8D0" w:rsidR="00AA791F" w:rsidRPr="00CB70E8" w:rsidRDefault="00AA791F" w:rsidP="003E1D8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/>
                            <w:sz w:val="20"/>
                            <w:szCs w:val="20"/>
                          </w:rPr>
                          <w:t>Ias39LGD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7" o:spid="_x0000_s1033" type="#_x0000_t32" style="position:absolute;left:1021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" strokecolor="black [3040]">
                  <v:stroke endarrow="block"/>
                </v:shape>
                <v:shape id="直線單箭頭接點 52" o:spid="_x0000_s1034" type="#_x0000_t32" style="position:absolute;left:2286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" strokecolor="black [3040]">
                  <v:stroke endarrow="block"/>
                </v:shape>
              </v:group>
            </w:pict>
          </mc:Fallback>
        </mc:AlternateContent>
      </w:r>
    </w:p>
    <w:p w14:paraId="39182C98" w14:textId="03141483" w:rsidR="00A67BB8" w:rsidRDefault="00A67BB8" w:rsidP="00430E60">
      <w:pPr>
        <w:rPr>
          <w:rFonts w:ascii="標楷體" w:eastAsia="標楷體" w:hAnsi="標楷體"/>
        </w:rPr>
      </w:pPr>
    </w:p>
    <w:p w14:paraId="7DEEA4E5" w14:textId="68403A93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2BFB04" wp14:editId="2BCBEB0E">
                <wp:simplePos x="0" y="0"/>
                <wp:positionH relativeFrom="column">
                  <wp:posOffset>3688715</wp:posOffset>
                </wp:positionH>
                <wp:positionV relativeFrom="paragraph">
                  <wp:posOffset>55245</wp:posOffset>
                </wp:positionV>
                <wp:extent cx="685800" cy="716280"/>
                <wp:effectExtent l="0" t="0" r="57150" b="64770"/>
                <wp:wrapNone/>
                <wp:docPr id="107" name="直線單箭頭接點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3A7C2BA" id="直線單箭頭接點 107" o:spid="_x0000_s1026" type="#_x0000_t32" style="position:absolute;margin-left:290.45pt;margin-top:4.35pt;width:54pt;height:56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</w:p>
    <w:p w14:paraId="249D71F2" w14:textId="2A58C31C" w:rsidR="00490D1D" w:rsidRDefault="00490D1D" w:rsidP="00430E60">
      <w:pPr>
        <w:rPr>
          <w:rFonts w:ascii="標楷體" w:eastAsia="標楷體" w:hAnsi="標楷體"/>
        </w:rPr>
      </w:pPr>
    </w:p>
    <w:p w14:paraId="02AC07BF" w14:textId="5A52E258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996A1F3" wp14:editId="2FF272FC">
                <wp:simplePos x="0" y="0"/>
                <wp:positionH relativeFrom="column">
                  <wp:posOffset>3947795</wp:posOffset>
                </wp:positionH>
                <wp:positionV relativeFrom="paragraph">
                  <wp:posOffset>47625</wp:posOffset>
                </wp:positionV>
                <wp:extent cx="1455420" cy="3733800"/>
                <wp:effectExtent l="38100" t="0" r="11430" b="95250"/>
                <wp:wrapNone/>
                <wp:docPr id="106" name="群組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5420" cy="3733800"/>
                          <a:chOff x="0" y="0"/>
                          <a:chExt cx="1455420" cy="3733800"/>
                        </a:xfrm>
                      </wpg:grpSpPr>
                      <wps:wsp>
                        <wps:cNvPr id="45" name="流程圖: 磁碟 45"/>
                        <wps:cNvSpPr/>
                        <wps:spPr>
                          <a:xfrm>
                            <a:off x="434340" y="0"/>
                            <a:ext cx="1021080" cy="7162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254508" w14:textId="1B5AAABA" w:rsidR="00AA791F" w:rsidRPr="00CB70E8" w:rsidRDefault="00AA791F" w:rsidP="005F00C7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 w:hint="eastAsia"/>
                                  <w:color w:val="000000"/>
                                  <w:sz w:val="20"/>
                                  <w:szCs w:val="20"/>
                                  <w:lang w:val="x-none"/>
                                </w:rPr>
                                <w:t>連線資料庫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接點: 肘形 103"/>
                        <wps:cNvCnPr/>
                        <wps:spPr>
                          <a:xfrm flipH="1">
                            <a:off x="0" y="716280"/>
                            <a:ext cx="937260" cy="1798320"/>
                          </a:xfrm>
                          <a:prstGeom prst="bentConnector3">
                            <a:avLst>
                              <a:gd name="adj1" fmla="val -859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接點: 肘形 104"/>
                        <wps:cNvCnPr/>
                        <wps:spPr>
                          <a:xfrm flipH="1">
                            <a:off x="22860" y="716280"/>
                            <a:ext cx="1005840" cy="3017520"/>
                          </a:xfrm>
                          <a:prstGeom prst="bentConnector3">
                            <a:avLst>
                              <a:gd name="adj1" fmla="val 111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96A1F3" id="群組 106" o:spid="_x0000_s1035" style="position:absolute;margin-left:310.85pt;margin-top:3.75pt;width:114.6pt;height:294pt;z-index:251724800" coordsize="14554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">
                <v:shape id="流程圖: 磁碟 45" o:spid="_x0000_s1036" type="#_x0000_t132" style="position:absolute;left:4343;width:10211;height:7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" fillcolor="white [3201]" strokecolor="black [3213]" strokeweight=".25pt">
                  <v:textbox>
                    <w:txbxContent>
                      <w:p w14:paraId="5F254508" w14:textId="1B5AAABA" w:rsidR="00AA791F" w:rsidRPr="00CB70E8" w:rsidRDefault="00AA791F" w:rsidP="005F00C7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 w:hint="eastAsia"/>
                            <w:color w:val="000000"/>
                            <w:sz w:val="20"/>
                            <w:szCs w:val="20"/>
                            <w:lang w:val="x-none"/>
                          </w:rPr>
                          <w:t>連線資料庫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接點: 肘形 103" o:spid="_x0000_s1037" type="#_x0000_t34" style="position:absolute;top:7162;width:9372;height:1798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" adj="-1856" strokecolor="black [3213]">
                  <v:stroke endarrow="block"/>
                </v:shape>
                <v:shape id="接點: 肘形 104" o:spid="_x0000_s1038" type="#_x0000_t34" style="position:absolute;left:228;top:7162;width:10059;height:3017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" adj="240" strokecolor="black [3213]">
                  <v:stroke endarrow="block"/>
                </v:shape>
              </v:group>
            </w:pict>
          </mc:Fallback>
        </mc:AlternateContent>
      </w:r>
      <w:r w:rsidR="00BF28D2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9DFF6A9" wp14:editId="0A0FD772">
                <wp:simplePos x="0" y="0"/>
                <wp:positionH relativeFrom="column">
                  <wp:posOffset>144780</wp:posOffset>
                </wp:positionH>
                <wp:positionV relativeFrom="paragraph">
                  <wp:posOffset>53340</wp:posOffset>
                </wp:positionV>
                <wp:extent cx="3535680" cy="662940"/>
                <wp:effectExtent l="0" t="0" r="26670" b="22860"/>
                <wp:wrapNone/>
                <wp:docPr id="57" name="群組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662940"/>
                          <a:chOff x="0" y="0"/>
                          <a:chExt cx="3535680" cy="662940"/>
                        </a:xfrm>
                      </wpg:grpSpPr>
                      <wps:wsp>
                        <wps:cNvPr id="62" name="流程圖: 替代程序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8D832A" w14:textId="77777777" w:rsidR="00AA791F" w:rsidRPr="00DD64AB" w:rsidRDefault="00AA791F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L7903</w:t>
                              </w:r>
                            </w:p>
                            <w:p w14:paraId="30489826" w14:textId="1AEDB45F" w:rsidR="00AA791F" w:rsidRPr="00891E39" w:rsidRDefault="00AA791F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商品分類資料查詢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流程圖: 替代程序 65"/>
                        <wps:cNvSpPr>
                          <a:spLocks noChangeArrowheads="1"/>
                        </wps:cNvSpPr>
                        <wps:spPr bwMode="auto">
                          <a:xfrm>
                            <a:off x="1249680" y="76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163BA0" w14:textId="77777777" w:rsidR="00AA791F" w:rsidRPr="00DD64AB" w:rsidRDefault="00AA791F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210</w:t>
                              </w:r>
                            </w:p>
                            <w:p w14:paraId="11FA194F" w14:textId="77777777" w:rsidR="00AA791F" w:rsidRPr="00DD64AB" w:rsidRDefault="00AA791F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商品分類資料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維護</w:t>
                              </w:r>
                            </w:p>
                            <w:p w14:paraId="1C174306" w14:textId="13D26916" w:rsidR="00AA791F" w:rsidRPr="00891E39" w:rsidRDefault="00AA791F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流程圖: 磁碟 66"/>
                        <wps:cNvSpPr/>
                        <wps:spPr>
                          <a:xfrm>
                            <a:off x="2514600" y="60960"/>
                            <a:ext cx="1021080" cy="5257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49FB4" w14:textId="59985902" w:rsidR="00AA791F" w:rsidRPr="00CB70E8" w:rsidRDefault="00AA791F" w:rsidP="0087323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/>
                                  <w:color w:val="000000"/>
                                  <w:sz w:val="20"/>
                                  <w:szCs w:val="20"/>
                                  <w:lang w:val="x-none" w:eastAsia="x-none"/>
                                </w:rPr>
                                <w:t>FacProd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單箭頭接點 67"/>
                        <wps:cNvCnPr/>
                        <wps:spPr>
                          <a:xfrm>
                            <a:off x="102108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線單箭頭接點 68"/>
                        <wps:cNvCnPr/>
                        <wps:spPr>
                          <a:xfrm>
                            <a:off x="228600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FF6A9" id="群組 57" o:spid="_x0000_s1039" style="position:absolute;margin-left:11.4pt;margin-top:4.2pt;width:278.4pt;height:52.2pt;z-index:251715584" coordsize="35356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">
                <v:shape id="流程圖: 替代程序 62" o:spid="_x0000_s1040" type="#_x0000_t176" style="position:absolute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">
                  <v:textbox>
                    <w:txbxContent>
                      <w:p w14:paraId="478D832A" w14:textId="77777777" w:rsidR="00AA791F" w:rsidRPr="00DD64AB" w:rsidRDefault="00AA791F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L7903</w:t>
                        </w:r>
                      </w:p>
                      <w:p w14:paraId="30489826" w14:textId="1AEDB45F" w:rsidR="00AA791F" w:rsidRPr="00891E39" w:rsidRDefault="00AA791F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商品分類資料查詢</w:t>
                        </w:r>
                      </w:p>
                    </w:txbxContent>
                  </v:textbox>
                </v:shape>
                <v:shape id="流程圖: 替代程序 65" o:spid="_x0000_s1041" type="#_x0000_t176" style="position:absolute;left:12496;top:76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">
                  <v:textbox>
                    <w:txbxContent>
                      <w:p w14:paraId="0A163BA0" w14:textId="77777777" w:rsidR="00AA791F" w:rsidRPr="00DD64AB" w:rsidRDefault="00AA791F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210</w:t>
                        </w:r>
                      </w:p>
                      <w:p w14:paraId="11FA194F" w14:textId="77777777" w:rsidR="00AA791F" w:rsidRPr="00DD64AB" w:rsidRDefault="00AA791F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商品分類資料</w:t>
                        </w:r>
                        <w:r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維護</w:t>
                        </w:r>
                      </w:p>
                      <w:p w14:paraId="1C174306" w14:textId="13D26916" w:rsidR="00AA791F" w:rsidRPr="00891E39" w:rsidRDefault="00AA791F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</w:p>
                    </w:txbxContent>
                  </v:textbox>
                </v:shape>
                <v:shape id="流程圖: 磁碟 66" o:spid="_x0000_s1042" type="#_x0000_t132" style="position:absolute;left:25146;top:609;width:10210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" fillcolor="white [3201]" strokecolor="black [3213]" strokeweight=".25pt">
                  <v:textbox>
                    <w:txbxContent>
                      <w:p w14:paraId="2CD49FB4" w14:textId="59985902" w:rsidR="00AA791F" w:rsidRPr="00CB70E8" w:rsidRDefault="00AA791F" w:rsidP="0087323D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/>
                            <w:color w:val="000000"/>
                            <w:sz w:val="20"/>
                            <w:szCs w:val="20"/>
                            <w:lang w:val="x-none" w:eastAsia="x-none"/>
                          </w:rPr>
                          <w:t>FacProd</w:t>
                        </w:r>
                      </w:p>
                    </w:txbxContent>
                  </v:textbox>
                </v:shape>
                <v:shape id="直線單箭頭接點 67" o:spid="_x0000_s1043" type="#_x0000_t32" style="position:absolute;left:1021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7ov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Wb&#10;L/j9kn6APLwBAAD//wMAUEsBAi0AFAAGAAgAAAAhANvh9svuAAAAhQEAABMAAAAAAAAAAAAAAAAA&#10;AAAAAFtDb250ZW50X1R5cGVzXS54bWxQSwECLQAUAAYACAAAACEAWvQsW78AAAAVAQAACwAAAAAA&#10;AAAAAAAAAAAfAQAAX3JlbHMvLnJlbHNQSwECLQAUAAYACAAAACEAYqu6L8AAAADbAAAADwAAAAAA&#10;AAAAAAAAAAAHAgAAZHJzL2Rvd25yZXYueG1sUEsFBgAAAAADAAMAtwAAAPQCAAAAAA==&#10;" strokecolor="black [3040]">
                  <v:stroke endarrow="block"/>
                </v:shape>
                <v:shape id="直線單箭頭接點 68" o:spid="_x0000_s1044" type="#_x0000_t32" style="position:absolute;left:2286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" strokecolor="black [3040]">
                  <v:stroke endarrow="block"/>
                </v:shape>
              </v:group>
            </w:pict>
          </mc:Fallback>
        </mc:AlternateContent>
      </w:r>
    </w:p>
    <w:p w14:paraId="15D5D349" w14:textId="0FE571CB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04B245A" wp14:editId="5A5CE4A6">
                <wp:simplePos x="0" y="0"/>
                <wp:positionH relativeFrom="column">
                  <wp:posOffset>3681095</wp:posOffset>
                </wp:positionH>
                <wp:positionV relativeFrom="paragraph">
                  <wp:posOffset>154305</wp:posOffset>
                </wp:positionV>
                <wp:extent cx="701040" cy="0"/>
                <wp:effectExtent l="0" t="76200" r="22860" b="95250"/>
                <wp:wrapNone/>
                <wp:docPr id="109" name="直線單箭頭接點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1BA7F54" id="直線單箭頭接點 109" o:spid="_x0000_s1026" type="#_x0000_t32" style="position:absolute;margin-left:289.85pt;margin-top:12.15pt;width:55.2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" strokecolor="black [3040]">
                <v:stroke endarrow="block"/>
              </v:shape>
            </w:pict>
          </mc:Fallback>
        </mc:AlternateContent>
      </w:r>
    </w:p>
    <w:p w14:paraId="0A8DC464" w14:textId="0B758C39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9120B4" wp14:editId="75456778">
                <wp:simplePos x="0" y="0"/>
                <wp:positionH relativeFrom="column">
                  <wp:posOffset>3688715</wp:posOffset>
                </wp:positionH>
                <wp:positionV relativeFrom="paragraph">
                  <wp:posOffset>24765</wp:posOffset>
                </wp:positionV>
                <wp:extent cx="693420" cy="678180"/>
                <wp:effectExtent l="0" t="38100" r="49530" b="26670"/>
                <wp:wrapNone/>
                <wp:docPr id="110" name="直線單箭頭接點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3E1CB59" id="直線單箭頭接點 110" o:spid="_x0000_s1026" type="#_x0000_t32" style="position:absolute;margin-left:290.45pt;margin-top:1.95pt;width:54.6pt;height:53.4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" strokecolor="black [3040]">
                <v:stroke endarrow="block"/>
              </v:shape>
            </w:pict>
          </mc:Fallback>
        </mc:AlternateContent>
      </w:r>
    </w:p>
    <w:p w14:paraId="098CB647" w14:textId="69CAA60D" w:rsidR="00490D1D" w:rsidRDefault="007803FA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8D964A8" wp14:editId="10CE0FDD">
                <wp:simplePos x="0" y="0"/>
                <wp:positionH relativeFrom="column">
                  <wp:posOffset>152400</wp:posOffset>
                </wp:positionH>
                <wp:positionV relativeFrom="paragraph">
                  <wp:posOffset>144780</wp:posOffset>
                </wp:positionV>
                <wp:extent cx="3535680" cy="662940"/>
                <wp:effectExtent l="0" t="0" r="26670" b="22860"/>
                <wp:wrapNone/>
                <wp:docPr id="69" name="群組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662940"/>
                          <a:chOff x="0" y="0"/>
                          <a:chExt cx="3535680" cy="662940"/>
                        </a:xfrm>
                      </wpg:grpSpPr>
                      <wps:wsp>
                        <wps:cNvPr id="70" name="流程圖: 替代程序 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4EB283" w14:textId="77777777" w:rsidR="00AA791F" w:rsidRDefault="00AA791F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904</w:t>
                              </w:r>
                            </w:p>
                            <w:p w14:paraId="017D5159" w14:textId="0A2346C7" w:rsidR="00AA791F" w:rsidRPr="00891E39" w:rsidRDefault="00AA791F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bCs/>
                                  <w:sz w:val="20"/>
                                  <w:szCs w:val="20"/>
                                </w:rPr>
                                <w:t>特殊客觀減損狀況</w:t>
                              </w: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查詢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流程圖: 替代程序 71"/>
                        <wps:cNvSpPr>
                          <a:spLocks noChangeArrowheads="1"/>
                        </wps:cNvSpPr>
                        <wps:spPr bwMode="auto">
                          <a:xfrm>
                            <a:off x="1249680" y="76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6666BB" w14:textId="77777777" w:rsidR="00AA791F" w:rsidRDefault="00AA791F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204</w:t>
                              </w:r>
                            </w:p>
                            <w:p w14:paraId="2C7FC0D1" w14:textId="77777777" w:rsidR="00AA791F" w:rsidRPr="00891E39" w:rsidRDefault="00AA791F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bCs/>
                                  <w:sz w:val="20"/>
                                  <w:szCs w:val="20"/>
                                </w:rPr>
                                <w:t>特殊客觀減損狀況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維護</w:t>
                              </w:r>
                            </w:p>
                            <w:p w14:paraId="35F24C5F" w14:textId="77777777" w:rsidR="00AA791F" w:rsidRPr="007803FA" w:rsidRDefault="00AA791F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流程圖: 磁碟 72"/>
                        <wps:cNvSpPr/>
                        <wps:spPr>
                          <a:xfrm>
                            <a:off x="2514600" y="60960"/>
                            <a:ext cx="1021080" cy="5257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CF37" w14:textId="77777777" w:rsidR="00AA791F" w:rsidRPr="00CB70E8" w:rsidRDefault="00AA791F" w:rsidP="007803F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/>
                                  <w:color w:val="000000"/>
                                  <w:sz w:val="20"/>
                                  <w:szCs w:val="20"/>
                                  <w:lang w:val="x-none" w:eastAsia="x-none"/>
                                </w:rPr>
                                <w:t>Ias39Loss</w:t>
                              </w:r>
                            </w:p>
                            <w:p w14:paraId="2B68A95C" w14:textId="43C17686" w:rsidR="00AA791F" w:rsidRPr="00CB70E8" w:rsidRDefault="00AA791F" w:rsidP="007803F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直線單箭頭接點 93"/>
                        <wps:cNvCnPr/>
                        <wps:spPr>
                          <a:xfrm>
                            <a:off x="102108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直線單箭頭接點 95"/>
                        <wps:cNvCnPr/>
                        <wps:spPr>
                          <a:xfrm>
                            <a:off x="228600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964A8" id="群組 69" o:spid="_x0000_s1045" style="position:absolute;margin-left:12pt;margin-top:11.4pt;width:278.4pt;height:52.2pt;z-index:251717632" coordsize="35356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">
                <v:shape id="流程圖: 替代程序 70" o:spid="_x0000_s1046" type="#_x0000_t176" style="position:absolute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">
                  <v:textbox>
                    <w:txbxContent>
                      <w:p w14:paraId="744EB283" w14:textId="77777777" w:rsidR="00AA791F" w:rsidRDefault="00AA791F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904</w:t>
                        </w:r>
                      </w:p>
                      <w:p w14:paraId="017D5159" w14:textId="0A2346C7" w:rsidR="00AA791F" w:rsidRPr="00891E39" w:rsidRDefault="00AA791F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bCs/>
                            <w:sz w:val="20"/>
                            <w:szCs w:val="20"/>
                          </w:rPr>
                          <w:t>特殊客觀減損狀況</w:t>
                        </w: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查詢</w:t>
                        </w:r>
                      </w:p>
                    </w:txbxContent>
                  </v:textbox>
                </v:shape>
                <v:shape id="流程圖: 替代程序 71" o:spid="_x0000_s1047" type="#_x0000_t176" style="position:absolute;left:12496;top:76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">
                  <v:textbox>
                    <w:txbxContent>
                      <w:p w14:paraId="0D6666BB" w14:textId="77777777" w:rsidR="00AA791F" w:rsidRDefault="00AA791F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204</w:t>
                        </w:r>
                      </w:p>
                      <w:p w14:paraId="2C7FC0D1" w14:textId="77777777" w:rsidR="00AA791F" w:rsidRPr="00891E39" w:rsidRDefault="00AA791F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bCs/>
                            <w:sz w:val="20"/>
                            <w:szCs w:val="20"/>
                          </w:rPr>
                          <w:t>特殊客觀減損狀況</w:t>
                        </w:r>
                        <w:r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維護</w:t>
                        </w:r>
                      </w:p>
                      <w:p w14:paraId="35F24C5F" w14:textId="77777777" w:rsidR="00AA791F" w:rsidRPr="007803FA" w:rsidRDefault="00AA791F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</w:p>
                    </w:txbxContent>
                  </v:textbox>
                </v:shape>
                <v:shape id="流程圖: 磁碟 72" o:spid="_x0000_s1048" type="#_x0000_t132" style="position:absolute;left:25146;top:609;width:10210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" fillcolor="white [3201]" strokecolor="black [3213]" strokeweight=".25pt">
                  <v:textbox>
                    <w:txbxContent>
                      <w:p w14:paraId="6FECCF37" w14:textId="77777777" w:rsidR="00AA791F" w:rsidRPr="00CB70E8" w:rsidRDefault="00AA791F" w:rsidP="007803F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/>
                            <w:color w:val="000000"/>
                            <w:sz w:val="20"/>
                            <w:szCs w:val="20"/>
                            <w:lang w:val="x-none" w:eastAsia="x-none"/>
                          </w:rPr>
                          <w:t>Ias39Loss</w:t>
                        </w:r>
                      </w:p>
                      <w:p w14:paraId="2B68A95C" w14:textId="43C17686" w:rsidR="00AA791F" w:rsidRPr="00CB70E8" w:rsidRDefault="00AA791F" w:rsidP="007803F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直線單箭頭接點 93" o:spid="_x0000_s1049" type="#_x0000_t32" style="position:absolute;left:1021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" strokecolor="black [3040]">
                  <v:stroke endarrow="block"/>
                </v:shape>
                <v:shape id="直線單箭頭接點 95" o:spid="_x0000_s1050" type="#_x0000_t32" style="position:absolute;left:2286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" strokecolor="black [3040]">
                  <v:stroke endarrow="block"/>
                </v:shape>
              </v:group>
            </w:pict>
          </mc:Fallback>
        </mc:AlternateContent>
      </w:r>
    </w:p>
    <w:p w14:paraId="4D0FD54B" w14:textId="68D87409" w:rsidR="00490D1D" w:rsidRDefault="00490D1D" w:rsidP="00430E60">
      <w:pPr>
        <w:rPr>
          <w:rFonts w:ascii="標楷體" w:eastAsia="標楷體" w:hAnsi="標楷體"/>
        </w:rPr>
      </w:pPr>
    </w:p>
    <w:p w14:paraId="413E9C2D" w14:textId="6EF6946A" w:rsidR="00490D1D" w:rsidRDefault="00490D1D" w:rsidP="00430E60">
      <w:pPr>
        <w:rPr>
          <w:rFonts w:ascii="標楷體" w:eastAsia="標楷體" w:hAnsi="標楷體"/>
        </w:rPr>
      </w:pPr>
    </w:p>
    <w:p w14:paraId="130CEF04" w14:textId="179ACC07" w:rsidR="00490D1D" w:rsidRDefault="00490D1D" w:rsidP="00430E60">
      <w:pPr>
        <w:rPr>
          <w:rFonts w:ascii="標楷體" w:eastAsia="標楷體" w:hAnsi="標楷體"/>
        </w:rPr>
      </w:pPr>
    </w:p>
    <w:p w14:paraId="648BB950" w14:textId="5785C035" w:rsidR="00490D1D" w:rsidRDefault="00AE7227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24ECDBA" wp14:editId="5A89C44C">
                <wp:simplePos x="0" y="0"/>
                <wp:positionH relativeFrom="column">
                  <wp:posOffset>206375</wp:posOffset>
                </wp:positionH>
                <wp:positionV relativeFrom="paragraph">
                  <wp:posOffset>70485</wp:posOffset>
                </wp:positionV>
                <wp:extent cx="6217920" cy="53340"/>
                <wp:effectExtent l="0" t="0" r="30480" b="22860"/>
                <wp:wrapNone/>
                <wp:docPr id="46" name="直線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5334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D028ACF" id="直線接點 46" o:spid="_x0000_s1026" style="position:absolute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25pt,5.55pt" to="505.8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" strokecolor="black [3040]">
                <v:stroke dashstyle="dash"/>
              </v:line>
            </w:pict>
          </mc:Fallback>
        </mc:AlternateContent>
      </w:r>
    </w:p>
    <w:p w14:paraId="62936851" w14:textId="412BA16C" w:rsidR="00490D1D" w:rsidRPr="00DB7BDC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E77DED" wp14:editId="723C7485">
                <wp:simplePos x="0" y="0"/>
                <wp:positionH relativeFrom="column">
                  <wp:posOffset>15875</wp:posOffset>
                </wp:positionH>
                <wp:positionV relativeFrom="paragraph">
                  <wp:posOffset>47625</wp:posOffset>
                </wp:positionV>
                <wp:extent cx="1630680" cy="281940"/>
                <wp:effectExtent l="0" t="0" r="26670" b="22860"/>
                <wp:wrapNone/>
                <wp:docPr id="48" name="文字方塊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4FE541" w14:textId="40002C2F" w:rsidR="00AA791F" w:rsidRPr="00DB7BDC" w:rsidRDefault="00AA791F" w:rsidP="00DB7BDC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DB7BD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日終批次作業（月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底日</w:t>
                            </w:r>
                            <w:r w:rsidRPr="00DB7BD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77DED" id="文字方塊 48" o:spid="_x0000_s1051" type="#_x0000_t202" style="position:absolute;margin-left:1.25pt;margin-top:3.75pt;width:128.4pt;height:2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" fillcolor="white [3201]" strokeweight=".5pt">
                <v:textbox>
                  <w:txbxContent>
                    <w:p w14:paraId="0D4FE541" w14:textId="40002C2F" w:rsidR="00AA791F" w:rsidRPr="00DB7BDC" w:rsidRDefault="00AA791F" w:rsidP="00DB7BDC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DB7BD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日終批次作業（月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底日</w:t>
                      </w:r>
                      <w:r w:rsidRPr="00DB7BD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14:paraId="182B31DE" w14:textId="3690346D" w:rsidR="00490D1D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5D6D8CF" wp14:editId="144EF526">
                <wp:simplePos x="0" y="0"/>
                <wp:positionH relativeFrom="column">
                  <wp:posOffset>2842895</wp:posOffset>
                </wp:positionH>
                <wp:positionV relativeFrom="paragraph">
                  <wp:posOffset>123825</wp:posOffset>
                </wp:positionV>
                <wp:extent cx="1104900" cy="1135380"/>
                <wp:effectExtent l="0" t="0" r="19050" b="64770"/>
                <wp:wrapNone/>
                <wp:docPr id="84" name="群組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900" cy="1135380"/>
                          <a:chOff x="0" y="0"/>
                          <a:chExt cx="1104900" cy="1135380"/>
                        </a:xfrm>
                      </wpg:grpSpPr>
                      <wps:wsp>
                        <wps:cNvPr id="58" name="流程圖: 磁碟 58"/>
                        <wps:cNvSpPr/>
                        <wps:spPr>
                          <a:xfrm>
                            <a:off x="0" y="0"/>
                            <a:ext cx="1104900" cy="7162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66AABD" w14:textId="596E1407" w:rsidR="00AA791F" w:rsidRPr="00CB70E8" w:rsidRDefault="00AA791F" w:rsidP="00E05FF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 w:hint="eastAsia"/>
                                  <w:color w:val="000000"/>
                                  <w:sz w:val="20"/>
                                  <w:szCs w:val="20"/>
                                  <w:lang w:val="x-none"/>
                                </w:rPr>
                                <w:t>中介資料檔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直線單箭頭接點 79"/>
                        <wps:cNvCnPr/>
                        <wps:spPr>
                          <a:xfrm>
                            <a:off x="548640" y="716280"/>
                            <a:ext cx="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D6D8CF" id="群組 84" o:spid="_x0000_s1052" style="position:absolute;margin-left:223.85pt;margin-top:9.75pt;width:87pt;height:89.4pt;z-index:251673600" coordsize="11049,11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">
                <v:shape id="流程圖: 磁碟 58" o:spid="_x0000_s1053" type="#_x0000_t132" style="position:absolute;width:11049;height:7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" fillcolor="white [3201]" strokecolor="black [3213]" strokeweight=".25pt">
                  <v:textbox>
                    <w:txbxContent>
                      <w:p w14:paraId="6366AABD" w14:textId="596E1407" w:rsidR="00AA791F" w:rsidRPr="00CB70E8" w:rsidRDefault="00AA791F" w:rsidP="00E05FF0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 w:hint="eastAsia"/>
                            <w:color w:val="000000"/>
                            <w:sz w:val="20"/>
                            <w:szCs w:val="20"/>
                            <w:lang w:val="x-none"/>
                          </w:rPr>
                          <w:t>中介資料</w:t>
                        </w:r>
                        <w:proofErr w:type="gramStart"/>
                        <w:r w:rsidRPr="00CB70E8">
                          <w:rPr>
                            <w:rFonts w:ascii="標楷體" w:eastAsia="標楷體" w:hAnsi="標楷體" w:hint="eastAsia"/>
                            <w:color w:val="000000"/>
                            <w:sz w:val="20"/>
                            <w:szCs w:val="20"/>
                            <w:lang w:val="x-none"/>
                          </w:rPr>
                          <w:t>檔</w:t>
                        </w:r>
                        <w:proofErr w:type="gramEnd"/>
                      </w:p>
                    </w:txbxContent>
                  </v:textbox>
                </v:shape>
                <v:shape id="直線單箭頭接點 79" o:spid="_x0000_s1054" type="#_x0000_t32" style="position:absolute;left:5486;top:7162;width:0;height:4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" strokecolor="black [3040]">
                  <v:stroke endarrow="block"/>
                </v:shape>
              </v:group>
            </w:pict>
          </mc:Fallback>
        </mc:AlternateContent>
      </w:r>
    </w:p>
    <w:p w14:paraId="005D153E" w14:textId="133D6D21" w:rsidR="00490D1D" w:rsidRDefault="00E05FF0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5D2A72" wp14:editId="341F7CC3">
                <wp:simplePos x="0" y="0"/>
                <wp:positionH relativeFrom="column">
                  <wp:posOffset>617855</wp:posOffset>
                </wp:positionH>
                <wp:positionV relativeFrom="paragraph">
                  <wp:posOffset>47625</wp:posOffset>
                </wp:positionV>
                <wp:extent cx="2110740" cy="502920"/>
                <wp:effectExtent l="0" t="0" r="3810" b="0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44D29E" w14:textId="3CF8E80E" w:rsidR="00AA791F" w:rsidRDefault="00AA791F" w:rsidP="00E05FF0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0F0B39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IFRS9撥款資料檔</w:t>
                            </w:r>
                            <w:r w:rsidRPr="000F0B39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Ifrs9LoanData</w:t>
                            </w:r>
                          </w:p>
                          <w:p w14:paraId="39AD2B46" w14:textId="621B4B85" w:rsidR="00AA791F" w:rsidRPr="00DB7BDC" w:rsidRDefault="00AA791F" w:rsidP="00E05FF0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0F0B39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IFRS9額度資料檔</w:t>
                            </w:r>
                            <w:r w:rsidRPr="000F0B39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Ifrs9FacData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D2A72" id="文字方塊 59" o:spid="_x0000_s1055" type="#_x0000_t202" style="position:absolute;margin-left:48.65pt;margin-top:3.75pt;width:166.2pt;height:3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" fillcolor="white [3201]" stroked="f" strokeweight=".5pt">
                <v:textbox>
                  <w:txbxContent>
                    <w:p w14:paraId="5C44D29E" w14:textId="3CF8E80E" w:rsidR="00AA791F" w:rsidRDefault="00AA791F" w:rsidP="00E05FF0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0F0B39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IFRS9撥款資料檔</w:t>
                      </w:r>
                      <w:r w:rsidRPr="000F0B39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Ifrs9LoanData</w:t>
                      </w:r>
                    </w:p>
                    <w:p w14:paraId="39AD2B46" w14:textId="621B4B85" w:rsidR="00AA791F" w:rsidRPr="00DB7BDC" w:rsidRDefault="00AA791F" w:rsidP="00E05FF0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0F0B39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IFRS9額度資料檔</w:t>
                      </w:r>
                      <w:r w:rsidRPr="000F0B39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Ifrs9FacData</w:t>
                      </w:r>
                    </w:p>
                  </w:txbxContent>
                </v:textbox>
              </v:shape>
            </w:pict>
          </mc:Fallback>
        </mc:AlternateContent>
      </w:r>
    </w:p>
    <w:p w14:paraId="39D25F6E" w14:textId="5AA92703" w:rsidR="00490D1D" w:rsidRDefault="00490D1D" w:rsidP="00430E60">
      <w:pPr>
        <w:rPr>
          <w:rFonts w:ascii="標楷體" w:eastAsia="標楷體" w:hAnsi="標楷體"/>
        </w:rPr>
      </w:pPr>
    </w:p>
    <w:p w14:paraId="2E1834E7" w14:textId="03CD0FC4" w:rsidR="00891E39" w:rsidRDefault="00891E39" w:rsidP="00430E60">
      <w:pPr>
        <w:rPr>
          <w:rFonts w:ascii="標楷體" w:eastAsia="標楷體" w:hAnsi="標楷體"/>
        </w:rPr>
      </w:pPr>
    </w:p>
    <w:p w14:paraId="6EA81DE3" w14:textId="419C316A" w:rsidR="00891E39" w:rsidRDefault="00292B5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F0F74F" wp14:editId="37020308">
                <wp:simplePos x="0" y="0"/>
                <wp:positionH relativeFrom="column">
                  <wp:posOffset>617855</wp:posOffset>
                </wp:positionH>
                <wp:positionV relativeFrom="paragraph">
                  <wp:posOffset>70485</wp:posOffset>
                </wp:positionV>
                <wp:extent cx="2110740" cy="1409700"/>
                <wp:effectExtent l="0" t="0" r="3810" b="0"/>
                <wp:wrapNone/>
                <wp:docPr id="85" name="文字方塊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0C9946" w14:textId="7C8BE0D5" w:rsidR="00AA791F" w:rsidRPr="00705A38" w:rsidRDefault="00AA791F" w:rsidP="00292B51">
                            <w:pPr>
                              <w:spacing w:line="0" w:lineRule="atLeast"/>
                              <w:rPr>
                                <w:rFonts w:ascii="標楷體" w:eastAsia="標楷體" w:hAnsi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Ias34Ap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1D3D4776" w14:textId="7D9FF606" w:rsidR="00AA791F" w:rsidRDefault="00AA791F" w:rsidP="00292B51">
                            <w:pPr>
                              <w:spacing w:line="0" w:lineRule="atLeast"/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  <w:p w14:paraId="646312D2" w14:textId="1A9DE78F" w:rsidR="00AA791F" w:rsidRPr="00705A38" w:rsidRDefault="00AA791F" w:rsidP="00292B51">
                            <w:pPr>
                              <w:spacing w:line="0" w:lineRule="atLeast"/>
                              <w:rPr>
                                <w:rFonts w:ascii="標楷體" w:eastAsia="標楷體" w:hAnsi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LoanIfrsAp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 w:rsidRPr="00705A38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0EBDEBBA" w14:textId="5CDC2E2D" w:rsidR="00AA791F" w:rsidRPr="00292B51" w:rsidRDefault="00AA791F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11FA9DF3" w14:textId="66BB279B" w:rsidR="00AA791F" w:rsidRPr="00292B51" w:rsidRDefault="00AA791F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4AFD8E12" w14:textId="34CC7D6D" w:rsidR="00AA791F" w:rsidRPr="00292B51" w:rsidRDefault="00AA791F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36C925E7" w14:textId="545A6D4E" w:rsidR="00AA791F" w:rsidRPr="00292B51" w:rsidRDefault="00AA791F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0F74F" id="文字方塊 85" o:spid="_x0000_s1056" type="#_x0000_t202" style="position:absolute;margin-left:48.65pt;margin-top:5.55pt;width:166.2pt;height:11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" fillcolor="white [3201]" stroked="f" strokeweight=".5pt">
                <v:textbox>
                  <w:txbxContent>
                    <w:p w14:paraId="290C9946" w14:textId="7C8BE0D5" w:rsidR="00AA791F" w:rsidRPr="00705A38" w:rsidRDefault="00AA791F" w:rsidP="00292B51">
                      <w:pPr>
                        <w:spacing w:line="0" w:lineRule="atLeast"/>
                        <w:rPr>
                          <w:rFonts w:ascii="標楷體" w:eastAsia="標楷體" w:hAnsi="標楷體" w:cs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Ias34Ap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B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C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1D3D4776" w14:textId="7D9FF606" w:rsidR="00AA791F" w:rsidRDefault="00AA791F" w:rsidP="00292B51">
                      <w:pPr>
                        <w:spacing w:line="0" w:lineRule="atLeast"/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D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E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G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</w:p>
                    <w:p w14:paraId="646312D2" w14:textId="1A9DE78F" w:rsidR="00AA791F" w:rsidRPr="00705A38" w:rsidRDefault="00AA791F" w:rsidP="00292B51">
                      <w:pPr>
                        <w:spacing w:line="0" w:lineRule="atLeast"/>
                        <w:rPr>
                          <w:rFonts w:ascii="標楷體" w:eastAsia="標楷體" w:hAnsi="標楷體" w:cs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LoanIfrsAp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 w:rsidRPr="00705A38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B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0EBDEBBA" w14:textId="5CDC2E2D" w:rsidR="00AA791F" w:rsidRPr="00292B51" w:rsidRDefault="00AA791F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C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D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11FA9DF3" w14:textId="66BB279B" w:rsidR="00AA791F" w:rsidRPr="00292B51" w:rsidRDefault="00AA791F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F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G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4AFD8E12" w14:textId="34CC7D6D" w:rsidR="00AA791F" w:rsidRPr="00292B51" w:rsidRDefault="00AA791F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H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36C925E7" w14:textId="545A6D4E" w:rsidR="00AA791F" w:rsidRPr="00292B51" w:rsidRDefault="00AA791F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</w:rPr>
                        <w:t>J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</w:p>
    <w:p w14:paraId="07217D06" w14:textId="05FC7835" w:rsidR="00891E39" w:rsidRDefault="00CB70E8" w:rsidP="00430E60">
      <w:pPr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A3546" wp14:editId="633B1A9A">
                <wp:simplePos x="0" y="0"/>
                <wp:positionH relativeFrom="column">
                  <wp:posOffset>2842895</wp:posOffset>
                </wp:positionH>
                <wp:positionV relativeFrom="paragraph">
                  <wp:posOffset>116205</wp:posOffset>
                </wp:positionV>
                <wp:extent cx="1127760" cy="906780"/>
                <wp:effectExtent l="0" t="0" r="15240" b="26670"/>
                <wp:wrapNone/>
                <wp:docPr id="78" name="流程圖: 磁碟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906780"/>
                        </a:xfrm>
                        <a:prstGeom prst="flowChartMagneticDisk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A44D4" w14:textId="01B0067B" w:rsidR="00AA791F" w:rsidRPr="00CB70E8" w:rsidRDefault="00AA791F" w:rsidP="00CB70E8">
                            <w:pPr>
                              <w:autoSpaceDE w:val="0"/>
                              <w:autoSpaceDN w:val="0"/>
                              <w:adjustRightInd w:val="0"/>
                              <w:spacing w:line="0" w:lineRule="atLeast"/>
                              <w:jc w:val="center"/>
                              <w:rPr>
                                <w:rFonts w:eastAsia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B70E8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34</w:t>
                            </w:r>
                            <w:r w:rsidRPr="00CB70E8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號公報</w:t>
                            </w:r>
                            <w:r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IFRS9</w:t>
                            </w:r>
                          </w:p>
                          <w:p w14:paraId="68D5DB93" w14:textId="70824AB3" w:rsidR="00AA791F" w:rsidRPr="00CB70E8" w:rsidRDefault="00AA791F" w:rsidP="00CB70E8">
                            <w:pPr>
                              <w:spacing w:line="0" w:lineRule="atLeas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B70E8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欄位清單檔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3546" id="流程圖: 磁碟 78" o:spid="_x0000_s1057" type="#_x0000_t132" style="position:absolute;margin-left:223.85pt;margin-top:9.15pt;width:88.8pt;height:71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" fillcolor="white [3201]" strokecolor="black [3213]" strokeweight=".25pt">
                <v:textbox>
                  <w:txbxContent>
                    <w:p w14:paraId="665A44D4" w14:textId="01B0067B" w:rsidR="00AA791F" w:rsidRPr="00CB70E8" w:rsidRDefault="00AA791F" w:rsidP="00CB70E8">
                      <w:pPr>
                        <w:autoSpaceDE w:val="0"/>
                        <w:autoSpaceDN w:val="0"/>
                        <w:adjustRightInd w:val="0"/>
                        <w:spacing w:line="0" w:lineRule="atLeast"/>
                        <w:jc w:val="center"/>
                        <w:rPr>
                          <w:rFonts w:eastAsia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B70E8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34</w:t>
                      </w:r>
                      <w:r w:rsidRPr="00CB70E8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號公報</w:t>
                      </w:r>
                      <w:r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/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IFRS9</w:t>
                      </w:r>
                    </w:p>
                    <w:p w14:paraId="68D5DB93" w14:textId="70824AB3" w:rsidR="00AA791F" w:rsidRPr="00CB70E8" w:rsidRDefault="00AA791F" w:rsidP="00CB70E8">
                      <w:pPr>
                        <w:spacing w:line="0" w:lineRule="atLeast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B70E8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欄位清單</w:t>
                      </w:r>
                      <w:proofErr w:type="gramStart"/>
                      <w:r w:rsidRPr="00CB70E8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檔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22676CB5" w14:textId="509A9E0A" w:rsidR="00891E39" w:rsidRDefault="00891E39" w:rsidP="00430E60">
      <w:pPr>
        <w:rPr>
          <w:rFonts w:ascii="標楷體" w:eastAsia="標楷體" w:hAnsi="標楷體"/>
        </w:rPr>
      </w:pPr>
    </w:p>
    <w:p w14:paraId="65EDA47B" w14:textId="2652A92A" w:rsidR="00891E39" w:rsidRDefault="00891E39" w:rsidP="00430E60">
      <w:pPr>
        <w:rPr>
          <w:rFonts w:ascii="標楷體" w:eastAsia="標楷體" w:hAnsi="標楷體"/>
        </w:rPr>
      </w:pPr>
    </w:p>
    <w:p w14:paraId="7716C863" w14:textId="043EE68A" w:rsidR="00891E39" w:rsidRDefault="00891E39" w:rsidP="00430E60">
      <w:pPr>
        <w:rPr>
          <w:rFonts w:ascii="標楷體" w:eastAsia="標楷體" w:hAnsi="標楷體"/>
        </w:rPr>
      </w:pPr>
    </w:p>
    <w:p w14:paraId="0D5D0AF6" w14:textId="5383722E" w:rsidR="00891E39" w:rsidRDefault="00BF28D2" w:rsidP="00430E60">
      <w:pPr>
        <w:rPr>
          <w:rFonts w:ascii="標楷體" w:eastAsia="標楷體" w:hAnsi="標楷體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FB73548" wp14:editId="6D7877D5">
                <wp:simplePos x="0" y="0"/>
                <wp:positionH relativeFrom="column">
                  <wp:posOffset>2073275</wp:posOffset>
                </wp:positionH>
                <wp:positionV relativeFrom="paragraph">
                  <wp:posOffset>108585</wp:posOffset>
                </wp:positionV>
                <wp:extent cx="1318260" cy="1310640"/>
                <wp:effectExtent l="0" t="0" r="34290" b="22860"/>
                <wp:wrapNone/>
                <wp:docPr id="94" name="群組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8260" cy="1310640"/>
                          <a:chOff x="0" y="0"/>
                          <a:chExt cx="1318260" cy="1310640"/>
                        </a:xfrm>
                      </wpg:grpSpPr>
                      <wps:wsp>
                        <wps:cNvPr id="88" name="流程圖: 替代程序 88"/>
                        <wps:cNvSpPr>
                          <a:spLocks noChangeArrowheads="1"/>
                        </wps:cNvSpPr>
                        <wps:spPr bwMode="auto">
                          <a:xfrm>
                            <a:off x="0" y="6553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299F01" w14:textId="322D1A9F" w:rsidR="00AA791F" w:rsidRDefault="00AA791F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901</w:t>
                              </w:r>
                            </w:p>
                            <w:p w14:paraId="702130CB" w14:textId="77777777" w:rsidR="00AA791F" w:rsidRDefault="00AA791F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E475CA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３４號公報</w:t>
                              </w:r>
                            </w:p>
                            <w:p w14:paraId="16658D7D" w14:textId="7C4B4EF6" w:rsidR="00AA791F" w:rsidRPr="00E475CA" w:rsidRDefault="00AA791F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E475CA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欄位清單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直線單箭頭接點 91"/>
                        <wps:cNvCnPr/>
                        <wps:spPr>
                          <a:xfrm flipH="1">
                            <a:off x="571500" y="0"/>
                            <a:ext cx="746760" cy="6629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73548" id="群組 94" o:spid="_x0000_s1058" style="position:absolute;margin-left:163.25pt;margin-top:8.55pt;width:103.8pt;height:103.2pt;z-index:251699200" coordsize="13182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">
                <v:shape id="流程圖: 替代程序 88" o:spid="_x0000_s1059" type="#_x0000_t176" style="position:absolute;top:6553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">
                  <v:textbox>
                    <w:txbxContent>
                      <w:p w14:paraId="55299F01" w14:textId="322D1A9F" w:rsidR="00AA791F" w:rsidRDefault="00AA791F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901</w:t>
                        </w:r>
                      </w:p>
                      <w:p w14:paraId="702130CB" w14:textId="77777777" w:rsidR="00AA791F" w:rsidRDefault="00AA791F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E475CA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３４號公報</w:t>
                        </w:r>
                      </w:p>
                      <w:p w14:paraId="16658D7D" w14:textId="7C4B4EF6" w:rsidR="00AA791F" w:rsidRPr="00E475CA" w:rsidRDefault="00AA791F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E475CA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欄位清單</w:t>
                        </w:r>
                      </w:p>
                    </w:txbxContent>
                  </v:textbox>
                </v:shape>
                <v:shape id="直線單箭頭接點 91" o:spid="_x0000_s1060" type="#_x0000_t32" style="position:absolute;left:5715;width:7467;height:6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" strokecolor="black [3040]">
                  <v:stroke endarrow="block"/>
                </v:shape>
              </v:group>
            </w:pict>
          </mc:Fallback>
        </mc:AlternateContent>
      </w:r>
      <w:r w:rsidR="000A044B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787A5CD" wp14:editId="419A2A2E">
                <wp:simplePos x="0" y="0"/>
                <wp:positionH relativeFrom="column">
                  <wp:posOffset>3582035</wp:posOffset>
                </wp:positionH>
                <wp:positionV relativeFrom="paragraph">
                  <wp:posOffset>100965</wp:posOffset>
                </wp:positionV>
                <wp:extent cx="1303020" cy="1318260"/>
                <wp:effectExtent l="0" t="0" r="11430" b="15240"/>
                <wp:wrapNone/>
                <wp:docPr id="98" name="群組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020" cy="1318260"/>
                          <a:chOff x="0" y="0"/>
                          <a:chExt cx="1303020" cy="1318260"/>
                        </a:xfrm>
                      </wpg:grpSpPr>
                      <wps:wsp>
                        <wps:cNvPr id="89" name="流程圖: 替代程序 89"/>
                        <wps:cNvSpPr>
                          <a:spLocks noChangeArrowheads="1"/>
                        </wps:cNvSpPr>
                        <wps:spPr bwMode="auto">
                          <a:xfrm>
                            <a:off x="281940" y="66294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64DCF" w14:textId="41471889" w:rsidR="00AA791F" w:rsidRDefault="00AA791F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902</w:t>
                              </w:r>
                            </w:p>
                            <w:p w14:paraId="7234D866" w14:textId="77777777" w:rsidR="00AA791F" w:rsidRDefault="00AA791F" w:rsidP="00E475C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ＩＦＲＳ９</w:t>
                              </w:r>
                            </w:p>
                            <w:p w14:paraId="6234C54F" w14:textId="08424A9B" w:rsidR="00AA791F" w:rsidRPr="00E475CA" w:rsidRDefault="00AA791F" w:rsidP="00E475C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E475CA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欄位清單</w:t>
                              </w:r>
                            </w:p>
                            <w:p w14:paraId="53F9F09E" w14:textId="225CEE75" w:rsidR="00AA791F" w:rsidRPr="00891E39" w:rsidRDefault="00AA791F" w:rsidP="00E475C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直線單箭頭接點 90"/>
                        <wps:cNvCnPr/>
                        <wps:spPr>
                          <a:xfrm>
                            <a:off x="0" y="0"/>
                            <a:ext cx="784860" cy="670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7A5CD" id="群組 98" o:spid="_x0000_s1061" style="position:absolute;margin-left:282.05pt;margin-top:7.95pt;width:102.6pt;height:103.8pt;z-index:251696128" coordsize="13030,13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">
                <v:shape id="流程圖: 替代程序 89" o:spid="_x0000_s1062" type="#_x0000_t176" style="position:absolute;left:2819;top:6629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">
                  <v:textbox>
                    <w:txbxContent>
                      <w:p w14:paraId="1F864DCF" w14:textId="41471889" w:rsidR="00AA791F" w:rsidRDefault="00AA791F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902</w:t>
                        </w:r>
                      </w:p>
                      <w:p w14:paraId="7234D866" w14:textId="77777777" w:rsidR="00AA791F" w:rsidRDefault="00AA791F" w:rsidP="00E475C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proofErr w:type="gramStart"/>
                        <w:r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ＩＦＲＳ</w:t>
                        </w:r>
                        <w:proofErr w:type="gramEnd"/>
                        <w:r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９</w:t>
                        </w:r>
                      </w:p>
                      <w:p w14:paraId="6234C54F" w14:textId="08424A9B" w:rsidR="00AA791F" w:rsidRPr="00E475CA" w:rsidRDefault="00AA791F" w:rsidP="00E475C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E475CA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欄位清單</w:t>
                        </w:r>
                      </w:p>
                      <w:p w14:paraId="53F9F09E" w14:textId="225CEE75" w:rsidR="00AA791F" w:rsidRPr="00891E39" w:rsidRDefault="00AA791F" w:rsidP="00E475C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</w:p>
                    </w:txbxContent>
                  </v:textbox>
                </v:shape>
                <v:shape id="直線單箭頭接點 90" o:spid="_x0000_s1063" type="#_x0000_t32" style="position:absolute;width:7848;height:67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" strokecolor="black [3040]">
                  <v:stroke endarrow="block"/>
                </v:shape>
              </v:group>
            </w:pict>
          </mc:Fallback>
        </mc:AlternateContent>
      </w:r>
      <w:r w:rsidR="00763CF3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8DE8A9" wp14:editId="5250EDAB">
                <wp:simplePos x="0" y="0"/>
                <wp:positionH relativeFrom="column">
                  <wp:posOffset>205740</wp:posOffset>
                </wp:positionH>
                <wp:positionV relativeFrom="paragraph">
                  <wp:posOffset>220980</wp:posOffset>
                </wp:positionV>
                <wp:extent cx="6217920" cy="53340"/>
                <wp:effectExtent l="0" t="0" r="30480" b="22860"/>
                <wp:wrapNone/>
                <wp:docPr id="86" name="直線接點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5334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823F46B" id="直線接點 86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2pt,17.4pt" to="505.8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" strokecolor="black [3040]">
                <v:stroke dashstyle="dash"/>
              </v:line>
            </w:pict>
          </mc:Fallback>
        </mc:AlternateContent>
      </w:r>
    </w:p>
    <w:p w14:paraId="25628316" w14:textId="1993EB5B" w:rsidR="00891E39" w:rsidRDefault="005458EC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79BD80" wp14:editId="05BA937D">
                <wp:simplePos x="0" y="0"/>
                <wp:positionH relativeFrom="column">
                  <wp:posOffset>-52705</wp:posOffset>
                </wp:positionH>
                <wp:positionV relativeFrom="paragraph">
                  <wp:posOffset>108585</wp:posOffset>
                </wp:positionV>
                <wp:extent cx="3192780" cy="281940"/>
                <wp:effectExtent l="0" t="0" r="26670" b="22860"/>
                <wp:wrapNone/>
                <wp:docPr id="87" name="文字方塊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7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A826B5" w14:textId="14A00DE3" w:rsidR="00AA791F" w:rsidRPr="005458EC" w:rsidRDefault="00AA791F" w:rsidP="005458EC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CB70E8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34</w:t>
                            </w:r>
                            <w:r w:rsidRPr="00CB70E8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號公報</w:t>
                            </w:r>
                            <w:r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IFRS</w:t>
                            </w:r>
                            <w:r w:rsidRPr="005458EC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9</w:t>
                            </w:r>
                            <w:r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欄位清單</w:t>
                            </w:r>
                            <w:r w:rsidRPr="005458EC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產生作業</w:t>
                            </w:r>
                            <w:r w:rsidRPr="005458EC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5458EC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月</w:t>
                            </w:r>
                            <w:r w:rsidRPr="005458EC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5458E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（月報環境）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9BD80" id="文字方塊 87" o:spid="_x0000_s1064" type="#_x0000_t202" style="position:absolute;margin-left:-4.15pt;margin-top:8.55pt;width:251.4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" fillcolor="white [3201]" strokeweight=".5pt">
                <v:textbox>
                  <w:txbxContent>
                    <w:p w14:paraId="40A826B5" w14:textId="14A00DE3" w:rsidR="00AA791F" w:rsidRPr="005458EC" w:rsidRDefault="00AA791F" w:rsidP="005458EC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CB70E8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34</w:t>
                      </w:r>
                      <w:r w:rsidRPr="00CB70E8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號公報</w:t>
                      </w:r>
                      <w:r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/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IFRS</w:t>
                      </w:r>
                      <w:r w:rsidRPr="005458EC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9</w:t>
                      </w:r>
                      <w:r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欄位清單</w:t>
                      </w:r>
                      <w:r w:rsidRPr="005458EC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</w:rPr>
                        <w:t>產生作業</w:t>
                      </w:r>
                      <w:r w:rsidRPr="005458EC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5458EC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</w:rPr>
                        <w:t>月</w:t>
                      </w:r>
                      <w:r w:rsidRPr="005458EC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5458E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（月報環境）</w:t>
                      </w:r>
                    </w:p>
                  </w:txbxContent>
                </v:textbox>
              </v:shape>
            </w:pict>
          </mc:Fallback>
        </mc:AlternateContent>
      </w:r>
    </w:p>
    <w:p w14:paraId="7AECAB17" w14:textId="45BB87AC" w:rsidR="00891E39" w:rsidRDefault="00891E39" w:rsidP="00430E60">
      <w:pPr>
        <w:rPr>
          <w:rFonts w:ascii="標楷體" w:eastAsia="標楷體" w:hAnsi="標楷體"/>
        </w:rPr>
      </w:pPr>
    </w:p>
    <w:p w14:paraId="7C1FBADE" w14:textId="373C042C" w:rsidR="00891E39" w:rsidRDefault="00891E39" w:rsidP="00430E60">
      <w:pPr>
        <w:rPr>
          <w:rFonts w:ascii="標楷體" w:eastAsia="標楷體" w:hAnsi="標楷體"/>
        </w:rPr>
      </w:pPr>
    </w:p>
    <w:p w14:paraId="66F9E7EF" w14:textId="715586CF" w:rsidR="00891E39" w:rsidRDefault="00891E39" w:rsidP="00430E60">
      <w:pPr>
        <w:rPr>
          <w:rFonts w:ascii="標楷體" w:eastAsia="標楷體" w:hAnsi="標楷體"/>
        </w:rPr>
      </w:pPr>
    </w:p>
    <w:p w14:paraId="0F7504D6" w14:textId="5784B351" w:rsidR="00891E39" w:rsidRDefault="00891E39" w:rsidP="00430E60">
      <w:pPr>
        <w:rPr>
          <w:rFonts w:ascii="標楷體" w:eastAsia="標楷體" w:hAnsi="標楷體"/>
        </w:rPr>
      </w:pPr>
    </w:p>
    <w:p w14:paraId="2650E5D7" w14:textId="3F7C55F4" w:rsidR="00891E39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72A5702" wp14:editId="61B8D822">
                <wp:simplePos x="0" y="0"/>
                <wp:positionH relativeFrom="column">
                  <wp:posOffset>3681095</wp:posOffset>
                </wp:positionH>
                <wp:positionV relativeFrom="paragraph">
                  <wp:posOffset>47625</wp:posOffset>
                </wp:positionV>
                <wp:extent cx="1463040" cy="1074420"/>
                <wp:effectExtent l="0" t="0" r="22860" b="11430"/>
                <wp:wrapNone/>
                <wp:docPr id="100" name="群組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1074420"/>
                          <a:chOff x="0" y="0"/>
                          <a:chExt cx="1463040" cy="1074420"/>
                        </a:xfrm>
                      </wpg:grpSpPr>
                      <wps:wsp>
                        <wps:cNvPr id="97" name="直線單箭頭接點 97"/>
                        <wps:cNvCnPr/>
                        <wps:spPr>
                          <a:xfrm>
                            <a:off x="754380" y="0"/>
                            <a:ext cx="0" cy="396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流程圖: 儲存資料 99"/>
                        <wps:cNvSpPr/>
                        <wps:spPr>
                          <a:xfrm>
                            <a:off x="0" y="396240"/>
                            <a:ext cx="1463040" cy="678180"/>
                          </a:xfrm>
                          <a:prstGeom prst="flowChartOnlineStorag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31575A" w14:textId="527772DC" w:rsidR="00AA791F" w:rsidRPr="001E368D" w:rsidRDefault="00AA791F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</w:pPr>
                              <w:r w:rsidRPr="001E368D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I</w:t>
                              </w:r>
                              <w:r w:rsidRPr="001E368D"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FRS9</w:t>
                              </w:r>
                            </w:p>
                            <w:p w14:paraId="72F0CEB1" w14:textId="0E0DC601" w:rsidR="00AA791F" w:rsidRPr="00431E9A" w:rsidRDefault="00AA791F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欄位清單</w:t>
                              </w:r>
                            </w:p>
                            <w:p w14:paraId="1B364295" w14:textId="77777777" w:rsidR="00AA791F" w:rsidRPr="00431E9A" w:rsidRDefault="00AA791F" w:rsidP="00431E9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w:t>媒體檔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2A5702" id="群組 100" o:spid="_x0000_s1065" style="position:absolute;margin-left:289.85pt;margin-top:3.75pt;width:115.2pt;height:84.6pt;z-index:251709440" coordsize="14630,10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">
                <v:shape id="直線單箭頭接點 97" o:spid="_x0000_s1066" type="#_x0000_t32" style="position:absolute;left:7543;width:0;height:3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" strokecolor="black [3040]">
                  <v:stroke endarrow="block"/>
                </v:shape>
  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  <v:stroke joinstyle="miter"/>
                  <v:path gradientshapeok="t" o:connecttype="custom" o:connectlocs="10800,0;0,10800;10800,21600;17997,10800" textboxrect="3600,0,17997,21600"/>
                </v:shapetype>
                <v:shape id="流程圖: 儲存資料 99" o:spid="_x0000_s1067" type="#_x0000_t130" style="position:absolute;top:3962;width:14630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" fillcolor="white [3201]" strokecolor="black [3213]" strokeweight=".25pt">
                  <v:textbox>
                    <w:txbxContent>
                      <w:p w14:paraId="0F31575A" w14:textId="527772DC" w:rsidR="00AA791F" w:rsidRPr="001E368D" w:rsidRDefault="00AA791F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</w:pPr>
                        <w:r w:rsidRPr="001E368D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I</w:t>
                        </w:r>
                        <w:r w:rsidRPr="001E368D"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FRS9</w:t>
                        </w:r>
                      </w:p>
                      <w:p w14:paraId="72F0CEB1" w14:textId="0E0DC601" w:rsidR="00AA791F" w:rsidRPr="00431E9A" w:rsidRDefault="00AA791F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欄位清單</w:t>
                        </w:r>
                      </w:p>
                      <w:p w14:paraId="1B364295" w14:textId="77777777" w:rsidR="00AA791F" w:rsidRPr="00431E9A" w:rsidRDefault="00AA791F" w:rsidP="00431E9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媒體</w:t>
                        </w:r>
                        <w:proofErr w:type="gramStart"/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檔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396BD5E" wp14:editId="0B487343">
                <wp:simplePos x="0" y="0"/>
                <wp:positionH relativeFrom="column">
                  <wp:posOffset>1859915</wp:posOffset>
                </wp:positionH>
                <wp:positionV relativeFrom="paragraph">
                  <wp:posOffset>47625</wp:posOffset>
                </wp:positionV>
                <wp:extent cx="1463040" cy="1074420"/>
                <wp:effectExtent l="0" t="0" r="22860" b="11430"/>
                <wp:wrapNone/>
                <wp:docPr id="101" name="群組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1074420"/>
                          <a:chOff x="0" y="0"/>
                          <a:chExt cx="1463040" cy="1074420"/>
                        </a:xfrm>
                      </wpg:grpSpPr>
                      <wps:wsp>
                        <wps:cNvPr id="92" name="流程圖: 儲存資料 92"/>
                        <wps:cNvSpPr/>
                        <wps:spPr>
                          <a:xfrm>
                            <a:off x="0" y="396240"/>
                            <a:ext cx="1463040" cy="678180"/>
                          </a:xfrm>
                          <a:prstGeom prst="flowChartOnlineStorag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FFDBA6" w14:textId="77777777" w:rsidR="00AA791F" w:rsidRPr="00431E9A" w:rsidRDefault="00AA791F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eastAsia="標楷體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34</w:t>
                              </w: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號公報</w:t>
                              </w:r>
                            </w:p>
                            <w:p w14:paraId="199A434D" w14:textId="1A07AC16" w:rsidR="00AA791F" w:rsidRPr="00431E9A" w:rsidRDefault="00AA791F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欄位清單</w:t>
                              </w:r>
                            </w:p>
                            <w:p w14:paraId="0D69C932" w14:textId="4E14AC33" w:rsidR="00AA791F" w:rsidRPr="00431E9A" w:rsidRDefault="00AA791F" w:rsidP="00431E9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w:t>媒體檔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直線單箭頭接點 96"/>
                        <wps:cNvCnPr/>
                        <wps:spPr>
                          <a:xfrm>
                            <a:off x="746760" y="0"/>
                            <a:ext cx="0" cy="396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96BD5E" id="群組 101" o:spid="_x0000_s1068" style="position:absolute;margin-left:146.45pt;margin-top:3.75pt;width:115.2pt;height:84.6pt;z-index:251704320" coordsize="14630,10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">
                <v:shape id="流程圖: 儲存資料 92" o:spid="_x0000_s1069" type="#_x0000_t130" style="position:absolute;top:3962;width:14630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" fillcolor="white [3201]" strokecolor="black [3213]" strokeweight=".25pt">
                  <v:textbox>
                    <w:txbxContent>
                      <w:p w14:paraId="53FFDBA6" w14:textId="77777777" w:rsidR="00AA791F" w:rsidRPr="00431E9A" w:rsidRDefault="00AA791F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eastAsia="標楷體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1E9A"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34</w:t>
                        </w: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號公報</w:t>
                        </w:r>
                      </w:p>
                      <w:p w14:paraId="199A434D" w14:textId="1A07AC16" w:rsidR="00AA791F" w:rsidRPr="00431E9A" w:rsidRDefault="00AA791F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欄位清單</w:t>
                        </w:r>
                      </w:p>
                      <w:p w14:paraId="0D69C932" w14:textId="4E14AC33" w:rsidR="00AA791F" w:rsidRPr="00431E9A" w:rsidRDefault="00AA791F" w:rsidP="00431E9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媒體</w:t>
                        </w:r>
                        <w:proofErr w:type="gramStart"/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檔</w:t>
                        </w:r>
                        <w:proofErr w:type="gramEnd"/>
                      </w:p>
                    </w:txbxContent>
                  </v:textbox>
                </v:shape>
                <v:shape id="直線單箭頭接點 96" o:spid="_x0000_s1070" type="#_x0000_t32" style="position:absolute;left:7467;width:0;height:3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" strokecolor="black [3040]">
                  <v:stroke endarrow="block"/>
                </v:shape>
              </v:group>
            </w:pict>
          </mc:Fallback>
        </mc:AlternateContent>
      </w:r>
    </w:p>
    <w:p w14:paraId="66654520" w14:textId="61F399D0" w:rsidR="00891E39" w:rsidRDefault="00891E39" w:rsidP="00430E60">
      <w:pPr>
        <w:rPr>
          <w:rFonts w:ascii="標楷體" w:eastAsia="標楷體" w:hAnsi="標楷體"/>
        </w:rPr>
      </w:pPr>
    </w:p>
    <w:p w14:paraId="5E98527F" w14:textId="33B826C2" w:rsidR="00891E39" w:rsidRDefault="00891E39" w:rsidP="00430E60">
      <w:pPr>
        <w:rPr>
          <w:rFonts w:ascii="標楷體" w:eastAsia="標楷體" w:hAnsi="標楷體"/>
        </w:rPr>
      </w:pPr>
    </w:p>
    <w:p w14:paraId="16472BFB" w14:textId="46EF68DF" w:rsidR="00891E39" w:rsidRDefault="00891E39" w:rsidP="00430E60">
      <w:pPr>
        <w:rPr>
          <w:rFonts w:ascii="標楷體" w:eastAsia="標楷體" w:hAnsi="標楷體"/>
        </w:rPr>
      </w:pPr>
    </w:p>
    <w:p w14:paraId="0C75F0AC" w14:textId="35A35DA0" w:rsidR="0092441A" w:rsidRDefault="0092441A" w:rsidP="00430E60">
      <w:pPr>
        <w:rPr>
          <w:rFonts w:ascii="標楷體" w:eastAsia="標楷體" w:hAnsi="標楷體"/>
        </w:rPr>
      </w:pPr>
    </w:p>
    <w:p w14:paraId="288502B0" w14:textId="4D1E1C3E" w:rsidR="00F81024" w:rsidRDefault="00F81024">
      <w:pPr>
        <w:widowControl/>
        <w:rPr>
          <w:rFonts w:ascii="標楷體" w:eastAsia="標楷體" w:hAnsi="標楷體"/>
        </w:rPr>
      </w:pPr>
    </w:p>
    <w:p w14:paraId="1A1A8A1C" w14:textId="33CA4CF1" w:rsidR="0087323D" w:rsidRDefault="0087323D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2F6841A" w14:textId="77777777" w:rsidR="0087323D" w:rsidRPr="004A1C2C" w:rsidRDefault="0087323D" w:rsidP="00430E60">
      <w:pPr>
        <w:rPr>
          <w:rFonts w:ascii="標楷體" w:eastAsia="標楷體" w:hAnsi="標楷體"/>
        </w:rPr>
      </w:pPr>
    </w:p>
    <w:p w14:paraId="0CFF3CE8" w14:textId="77777777" w:rsidR="001F4582" w:rsidRPr="004A1C2C" w:rsidRDefault="001F4582" w:rsidP="00D6614F">
      <w:pPr>
        <w:pStyle w:val="3"/>
        <w:numPr>
          <w:ilvl w:val="0"/>
          <w:numId w:val="17"/>
        </w:numPr>
        <w:adjustRightInd w:val="0"/>
        <w:spacing w:before="0" w:after="240" w:line="360" w:lineRule="auto"/>
        <w:ind w:left="482" w:hanging="482"/>
        <w:rPr>
          <w:rFonts w:ascii="標楷體" w:hAnsi="標楷體"/>
        </w:rPr>
      </w:pPr>
      <w:r w:rsidRPr="004A1C2C">
        <w:rPr>
          <w:rFonts w:ascii="標楷體" w:hAnsi="標楷體" w:hint="eastAsia"/>
        </w:rPr>
        <w:t>輸出入介面</w:t>
      </w:r>
      <w:bookmarkEnd w:id="307"/>
      <w:bookmarkEnd w:id="308"/>
    </w:p>
    <w:tbl>
      <w:tblPr>
        <w:tblW w:w="5000" w:type="pct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50"/>
        <w:gridCol w:w="2461"/>
        <w:gridCol w:w="1923"/>
        <w:gridCol w:w="1252"/>
        <w:gridCol w:w="4108"/>
      </w:tblGrid>
      <w:tr w:rsidR="001F4582" w:rsidRPr="008F20B5" w14:paraId="5D97F9E5" w14:textId="77777777" w:rsidTr="00AE6F6D">
        <w:trPr>
          <w:trHeight w:val="449"/>
          <w:tblHeader/>
        </w:trPr>
        <w:tc>
          <w:tcPr>
            <w:tcW w:w="2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0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1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28AB1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介面名稱</w:t>
            </w:r>
          </w:p>
        </w:tc>
        <w:tc>
          <w:tcPr>
            <w:tcW w:w="9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3944A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來源</w:t>
            </w:r>
            <w:r w:rsidRPr="008F20B5">
              <w:rPr>
                <w:rFonts w:ascii="標楷體" w:eastAsia="標楷體" w:hAnsi="標楷體" w:cs="新細明體"/>
                <w:kern w:val="0"/>
              </w:rPr>
              <w:t>/去處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AF7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</w:t>
            </w:r>
            <w:r w:rsidRPr="008F20B5">
              <w:rPr>
                <w:rFonts w:ascii="標楷體" w:eastAsia="標楷體" w:hAnsi="標楷體" w:cs="新細明體"/>
                <w:kern w:val="0"/>
              </w:rPr>
              <w:t>/輸出</w:t>
            </w:r>
          </w:p>
        </w:tc>
        <w:tc>
          <w:tcPr>
            <w:tcW w:w="2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C9DFB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說明</w:t>
            </w:r>
          </w:p>
        </w:tc>
      </w:tr>
      <w:tr w:rsidR="00AE6F6D" w:rsidRPr="008F20B5" w14:paraId="02878D0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5AA99F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140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顧客主檔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F0D2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8B5C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2BC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個人戶資料由</w:t>
            </w:r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輸入，</w:t>
            </w:r>
          </w:p>
          <w:p w14:paraId="0F9FDA5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企金戶由放款系統輸入</w:t>
            </w:r>
          </w:p>
        </w:tc>
      </w:tr>
      <w:tr w:rsidR="00AE6F6D" w:rsidRPr="008F20B5" w14:paraId="6AAD155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91397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1527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商品設定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B64C9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A52C1F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9A975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0AEF4B2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95712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E0F8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案件申請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176F0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0B8BC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FF280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B9B1A6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E4961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1B3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額度建立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CC973F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736C8B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17F1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045BA95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5082E9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05E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押品登錄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DE3FE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46DB7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5EF7F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2C090F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CCDBE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C90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保證人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4573D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7B0E8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E9F74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4EC99E7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86780C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4B2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2845D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0B9902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F994A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26F319D" w14:textId="77777777" w:rsidTr="001A5A5A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13178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3943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[保單分紅]、</w:t>
            </w:r>
          </w:p>
          <w:p w14:paraId="4A3926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[郵局]指標利率</w:t>
            </w:r>
          </w:p>
        </w:tc>
        <w:tc>
          <w:tcPr>
            <w:tcW w:w="9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971C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F993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6BC3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D998044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CF579C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0D4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關係人建檔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256D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利關人系統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AA1E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27B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公司利害關係人</w:t>
            </w:r>
          </w:p>
        </w:tc>
      </w:tr>
      <w:tr w:rsidR="001F4582" w:rsidRPr="008F20B5" w14:paraId="720CF12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A9927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24F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15B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73A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A04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匯款轉帳還款作業</w:t>
            </w:r>
          </w:p>
        </w:tc>
      </w:tr>
      <w:tr w:rsidR="009E078E" w:rsidRPr="008F20B5" w14:paraId="587DA22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BD4C2" w14:textId="77777777" w:rsidR="009E078E" w:rsidRPr="008F20B5" w:rsidRDefault="009E078E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A264DF" w14:textId="77777777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整批匯款檔</w:t>
            </w:r>
          </w:p>
          <w:p w14:paraId="4BFDF3D6" w14:textId="31EBFE5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整批匯款回應檔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03F04" w14:textId="22B6F249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E7A56" w14:textId="21151AF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7EEB7" w14:textId="0E89CAD2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撥款匯款作業</w:t>
            </w:r>
          </w:p>
        </w:tc>
      </w:tr>
      <w:tr w:rsidR="001F4582" w:rsidRPr="008F20B5" w14:paraId="72E1A7F4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8D63C0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8A8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521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5C2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37E4B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1.檔案分:新光銀、其他銀行</w:t>
            </w:r>
          </w:p>
          <w:p w14:paraId="0510DC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2.含火險、期款、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帳管費、手續費</w:t>
            </w:r>
          </w:p>
        </w:tc>
      </w:tr>
      <w:tr w:rsidR="001F4582" w:rsidRPr="008F20B5" w14:paraId="2190305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F53E3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9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71DD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0973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54E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12CD6D" w14:textId="77777777" w:rsidTr="00AE6F6D">
        <w:trPr>
          <w:trHeight w:val="511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BA844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FBB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E77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F92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18257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: </w:t>
            </w:r>
          </w:p>
          <w:p w14:paraId="716231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1.期款、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帳管費及契變手續費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</w:p>
        </w:tc>
      </w:tr>
      <w:tr w:rsidR="001F4582" w:rsidRPr="008F20B5" w14:paraId="14E0F35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FB03A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894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819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95A9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6344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6E21D7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539F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E5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90E2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7EA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A5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:新光銀、其他銀行</w:t>
            </w:r>
          </w:p>
        </w:tc>
      </w:tr>
      <w:tr w:rsidR="001F4582" w:rsidRPr="008F20B5" w14:paraId="476A49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1FD2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8C8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399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DC31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3380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DCB5053" w14:textId="77777777" w:rsidTr="00AE6F6D">
        <w:trPr>
          <w:trHeight w:val="664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843AD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36C9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9555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CA4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918A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</w:t>
            </w:r>
            <w:r w:rsidR="00D6614F" w:rsidRPr="008F20B5">
              <w:rPr>
                <w:rFonts w:ascii="標楷體" w:eastAsia="標楷體" w:hAnsi="標楷體" w:cs="新細明體" w:hint="eastAsia"/>
                <w:kern w:val="0"/>
              </w:rPr>
              <w:t>區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</w:t>
            </w:r>
          </w:p>
          <w:p w14:paraId="4143E5AF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A.1.期款、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帳管費及契變手續費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 </w:t>
            </w:r>
          </w:p>
          <w:p w14:paraId="64CF3FB1" w14:textId="77777777" w:rsidR="001F4582" w:rsidRPr="008F20B5" w:rsidRDefault="001F4582" w:rsidP="00D6614F">
            <w:pPr>
              <w:widowControl/>
              <w:ind w:firstLineChars="100" w:firstLine="240"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B.新授權、舊檔</w:t>
            </w:r>
          </w:p>
        </w:tc>
      </w:tr>
      <w:tr w:rsidR="001F4582" w:rsidRPr="008F20B5" w14:paraId="5BBFF0E3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576FC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2A50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28EC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D5F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C97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7C89BD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90B0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81DB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2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69F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2D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15日薪、非15日薪</w:t>
            </w:r>
          </w:p>
        </w:tc>
      </w:tr>
      <w:tr w:rsidR="001F4582" w:rsidRPr="008F20B5" w14:paraId="42682DC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E55A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9A2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AE4E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AD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AF5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EE1C18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0B8EE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35E8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03C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人事部門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047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297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員工因身分變動</w:t>
            </w:r>
            <w:r w:rsidRPr="008F20B5">
              <w:rPr>
                <w:rFonts w:ascii="標楷體" w:eastAsia="標楷體" w:hAnsi="標楷體" w:cs="新細明體"/>
                <w:kern w:val="0"/>
              </w:rPr>
              <w:t>(含離職)的利率調整作業</w:t>
            </w:r>
          </w:p>
        </w:tc>
      </w:tr>
      <w:tr w:rsidR="001F4582" w:rsidRPr="008F20B5" w14:paraId="4E69DE57" w14:textId="77777777" w:rsidTr="00AE6F6D">
        <w:trPr>
          <w:trHeight w:val="43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93587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730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銀行扣款前簡訊通知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719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簡訊系統</w:t>
            </w:r>
            <w:r w:rsidRPr="008F20B5">
              <w:rPr>
                <w:rFonts w:ascii="標楷體" w:eastAsia="標楷體" w:hAnsi="標楷體" w:cs="新細明體"/>
                <w:kern w:val="0"/>
              </w:rPr>
              <w:t>/email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9A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7836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銀行扣款作業</w:t>
            </w:r>
          </w:p>
        </w:tc>
      </w:tr>
      <w:tr w:rsidR="001F4582" w:rsidRPr="008F20B5" w14:paraId="0D3A6046" w14:textId="77777777" w:rsidTr="00AE6F6D">
        <w:trPr>
          <w:trHeight w:val="28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37F4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BDA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扣款不成功簡訊通知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A60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B5F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1F8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72F7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C166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33C8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5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9AEE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8EC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支票繳款作業</w:t>
            </w:r>
            <w:r w:rsidRPr="008F20B5">
              <w:rPr>
                <w:rFonts w:ascii="標楷體" w:eastAsia="標楷體" w:hAnsi="標楷體" w:cs="新細明體"/>
                <w:kern w:val="0"/>
              </w:rPr>
              <w:t>-轉出納票據資料</w:t>
            </w:r>
          </w:p>
        </w:tc>
      </w:tr>
      <w:tr w:rsidR="001F4582" w:rsidRPr="008F20B5" w14:paraId="6F2C1E6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F652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99EC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票據媒體檔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C34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3D2B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6F1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18F0174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82D58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32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4C4AE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共通平台</w:t>
            </w:r>
          </w:p>
          <w:p w14:paraId="3FD9EB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管理系統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2DE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1B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支票兌現作業</w:t>
            </w:r>
          </w:p>
        </w:tc>
      </w:tr>
      <w:tr w:rsidR="001F4582" w:rsidRPr="008F20B5" w14:paraId="671D727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B97A5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873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8E3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E7A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02E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會計關帳作業</w:t>
            </w:r>
          </w:p>
        </w:tc>
      </w:tr>
      <w:tr w:rsidR="001F4582" w:rsidRPr="008F20B5" w14:paraId="3F7FC3B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E4169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039B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火險到期檔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373A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新光產險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8BAD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496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火險作業</w:t>
            </w:r>
          </w:p>
        </w:tc>
      </w:tr>
      <w:tr w:rsidR="001F4582" w:rsidRPr="008F20B5" w14:paraId="66E3650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4E574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36B0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火險詢價檔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DEE3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8ABC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4F3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5DC14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761E2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2F8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火險最終保單檔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86CE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60FD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863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A1320C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CD3CA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BB2E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BD7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E272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096B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B17630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DD6FD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9A85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BBB7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新壽保經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98D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D95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B9FF2A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FF89C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161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237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BA6B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8429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獎勵金作業</w:t>
            </w:r>
          </w:p>
        </w:tc>
      </w:tr>
      <w:tr w:rsidR="001F4582" w:rsidRPr="008F20B5" w14:paraId="08F1D15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CA8F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9E8D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五類資產分類檔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7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C654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0B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Ifrs9作業</w:t>
            </w:r>
          </w:p>
        </w:tc>
      </w:tr>
      <w:tr w:rsidR="001F4582" w:rsidRPr="008F20B5" w14:paraId="380E104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F9099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2B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利息法帳面資料檔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FFAF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68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6405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00B11E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478F9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ACDD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</w:t>
            </w:r>
          </w:p>
          <w:p w14:paraId="028194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資料欄位清單</w:t>
            </w:r>
            <w:r w:rsidRPr="008F20B5">
              <w:rPr>
                <w:rFonts w:ascii="標楷體" w:eastAsia="標楷體" w:hAnsi="標楷體" w:cs="新細明體"/>
                <w:kern w:val="0"/>
              </w:rPr>
              <w:t>1~10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1E9D1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預期損失</w:t>
            </w:r>
          </w:p>
          <w:p w14:paraId="7013CD1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計算系統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FFE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85E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3496E49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9009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1621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放款承諾傳票媒體檔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F3D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7C02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361A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255DE456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5E48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9B97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『折溢價攤銷入帳數』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BC9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CFF40" w14:textId="77777777" w:rsidR="001F4582" w:rsidRPr="008F20B5" w:rsidRDefault="00D6614F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928C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IAS39利息法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帳面資料上傳作業</w:t>
            </w:r>
          </w:p>
        </w:tc>
      </w:tr>
      <w:tr w:rsidR="001F4582" w:rsidRPr="008F20B5" w14:paraId="00B8668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0D77C2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8100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姓名檢核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285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AML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6947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AD92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見</w:t>
            </w:r>
            <w:r w:rsidRPr="008F20B5">
              <w:rPr>
                <w:rFonts w:ascii="標楷體" w:eastAsia="標楷體" w:hAnsi="標楷體" w:cs="新細明體"/>
                <w:kern w:val="0"/>
              </w:rPr>
              <w:t>[遵循法令作業]說明</w:t>
            </w:r>
          </w:p>
        </w:tc>
      </w:tr>
      <w:tr w:rsidR="001F4582" w:rsidRPr="008F20B5" w14:paraId="2A36F3C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425B4E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5886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放款各類資料庫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E4D7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資料倉儲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2E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A7D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Informatica方式</w:t>
            </w:r>
          </w:p>
        </w:tc>
      </w:tr>
      <w:tr w:rsidR="001F4582" w:rsidRPr="008F20B5" w14:paraId="703342D1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33FC15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A67B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查詢繳息狀況及</w:t>
            </w:r>
          </w:p>
          <w:p w14:paraId="794A29F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貸款餘額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858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新光人壽官網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1242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5726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 xml:space="preserve">　</w:t>
            </w:r>
          </w:p>
        </w:tc>
      </w:tr>
    </w:tbl>
    <w:p w14:paraId="799744EF" w14:textId="77777777" w:rsidR="001F4582" w:rsidRPr="004A1C2C" w:rsidRDefault="001F4582">
      <w:pPr>
        <w:widowControl/>
        <w:rPr>
          <w:rFonts w:ascii="標楷體" w:eastAsia="標楷體" w:hAnsi="標楷體"/>
        </w:rPr>
      </w:pPr>
    </w:p>
    <w:p w14:paraId="3B3C6C27" w14:textId="77777777" w:rsidR="00430E60" w:rsidRPr="004A1C2C" w:rsidRDefault="00430E60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80DDA3B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6679B68A" w14:textId="77777777" w:rsidR="00430E60" w:rsidRPr="004A1C2C" w:rsidRDefault="00430E60" w:rsidP="00430E60">
      <w:pPr>
        <w:pStyle w:val="3"/>
        <w:numPr>
          <w:ilvl w:val="0"/>
          <w:numId w:val="17"/>
        </w:numPr>
        <w:spacing w:before="0" w:after="240"/>
        <w:rPr>
          <w:rFonts w:ascii="標楷體" w:hAnsi="標楷體"/>
        </w:rPr>
      </w:pPr>
      <w:r w:rsidRPr="004A1C2C">
        <w:rPr>
          <w:rFonts w:ascii="標楷體" w:hAnsi="標楷體"/>
        </w:rPr>
        <w:t>Eloan</w:t>
      </w:r>
      <w:r w:rsidRPr="004A1C2C">
        <w:rPr>
          <w:rFonts w:ascii="標楷體" w:hAnsi="標楷體" w:hint="eastAsia"/>
        </w:rPr>
        <w:t>介面</w:t>
      </w:r>
    </w:p>
    <w:p w14:paraId="665CB34F" w14:textId="77777777" w:rsidR="00430E60" w:rsidRPr="008F20B5" w:rsidRDefault="00430E60" w:rsidP="00430E60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 w:cs="標楷體"/>
          <w:kern w:val="0"/>
          <w:sz w:val="28"/>
          <w:szCs w:val="22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)新案件採用電文方式</w:t>
      </w:r>
    </w:p>
    <w:p w14:paraId="0D57BC1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1.通訊</w:t>
      </w:r>
      <w:r w:rsidRPr="008F20B5">
        <w:rPr>
          <w:rFonts w:ascii="標楷體" w:eastAsia="標楷體" w:hAnsi="標楷體" w:hint="eastAsia"/>
          <w:sz w:val="28"/>
          <w:szCs w:val="28"/>
        </w:rPr>
        <w:t>採</w:t>
      </w:r>
      <w:r w:rsidRPr="008F20B5">
        <w:rPr>
          <w:rFonts w:ascii="標楷體" w:eastAsia="標楷體" w:hAnsi="標楷體"/>
          <w:sz w:val="28"/>
          <w:szCs w:val="28"/>
        </w:rPr>
        <w:t>socket方式。</w:t>
      </w:r>
    </w:p>
    <w:p w14:paraId="79D852EA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2.主管覆核後整批傳送。</w:t>
      </w:r>
    </w:p>
    <w:p w14:paraId="7AF1C58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1120" w:hangingChars="100" w:hanging="28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3.依客戶</w:t>
      </w:r>
      <w:r w:rsidRPr="008F20B5">
        <w:rPr>
          <w:rFonts w:ascii="標楷體" w:eastAsia="標楷體" w:hAnsi="標楷體" w:hint="eastAsia"/>
          <w:sz w:val="28"/>
          <w:szCs w:val="28"/>
        </w:rPr>
        <w:t>戶號為傳送單位，包含客戶、額度、擔保品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等</w:t>
      </w:r>
      <w:r w:rsidRPr="008F20B5">
        <w:rPr>
          <w:rFonts w:ascii="標楷體" w:eastAsia="標楷體" w:hAnsi="標楷體" w:hint="eastAsia"/>
          <w:sz w:val="28"/>
          <w:szCs w:val="28"/>
        </w:rPr>
        <w:t>，以交易陣列方式組電文上送，同時成功同時失敗。</w:t>
      </w:r>
    </w:p>
    <w:p w14:paraId="2834BDD1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4.Timeout/error</w:t>
      </w:r>
      <w:r w:rsidRPr="008F20B5">
        <w:rPr>
          <w:rFonts w:ascii="標楷體" w:eastAsia="標楷體" w:hAnsi="標楷體" w:hint="eastAsia"/>
          <w:sz w:val="28"/>
          <w:szCs w:val="28"/>
        </w:rPr>
        <w:t>人工處理。</w:t>
      </w:r>
    </w:p>
    <w:p w14:paraId="0A62BDB1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5.上送成功後，不提供變更功能(變更需申請DB</w:t>
      </w:r>
      <w:r w:rsidRPr="008F20B5">
        <w:rPr>
          <w:rFonts w:ascii="標楷體" w:eastAsia="標楷體" w:hAnsi="標楷體" w:hint="eastAsia"/>
          <w:sz w:val="28"/>
          <w:szCs w:val="28"/>
        </w:rPr>
        <w:t>異動單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0913DCB6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5A06E870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561004FA" w14:textId="77777777" w:rsidR="001F4582" w:rsidRPr="004A1C2C" w:rsidRDefault="001F4582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F9BC110" w14:textId="77777777" w:rsidR="001F4582" w:rsidRPr="008F20B5" w:rsidRDefault="001F4582">
      <w:pPr>
        <w:widowControl/>
        <w:rPr>
          <w:rFonts w:ascii="標楷體" w:eastAsia="標楷體" w:hAnsi="標楷體"/>
          <w:sz w:val="32"/>
          <w:szCs w:val="20"/>
        </w:rPr>
      </w:pPr>
    </w:p>
    <w:p w14:paraId="554A5F46" w14:textId="77777777" w:rsidR="00FD0BA6" w:rsidRPr="008F20B5" w:rsidRDefault="00FD0BA6" w:rsidP="001F4582">
      <w:pPr>
        <w:pStyle w:val="20"/>
        <w:keepNext w:val="0"/>
        <w:spacing w:before="0"/>
        <w:ind w:left="1134" w:hanging="1134"/>
        <w:rPr>
          <w:rFonts w:ascii="標楷體" w:hAnsi="標楷體"/>
        </w:rPr>
      </w:pPr>
      <w:bookmarkStart w:id="309" w:name="_Toc55997530"/>
      <w:r w:rsidRPr="008F20B5">
        <w:rPr>
          <w:rFonts w:ascii="標楷體" w:hAnsi="標楷體"/>
        </w:rPr>
        <w:t>2.2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非功能性需求</w:t>
      </w:r>
      <w:bookmarkEnd w:id="309"/>
    </w:p>
    <w:p w14:paraId="2135DFD1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AD8112B" w14:textId="77777777" w:rsidR="00E55F55" w:rsidRPr="008F20B5" w:rsidRDefault="00E55F55" w:rsidP="00E55F55">
      <w:pPr>
        <w:tabs>
          <w:tab w:val="left" w:pos="788"/>
        </w:tabs>
        <w:ind w:leftChars="500" w:left="1200"/>
        <w:rPr>
          <w:rFonts w:ascii="標楷體" w:eastAsia="標楷體" w:hAnsi="標楷體"/>
          <w:sz w:val="32"/>
          <w:szCs w:val="32"/>
        </w:rPr>
      </w:pPr>
      <w:r w:rsidRPr="008F20B5">
        <w:rPr>
          <w:rFonts w:ascii="標楷體" w:eastAsia="標楷體" w:hAnsi="標楷體"/>
          <w:sz w:val="32"/>
          <w:szCs w:val="32"/>
        </w:rPr>
        <w:t>N/A</w:t>
      </w:r>
    </w:p>
    <w:p w14:paraId="3E1779F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5AE95F4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BB855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75F709F5" w14:textId="77777777" w:rsidR="00FD0BA6" w:rsidRPr="008F20B5" w:rsidRDefault="00FD0BA6" w:rsidP="00FD0BA6">
      <w:pPr>
        <w:pStyle w:val="1"/>
        <w:snapToGrid w:val="0"/>
        <w:rPr>
          <w:rFonts w:ascii="標楷體" w:hAnsi="標楷體"/>
        </w:rPr>
      </w:pPr>
      <w:bookmarkStart w:id="310" w:name="_Toc55997531"/>
      <w:r w:rsidRPr="008F20B5">
        <w:rPr>
          <w:rFonts w:ascii="標楷體" w:hAnsi="標楷體"/>
          <w:sz w:val="32"/>
          <w:szCs w:val="32"/>
        </w:rPr>
        <w:lastRenderedPageBreak/>
        <w:t>第3章</w:t>
      </w:r>
      <w:r w:rsidR="00441668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  <w:sz w:val="32"/>
          <w:szCs w:val="32"/>
        </w:rPr>
        <w:t>系統需求</w:t>
      </w:r>
      <w:bookmarkEnd w:id="310"/>
    </w:p>
    <w:p w14:paraId="2145F46A" w14:textId="77777777" w:rsidR="00FD0BA6" w:rsidRPr="008F20B5" w:rsidRDefault="00716905" w:rsidP="00E55F55">
      <w:pPr>
        <w:pStyle w:val="20"/>
        <w:keepNext w:val="0"/>
        <w:spacing w:before="0"/>
        <w:rPr>
          <w:rFonts w:ascii="標楷體" w:hAnsi="標楷體"/>
        </w:rPr>
      </w:pPr>
      <w:bookmarkStart w:id="311" w:name="_Toc55997532"/>
      <w:r w:rsidRPr="008F20B5">
        <w:rPr>
          <w:rFonts w:ascii="標楷體" w:hAnsi="標楷體"/>
        </w:rPr>
        <w:t xml:space="preserve">3.1    </w:t>
      </w:r>
      <w:r w:rsidR="00FD0BA6" w:rsidRPr="008F20B5">
        <w:rPr>
          <w:rFonts w:ascii="標楷體" w:hAnsi="標楷體"/>
        </w:rPr>
        <w:t>系統功能結構圖</w:t>
      </w:r>
      <w:bookmarkEnd w:id="311"/>
    </w:p>
    <w:p w14:paraId="13BE5C74" w14:textId="3A37B6D2" w:rsidR="00E55F55" w:rsidRDefault="00CE6187" w:rsidP="00E55F55">
      <w:pPr>
        <w:rPr>
          <w:ins w:id="312" w:author="吳承憲" w:date="2020-11-26T10:08:00Z"/>
          <w:rFonts w:ascii="標楷體" w:eastAsia="標楷體" w:hAnsi="標楷體"/>
        </w:rPr>
      </w:pPr>
      <w:ins w:id="313" w:author="吳承憲" w:date="2020-11-26T10:05:00Z">
        <w:r>
          <w:rPr>
            <w:rFonts w:ascii="標楷體" w:eastAsia="標楷體" w:hAnsi="標楷體" w:hint="eastAsia"/>
          </w:rPr>
          <w:t>ELOAN</w:t>
        </w:r>
      </w:ins>
      <w:ins w:id="314" w:author="吳承憲" w:date="2020-11-26T10:07:00Z">
        <w:r>
          <w:rPr>
            <w:rFonts w:ascii="標楷體" w:eastAsia="標楷體" w:hAnsi="標楷體" w:hint="eastAsia"/>
          </w:rPr>
          <w:t>系統</w:t>
        </w:r>
      </w:ins>
      <w:ins w:id="315" w:author="吳承憲" w:date="2020-11-26T10:08:00Z">
        <w:r>
          <w:rPr>
            <w:rFonts w:ascii="標楷體" w:eastAsia="標楷體" w:hAnsi="標楷體" w:hint="eastAsia"/>
          </w:rPr>
          <w:t>交易流程：</w:t>
        </w:r>
      </w:ins>
    </w:p>
    <w:p w14:paraId="0DD73411" w14:textId="77777777" w:rsidR="00CE6187" w:rsidRPr="004A1C2C" w:rsidRDefault="00CE6187" w:rsidP="00E55F55">
      <w:pPr>
        <w:rPr>
          <w:ins w:id="316" w:author="吳承憲" w:date="2020-11-26T10:08:00Z"/>
          <w:rFonts w:ascii="標楷體" w:eastAsia="標楷體" w:hAnsi="標楷體"/>
        </w:rPr>
      </w:pPr>
      <w:ins w:id="317" w:author="吳承憲" w:date="2020-11-26T10:08:00Z">
        <w:r>
          <w:rPr>
            <w:rFonts w:ascii="標楷體" w:eastAsia="標楷體" w:hAnsi="標楷體"/>
          </w:rPr>
          <w:tab/>
        </w:r>
        <w:r>
          <w:rPr>
            <w:rFonts w:ascii="標楷體" w:eastAsia="標楷體" w:hAnsi="標楷體" w:hint="eastAsia"/>
          </w:rPr>
          <w:t>對保：</w:t>
        </w:r>
      </w:ins>
    </w:p>
    <w:tbl>
      <w:tblPr>
        <w:tblW w:w="4710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318" w:author="吳承憲" w:date="2020-11-26T10:09:00Z">
          <w:tblPr>
            <w:tblW w:w="4710" w:type="pct"/>
            <w:tblInd w:w="5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9603"/>
        <w:tblGridChange w:id="319">
          <w:tblGrid>
            <w:gridCol w:w="9603"/>
          </w:tblGrid>
        </w:tblGridChange>
      </w:tblGrid>
      <w:tr w:rsidR="00CE6187" w:rsidRPr="008F20B5" w14:paraId="3F9641A2" w14:textId="77777777" w:rsidTr="00CE6187">
        <w:trPr>
          <w:trHeight w:val="340"/>
          <w:ins w:id="320" w:author="吳承憲" w:date="2020-11-26T10:08:00Z"/>
          <w:trPrChange w:id="321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22" w:author="吳承憲" w:date="2020-11-26T10:09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3F52B99" w14:textId="77777777" w:rsidR="00CE6187" w:rsidRPr="008F20B5" w:rsidRDefault="00CE6187" w:rsidP="00896635">
            <w:pPr>
              <w:widowControl/>
              <w:rPr>
                <w:ins w:id="323" w:author="吳承憲" w:date="2020-11-26T10:08:00Z"/>
                <w:rFonts w:ascii="標楷體" w:eastAsia="標楷體" w:hAnsi="標楷體" w:cs="新細明體"/>
                <w:color w:val="000000"/>
                <w:kern w:val="0"/>
              </w:rPr>
            </w:pPr>
            <w:ins w:id="324" w:author="吳承憲" w:date="2020-11-26T10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顧客基本資料維護</w:t>
              </w:r>
            </w:ins>
          </w:p>
        </w:tc>
      </w:tr>
      <w:tr w:rsidR="00CE6187" w:rsidRPr="008F20B5" w14:paraId="520F9B5B" w14:textId="77777777" w:rsidTr="00CE6187">
        <w:trPr>
          <w:trHeight w:val="340"/>
          <w:ins w:id="325" w:author="吳承憲" w:date="2020-11-26T10:08:00Z"/>
          <w:trPrChange w:id="326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27" w:author="吳承憲" w:date="2020-11-26T10:09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0260AE69" w14:textId="77777777" w:rsidR="00CE6187" w:rsidRPr="008F20B5" w:rsidRDefault="00CE6187" w:rsidP="00896635">
            <w:pPr>
              <w:widowControl/>
              <w:rPr>
                <w:ins w:id="328" w:author="吳承憲" w:date="2020-11-26T10:08:00Z"/>
                <w:rFonts w:ascii="標楷體" w:eastAsia="標楷體" w:hAnsi="標楷體" w:cs="新細明體"/>
                <w:color w:val="000000"/>
                <w:kern w:val="0"/>
              </w:rPr>
            </w:pPr>
            <w:ins w:id="329" w:author="吳承憲" w:date="2020-11-26T10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案件申請登錄</w:t>
              </w:r>
            </w:ins>
          </w:p>
        </w:tc>
      </w:tr>
      <w:tr w:rsidR="00CE6187" w:rsidRPr="008F20B5" w14:paraId="7A5665B1" w14:textId="77777777" w:rsidTr="00CE6187">
        <w:trPr>
          <w:trHeight w:val="340"/>
          <w:ins w:id="330" w:author="吳承憲" w:date="2020-11-26T10:08:00Z"/>
          <w:trPrChange w:id="331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32" w:author="吳承憲" w:date="2020-11-26T10:09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BC7C827" w14:textId="77777777" w:rsidR="00CE6187" w:rsidRPr="008F20B5" w:rsidRDefault="00CE6187" w:rsidP="00896635">
            <w:pPr>
              <w:widowControl/>
              <w:rPr>
                <w:ins w:id="333" w:author="吳承憲" w:date="2020-11-26T10:08:00Z"/>
                <w:rFonts w:ascii="標楷體" w:eastAsia="標楷體" w:hAnsi="標楷體" w:cs="新細明體"/>
                <w:color w:val="000000"/>
                <w:kern w:val="0"/>
              </w:rPr>
            </w:pPr>
            <w:ins w:id="334" w:author="吳承憲" w:date="2020-11-26T10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核准額度登錄</w:t>
              </w:r>
            </w:ins>
          </w:p>
        </w:tc>
      </w:tr>
      <w:tr w:rsidR="00CE6187" w:rsidRPr="008F20B5" w14:paraId="3BCC9346" w14:textId="77777777" w:rsidTr="00CE6187">
        <w:trPr>
          <w:trHeight w:val="340"/>
          <w:ins w:id="335" w:author="吳承憲" w:date="2020-11-26T10:08:00Z"/>
          <w:trPrChange w:id="336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tcPrChange w:id="337" w:author="吳承憲" w:date="2020-11-26T10:09:00Z">
              <w:tcPr>
                <w:tcW w:w="2129" w:type="pct"/>
                <w:shd w:val="clear" w:color="auto" w:fill="auto"/>
              </w:tcPr>
            </w:tcPrChange>
          </w:tcPr>
          <w:p w14:paraId="15A6D1D5" w14:textId="21BA4F2C" w:rsidR="00CE6187" w:rsidRPr="008F20B5" w:rsidRDefault="00583560" w:rsidP="00896635">
            <w:pPr>
              <w:widowControl/>
              <w:rPr>
                <w:ins w:id="338" w:author="吳承憲" w:date="2020-11-26T10:08:00Z"/>
                <w:rFonts w:ascii="標楷體" w:eastAsia="標楷體" w:hAnsi="標楷體"/>
              </w:rPr>
            </w:pPr>
            <w:ins w:id="339" w:author="ST1" w:date="2020-12-02T11:45:00Z">
              <w:r w:rsidRPr="00583560">
                <w:rPr>
                  <w:rFonts w:eastAsia="標楷體" w:hint="eastAsia"/>
                </w:rPr>
                <w:t>關係人資料建立</w:t>
              </w:r>
            </w:ins>
            <w:ins w:id="340" w:author="吳承憲" w:date="2020-11-26T10:10:00Z">
              <w:del w:id="341" w:author="ST1" w:date="2020-12-02T11:45:00Z">
                <w:r w:rsidR="00CE6187" w:rsidRPr="00C70FFF" w:rsidDel="00583560">
                  <w:rPr>
                    <w:rFonts w:eastAsia="標楷體" w:hint="eastAsia"/>
                  </w:rPr>
                  <w:delText>借款戶關係人</w:delText>
                </w:r>
                <w:r w:rsidR="00CE6187" w:rsidRPr="00C70FFF" w:rsidDel="00583560">
                  <w:rPr>
                    <w:rFonts w:eastAsia="標楷體" w:hint="eastAsia"/>
                  </w:rPr>
                  <w:delText>/</w:delText>
                </w:r>
                <w:r w:rsidR="00CE6187" w:rsidRPr="00C70FFF" w:rsidDel="00583560">
                  <w:rPr>
                    <w:rFonts w:eastAsia="標楷體" w:hint="eastAsia"/>
                  </w:rPr>
                  <w:delText>關係企業</w:delText>
                </w:r>
              </w:del>
            </w:ins>
          </w:p>
        </w:tc>
      </w:tr>
      <w:tr w:rsidR="00CE6187" w:rsidRPr="008F20B5" w14:paraId="114EFE00" w14:textId="77777777" w:rsidTr="00CE6187">
        <w:trPr>
          <w:trHeight w:val="340"/>
          <w:ins w:id="342" w:author="吳承憲" w:date="2020-11-26T10:08:00Z"/>
          <w:trPrChange w:id="343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tcPrChange w:id="344" w:author="吳承憲" w:date="2020-11-26T10:09:00Z">
              <w:tcPr>
                <w:tcW w:w="2129" w:type="pct"/>
                <w:shd w:val="clear" w:color="auto" w:fill="auto"/>
              </w:tcPr>
            </w:tcPrChange>
          </w:tcPr>
          <w:p w14:paraId="323AB56E" w14:textId="54A55DE3" w:rsidR="00CE6187" w:rsidRPr="00CD2F18" w:rsidRDefault="00CE6187" w:rsidP="00896635">
            <w:pPr>
              <w:widowControl/>
              <w:rPr>
                <w:ins w:id="345" w:author="吳承憲" w:date="2020-11-26T10:08:00Z"/>
                <w:rFonts w:ascii="標楷體" w:eastAsia="標楷體" w:hAnsi="標楷體"/>
              </w:rPr>
            </w:pPr>
            <w:ins w:id="346" w:author="吳承憲" w:date="2020-11-26T10:10:00Z">
              <w:r w:rsidRPr="004A1C2C">
                <w:rPr>
                  <w:rFonts w:ascii="標楷體" w:eastAsia="標楷體" w:hAnsi="標楷體" w:hint="eastAsia"/>
                </w:rPr>
                <w:t>保證人資料登錄</w:t>
              </w:r>
            </w:ins>
          </w:p>
        </w:tc>
      </w:tr>
    </w:tbl>
    <w:p w14:paraId="066D571B" w14:textId="5DF65F8B" w:rsidR="00CE6187" w:rsidRDefault="00CE6187">
      <w:pPr>
        <w:ind w:firstLine="480"/>
        <w:rPr>
          <w:ins w:id="347" w:author="吳承憲" w:date="2020-11-26T10:09:00Z"/>
          <w:rFonts w:ascii="標楷體" w:eastAsia="標楷體" w:hAnsi="標楷體"/>
        </w:rPr>
        <w:pPrChange w:id="348" w:author="吳承憲" w:date="2020-11-26T10:11:00Z">
          <w:pPr/>
        </w:pPrChange>
      </w:pPr>
      <w:ins w:id="349" w:author="吳承憲" w:date="2020-11-26T10:09:00Z">
        <w:r>
          <w:rPr>
            <w:rFonts w:ascii="標楷體" w:eastAsia="標楷體" w:hAnsi="標楷體" w:hint="eastAsia"/>
          </w:rPr>
          <w:t>擔保品</w:t>
        </w:r>
      </w:ins>
      <w:ins w:id="350" w:author="吳承憲" w:date="2020-11-26T10:11:00Z">
        <w:r>
          <w:rPr>
            <w:rFonts w:ascii="標楷體" w:eastAsia="標楷體" w:hAnsi="標楷體" w:hint="eastAsia"/>
          </w:rPr>
          <w:t>：</w:t>
        </w:r>
      </w:ins>
    </w:p>
    <w:tbl>
      <w:tblPr>
        <w:tblW w:w="4710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351" w:author="吳承憲" w:date="2020-11-26T10:11:00Z">
          <w:tblPr>
            <w:tblW w:w="4710" w:type="pct"/>
            <w:tblInd w:w="5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9603"/>
        <w:tblGridChange w:id="352">
          <w:tblGrid>
            <w:gridCol w:w="9603"/>
          </w:tblGrid>
        </w:tblGridChange>
      </w:tblGrid>
      <w:tr w:rsidR="00CE6187" w:rsidRPr="008F20B5" w14:paraId="5004008B" w14:textId="77777777" w:rsidTr="00CE6187">
        <w:trPr>
          <w:trHeight w:val="340"/>
          <w:ins w:id="353" w:author="吳承憲" w:date="2020-11-26T10:09:00Z"/>
          <w:trPrChange w:id="354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55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BB37E61" w14:textId="77777777" w:rsidR="00CE6187" w:rsidRPr="008F20B5" w:rsidRDefault="00CE6187" w:rsidP="00896635">
            <w:pPr>
              <w:widowControl/>
              <w:rPr>
                <w:ins w:id="356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57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不動產擔保品資料登錄</w:t>
              </w:r>
            </w:ins>
          </w:p>
        </w:tc>
      </w:tr>
      <w:tr w:rsidR="00CE6187" w:rsidRPr="008F20B5" w14:paraId="3C95F331" w14:textId="77777777" w:rsidTr="00CE6187">
        <w:trPr>
          <w:trHeight w:val="340"/>
          <w:ins w:id="358" w:author="吳承憲" w:date="2020-11-26T10:09:00Z"/>
          <w:trPrChange w:id="359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60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4495A98A" w14:textId="77777777" w:rsidR="00CE6187" w:rsidRPr="008F20B5" w:rsidRDefault="00CE6187" w:rsidP="00896635">
            <w:pPr>
              <w:widowControl/>
              <w:rPr>
                <w:ins w:id="361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62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不動產土地擔保品資料登錄</w:t>
              </w:r>
            </w:ins>
          </w:p>
        </w:tc>
      </w:tr>
      <w:tr w:rsidR="00CE6187" w:rsidRPr="008F20B5" w14:paraId="031AC64F" w14:textId="77777777" w:rsidTr="00CE6187">
        <w:trPr>
          <w:trHeight w:val="340"/>
          <w:ins w:id="363" w:author="吳承憲" w:date="2020-11-26T10:09:00Z"/>
          <w:trPrChange w:id="364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65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5F9F7365" w14:textId="77777777" w:rsidR="00CE6187" w:rsidRPr="008F20B5" w:rsidRDefault="00CE6187" w:rsidP="00896635">
            <w:pPr>
              <w:widowControl/>
              <w:rPr>
                <w:ins w:id="366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67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不動產建物擔保品資料查詢</w:t>
              </w:r>
            </w:ins>
          </w:p>
        </w:tc>
      </w:tr>
      <w:tr w:rsidR="00CE6187" w:rsidRPr="008F20B5" w14:paraId="02D8C89E" w14:textId="77777777" w:rsidTr="00CE6187">
        <w:trPr>
          <w:trHeight w:val="340"/>
          <w:ins w:id="368" w:author="吳承憲" w:date="2020-11-26T10:09:00Z"/>
          <w:trPrChange w:id="369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70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536654B" w14:textId="77777777" w:rsidR="00CE6187" w:rsidRPr="008F20B5" w:rsidRDefault="00CE6187" w:rsidP="00896635">
            <w:pPr>
              <w:widowControl/>
              <w:rPr>
                <w:ins w:id="371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72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動產擔保品資料登錄</w:t>
              </w:r>
            </w:ins>
          </w:p>
        </w:tc>
      </w:tr>
      <w:tr w:rsidR="00CE6187" w:rsidRPr="008F20B5" w14:paraId="5B8B41AE" w14:textId="77777777" w:rsidTr="00CE6187">
        <w:trPr>
          <w:trHeight w:val="340"/>
          <w:ins w:id="373" w:author="吳承憲" w:date="2020-11-26T10:09:00Z"/>
          <w:trPrChange w:id="374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75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5194FBC3" w14:textId="77777777" w:rsidR="00CE6187" w:rsidRPr="008F20B5" w:rsidRDefault="00CE6187" w:rsidP="00896635">
            <w:pPr>
              <w:widowControl/>
              <w:rPr>
                <w:ins w:id="376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77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股票擔保品資料查詢</w:t>
              </w:r>
            </w:ins>
          </w:p>
        </w:tc>
      </w:tr>
      <w:tr w:rsidR="00CE6187" w:rsidRPr="008F20B5" w14:paraId="6FED0CC9" w14:textId="77777777" w:rsidTr="00CE6187">
        <w:trPr>
          <w:trHeight w:val="340"/>
          <w:ins w:id="378" w:author="吳承憲" w:date="2020-11-26T10:09:00Z"/>
          <w:trPrChange w:id="379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80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086398E4" w14:textId="77777777" w:rsidR="00CE6187" w:rsidRPr="008F20B5" w:rsidRDefault="00CE6187" w:rsidP="00896635">
            <w:pPr>
              <w:widowControl/>
              <w:rPr>
                <w:ins w:id="381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82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其他擔保品資料登錄</w:t>
              </w:r>
            </w:ins>
          </w:p>
        </w:tc>
      </w:tr>
      <w:tr w:rsidR="00CE6187" w:rsidRPr="008F20B5" w14:paraId="35B61E14" w14:textId="77777777" w:rsidTr="00CE6187">
        <w:trPr>
          <w:trHeight w:val="340"/>
          <w:ins w:id="383" w:author="吳承憲" w:date="2020-11-26T10:09:00Z"/>
          <w:trPrChange w:id="384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85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7410706E" w14:textId="77777777" w:rsidR="00CE6187" w:rsidRPr="008F20B5" w:rsidRDefault="00CE6187" w:rsidP="00896635">
            <w:pPr>
              <w:widowControl/>
              <w:rPr>
                <w:ins w:id="386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87" w:author="吳承憲" w:date="2020-11-26T10:09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保險單明細資料登錄</w:t>
              </w:r>
            </w:ins>
          </w:p>
        </w:tc>
      </w:tr>
      <w:tr w:rsidR="00CE6187" w:rsidRPr="008F20B5" w14:paraId="4A1B5847" w14:textId="77777777" w:rsidTr="00CE6187">
        <w:trPr>
          <w:trHeight w:val="340"/>
          <w:ins w:id="388" w:author="吳承憲" w:date="2020-11-26T10:09:00Z"/>
          <w:trPrChange w:id="389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tcPrChange w:id="390" w:author="吳承憲" w:date="2020-11-26T10:11:00Z">
              <w:tcPr>
                <w:tcW w:w="2129" w:type="pct"/>
                <w:shd w:val="clear" w:color="auto" w:fill="auto"/>
                <w:vAlign w:val="center"/>
              </w:tcPr>
            </w:tcPrChange>
          </w:tcPr>
          <w:p w14:paraId="26ACB152" w14:textId="1A32D9A2" w:rsidR="00CE6187" w:rsidRPr="008F20B5" w:rsidRDefault="00CE6187" w:rsidP="00896635">
            <w:pPr>
              <w:widowControl/>
              <w:rPr>
                <w:ins w:id="391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92" w:author="吳承憲" w:date="2020-11-26T10:10:00Z">
              <w:r w:rsidRPr="008F20B5">
                <w:rPr>
                  <w:rFonts w:ascii="標楷體" w:eastAsia="標楷體" w:hAnsi="標楷體" w:hint="eastAsia"/>
                </w:rPr>
                <w:t>他項</w:t>
              </w:r>
              <w:r>
                <w:rPr>
                  <w:rFonts w:ascii="標楷體" w:eastAsia="標楷體" w:hAnsi="標楷體" w:hint="eastAsia"/>
                </w:rPr>
                <w:t>權</w:t>
              </w:r>
              <w:r w:rsidRPr="008F20B5">
                <w:rPr>
                  <w:rFonts w:ascii="標楷體" w:eastAsia="標楷體" w:hAnsi="標楷體" w:hint="eastAsia"/>
                </w:rPr>
                <w:t>利資料登錄</w:t>
              </w:r>
            </w:ins>
          </w:p>
        </w:tc>
      </w:tr>
      <w:tr w:rsidR="00CE6187" w:rsidRPr="008F20B5" w14:paraId="754169D1" w14:textId="77777777" w:rsidTr="00CE6187">
        <w:trPr>
          <w:trHeight w:val="340"/>
          <w:ins w:id="393" w:author="吳承憲" w:date="2020-11-26T10:09:00Z"/>
          <w:trPrChange w:id="394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tcPrChange w:id="395" w:author="吳承憲" w:date="2020-11-26T10:11:00Z">
              <w:tcPr>
                <w:tcW w:w="2129" w:type="pct"/>
                <w:shd w:val="clear" w:color="auto" w:fill="auto"/>
                <w:vAlign w:val="center"/>
              </w:tcPr>
            </w:tcPrChange>
          </w:tcPr>
          <w:p w14:paraId="16166C32" w14:textId="136610D7" w:rsidR="00CE6187" w:rsidRPr="008F20B5" w:rsidRDefault="00CE6187" w:rsidP="00896635">
            <w:pPr>
              <w:widowControl/>
              <w:rPr>
                <w:ins w:id="396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97" w:author="吳承憲" w:date="2020-11-26T10:10:00Z">
              <w:r w:rsidRPr="004A1C2C">
                <w:rPr>
                  <w:rFonts w:ascii="標楷體" w:eastAsia="標楷體" w:hAnsi="標楷體" w:hint="eastAsia"/>
                </w:rPr>
                <w:t>額度與擔保品關聯登錄</w:t>
              </w:r>
            </w:ins>
          </w:p>
        </w:tc>
      </w:tr>
    </w:tbl>
    <w:p w14:paraId="4A3A0F7A" w14:textId="04B27166" w:rsidR="00CE6187" w:rsidRDefault="00CE6187" w:rsidP="00E55F55">
      <w:pPr>
        <w:rPr>
          <w:ins w:id="398" w:author="吳承憲" w:date="2020-11-26T10:09:00Z"/>
          <w:rFonts w:ascii="標楷體" w:eastAsia="標楷體" w:hAnsi="標楷體"/>
        </w:rPr>
      </w:pPr>
    </w:p>
    <w:p w14:paraId="4CB50602" w14:textId="77777777" w:rsidR="00CE6187" w:rsidRPr="00CD2F18" w:rsidRDefault="00CE6187" w:rsidP="00E55F55">
      <w:pPr>
        <w:rPr>
          <w:rFonts w:ascii="標楷體" w:eastAsia="標楷體" w:hAnsi="標楷體"/>
        </w:rPr>
      </w:pPr>
    </w:p>
    <w:p w14:paraId="08ED8EBC" w14:textId="77777777" w:rsidR="00E55F55" w:rsidRPr="004A1C2C" w:rsidRDefault="00A73E2B" w:rsidP="00E55F55">
      <w:pPr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object w:dxaOrig="11234" w:dyaOrig="12691" w14:anchorId="1BD2DFC3">
          <v:shape id="_x0000_i1026" type="#_x0000_t75" style="width:510pt;height:8in" o:ole="">
            <v:imagedata r:id="rId19" o:title=""/>
          </v:shape>
          <o:OLEObject Type="Embed" ProgID="Visio.Drawing.11" ShapeID="_x0000_i1026" DrawAspect="Content" ObjectID="_1687335886" r:id="rId20"/>
        </w:object>
      </w:r>
    </w:p>
    <w:p w14:paraId="1C896571" w14:textId="77777777" w:rsidR="00E55F55" w:rsidRPr="008F20B5" w:rsidRDefault="00E55F55">
      <w:pPr>
        <w:widowControl/>
        <w:rPr>
          <w:rFonts w:ascii="標楷體" w:eastAsia="標楷體" w:hAnsi="標楷體"/>
          <w:b/>
          <w:snapToGrid w:val="0"/>
          <w:kern w:val="0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5E055ACB" w14:textId="77777777" w:rsidR="00645DC6" w:rsidRPr="008F20B5" w:rsidRDefault="00FD0BA6" w:rsidP="00945D52">
      <w:pPr>
        <w:pStyle w:val="20"/>
        <w:keepNext w:val="0"/>
        <w:numPr>
          <w:ilvl w:val="1"/>
          <w:numId w:val="30"/>
        </w:numPr>
        <w:rPr>
          <w:rFonts w:ascii="標楷體" w:hAnsi="標楷體"/>
        </w:rPr>
      </w:pPr>
      <w:bookmarkStart w:id="399" w:name="_Toc55997533"/>
      <w:r w:rsidRPr="008F20B5">
        <w:rPr>
          <w:rFonts w:ascii="標楷體" w:hAnsi="標楷體"/>
        </w:rPr>
        <w:lastRenderedPageBreak/>
        <w:t>系統功能說明</w:t>
      </w:r>
      <w:bookmarkEnd w:id="399"/>
    </w:p>
    <w:p w14:paraId="0E79072C" w14:textId="77777777" w:rsidR="00945D52" w:rsidRPr="004A1C2C" w:rsidRDefault="00945D52" w:rsidP="00945D52">
      <w:pPr>
        <w:pStyle w:val="3"/>
        <w:spacing w:after="240"/>
        <w:ind w:leftChars="100" w:left="240"/>
        <w:rPr>
          <w:rFonts w:ascii="標楷體" w:hAnsi="標楷體"/>
        </w:rPr>
      </w:pPr>
      <w:r w:rsidRPr="004A1C2C">
        <w:rPr>
          <w:rFonts w:ascii="標楷體" w:hAnsi="標楷體" w:hint="eastAsia"/>
        </w:rPr>
        <w:t>一、</w:t>
      </w:r>
      <w:r w:rsidRPr="004A1C2C">
        <w:rPr>
          <w:rFonts w:ascii="標楷體" w:hAnsi="標楷體"/>
        </w:rPr>
        <w:t>IFRS 9</w:t>
      </w:r>
      <w:r w:rsidRPr="004A1C2C">
        <w:rPr>
          <w:rFonts w:ascii="標楷體" w:hAnsi="標楷體" w:cs="標楷體" w:hint="eastAsia"/>
        </w:rPr>
        <w:t>作業</w:t>
      </w:r>
    </w:p>
    <w:p w14:paraId="48DC4F59" w14:textId="6A1CA21E" w:rsidR="00751866" w:rsidRPr="00751866" w:rsidRDefault="00751866" w:rsidP="00BE3D5F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 w:rsidRPr="00751866">
        <w:rPr>
          <w:rFonts w:ascii="標楷體" w:hAnsi="標楷體" w:hint="eastAsia"/>
          <w:b/>
          <w:szCs w:val="32"/>
        </w:rPr>
        <w:t>022違約損失率檔查詢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46DCE545" w14:textId="77777777" w:rsidR="00751866" w:rsidRPr="004A1C2C" w:rsidRDefault="00751866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751866" w:rsidRPr="008F20B5" w14:paraId="7394D122" w14:textId="77777777" w:rsidTr="0072236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3545D0A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681FB5B" w14:textId="42B12156" w:rsidR="00751866" w:rsidRPr="008F20B5" w:rsidRDefault="00722361" w:rsidP="00BC5958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違約損失率檔查詢</w:t>
            </w:r>
          </w:p>
        </w:tc>
      </w:tr>
      <w:tr w:rsidR="00751866" w:rsidRPr="008F20B5" w14:paraId="1C1CDBBE" w14:textId="77777777" w:rsidTr="0072236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F2807F4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DC5E632" w14:textId="48FED67A" w:rsidR="00751866" w:rsidRPr="004A1C2C" w:rsidRDefault="00722361" w:rsidP="00BC595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</w:t>
            </w:r>
            <w:r w:rsidR="007C649D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5213A6">
              <w:rPr>
                <w:rFonts w:ascii="標楷體" w:eastAsia="標楷體" w:hAnsi="標楷體" w:hint="eastAsia"/>
              </w:rPr>
              <w:t>[</w:t>
            </w:r>
            <w:r w:rsidR="005213A6"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 w:rsidR="005213A6">
              <w:rPr>
                <w:rFonts w:ascii="標楷體" w:eastAsia="標楷體" w:hAnsi="標楷體" w:hint="eastAsia"/>
              </w:rPr>
              <w:t>(</w:t>
            </w:r>
            <w:r w:rsidR="005213A6" w:rsidRPr="00841D83">
              <w:rPr>
                <w:rFonts w:ascii="標楷體" w:eastAsia="標楷體" w:hAnsi="標楷體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資料時</w:t>
            </w:r>
          </w:p>
        </w:tc>
      </w:tr>
      <w:tr w:rsidR="00751866" w:rsidRPr="008F20B5" w14:paraId="516A95D7" w14:textId="77777777" w:rsidTr="00722361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A26B7C1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DD71AFE" w14:textId="2EFAD5AE" w:rsidR="00494A2F" w:rsidRPr="004037BD" w:rsidRDefault="00494A2F" w:rsidP="00494A2F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3B1E2593" w14:textId="6E8C0790" w:rsidR="00722361" w:rsidRDefault="00494A2F" w:rsidP="007223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722361">
              <w:rPr>
                <w:rFonts w:ascii="標楷體" w:eastAsia="標楷體" w:hAnsi="標楷體" w:hint="eastAsia"/>
              </w:rPr>
              <w:t>.</w:t>
            </w:r>
            <w:r w:rsidR="00722361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916664">
              <w:rPr>
                <w:rFonts w:ascii="標楷體" w:eastAsia="標楷體" w:hAnsi="標楷體" w:hint="eastAsia"/>
              </w:rPr>
              <w:t>[</w:t>
            </w:r>
            <w:r w:rsidR="00841D83"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 w:rsidR="00722361">
              <w:rPr>
                <w:rFonts w:ascii="標楷體" w:eastAsia="標楷體" w:hAnsi="標楷體" w:hint="eastAsia"/>
              </w:rPr>
              <w:t>(</w:t>
            </w:r>
            <w:r w:rsidR="00841D83" w:rsidRPr="00841D83">
              <w:rPr>
                <w:rFonts w:ascii="標楷體" w:eastAsia="標楷體" w:hAnsi="標楷體"/>
              </w:rPr>
              <w:t>Ias39LGD</w:t>
            </w:r>
            <w:r w:rsidR="00722361">
              <w:rPr>
                <w:rFonts w:ascii="標楷體" w:eastAsia="標楷體" w:hAnsi="標楷體" w:hint="eastAsia"/>
              </w:rPr>
              <w:t>)</w:t>
            </w:r>
            <w:r w:rsidR="00916664">
              <w:rPr>
                <w:rFonts w:ascii="標楷體" w:eastAsia="標楷體" w:hAnsi="標楷體"/>
              </w:rPr>
              <w:t>]</w:t>
            </w:r>
          </w:p>
          <w:p w14:paraId="1BC54F76" w14:textId="2B999F6E" w:rsidR="00585CAF" w:rsidRDefault="007C649D" w:rsidP="00585CAF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/>
              </w:rPr>
              <w:t>3.</w:t>
            </w:r>
            <w:r w:rsidR="00585CAF" w:rsidRPr="00E730ED">
              <w:rPr>
                <w:rFonts w:ascii="標楷體" w:eastAsia="標楷體" w:hAnsi="標楷體" w:hint="eastAsia"/>
                <w:color w:val="000000"/>
              </w:rPr>
              <w:t>以下參考欄位之</w:t>
            </w:r>
            <w:r w:rsidR="00585CAF" w:rsidRPr="00E730ED">
              <w:rPr>
                <w:rFonts w:ascii="標楷體" w:eastAsia="標楷體" w:hAnsi="標楷體" w:hint="eastAsia"/>
                <w:color w:val="000000"/>
                <w:lang w:eastAsia="zh-HK"/>
              </w:rPr>
              <w:t>說明</w:t>
            </w:r>
            <w:r w:rsidR="00585CAF">
              <w:rPr>
                <w:rFonts w:ascii="標楷體" w:eastAsia="標楷體" w:hAnsi="標楷體" w:hint="eastAsia"/>
                <w:color w:val="000000"/>
                <w:lang w:eastAsia="zh-HK"/>
              </w:rPr>
              <w:t>：</w:t>
            </w:r>
          </w:p>
          <w:p w14:paraId="54CA7528" w14:textId="77777777" w:rsidR="00FA7DBB" w:rsidRPr="00FA7DBB" w:rsidRDefault="00FA7DBB" w:rsidP="00FA7DBB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 w:rsidRPr="00FA7DBB">
              <w:rPr>
                <w:rFonts w:ascii="標楷體" w:eastAsia="標楷體" w:hAnsi="標楷體"/>
              </w:rPr>
              <w:t>1).[</w:t>
            </w:r>
            <w:r w:rsidRPr="00FA7DBB">
              <w:rPr>
                <w:rFonts w:ascii="標楷體" w:eastAsia="標楷體" w:hAnsi="標楷體" w:hint="eastAsia"/>
              </w:rPr>
              <w:t>查詢起日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222E5A84" w14:textId="12017083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空白時，設為1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9110000</w:t>
            </w:r>
          </w:p>
          <w:p w14:paraId="24B95B9D" w14:textId="447651A5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41A41F9C" w14:textId="49490047" w:rsidR="00FA7DBB" w:rsidRPr="00FA7DBB" w:rsidRDefault="00FA7DBB" w:rsidP="00FA7DBB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2</w:t>
            </w:r>
            <w:r w:rsidRPr="00FA7DBB">
              <w:rPr>
                <w:rFonts w:ascii="標楷體" w:eastAsia="標楷體" w:hAnsi="標楷體"/>
              </w:rPr>
              <w:t>).[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 w:rsidRPr="00FA7DBB">
              <w:rPr>
                <w:rFonts w:ascii="標楷體" w:eastAsia="標楷體" w:hAnsi="標楷體" w:hint="eastAsia"/>
              </w:rPr>
              <w:t>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505D8B12" w14:textId="08F2550D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</w:t>
            </w:r>
            <w:r>
              <w:rPr>
                <w:rFonts w:ascii="標楷體" w:eastAsia="標楷體" w:hAnsi="標楷體" w:hint="eastAsia"/>
                <w:color w:val="000000"/>
              </w:rPr>
              <w:t>99991231</w:t>
            </w:r>
          </w:p>
          <w:p w14:paraId="2FAD24DB" w14:textId="58B7D42A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433E7609" w14:textId="0F920B00" w:rsidR="00EF719D" w:rsidRPr="00FA7DBB" w:rsidRDefault="00EF719D" w:rsidP="00EF719D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3</w:t>
            </w:r>
            <w:r w:rsidRPr="00FA7DBB">
              <w:rPr>
                <w:rFonts w:ascii="標楷體" w:eastAsia="標楷體" w:hAnsi="標楷體"/>
              </w:rPr>
              <w:t>).[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A7DBB">
              <w:rPr>
                <w:rFonts w:ascii="標楷體" w:eastAsia="標楷體" w:hAnsi="標楷體" w:hint="eastAsia"/>
              </w:rPr>
              <w:t>起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4E42FEC0" w14:textId="6FC98F01" w:rsidR="00EF719D" w:rsidRDefault="00EF719D" w:rsidP="00EF719D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>
              <w:rPr>
                <w:rFonts w:ascii="標楷體" w:eastAsia="標楷體" w:hAnsi="標楷體"/>
                <w:color w:val="000000"/>
              </w:rPr>
              <w:t>0</w:t>
            </w:r>
          </w:p>
          <w:p w14:paraId="7B33F086" w14:textId="003B8E32" w:rsidR="00EF719D" w:rsidRDefault="00EF719D" w:rsidP="00EF719D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17D7B70B" w14:textId="640E9EFB" w:rsidR="00C9336B" w:rsidRPr="00FA7DBB" w:rsidRDefault="00C9336B" w:rsidP="00C9336B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4</w:t>
            </w:r>
            <w:r w:rsidRPr="00FA7DBB">
              <w:rPr>
                <w:rFonts w:ascii="標楷體" w:eastAsia="標楷體" w:hAnsi="標楷體"/>
              </w:rPr>
              <w:t>).[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4B14D055" w14:textId="52EEA345" w:rsidR="00C9336B" w:rsidRDefault="00C9336B" w:rsidP="00C9336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空白時，設為9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9</w:t>
            </w:r>
          </w:p>
          <w:p w14:paraId="14A5F064" w14:textId="0152A11F" w:rsidR="00C9336B" w:rsidRDefault="00C9336B" w:rsidP="00C9336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0E944E20" w14:textId="34C4ED3D" w:rsidR="00722361" w:rsidRDefault="00FB28E7" w:rsidP="0072236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4</w:t>
            </w:r>
            <w:r w:rsidR="00722361">
              <w:rPr>
                <w:rFonts w:ascii="標楷體" w:eastAsia="標楷體" w:hAnsi="標楷體" w:hint="eastAsia"/>
              </w:rPr>
              <w:t>.</w:t>
            </w:r>
            <w:r w:rsidR="00C02F3D"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 w:rsidR="00C02F3D">
              <w:rPr>
                <w:rFonts w:ascii="標楷體" w:eastAsia="標楷體" w:hAnsi="標楷體" w:hint="eastAsia"/>
              </w:rPr>
              <w:t>,</w:t>
            </w:r>
            <w:r w:rsidR="00C02F3D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1CE18F4" w14:textId="2FFF44F1" w:rsidR="007D5DD5" w:rsidRPr="007D5DD5" w:rsidRDefault="007D5DD5" w:rsidP="007D5DD5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="00F10FE5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，並依下列條件篩選：</w:t>
            </w:r>
          </w:p>
          <w:p w14:paraId="64BE18FA" w14:textId="13147357" w:rsidR="00585CAF" w:rsidRPr="00F75E05" w:rsidRDefault="00585CAF" w:rsidP="00585CAF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C9336B">
              <w:rPr>
                <w:rFonts w:ascii="標楷體" w:eastAsia="標楷體" w:hAnsi="標楷體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 w:rsidR="00C9336B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&gt;= </w:t>
            </w:r>
            <w:r w:rsidR="00C9336B"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="00C9336B" w:rsidRPr="00FA7DBB">
              <w:rPr>
                <w:rFonts w:ascii="標楷體" w:eastAsia="標楷體" w:hAnsi="標楷體" w:hint="eastAsia"/>
              </w:rPr>
              <w:t>查詢起日</w:t>
            </w:r>
            <w:r w:rsidR="00C9336B"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>
              <w:rPr>
                <w:rFonts w:ascii="標楷體" w:eastAsia="標楷體" w:hAnsi="標楷體"/>
                <w:lang w:eastAsia="zh-HK"/>
              </w:rPr>
              <w:t>AND</w:t>
            </w:r>
            <w:r w:rsidRPr="00F75E05">
              <w:rPr>
                <w:rFonts w:ascii="標楷體" w:eastAsia="標楷體" w:hAnsi="標楷體" w:hint="eastAsia"/>
              </w:rPr>
              <w:t xml:space="preserve"> &lt;=</w:t>
            </w:r>
            <w:r w:rsidR="00C9336B">
              <w:rPr>
                <w:rFonts w:ascii="標楷體" w:eastAsia="標楷體" w:hAnsi="標楷體"/>
              </w:rPr>
              <w:t xml:space="preserve"> [</w:t>
            </w:r>
            <w:r w:rsidR="00C9336B" w:rsidRPr="00FA7DBB">
              <w:rPr>
                <w:rFonts w:ascii="標楷體" w:eastAsia="標楷體" w:hAnsi="標楷體" w:hint="eastAsia"/>
              </w:rPr>
              <w:t>查詢</w:t>
            </w:r>
            <w:r w:rsidR="00C9336B" w:rsidRPr="00F75E05">
              <w:rPr>
                <w:rFonts w:ascii="標楷體" w:eastAsia="標楷體" w:hAnsi="標楷體" w:hint="eastAsia"/>
              </w:rPr>
              <w:t>迄</w:t>
            </w:r>
            <w:r w:rsidR="00C9336B" w:rsidRPr="00FA7DBB">
              <w:rPr>
                <w:rFonts w:ascii="標楷體" w:eastAsia="標楷體" w:hAnsi="標楷體" w:hint="eastAsia"/>
              </w:rPr>
              <w:t>日</w:t>
            </w:r>
            <w:r w:rsidR="00C9336B">
              <w:rPr>
                <w:rFonts w:ascii="標楷體" w:eastAsia="標楷體" w:hAnsi="標楷體" w:hint="eastAsia"/>
              </w:rPr>
              <w:t>]</w:t>
            </w:r>
          </w:p>
          <w:p w14:paraId="5CC2C13C" w14:textId="35A217BC" w:rsidR="00C9336B" w:rsidRPr="00F75E05" w:rsidRDefault="00C9336B" w:rsidP="00C9336B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).</w:t>
            </w:r>
            <w:r w:rsidR="007D5DD5">
              <w:rPr>
                <w:rFonts w:ascii="標楷體" w:eastAsia="標楷體" w:hAnsi="標楷體"/>
              </w:rPr>
              <w:t>[</w:t>
            </w:r>
            <w:r w:rsidR="007D5DD5" w:rsidRPr="0058227F">
              <w:rPr>
                <w:rFonts w:ascii="標楷體" w:eastAsia="標楷體" w:hAnsi="標楷體" w:hint="eastAsia"/>
              </w:rPr>
              <w:t>類別</w:t>
            </w:r>
            <w:r w:rsidR="007D5DD5">
              <w:rPr>
                <w:rFonts w:ascii="標楷體" w:eastAsia="標楷體" w:hAnsi="標楷體" w:hint="eastAsia"/>
              </w:rPr>
              <w:t>(</w:t>
            </w:r>
            <w:r w:rsidR="007D5DD5" w:rsidRPr="0058227F">
              <w:rPr>
                <w:rFonts w:ascii="標楷體" w:eastAsia="標楷體" w:hAnsi="標楷體"/>
              </w:rPr>
              <w:t>Type</w:t>
            </w:r>
            <w:r w:rsidR="007D5DD5">
              <w:rPr>
                <w:rFonts w:ascii="標楷體" w:eastAsia="標楷體" w:hAnsi="標楷體" w:hint="eastAsia"/>
              </w:rPr>
              <w:t>)</w:t>
            </w:r>
            <w:r w:rsidR="007D5DD5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&gt;= 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A7DBB">
              <w:rPr>
                <w:rFonts w:ascii="標楷體" w:eastAsia="標楷體" w:hAnsi="標楷體" w:hint="eastAsia"/>
              </w:rPr>
              <w:t>起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>
              <w:rPr>
                <w:rFonts w:ascii="標楷體" w:eastAsia="標楷體" w:hAnsi="標楷體"/>
                <w:lang w:eastAsia="zh-HK"/>
              </w:rPr>
              <w:t>AND</w:t>
            </w:r>
            <w:r w:rsidRPr="00F75E05">
              <w:rPr>
                <w:rFonts w:ascii="標楷體" w:eastAsia="標楷體" w:hAnsi="標楷體" w:hint="eastAsia"/>
              </w:rPr>
              <w:t xml:space="preserve"> &lt;=</w:t>
            </w:r>
            <w:r>
              <w:rPr>
                <w:rFonts w:ascii="標楷體" w:eastAsia="標楷體" w:hAnsi="標楷體"/>
              </w:rPr>
              <w:t xml:space="preserve"> 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7D226353" w14:textId="05971482" w:rsidR="008F6B38" w:rsidRDefault="00FB28E7" w:rsidP="006A5B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  <w:r w:rsidR="006A5B72">
              <w:rPr>
                <w:rFonts w:ascii="標楷體" w:eastAsia="標楷體" w:hAnsi="標楷體" w:hint="eastAsia"/>
              </w:rPr>
              <w:t>.</w:t>
            </w:r>
            <w:r w:rsidR="008F6B38">
              <w:rPr>
                <w:rFonts w:ascii="標楷體" w:eastAsia="標楷體" w:hAnsi="標楷體" w:hint="eastAsia"/>
              </w:rPr>
              <w:t>排序方式</w:t>
            </w:r>
            <w:r w:rsidR="006020B5">
              <w:rPr>
                <w:rFonts w:ascii="標楷體" w:eastAsia="標楷體" w:hAnsi="標楷體" w:hint="eastAsia"/>
              </w:rPr>
              <w:t>：</w:t>
            </w:r>
          </w:p>
          <w:p w14:paraId="5FAAC907" w14:textId="6DD5A26F" w:rsidR="008F6B38" w:rsidRDefault="008F6B38" w:rsidP="008F6B38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E444C2">
              <w:rPr>
                <w:rFonts w:ascii="標楷體" w:eastAsia="標楷體" w:hAnsi="標楷體"/>
              </w:rPr>
              <w:t>[</w:t>
            </w:r>
            <w:r w:rsidR="00E444C2"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="00E444C2">
              <w:rPr>
                <w:rFonts w:ascii="標楷體" w:eastAsia="標楷體" w:hAnsi="標楷體" w:hint="eastAsia"/>
              </w:rPr>
              <w:t>(</w:t>
            </w:r>
            <w:r w:rsidR="00E444C2" w:rsidRPr="00410597">
              <w:rPr>
                <w:rFonts w:ascii="標楷體" w:eastAsia="標楷體" w:hAnsi="標楷體"/>
              </w:rPr>
              <w:t>Date</w:t>
            </w:r>
            <w:r w:rsidR="00E444C2">
              <w:rPr>
                <w:rFonts w:ascii="標楷體" w:eastAsia="標楷體" w:hAnsi="標楷體" w:hint="eastAsia"/>
              </w:rPr>
              <w:t>)</w:t>
            </w:r>
            <w:r w:rsidR="00E444C2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</w:t>
            </w:r>
            <w:r w:rsidR="00E444C2">
              <w:rPr>
                <w:rFonts w:ascii="標楷體" w:eastAsia="標楷體" w:hAnsi="標楷體" w:hint="eastAsia"/>
              </w:rPr>
              <w:t>由小至大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A6435A3" w14:textId="3D868D75" w:rsidR="006A5B72" w:rsidRPr="0058227F" w:rsidRDefault="008F6B38" w:rsidP="008F6B38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2).</w:t>
            </w:r>
            <w:r w:rsidR="00E444C2">
              <w:rPr>
                <w:rFonts w:ascii="標楷體" w:eastAsia="標楷體" w:hAnsi="標楷體"/>
              </w:rPr>
              <w:t>[</w:t>
            </w:r>
            <w:r w:rsidR="00E444C2" w:rsidRPr="0058227F">
              <w:rPr>
                <w:rFonts w:ascii="標楷體" w:eastAsia="標楷體" w:hAnsi="標楷體" w:hint="eastAsia"/>
              </w:rPr>
              <w:t>類別</w:t>
            </w:r>
            <w:r w:rsidR="00E444C2">
              <w:rPr>
                <w:rFonts w:ascii="標楷體" w:eastAsia="標楷體" w:hAnsi="標楷體" w:hint="eastAsia"/>
              </w:rPr>
              <w:t>(</w:t>
            </w:r>
            <w:r w:rsidR="00E444C2" w:rsidRPr="0058227F">
              <w:rPr>
                <w:rFonts w:ascii="標楷體" w:eastAsia="標楷體" w:hAnsi="標楷體"/>
              </w:rPr>
              <w:t>Type</w:t>
            </w:r>
            <w:r w:rsidR="00E444C2">
              <w:rPr>
                <w:rFonts w:ascii="標楷體" w:eastAsia="標楷體" w:hAnsi="標楷體" w:hint="eastAsia"/>
              </w:rPr>
              <w:t>)</w:t>
            </w:r>
            <w:r w:rsidR="00E444C2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</w:t>
            </w:r>
            <w:r w:rsidR="00E444C2">
              <w:rPr>
                <w:rFonts w:ascii="標楷體" w:eastAsia="標楷體" w:hAnsi="標楷體" w:hint="eastAsia"/>
              </w:rPr>
              <w:t>由小至大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</w:tr>
      <w:tr w:rsidR="00751866" w:rsidRPr="008F20B5" w14:paraId="51F0792F" w14:textId="77777777" w:rsidTr="00722361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1033AF7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3F9D1BF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  <w:tr w:rsidR="00751866" w:rsidRPr="008F20B5" w14:paraId="52518132" w14:textId="77777777" w:rsidTr="00722361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65DB91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lastRenderedPageBreak/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BA4F4D7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  <w:tr w:rsidR="00751866" w:rsidRPr="008F20B5" w14:paraId="04844A95" w14:textId="77777777" w:rsidTr="0072236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BD631A2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3ADEDC" w14:textId="69094D33" w:rsidR="005C22B6" w:rsidRPr="005C22B6" w:rsidRDefault="000039A7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C24D85">
              <w:rPr>
                <w:rFonts w:ascii="標楷體" w:eastAsia="標楷體" w:hAnsi="標楷體" w:hint="eastAsia"/>
                <w:lang w:eastAsia="zh-HK"/>
              </w:rPr>
              <w:t>提供</w:t>
            </w:r>
            <w:r w:rsidR="003802DB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C24D85">
              <w:rPr>
                <w:rFonts w:ascii="標楷體" w:eastAsia="標楷體" w:hAnsi="標楷體" w:hint="eastAsia"/>
                <w:lang w:eastAsia="zh-HK"/>
              </w:rPr>
              <w:t>資料輸出／印表</w:t>
            </w:r>
          </w:p>
        </w:tc>
      </w:tr>
      <w:tr w:rsidR="00751866" w:rsidRPr="008F20B5" w14:paraId="02BE1C6E" w14:textId="77777777" w:rsidTr="00722361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22DF37F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7E336E8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  <w:tr w:rsidR="00751866" w:rsidRPr="008F20B5" w14:paraId="11513171" w14:textId="77777777" w:rsidTr="0072236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25559A3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5CAC78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</w:tbl>
    <w:p w14:paraId="72E27837" w14:textId="546C3400" w:rsidR="00751866" w:rsidRPr="0068704E" w:rsidRDefault="00751866" w:rsidP="0068704E">
      <w:pPr>
        <w:ind w:left="1440"/>
      </w:pPr>
    </w:p>
    <w:p w14:paraId="43826495" w14:textId="77777777" w:rsidR="00AB764C" w:rsidRPr="00AB764C" w:rsidRDefault="00AB764C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AB764C" w:rsidRPr="0022279A" w14:paraId="5B36DC5F" w14:textId="77777777" w:rsidTr="00AB764C">
        <w:tc>
          <w:tcPr>
            <w:tcW w:w="851" w:type="dxa"/>
            <w:shd w:val="clear" w:color="auto" w:fill="D9D9D9" w:themeFill="background1" w:themeFillShade="D9"/>
          </w:tcPr>
          <w:p w14:paraId="7C5978C0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0F7A48AD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142D01D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B764C" w:rsidRPr="0022279A" w14:paraId="18418C1E" w14:textId="77777777" w:rsidTr="00AB764C">
        <w:tc>
          <w:tcPr>
            <w:tcW w:w="851" w:type="dxa"/>
          </w:tcPr>
          <w:p w14:paraId="62B121AB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4065924F" w14:textId="3446685C" w:rsidR="00AB764C" w:rsidRPr="0022279A" w:rsidRDefault="00B36869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13AABDD7" w14:textId="47B7AE48" w:rsidR="00AB764C" w:rsidRPr="0022279A" w:rsidRDefault="00B36869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2180F795" w14:textId="77777777" w:rsidR="00AB764C" w:rsidRDefault="00AB764C" w:rsidP="00AB764C">
      <w:pPr>
        <w:ind w:left="1440"/>
      </w:pPr>
    </w:p>
    <w:p w14:paraId="752AD0B6" w14:textId="77777777" w:rsidR="00751866" w:rsidRPr="004A1C2C" w:rsidRDefault="00751866" w:rsidP="0081699E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40628130" w14:textId="710BC01A" w:rsidR="00FD5D8F" w:rsidRDefault="00365EC9" w:rsidP="00FD5D8F">
      <w:pPr>
        <w:rPr>
          <w:noProof/>
        </w:rPr>
      </w:pPr>
      <w:r>
        <w:rPr>
          <w:noProof/>
        </w:rPr>
        <w:drawing>
          <wp:inline distT="0" distB="0" distL="0" distR="0" wp14:anchorId="6AD58C78" wp14:editId="4C4FFBD5">
            <wp:extent cx="6479540" cy="1268095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CB7" w14:textId="18D3F748" w:rsidR="006C059B" w:rsidRDefault="006C059B" w:rsidP="006C059B">
      <w:pPr>
        <w:ind w:left="1440"/>
      </w:pPr>
    </w:p>
    <w:p w14:paraId="124979FA" w14:textId="77777777" w:rsidR="009C6A42" w:rsidRPr="009C6A42" w:rsidRDefault="009C6A42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2549A697" w14:textId="77777777" w:rsidR="00881C35" w:rsidRDefault="00881C35" w:rsidP="00881C35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51746E" w:rsidRPr="00F5236F" w14:paraId="70B8F73B" w14:textId="77777777" w:rsidTr="002850AC">
        <w:tc>
          <w:tcPr>
            <w:tcW w:w="848" w:type="dxa"/>
            <w:shd w:val="clear" w:color="auto" w:fill="D9D9D9" w:themeFill="background1" w:themeFillShade="D9"/>
          </w:tcPr>
          <w:p w14:paraId="2C7B7F9C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8DB4564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2F01BCE9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746E" w:rsidRPr="00F5236F" w14:paraId="3F17A577" w14:textId="77777777" w:rsidTr="002850AC">
        <w:tc>
          <w:tcPr>
            <w:tcW w:w="848" w:type="dxa"/>
          </w:tcPr>
          <w:p w14:paraId="02F1824E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0620A529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5BF67DD5" w14:textId="33D8BA1D" w:rsidR="0051746E" w:rsidRDefault="00055DA7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51746E"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5904854B" w14:textId="77777777" w:rsidR="00055DA7" w:rsidRPr="00651325" w:rsidRDefault="00055DA7" w:rsidP="00055DA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3BF260D" w14:textId="0BA7B68D" w:rsidR="00055DA7" w:rsidRPr="00293C02" w:rsidRDefault="00055DA7" w:rsidP="00293C0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)]：[生效日期(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於[生效日期]起訖區間內，指定[類別(</w:t>
            </w:r>
            <w:r w:rsidRPr="00293C02">
              <w:rPr>
                <w:rFonts w:ascii="標楷體" w:eastAsia="標楷體" w:hAnsi="標楷體"/>
                <w:color w:val="000000"/>
              </w:rPr>
              <w:t>Type)]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 w:rsidR="009B33B9"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 w:rsidR="00293C02">
              <w:rPr>
                <w:rFonts w:ascii="標楷體" w:eastAsia="標楷體" w:hAnsi="標楷體" w:hint="eastAsia"/>
                <w:color w:val="000000"/>
              </w:rPr>
              <w:t>(</w:t>
            </w:r>
            <w:r w:rsidR="00293C02" w:rsidRPr="00293C02">
              <w:rPr>
                <w:rFonts w:ascii="標楷體" w:eastAsia="標楷體" w:hAnsi="標楷體" w:hint="eastAsia"/>
                <w:color w:val="000000"/>
              </w:rPr>
              <w:t>違約損失率檔</w:t>
            </w:r>
            <w:r w:rsidR="00293C02"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C1B546D" w14:textId="3445AE7A" w:rsidR="00055DA7" w:rsidRPr="00293C02" w:rsidRDefault="003A712A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D6CB990" w14:textId="198180AD" w:rsidR="00055DA7" w:rsidRDefault="003A712A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51746E" w:rsidRPr="00F5236F" w14:paraId="4B918123" w14:textId="77777777" w:rsidTr="002850AC">
        <w:tc>
          <w:tcPr>
            <w:tcW w:w="848" w:type="dxa"/>
          </w:tcPr>
          <w:p w14:paraId="0933A0DC" w14:textId="77777777" w:rsidR="0051746E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1CAED2D1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79DA6CEC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1746E" w:rsidRPr="00F5236F" w14:paraId="0B2C1480" w14:textId="77777777" w:rsidTr="002850AC">
        <w:tc>
          <w:tcPr>
            <w:tcW w:w="848" w:type="dxa"/>
          </w:tcPr>
          <w:p w14:paraId="2813E8AB" w14:textId="77777777" w:rsidR="0051746E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1ED1B081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6D6D0A2B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51746E" w:rsidRPr="00F5236F" w14:paraId="62D1F55B" w14:textId="77777777" w:rsidTr="002850AC">
        <w:tc>
          <w:tcPr>
            <w:tcW w:w="848" w:type="dxa"/>
          </w:tcPr>
          <w:p w14:paraId="351B3629" w14:textId="77777777" w:rsidR="0051746E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6FF99D8E" w14:textId="4A0B2305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2C0186"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7246" w:type="dxa"/>
          </w:tcPr>
          <w:p w14:paraId="561E488C" w14:textId="0F80F230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="002C0186" w:rsidRPr="00C73533">
              <w:rPr>
                <w:rFonts w:ascii="標楷體" w:eastAsia="標楷體" w:hAnsi="標楷體" w:hint="eastAsia"/>
              </w:rPr>
              <w:t>7202違約損失率登錄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="002C0186" w:rsidRPr="002C0186">
              <w:rPr>
                <w:rFonts w:ascii="標楷體" w:eastAsia="標楷體" w:hAnsi="標楷體" w:hint="eastAsia"/>
                <w:lang w:eastAsia="zh-HK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69B28D73" w14:textId="4F9B1AF0" w:rsidR="00FD5D8F" w:rsidRDefault="00FD5D8F" w:rsidP="007C1268">
      <w:pPr>
        <w:ind w:left="1440"/>
      </w:pPr>
    </w:p>
    <w:p w14:paraId="4C4DDE8E" w14:textId="7AFFFE98" w:rsidR="007C1268" w:rsidRPr="007C1268" w:rsidRDefault="007C1268" w:rsidP="0081699E">
      <w:pPr>
        <w:pStyle w:val="a"/>
      </w:pPr>
      <w:r w:rsidRPr="007C1268">
        <w:t>畫面資料說明</w:t>
      </w:r>
    </w:p>
    <w:p w14:paraId="625FDE20" w14:textId="50F4AE2F" w:rsidR="007C1268" w:rsidRDefault="007C1268" w:rsidP="007C1268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13A66" w:rsidRPr="00456B60" w14:paraId="089E8D6C" w14:textId="77777777" w:rsidTr="00915D13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7878AB37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84D6846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5CA612AE" w14:textId="77777777" w:rsidR="00113A66" w:rsidRPr="00456B60" w:rsidRDefault="00113A66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6A278176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13A66" w:rsidRPr="00456B60" w14:paraId="206DCA06" w14:textId="77777777" w:rsidTr="00915D13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5A41DE2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41B430A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4E7AB99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26AF0C09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246D8DFD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19ECD8C9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2E456180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36BA341B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</w:tr>
      <w:tr w:rsidR="00113A66" w:rsidRPr="00456B60" w14:paraId="46B3690D" w14:textId="77777777" w:rsidTr="00915D13">
        <w:trPr>
          <w:trHeight w:val="244"/>
          <w:jc w:val="center"/>
        </w:trPr>
        <w:tc>
          <w:tcPr>
            <w:tcW w:w="530" w:type="dxa"/>
          </w:tcPr>
          <w:p w14:paraId="2EEC1655" w14:textId="77777777" w:rsidR="00113A66" w:rsidRPr="001343EE" w:rsidRDefault="00113A66" w:rsidP="0014495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32217FAA" w14:textId="0E19EAA0" w:rsidR="001343EE" w:rsidRPr="001343EE" w:rsidRDefault="00113A66" w:rsidP="0014495F">
            <w:pPr>
              <w:rPr>
                <w:rFonts w:ascii="標楷體" w:eastAsia="標楷體" w:hAnsi="標楷體"/>
                <w:lang w:eastAsia="zh-HK"/>
              </w:rPr>
            </w:pPr>
            <w:r w:rsidRPr="001343EE">
              <w:rPr>
                <w:rFonts w:ascii="標楷體" w:eastAsia="標楷體" w:hAnsi="標楷體" w:hint="eastAsia"/>
                <w:lang w:eastAsia="zh-HK"/>
              </w:rPr>
              <w:t>生效日期</w:t>
            </w:r>
          </w:p>
        </w:tc>
        <w:tc>
          <w:tcPr>
            <w:tcW w:w="783" w:type="dxa"/>
          </w:tcPr>
          <w:p w14:paraId="4A2B6CDB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EFBEE10" w14:textId="0F9E71BC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1E8DA38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D085A4D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47D3282" w14:textId="4015A516" w:rsidR="00113A66" w:rsidRPr="00456B60" w:rsidRDefault="00113A66" w:rsidP="0014495F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426" w:type="dxa"/>
          </w:tcPr>
          <w:p w14:paraId="12078CDB" w14:textId="7AC704F2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</w:tr>
      <w:tr w:rsidR="00113A66" w:rsidRPr="00456B60" w14:paraId="774A4B1E" w14:textId="77777777" w:rsidTr="00915D13">
        <w:trPr>
          <w:trHeight w:val="244"/>
          <w:jc w:val="center"/>
        </w:trPr>
        <w:tc>
          <w:tcPr>
            <w:tcW w:w="530" w:type="dxa"/>
          </w:tcPr>
          <w:p w14:paraId="6BD1FA1A" w14:textId="4A66D797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174A43D" w14:textId="453E61CF" w:rsidR="00113A66" w:rsidRPr="00456B60" w:rsidRDefault="00A60BC3" w:rsidP="0014495F">
            <w:r w:rsidRPr="001343EE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="001343EE" w:rsidRPr="001343EE">
              <w:rPr>
                <w:rFonts w:ascii="標楷體" w:eastAsia="標楷體" w:hAnsi="標楷體" w:hint="eastAsia"/>
                <w:lang w:eastAsia="zh-HK"/>
              </w:rPr>
              <w:t>起日</w:t>
            </w:r>
          </w:p>
        </w:tc>
        <w:tc>
          <w:tcPr>
            <w:tcW w:w="783" w:type="dxa"/>
          </w:tcPr>
          <w:p w14:paraId="22CDAE79" w14:textId="735D9AAB" w:rsidR="00113A66" w:rsidRPr="00456B60" w:rsidRDefault="00113A66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47AB2A9A" w14:textId="03518F41" w:rsidR="00113A66" w:rsidRPr="00456B60" w:rsidRDefault="00EB641E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1896" w:type="dxa"/>
          </w:tcPr>
          <w:p w14:paraId="0C8E3D33" w14:textId="5347E96F" w:rsidR="00113A66" w:rsidRPr="00456B60" w:rsidRDefault="002E3CD1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47CE8C8B" w14:textId="415C017F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9F2811E" w14:textId="77777777" w:rsidR="00113A66" w:rsidRPr="00456B60" w:rsidRDefault="00113A66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3F17252A" w14:textId="6BF40117" w:rsidR="00A60BC3" w:rsidRDefault="00A60BC3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1317BB">
              <w:rPr>
                <w:rFonts w:ascii="標楷體" w:eastAsia="標楷體" w:hAnsi="標楷體" w:hint="eastAsia"/>
                <w:color w:val="000000"/>
              </w:rPr>
              <w:t>自行輸入日期，</w:t>
            </w:r>
            <w:r>
              <w:rPr>
                <w:rFonts w:ascii="標楷體" w:eastAsia="標楷體" w:hAnsi="標楷體" w:hint="eastAsia"/>
                <w:color w:val="000000"/>
              </w:rPr>
              <w:t>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 w:rsidR="00903A3D"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則自第一筆開始查詢</w:t>
            </w:r>
          </w:p>
          <w:p w14:paraId="36E4818A" w14:textId="5F9ABEFB" w:rsidR="00490544" w:rsidRPr="00A60BC3" w:rsidRDefault="00A60BC3" w:rsidP="00BE52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="00113A66"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1317BB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</w:tc>
      </w:tr>
      <w:tr w:rsidR="00113A66" w:rsidRPr="00456B60" w14:paraId="3A1382DB" w14:textId="77777777" w:rsidTr="00915D13">
        <w:trPr>
          <w:trHeight w:val="244"/>
          <w:jc w:val="center"/>
        </w:trPr>
        <w:tc>
          <w:tcPr>
            <w:tcW w:w="530" w:type="dxa"/>
          </w:tcPr>
          <w:p w14:paraId="06D257E0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E81E4CC" w14:textId="4613078C" w:rsidR="00113A66" w:rsidRPr="00456B60" w:rsidRDefault="001343EE" w:rsidP="0014495F">
            <w:r w:rsidRPr="001343EE">
              <w:rPr>
                <w:rFonts w:ascii="標楷體" w:eastAsia="標楷體" w:hAnsi="標楷體" w:hint="eastAsia"/>
                <w:lang w:eastAsia="zh-HK"/>
              </w:rPr>
              <w:t>生效日期迄日</w:t>
            </w:r>
          </w:p>
        </w:tc>
        <w:tc>
          <w:tcPr>
            <w:tcW w:w="783" w:type="dxa"/>
          </w:tcPr>
          <w:p w14:paraId="68333754" w14:textId="6D810B71" w:rsidR="00113A66" w:rsidRPr="00456B60" w:rsidRDefault="00113A66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FDE8DD3" w14:textId="11208BE1" w:rsidR="00113A66" w:rsidRPr="00456B60" w:rsidRDefault="00912308" w:rsidP="0014495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  <w:lang w:eastAsia="zh-HK"/>
              </w:rPr>
              <w:t>生效日期起日</w:t>
            </w:r>
          </w:p>
        </w:tc>
        <w:tc>
          <w:tcPr>
            <w:tcW w:w="1896" w:type="dxa"/>
          </w:tcPr>
          <w:p w14:paraId="67F3983D" w14:textId="1379468A" w:rsidR="00113A66" w:rsidRPr="00456B60" w:rsidRDefault="002E3CD1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07244C08" w14:textId="5F5602A4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68589A7" w14:textId="77777777" w:rsidR="00113A66" w:rsidRPr="00456B60" w:rsidRDefault="00113A66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686996B" w14:textId="7E7FE7EB" w:rsidR="00912308" w:rsidRDefault="00912308" w:rsidP="0091230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2B3A3F">
              <w:rPr>
                <w:rFonts w:ascii="標楷體" w:eastAsia="標楷體" w:hAnsi="標楷體" w:hint="eastAsia"/>
                <w:color w:val="000000"/>
              </w:rPr>
              <w:t>自行輸入日期，</w:t>
            </w:r>
            <w:r>
              <w:rPr>
                <w:rFonts w:ascii="標楷體" w:eastAsia="標楷體" w:hAnsi="標楷體" w:hint="eastAsia"/>
                <w:color w:val="000000"/>
              </w:rPr>
              <w:t>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 w:rsidR="00903A3D"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則查詢</w:t>
            </w:r>
            <w:r>
              <w:rPr>
                <w:rFonts w:ascii="標楷體" w:eastAsia="標楷體" w:hAnsi="標楷體" w:hint="eastAsia"/>
              </w:rPr>
              <w:t>至最末筆</w:t>
            </w:r>
          </w:p>
          <w:p w14:paraId="37B31103" w14:textId="62913A49" w:rsidR="00912308" w:rsidRDefault="00912308" w:rsidP="0091230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2B3A3F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4CD65C8E" w14:textId="35B395A2" w:rsidR="00912308" w:rsidRDefault="00912308" w:rsidP="00912308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09332DF" w14:textId="3AFACD10" w:rsidR="00490544" w:rsidRPr="00113F99" w:rsidRDefault="00912308" w:rsidP="00BE5220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FF0000"/>
                <w:lang w:eastAsia="zh-HK"/>
              </w:rPr>
            </w:pPr>
            <w:r w:rsidRPr="00490544">
              <w:rPr>
                <w:rFonts w:ascii="標楷體" w:eastAsia="標楷體" w:hAnsi="標楷體" w:hint="eastAsia"/>
                <w:color w:val="000000" w:themeColor="text1"/>
              </w:rPr>
              <w:t>(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2).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日期需介於</w:t>
            </w:r>
            <w:r w:rsidR="00CD3361"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生效日期起日</w:t>
            </w:r>
            <w:r w:rsidR="00CD3361"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至9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991231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/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V(5)</w:t>
            </w:r>
          </w:p>
        </w:tc>
      </w:tr>
      <w:tr w:rsidR="00113A66" w:rsidRPr="00456B60" w14:paraId="01A89D9B" w14:textId="77777777" w:rsidTr="00915D13">
        <w:trPr>
          <w:trHeight w:val="244"/>
          <w:jc w:val="center"/>
        </w:trPr>
        <w:tc>
          <w:tcPr>
            <w:tcW w:w="530" w:type="dxa"/>
          </w:tcPr>
          <w:p w14:paraId="7830C2BE" w14:textId="0F04E6DD" w:rsidR="00113A66" w:rsidRPr="00456B60" w:rsidRDefault="00B51207" w:rsidP="0014495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308" w:type="dxa"/>
          </w:tcPr>
          <w:p w14:paraId="01ABF52E" w14:textId="3C5BE1F5" w:rsidR="00113A66" w:rsidRPr="00456B60" w:rsidRDefault="00B51207" w:rsidP="0014495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3CE98675" w14:textId="4B0DA1F9" w:rsidR="00113A66" w:rsidRPr="00456B60" w:rsidRDefault="00B51207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65D7F871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962F1E6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3E6DF24" w14:textId="69FAF131" w:rsidR="00113A66" w:rsidRPr="00456B60" w:rsidRDefault="00742123" w:rsidP="0014495F">
            <w:pPr>
              <w:rPr>
                <w:rFonts w:ascii="標楷體" w:eastAsia="標楷體" w:hAnsi="標楷體"/>
                <w:color w:val="000000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B0B5912" w14:textId="67C7ACCC" w:rsidR="00113A66" w:rsidRPr="00456B60" w:rsidRDefault="00B51207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67404E5" w14:textId="11C998AE" w:rsidR="00742123" w:rsidRPr="001B4EDF" w:rsidRDefault="00742123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數字</w:t>
            </w:r>
          </w:p>
          <w:p w14:paraId="5D64DE14" w14:textId="5F5B76B4" w:rsidR="00490544" w:rsidRPr="00456B60" w:rsidRDefault="00742123" w:rsidP="00BE52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B51207" w:rsidRPr="001B4EDF">
              <w:rPr>
                <w:rFonts w:ascii="標楷體" w:eastAsia="標楷體" w:hAnsi="標楷體" w:hint="eastAsia"/>
                <w:color w:val="000000"/>
              </w:rPr>
              <w:t>輸入「</w:t>
            </w:r>
            <w:r w:rsidR="00B51207" w:rsidRPr="001B4EDF">
              <w:rPr>
                <w:rFonts w:ascii="標楷體" w:eastAsia="標楷體" w:hAnsi="標楷體"/>
                <w:color w:val="000000"/>
              </w:rPr>
              <w:t>00</w:t>
            </w:r>
            <w:r w:rsidR="00B51207" w:rsidRPr="001B4EDF">
              <w:rPr>
                <w:rFonts w:ascii="標楷體" w:eastAsia="標楷體" w:hAnsi="標楷體" w:hint="eastAsia"/>
                <w:color w:val="000000"/>
              </w:rPr>
              <w:t>」表示查詢所有類別</w:t>
            </w:r>
          </w:p>
        </w:tc>
      </w:tr>
      <w:tr w:rsidR="00113A66" w:rsidRPr="00456B60" w14:paraId="1F6F14E6" w14:textId="77777777" w:rsidTr="00915D13">
        <w:trPr>
          <w:trHeight w:val="244"/>
          <w:jc w:val="center"/>
        </w:trPr>
        <w:tc>
          <w:tcPr>
            <w:tcW w:w="530" w:type="dxa"/>
          </w:tcPr>
          <w:p w14:paraId="3CB2EBD8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370EA193" w14:textId="3C7EFD25" w:rsidR="00113A66" w:rsidRPr="00456B60" w:rsidRDefault="00DB66DE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顯示方式</w:t>
            </w:r>
          </w:p>
        </w:tc>
        <w:tc>
          <w:tcPr>
            <w:tcW w:w="783" w:type="dxa"/>
          </w:tcPr>
          <w:p w14:paraId="47595D1E" w14:textId="06AA9341" w:rsidR="00113A66" w:rsidRPr="00456B60" w:rsidRDefault="00DB66DE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904" w:type="dxa"/>
          </w:tcPr>
          <w:p w14:paraId="4A562423" w14:textId="441298E7" w:rsidR="00113A66" w:rsidRPr="00456B60" w:rsidRDefault="001B4EDF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1896" w:type="dxa"/>
          </w:tcPr>
          <w:p w14:paraId="2F6934FB" w14:textId="77777777" w:rsidR="001B4EDF" w:rsidRDefault="001B4EDF" w:rsidP="001B4ED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0:瀏覽</w:t>
            </w:r>
          </w:p>
          <w:p w14:paraId="681E59FB" w14:textId="72225AB8" w:rsidR="00113A66" w:rsidRPr="00456B60" w:rsidRDefault="001B4EDF" w:rsidP="001B4ED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1:列印</w:t>
            </w:r>
          </w:p>
        </w:tc>
        <w:tc>
          <w:tcPr>
            <w:tcW w:w="811" w:type="dxa"/>
          </w:tcPr>
          <w:p w14:paraId="6F6EE8A5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CDFE274" w14:textId="77777777" w:rsidR="00113A66" w:rsidRPr="00456B60" w:rsidRDefault="00113A66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5A0A88E" w14:textId="0E050342" w:rsidR="00113A66" w:rsidRPr="001B4EDF" w:rsidRDefault="001B4EDF" w:rsidP="001B4EDF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依選單/</w:t>
            </w:r>
            <w:r w:rsidRPr="001B4EDF">
              <w:rPr>
                <w:rFonts w:ascii="標楷體" w:eastAsia="標楷體" w:hAnsi="標楷體"/>
                <w:color w:val="000000"/>
              </w:rPr>
              <w:t>V(E)</w:t>
            </w:r>
          </w:p>
        </w:tc>
      </w:tr>
      <w:tr w:rsidR="00113A66" w:rsidRPr="00456B60" w14:paraId="579CCC10" w14:textId="77777777" w:rsidTr="00915D13">
        <w:trPr>
          <w:trHeight w:val="244"/>
          <w:jc w:val="center"/>
        </w:trPr>
        <w:tc>
          <w:tcPr>
            <w:tcW w:w="530" w:type="dxa"/>
          </w:tcPr>
          <w:p w14:paraId="03816FB5" w14:textId="760C3AF4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7A7366B" w14:textId="2435F4F4" w:rsidR="00113A66" w:rsidRPr="00456B60" w:rsidRDefault="001B4EDF" w:rsidP="0014495F">
            <w:pPr>
              <w:rPr>
                <w:rFonts w:ascii="標楷體" w:eastAsia="標楷體" w:hAnsi="標楷體"/>
              </w:rPr>
            </w:pPr>
            <w:r w:rsidRPr="001B4EDF">
              <w:rPr>
                <w:rFonts w:ascii="標楷體" w:eastAsia="標楷體" w:hAnsi="標楷體" w:hint="eastAsia"/>
              </w:rPr>
              <w:t>顯示方式-中文說明</w:t>
            </w:r>
          </w:p>
        </w:tc>
        <w:tc>
          <w:tcPr>
            <w:tcW w:w="783" w:type="dxa"/>
          </w:tcPr>
          <w:p w14:paraId="04DF5B2D" w14:textId="0D936C4E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7B97896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153BE8C" w14:textId="77777777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4C1F992" w14:textId="4DB292A9" w:rsidR="00113A66" w:rsidRPr="00456B60" w:rsidRDefault="00113A66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090217F" w14:textId="62F535F9" w:rsidR="00113A66" w:rsidRPr="00456B60" w:rsidRDefault="00741EB9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372D687" w14:textId="0DF04A0D" w:rsidR="00113A66" w:rsidRPr="00456B60" w:rsidRDefault="00113A66" w:rsidP="00741EB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41EB9">
              <w:rPr>
                <w:rFonts w:ascii="標楷體" w:eastAsia="標楷體" w:hAnsi="標楷體" w:hint="eastAsia"/>
                <w:color w:val="000000"/>
              </w:rPr>
              <w:t>1.</w:t>
            </w:r>
            <w:r w:rsidR="00741EB9">
              <w:rPr>
                <w:rFonts w:ascii="標楷體" w:eastAsia="標楷體" w:hAnsi="標楷體" w:hint="eastAsia"/>
                <w:color w:val="000000"/>
              </w:rPr>
              <w:t>自動顯示「</w:t>
            </w:r>
            <w:r w:rsidR="00741EB9" w:rsidRPr="00741EB9">
              <w:rPr>
                <w:rFonts w:ascii="標楷體" w:eastAsia="標楷體" w:hAnsi="標楷體" w:hint="eastAsia"/>
                <w:color w:val="000000"/>
              </w:rPr>
              <w:t>顯示方式」代碼中文說明</w:t>
            </w:r>
          </w:p>
        </w:tc>
      </w:tr>
    </w:tbl>
    <w:p w14:paraId="55CB1F1C" w14:textId="0A095184" w:rsidR="00113A66" w:rsidRDefault="00113A66" w:rsidP="007C1268">
      <w:pPr>
        <w:ind w:left="1440"/>
      </w:pPr>
    </w:p>
    <w:p w14:paraId="549D6224" w14:textId="46D1C8F9" w:rsidR="00A35AE3" w:rsidRDefault="00EC6484" w:rsidP="0081699E">
      <w:pPr>
        <w:pStyle w:val="a"/>
      </w:pPr>
      <w:r>
        <w:rPr>
          <w:rFonts w:hint="eastAsia"/>
        </w:rPr>
        <w:t>輸出畫面</w:t>
      </w:r>
    </w:p>
    <w:p w14:paraId="63113F82" w14:textId="4154558F" w:rsidR="00FD5D8F" w:rsidRPr="007C1268" w:rsidRDefault="004B4CD0" w:rsidP="002850AC">
      <w:r>
        <w:rPr>
          <w:noProof/>
        </w:rPr>
        <w:drawing>
          <wp:inline distT="0" distB="0" distL="0" distR="0" wp14:anchorId="5B632B2F" wp14:editId="353028EA">
            <wp:extent cx="6479540" cy="3463290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FA93" w14:textId="50ED3870" w:rsidR="00FD5D8F" w:rsidRDefault="00FD5D8F" w:rsidP="00A35AE3">
      <w:pPr>
        <w:ind w:left="1440"/>
      </w:pPr>
    </w:p>
    <w:p w14:paraId="79F319C6" w14:textId="77777777" w:rsidR="00AE7A9E" w:rsidRDefault="00AE7A9E" w:rsidP="0081699E">
      <w:pPr>
        <w:pStyle w:val="a"/>
        <w:numPr>
          <w:ilvl w:val="0"/>
          <w:numId w:val="65"/>
        </w:numPr>
      </w:pPr>
      <w:r>
        <w:rPr>
          <w:rFonts w:hint="eastAsia"/>
        </w:rPr>
        <w:t>輸出畫面資料說明</w:t>
      </w:r>
    </w:p>
    <w:p w14:paraId="7E30B8BD" w14:textId="77777777" w:rsidR="00AE7A9E" w:rsidRPr="00AE7A9E" w:rsidRDefault="00AE7A9E" w:rsidP="00AE7A9E">
      <w:pPr>
        <w:ind w:left="144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2104"/>
        <w:gridCol w:w="2496"/>
        <w:gridCol w:w="3609"/>
      </w:tblGrid>
      <w:tr w:rsidR="003B11F0" w14:paraId="5CAB6152" w14:textId="77777777" w:rsidTr="00764B2D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2C1596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C44D6C2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7EFC451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44B2A5F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2A55B46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764B2D" w14:paraId="5E278ACA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17F46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C7D44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7591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109AC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D0F0E" w14:textId="2759CC3A" w:rsidR="00AE7A9E" w:rsidRPr="00A96919" w:rsidRDefault="00AA48BB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AE7A9E" w:rsidRPr="00A96919">
              <w:rPr>
                <w:rFonts w:ascii="標楷體" w:eastAsia="標楷體" w:hAnsi="標楷體" w:hint="eastAsia"/>
              </w:rPr>
              <w:t>連結至【</w:t>
            </w:r>
            <w:r w:rsidR="00A96919" w:rsidRPr="00C73533">
              <w:rPr>
                <w:rFonts w:ascii="標楷體" w:eastAsia="標楷體" w:hAnsi="標楷體"/>
              </w:rPr>
              <w:t>L</w:t>
            </w:r>
            <w:r w:rsidR="00A96919" w:rsidRPr="00C73533">
              <w:rPr>
                <w:rFonts w:ascii="標楷體" w:eastAsia="標楷體" w:hAnsi="標楷體" w:hint="eastAsia"/>
              </w:rPr>
              <w:t>7202違約損失率登錄</w:t>
            </w:r>
            <w:r w:rsidR="00AE7A9E" w:rsidRPr="00A96919">
              <w:rPr>
                <w:rFonts w:ascii="標楷體" w:eastAsia="標楷體" w:hAnsi="標楷體" w:hint="eastAsia"/>
              </w:rPr>
              <w:t>】，供修改</w:t>
            </w:r>
            <w:r w:rsidR="007A5B03" w:rsidRPr="007A5B03">
              <w:rPr>
                <w:rFonts w:ascii="標楷體" w:eastAsia="標楷體" w:hAnsi="標楷體" w:hint="eastAsia"/>
              </w:rPr>
              <w:t>[違約損失率檔(Ias39LGD)]</w:t>
            </w:r>
            <w:r w:rsidR="00AE7A9E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764B2D" w14:paraId="728A2EF1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01A04" w14:textId="45C4E783" w:rsidR="00AE7A9E" w:rsidRDefault="00500374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F34D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CC7BC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刪除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74D51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FFFEE" w14:textId="29CD764F" w:rsidR="00AE7A9E" w:rsidRPr="00A96919" w:rsidRDefault="00AA48BB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141FC4" w:rsidRPr="00A96919">
              <w:rPr>
                <w:rFonts w:ascii="標楷體" w:eastAsia="標楷體" w:hAnsi="標楷體" w:hint="eastAsia"/>
              </w:rPr>
              <w:t>連結至【</w:t>
            </w:r>
            <w:r w:rsidR="00141FC4" w:rsidRPr="00C73533">
              <w:rPr>
                <w:rFonts w:ascii="標楷體" w:eastAsia="標楷體" w:hAnsi="標楷體"/>
              </w:rPr>
              <w:t>L</w:t>
            </w:r>
            <w:r w:rsidR="00141FC4" w:rsidRPr="00C73533">
              <w:rPr>
                <w:rFonts w:ascii="標楷體" w:eastAsia="標楷體" w:hAnsi="標楷體" w:hint="eastAsia"/>
              </w:rPr>
              <w:t>7202違約損失率登錄</w:t>
            </w:r>
            <w:r w:rsidR="00141FC4" w:rsidRPr="00A96919">
              <w:rPr>
                <w:rFonts w:ascii="標楷體" w:eastAsia="標楷體" w:hAnsi="標楷體" w:hint="eastAsia"/>
              </w:rPr>
              <w:t>】，供</w:t>
            </w:r>
            <w:r w:rsidR="00141FC4">
              <w:rPr>
                <w:rFonts w:ascii="標楷體" w:eastAsia="標楷體" w:hAnsi="標楷體" w:hint="eastAsia"/>
              </w:rPr>
              <w:t>刪除</w:t>
            </w:r>
            <w:r w:rsidR="007A5B03" w:rsidRPr="007A5B03">
              <w:rPr>
                <w:rFonts w:ascii="標楷體" w:eastAsia="標楷體" w:hAnsi="標楷體" w:hint="eastAsia"/>
              </w:rPr>
              <w:t>[違約損失率檔(Ias39LGD)]</w:t>
            </w:r>
            <w:r w:rsidR="00141FC4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764B2D" w14:paraId="2E768D29" w14:textId="77777777" w:rsidTr="008E6404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50FF4" w14:textId="76C2FB42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1E32D" w14:textId="7777777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4FF87" w14:textId="1BCB32EF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生效日期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BB123" w14:textId="750E45A8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Ias39LGD.Date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7766A" w14:textId="0E9C4ADD" w:rsidR="00764B2D" w:rsidRPr="00AA48BB" w:rsidRDefault="007B210E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YY/MM/DD</w:t>
            </w:r>
          </w:p>
        </w:tc>
      </w:tr>
      <w:tr w:rsidR="00467E50" w14:paraId="10C94FC1" w14:textId="77777777" w:rsidTr="008E6404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30C5" w14:textId="028360BD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5A4FE" w14:textId="6584FE85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7A3A8" w14:textId="3C3513D7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類別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E0F6B" w14:textId="2D95AE5C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Ias39LGD.Type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35DE" w14:textId="38C5610E" w:rsidR="00467E50" w:rsidRPr="00AA48BB" w:rsidRDefault="00467E50" w:rsidP="00467E50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467E50" w14:paraId="52499FEC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56677" w14:textId="77777777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8C889" w14:textId="54C9364D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1F96C" w14:textId="1931B3AA" w:rsidR="00467E50" w:rsidRPr="00B12444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A48BB">
              <w:rPr>
                <w:rFonts w:ascii="標楷體" w:eastAsia="標楷體" w:hAnsi="標楷體" w:hint="eastAsia"/>
              </w:rPr>
              <w:t>類別說明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A9346" w14:textId="22E5C9D7" w:rsidR="00467E50" w:rsidRPr="003B11F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Ias39LGD.TypeDesc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BF9" w14:textId="072928F6" w:rsidR="00467E50" w:rsidRPr="00AA48BB" w:rsidRDefault="00467E50" w:rsidP="00467E50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764B2D" w14:paraId="2DFE4B05" w14:textId="77777777" w:rsidTr="008E6404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56B3E" w14:textId="160045E5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FF1FA" w14:textId="7777777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F676" w14:textId="294C0719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5E342" w14:textId="67E5A4FA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Ias39LGD.LGDPercent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C4561" w14:textId="4B123989" w:rsidR="00764B2D" w:rsidRPr="00AA48BB" w:rsidRDefault="008D0126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9.99999</w:t>
            </w:r>
          </w:p>
        </w:tc>
      </w:tr>
      <w:tr w:rsidR="00764B2D" w14:paraId="2DF5498F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0BBD0" w14:textId="08ED736A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1C87E" w14:textId="7777777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570E1" w14:textId="41F88661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818D1" w14:textId="6315F2A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Ias39LGD.Enable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CE2CA" w14:textId="0A17FF6C" w:rsidR="00764B2D" w:rsidRPr="00AA48BB" w:rsidRDefault="003F1A53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A48BB">
              <w:rPr>
                <w:rFonts w:ascii="標楷體" w:eastAsia="標楷體" w:hAnsi="標楷體" w:hint="eastAsia"/>
              </w:rPr>
              <w:t>Y:啟用</w:t>
            </w:r>
            <w:r w:rsidRPr="00AA48BB">
              <w:rPr>
                <w:rFonts w:ascii="標楷體" w:eastAsia="標楷體" w:hAnsi="標楷體"/>
              </w:rPr>
              <w:t xml:space="preserve"> </w:t>
            </w:r>
            <w:r w:rsidRPr="00AA48BB">
              <w:rPr>
                <w:rFonts w:ascii="標楷體" w:eastAsia="標楷體" w:hAnsi="標楷體" w:hint="eastAsia"/>
              </w:rPr>
              <w:t>N:未啟用</w:t>
            </w:r>
          </w:p>
        </w:tc>
      </w:tr>
    </w:tbl>
    <w:p w14:paraId="2572A0E2" w14:textId="2EF6D139" w:rsidR="00FD5D8F" w:rsidRDefault="00FD5D8F" w:rsidP="00A35AE3">
      <w:pPr>
        <w:ind w:left="1440"/>
      </w:pPr>
    </w:p>
    <w:p w14:paraId="42414CC0" w14:textId="089A2357" w:rsidR="00751866" w:rsidRDefault="00751866" w:rsidP="00751866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C4A69BE" w14:textId="77777777" w:rsidR="006F4148" w:rsidRPr="004A1C2C" w:rsidRDefault="006F4148" w:rsidP="00751866">
      <w:pPr>
        <w:widowControl/>
        <w:rPr>
          <w:rFonts w:ascii="標楷體" w:eastAsia="標楷體" w:hAnsi="標楷體" w:cs="標楷體"/>
          <w:kern w:val="0"/>
          <w:szCs w:val="28"/>
        </w:rPr>
      </w:pPr>
    </w:p>
    <w:p w14:paraId="14563D54" w14:textId="6E580769" w:rsidR="006F4148" w:rsidRPr="00751866" w:rsidRDefault="006F4148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 w:hint="eastAsia"/>
          <w:b/>
          <w:szCs w:val="32"/>
        </w:rPr>
        <w:t>202</w:t>
      </w:r>
      <w:r w:rsidRPr="00751866">
        <w:rPr>
          <w:rFonts w:ascii="標楷體" w:hAnsi="標楷體" w:hint="eastAsia"/>
          <w:b/>
          <w:szCs w:val="32"/>
        </w:rPr>
        <w:t>違約損失率</w:t>
      </w:r>
      <w:r>
        <w:rPr>
          <w:rFonts w:ascii="標楷體" w:hAnsi="標楷體" w:hint="eastAsia"/>
          <w:b/>
          <w:szCs w:val="32"/>
        </w:rPr>
        <w:t>登錄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4B7B77F0" w14:textId="77777777" w:rsidR="006F4148" w:rsidRPr="004A1C2C" w:rsidRDefault="006F4148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6F4148" w:rsidRPr="008F20B5" w14:paraId="4A7397F2" w14:textId="77777777" w:rsidTr="00BC595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AB50369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50A916" w14:textId="22ED5ADD" w:rsidR="006F4148" w:rsidRPr="008F20B5" w:rsidRDefault="006F4148" w:rsidP="00BC5958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</w:rPr>
              <w:t>登錄</w:t>
            </w:r>
          </w:p>
        </w:tc>
      </w:tr>
      <w:tr w:rsidR="006F4148" w:rsidRPr="008F20B5" w14:paraId="162C0107" w14:textId="77777777" w:rsidTr="00BC595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F98E891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64D5469" w14:textId="21A1531B" w:rsidR="007B73FE" w:rsidRDefault="007B73FE" w:rsidP="007B73F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檔</w:t>
            </w:r>
            <w:r w:rsidR="005213A6">
              <w:rPr>
                <w:rFonts w:ascii="標楷體" w:eastAsia="標楷體" w:hAnsi="標楷體" w:hint="eastAsia"/>
              </w:rPr>
              <w:t>(</w:t>
            </w:r>
            <w:r w:rsidR="005213A6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381EF1B8" w14:textId="445CFDDC" w:rsidR="006F4148" w:rsidRPr="004A1C2C" w:rsidRDefault="007B73FE" w:rsidP="007B73F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6F4148" w:rsidRPr="008F20B5" w14:paraId="4CC56BAB" w14:textId="77777777" w:rsidTr="00BC5958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1303393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CC610D" w14:textId="7EEC1BC0" w:rsidR="00802664" w:rsidRPr="004037BD" w:rsidRDefault="00802664" w:rsidP="00802664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22969783" w14:textId="35A9814C" w:rsidR="00070711" w:rsidRDefault="00802664" w:rsidP="0007071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070711">
              <w:rPr>
                <w:rFonts w:ascii="標楷體" w:eastAsia="標楷體" w:hAnsi="標楷體" w:hint="eastAsia"/>
              </w:rPr>
              <w:t>.</w:t>
            </w:r>
            <w:r w:rsidR="00070711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[</w:t>
            </w:r>
            <w:r w:rsidR="00070711" w:rsidRPr="00722361">
              <w:rPr>
                <w:rFonts w:ascii="標楷體" w:eastAsia="標楷體" w:hAnsi="標楷體" w:hint="eastAsia"/>
              </w:rPr>
              <w:t>違約損失率</w:t>
            </w:r>
            <w:r w:rsidR="00070711">
              <w:rPr>
                <w:rFonts w:ascii="標楷體" w:eastAsia="標楷體" w:hAnsi="標楷體" w:hint="eastAsia"/>
                <w:lang w:eastAsia="zh-HK"/>
              </w:rPr>
              <w:t>檔</w:t>
            </w:r>
            <w:r w:rsidR="00070711">
              <w:rPr>
                <w:rFonts w:ascii="標楷體" w:eastAsia="標楷體" w:hAnsi="標楷體" w:hint="eastAsia"/>
              </w:rPr>
              <w:t>(</w:t>
            </w:r>
            <w:r w:rsidR="00070711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 w:rsidR="00070711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</w:p>
          <w:p w14:paraId="063F34B7" w14:textId="27A9F6B0" w:rsidR="00070711" w:rsidRDefault="00802664" w:rsidP="0007071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070711">
              <w:rPr>
                <w:rFonts w:ascii="標楷體" w:eastAsia="標楷體" w:hAnsi="標楷體" w:hint="eastAsia"/>
              </w:rPr>
              <w:t>.</w:t>
            </w:r>
            <w:r w:rsidR="00070711"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 w:rsidR="00070711">
              <w:rPr>
                <w:rFonts w:ascii="標楷體" w:eastAsia="標楷體" w:hAnsi="標楷體" w:hint="eastAsia"/>
              </w:rPr>
              <w:t>:</w:t>
            </w:r>
          </w:p>
          <w:p w14:paraId="41D605D4" w14:textId="5D1866D0" w:rsidR="00070711" w:rsidRDefault="00070711" w:rsidP="00C90F1D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檔</w:t>
            </w:r>
            <w:r w:rsidR="005213A6">
              <w:rPr>
                <w:rFonts w:ascii="標楷體" w:eastAsia="標楷體" w:hAnsi="標楷體" w:hint="eastAsia"/>
              </w:rPr>
              <w:t>(</w:t>
            </w:r>
            <w:r w:rsidR="005213A6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4AAA7C71" w14:textId="52FE232C" w:rsidR="00070711" w:rsidRDefault="00070711" w:rsidP="00C90F1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(2).修改</w:t>
            </w:r>
            <w:r w:rsidR="005213A6">
              <w:rPr>
                <w:rFonts w:ascii="標楷體" w:eastAsia="標楷體" w:hAnsi="標楷體" w:hint="eastAsia"/>
              </w:rPr>
              <w:t>：</w:t>
            </w:r>
            <w:r>
              <w:rPr>
                <w:rFonts w:ascii="標楷體" w:eastAsia="標楷體" w:hAnsi="標楷體" w:hint="eastAsia"/>
              </w:rPr>
              <w:t>修改</w:t>
            </w:r>
            <w:r w:rsidR="00127E8C">
              <w:rPr>
                <w:rFonts w:ascii="標楷體" w:eastAsia="標楷體" w:hAnsi="標楷體" w:hint="eastAsia"/>
              </w:rPr>
              <w:t>指定</w:t>
            </w:r>
            <w:r w:rsidR="005213A6">
              <w:rPr>
                <w:rFonts w:ascii="標楷體" w:eastAsia="標楷體" w:hAnsi="標楷體" w:hint="eastAsia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</w:rPr>
              <w:t>檔(</w:t>
            </w:r>
            <w:r w:rsidR="005213A6" w:rsidRPr="00C90F1D">
              <w:rPr>
                <w:rFonts w:ascii="標楷體" w:eastAsia="標楷體" w:hAnsi="標楷體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5818DC39" w14:textId="5CDBA8E1" w:rsidR="006F4148" w:rsidRPr="0058227F" w:rsidRDefault="00070711" w:rsidP="00C90F1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(3).刪除</w:t>
            </w:r>
            <w:r w:rsidR="005213A6">
              <w:rPr>
                <w:rFonts w:ascii="標楷體" w:eastAsia="標楷體" w:hAnsi="標楷體" w:hint="eastAsia"/>
              </w:rPr>
              <w:t>：</w:t>
            </w:r>
            <w:r>
              <w:rPr>
                <w:rFonts w:ascii="標楷體" w:eastAsia="標楷體" w:hAnsi="標楷體" w:hint="eastAsia"/>
              </w:rPr>
              <w:t>刪除指定</w:t>
            </w:r>
            <w:r w:rsidR="005213A6">
              <w:rPr>
                <w:rFonts w:ascii="標楷體" w:eastAsia="標楷體" w:hAnsi="標楷體" w:hint="eastAsia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</w:rPr>
              <w:t>檔(</w:t>
            </w:r>
            <w:r w:rsidR="005213A6" w:rsidRPr="00C90F1D">
              <w:rPr>
                <w:rFonts w:ascii="標楷體" w:eastAsia="標楷體" w:hAnsi="標楷體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</w:t>
            </w:r>
            <w:r>
              <w:rPr>
                <w:rFonts w:ascii="標楷體" w:eastAsia="標楷體" w:hAnsi="標楷體" w:hint="eastAsia"/>
                <w:lang w:eastAsia="zh-HK"/>
              </w:rPr>
              <w:t>料</w:t>
            </w:r>
          </w:p>
        </w:tc>
      </w:tr>
      <w:tr w:rsidR="006F4148" w:rsidRPr="008F20B5" w14:paraId="1A4297BD" w14:textId="77777777" w:rsidTr="00BC5958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C06DB7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D3DE338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</w:p>
        </w:tc>
      </w:tr>
      <w:tr w:rsidR="006F4148" w:rsidRPr="008F20B5" w14:paraId="709D5DD4" w14:textId="77777777" w:rsidTr="00473261">
        <w:trPr>
          <w:trHeight w:val="83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7C3F093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F0F2C0" w14:textId="126FFB90" w:rsidR="00473261" w:rsidRPr="00473261" w:rsidRDefault="00127E8C" w:rsidP="0047326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56B60">
              <w:rPr>
                <w:rFonts w:ascii="標楷體" w:eastAsia="標楷體" w:hAnsi="標楷體" w:hint="eastAsia"/>
              </w:rPr>
              <w:t>1.資料輸入錯誤：若是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欲</w:t>
            </w:r>
            <w:r w:rsidRPr="00456B60">
              <w:rPr>
                <w:rFonts w:ascii="標楷體" w:eastAsia="標楷體" w:hAnsi="標楷體" w:hint="eastAsia"/>
              </w:rPr>
              <w:t>修改之欄位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為鍵值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系統控制不可修改</w:t>
            </w:r>
            <w:r w:rsidRPr="00456B60">
              <w:rPr>
                <w:rFonts w:ascii="標楷體" w:eastAsia="標楷體" w:hAnsi="標楷體" w:hint="eastAsia"/>
              </w:rPr>
              <w:t>，應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以</w:t>
            </w:r>
            <w:r w:rsidRPr="00456B60">
              <w:rPr>
                <w:rFonts w:ascii="標楷體" w:eastAsia="標楷體" w:hAnsi="標楷體" w:hint="eastAsia"/>
              </w:rPr>
              <w:t>刪除該筆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再重新</w:t>
            </w:r>
            <w:r w:rsidRPr="00456B60">
              <w:rPr>
                <w:rFonts w:ascii="標楷體" w:eastAsia="標楷體" w:hAnsi="標楷體" w:hint="eastAsia"/>
              </w:rPr>
              <w:t>新增建立正確資料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處理</w:t>
            </w:r>
          </w:p>
        </w:tc>
      </w:tr>
      <w:tr w:rsidR="006F4148" w:rsidRPr="008F20B5" w14:paraId="1592454E" w14:textId="77777777" w:rsidTr="00BC595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025830E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A21965E" w14:textId="278B5B1C" w:rsidR="006F4148" w:rsidRPr="004A1C2C" w:rsidRDefault="005D7498" w:rsidP="00BC595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6F4148" w:rsidRPr="008F20B5" w14:paraId="2C9FEB71" w14:textId="77777777" w:rsidTr="00BC5958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7797ACF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6916E3" w14:textId="034F717D" w:rsidR="006F4148" w:rsidRPr="004A1C2C" w:rsidRDefault="00090CF0" w:rsidP="0047326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</w:t>
            </w:r>
            <w:r w:rsidR="00C906FC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資料變更紀錄檔(TxDataLog)</w:t>
            </w:r>
            <w:r w:rsidR="00C906FC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，可至「L6932 資料變更交易查詢」查詢異動內容</w:t>
            </w:r>
          </w:p>
        </w:tc>
      </w:tr>
      <w:tr w:rsidR="006F4148" w:rsidRPr="008F20B5" w14:paraId="5E312BF9" w14:textId="77777777" w:rsidTr="00BC595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E1813F6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C289E6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</w:p>
        </w:tc>
      </w:tr>
    </w:tbl>
    <w:p w14:paraId="1F70CD1F" w14:textId="77777777" w:rsidR="006F4148" w:rsidRPr="0068704E" w:rsidRDefault="006F4148" w:rsidP="006F4148">
      <w:pPr>
        <w:ind w:left="1440"/>
      </w:pPr>
    </w:p>
    <w:p w14:paraId="4579D3B0" w14:textId="77777777" w:rsidR="006F4148" w:rsidRPr="00AB764C" w:rsidRDefault="006F4148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6F4148" w:rsidRPr="0022279A" w14:paraId="56A45476" w14:textId="77777777" w:rsidTr="00BC5958">
        <w:tc>
          <w:tcPr>
            <w:tcW w:w="851" w:type="dxa"/>
            <w:shd w:val="clear" w:color="auto" w:fill="D9D9D9" w:themeFill="background1" w:themeFillShade="D9"/>
          </w:tcPr>
          <w:p w14:paraId="6DBACDF8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327C846D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DF121A3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6F4148" w:rsidRPr="0022279A" w14:paraId="7EC81E15" w14:textId="77777777" w:rsidTr="00BC5958">
        <w:tc>
          <w:tcPr>
            <w:tcW w:w="851" w:type="dxa"/>
          </w:tcPr>
          <w:p w14:paraId="79492295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05C0A7AB" w14:textId="77777777" w:rsidR="006F4148" w:rsidRPr="0022279A" w:rsidRDefault="006F4148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4AECF036" w14:textId="77777777" w:rsidR="006F4148" w:rsidRPr="0022279A" w:rsidRDefault="006F4148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5E36FCFE" w14:textId="5E795574" w:rsidR="006F4148" w:rsidRDefault="006F4148" w:rsidP="006F4148">
      <w:pPr>
        <w:ind w:left="1440"/>
      </w:pPr>
    </w:p>
    <w:p w14:paraId="7E9495BB" w14:textId="5AB2FD0D" w:rsidR="006F4148" w:rsidRPr="0081699E" w:rsidRDefault="006F4148" w:rsidP="0081699E">
      <w:pPr>
        <w:pStyle w:val="a"/>
      </w:pPr>
      <w:r w:rsidRPr="0081699E">
        <w:t>UI</w:t>
      </w:r>
      <w:r w:rsidRPr="0081699E">
        <w:rPr>
          <w:rFonts w:hint="eastAsia"/>
        </w:rPr>
        <w:t>畫面</w:t>
      </w:r>
      <w:r w:rsidR="00803CB5">
        <w:rPr>
          <w:rFonts w:hint="eastAsia"/>
        </w:rPr>
        <w:t>-</w:t>
      </w:r>
      <w:r w:rsidR="0081699E" w:rsidRPr="0081699E">
        <w:rPr>
          <w:rFonts w:hint="eastAsia"/>
        </w:rPr>
        <w:t>新增</w:t>
      </w:r>
    </w:p>
    <w:p w14:paraId="254111A2" w14:textId="12E8A5B3" w:rsidR="006F4148" w:rsidRDefault="00BA5039" w:rsidP="006F4148">
      <w:pPr>
        <w:rPr>
          <w:noProof/>
        </w:rPr>
      </w:pPr>
      <w:r>
        <w:rPr>
          <w:noProof/>
        </w:rPr>
        <w:drawing>
          <wp:inline distT="0" distB="0" distL="0" distR="0" wp14:anchorId="0229884B" wp14:editId="1BA9D4B2">
            <wp:extent cx="6479540" cy="1350645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4081" w14:textId="77777777" w:rsidR="006F4148" w:rsidRDefault="006F4148" w:rsidP="006F4148">
      <w:pPr>
        <w:ind w:left="1440"/>
      </w:pPr>
    </w:p>
    <w:p w14:paraId="710D67BB" w14:textId="1756E407" w:rsidR="006F4148" w:rsidRPr="009C6A42" w:rsidRDefault="006F4148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803CB5">
        <w:rPr>
          <w:rFonts w:hint="eastAsia"/>
        </w:rPr>
        <w:t>-</w:t>
      </w:r>
      <w:r w:rsidR="007A641B" w:rsidRPr="0081699E">
        <w:rPr>
          <w:rFonts w:hint="eastAsia"/>
        </w:rPr>
        <w:t>新增</w:t>
      </w:r>
    </w:p>
    <w:p w14:paraId="2A516D17" w14:textId="77777777" w:rsidR="006F4148" w:rsidRDefault="006F4148" w:rsidP="006F4148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6F4148" w:rsidRPr="00F5236F" w14:paraId="0C95A38D" w14:textId="77777777" w:rsidTr="00BC5958">
        <w:tc>
          <w:tcPr>
            <w:tcW w:w="848" w:type="dxa"/>
            <w:shd w:val="clear" w:color="auto" w:fill="D9D9D9" w:themeFill="background1" w:themeFillShade="D9"/>
          </w:tcPr>
          <w:p w14:paraId="10D2E473" w14:textId="77777777" w:rsidR="006F4148" w:rsidRPr="00F5236F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0592C222" w14:textId="77777777" w:rsidR="006F4148" w:rsidRPr="00F5236F" w:rsidRDefault="006F4148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A2E4839" w14:textId="77777777" w:rsidR="006F4148" w:rsidRPr="00F5236F" w:rsidRDefault="006F4148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C5958" w:rsidRPr="00F5236F" w14:paraId="7C5AA759" w14:textId="77777777" w:rsidTr="00BC5958">
        <w:tc>
          <w:tcPr>
            <w:tcW w:w="848" w:type="dxa"/>
          </w:tcPr>
          <w:p w14:paraId="63B020D4" w14:textId="77777777" w:rsidR="00BC5958" w:rsidRPr="00F5236F" w:rsidRDefault="00BC5958" w:rsidP="00BC59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76E83F3A" w14:textId="265D1982" w:rsidR="00BC5958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4453B5D5" w14:textId="456CDBC7" w:rsidR="00BC5958" w:rsidRPr="00D67AF4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DA010A">
              <w:rPr>
                <w:rFonts w:ascii="標楷體" w:eastAsia="標楷體" w:hAnsi="標楷體" w:hint="eastAsia"/>
                <w:lang w:eastAsia="zh-HK"/>
              </w:rPr>
              <w:t>新增類別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27E9BB34" w14:textId="77777777" w:rsidR="009B33B9" w:rsidRPr="00651325" w:rsidRDefault="009B33B9" w:rsidP="009B33B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52E94C6" w14:textId="7936C2E9" w:rsidR="009B33B9" w:rsidRPr="00293C02" w:rsidRDefault="009B33B9" w:rsidP="009B33B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 w:rsidR="0062780B">
              <w:rPr>
                <w:rFonts w:ascii="標楷體" w:eastAsia="標楷體" w:hAnsi="標楷體" w:hint="eastAsia"/>
                <w:color w:val="000000"/>
              </w:rPr>
              <w:t>該[</w:t>
            </w:r>
            <w:r w:rsidR="0062780B"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="0062780B" w:rsidRPr="00293C02">
              <w:rPr>
                <w:rFonts w:ascii="標楷體" w:eastAsia="標楷體" w:hAnsi="標楷體"/>
                <w:color w:val="000000"/>
              </w:rPr>
              <w:t>Date)</w:t>
            </w:r>
            <w:r w:rsidR="0062780B">
              <w:rPr>
                <w:rFonts w:ascii="標楷體" w:eastAsia="標楷體" w:hAnsi="標楷體" w:hint="eastAsia"/>
                <w:color w:val="000000"/>
              </w:rPr>
              <w:t>]、[</w:t>
            </w:r>
            <w:r w:rsidR="0062780B">
              <w:rPr>
                <w:rFonts w:ascii="標楷體" w:eastAsia="標楷體" w:hAnsi="標楷體" w:hint="eastAsia"/>
              </w:rPr>
              <w:t>類別</w:t>
            </w:r>
            <w:r w:rsidR="0062780B" w:rsidRPr="00293C02">
              <w:rPr>
                <w:rFonts w:ascii="標楷體" w:eastAsia="標楷體" w:hAnsi="標楷體" w:hint="eastAsia"/>
                <w:color w:val="000000"/>
              </w:rPr>
              <w:lastRenderedPageBreak/>
              <w:t>(</w:t>
            </w:r>
            <w:r w:rsidR="0062780B">
              <w:rPr>
                <w:rFonts w:ascii="標楷體" w:eastAsia="標楷體" w:hAnsi="標楷體" w:hint="eastAsia"/>
                <w:color w:val="000000"/>
              </w:rPr>
              <w:t>Ty</w:t>
            </w:r>
            <w:r w:rsidR="0062780B">
              <w:rPr>
                <w:rFonts w:ascii="標楷體" w:eastAsia="標楷體" w:hAnsi="標楷體"/>
                <w:color w:val="000000"/>
              </w:rPr>
              <w:t>pe</w:t>
            </w:r>
            <w:r w:rsidR="0062780B" w:rsidRPr="00293C02">
              <w:rPr>
                <w:rFonts w:ascii="標楷體" w:eastAsia="標楷體" w:hAnsi="標楷體"/>
                <w:color w:val="000000"/>
              </w:rPr>
              <w:t>)</w:t>
            </w:r>
            <w:r w:rsidR="0062780B"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62780B"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 w:rsidR="0062780B"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CD6A1A"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 w:rsidR="00CD6A1A"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="0062780B">
              <w:rPr>
                <w:rFonts w:ascii="標楷體" w:eastAsia="標楷體" w:hAnsi="標楷體" w:hint="eastAsia"/>
                <w:color w:val="000000"/>
              </w:rPr>
              <w:t>X</w:t>
            </w:r>
            <w:r w:rsidR="0062780B">
              <w:rPr>
                <w:rFonts w:ascii="標楷體" w:eastAsia="標楷體" w:hAnsi="標楷體"/>
                <w:color w:val="000000"/>
              </w:rPr>
              <w:t>XX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0C281CDF" w14:textId="77777777" w:rsidR="00D97B49" w:rsidRPr="00293C02" w:rsidRDefault="00D97B49" w:rsidP="00D97B4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6CE8895" w14:textId="45650CED" w:rsidR="00C428AA" w:rsidRDefault="00D97B49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BC5958" w:rsidRPr="00F5236F" w14:paraId="4CA1586D" w14:textId="77777777" w:rsidTr="00BC5958">
        <w:tc>
          <w:tcPr>
            <w:tcW w:w="848" w:type="dxa"/>
          </w:tcPr>
          <w:p w14:paraId="685D76E9" w14:textId="41155B5D" w:rsidR="00BC5958" w:rsidRDefault="0081699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29" w:type="dxa"/>
          </w:tcPr>
          <w:p w14:paraId="64A7AA93" w14:textId="78868B7D" w:rsidR="00BC5958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0F47B2C1" w14:textId="6094CCC0" w:rsidR="00BC5958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BC5958" w:rsidRPr="00F5236F" w14:paraId="4E25F616" w14:textId="77777777" w:rsidTr="00BC5958">
        <w:tc>
          <w:tcPr>
            <w:tcW w:w="848" w:type="dxa"/>
          </w:tcPr>
          <w:p w14:paraId="3DFCDC5D" w14:textId="1C100371" w:rsidR="00BC5958" w:rsidRDefault="0081699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289EA8E3" w14:textId="4B634D3E" w:rsidR="00BC5958" w:rsidRPr="00F533E6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69C1E2C8" w14:textId="14EF0A48" w:rsidR="00BC5958" w:rsidRPr="00C73533" w:rsidRDefault="00BC5958" w:rsidP="00BC5958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="00CB63D6" w:rsidRPr="00CB63D6">
              <w:rPr>
                <w:rFonts w:ascii="標楷體" w:eastAsia="標楷體" w:hAnsi="標楷體" w:hint="eastAsia"/>
              </w:rPr>
              <w:t>[違約損失率檔(Ias39LGD)]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64CA1DEB" w14:textId="77777777" w:rsidR="006F4148" w:rsidRDefault="006F4148" w:rsidP="006F4148">
      <w:pPr>
        <w:ind w:left="1440"/>
      </w:pPr>
    </w:p>
    <w:p w14:paraId="38EAB5C9" w14:textId="552376CE" w:rsidR="006F4148" w:rsidRPr="007C1268" w:rsidRDefault="006F4148" w:rsidP="0081699E">
      <w:pPr>
        <w:pStyle w:val="a"/>
      </w:pPr>
      <w:r w:rsidRPr="007C1268">
        <w:t>輸入畫面資料說明</w:t>
      </w:r>
      <w:r w:rsidR="00803CB5">
        <w:rPr>
          <w:rFonts w:hint="eastAsia"/>
        </w:rPr>
        <w:t>-</w:t>
      </w:r>
      <w:r w:rsidR="007A641B" w:rsidRPr="0081699E">
        <w:rPr>
          <w:rFonts w:hint="eastAsia"/>
        </w:rPr>
        <w:t>新增</w:t>
      </w:r>
    </w:p>
    <w:p w14:paraId="7C6011DE" w14:textId="77777777" w:rsidR="00B3753E" w:rsidRDefault="00B3753E" w:rsidP="00B3753E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3753E" w:rsidRPr="00456B60" w14:paraId="02E2D279" w14:textId="77777777" w:rsidTr="0014495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0C9A7A19" w14:textId="77777777" w:rsidR="00B3753E" w:rsidRPr="00456B60" w:rsidRDefault="00B3753E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D4ABBB8" w14:textId="77777777" w:rsidR="00B3753E" w:rsidRPr="00456B60" w:rsidRDefault="00B3753E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571042E1" w14:textId="77777777" w:rsidR="00B3753E" w:rsidRPr="00456B60" w:rsidRDefault="00B3753E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25E2A50E" w14:textId="77777777" w:rsidR="00B3753E" w:rsidRPr="00456B60" w:rsidRDefault="00B3753E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3753E" w:rsidRPr="00456B60" w14:paraId="5E65D243" w14:textId="77777777" w:rsidTr="0014495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2B10AE7" w14:textId="77777777" w:rsidR="00B3753E" w:rsidRPr="00456B60" w:rsidRDefault="00B3753E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6CFC1A6E" w14:textId="77777777" w:rsidR="00B3753E" w:rsidRPr="00456B60" w:rsidRDefault="00B3753E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1E8EEEFD" w14:textId="77777777" w:rsidR="00B3753E" w:rsidRPr="00456B60" w:rsidRDefault="00B3753E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6C7331A8" w14:textId="77777777" w:rsidR="00B3753E" w:rsidRPr="00456B60" w:rsidRDefault="00B3753E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1A44DA64" w14:textId="77777777" w:rsidR="00B3753E" w:rsidRPr="00456B60" w:rsidRDefault="00B3753E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5E7AF895" w14:textId="77777777" w:rsidR="00B3753E" w:rsidRPr="00456B60" w:rsidRDefault="00B3753E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2E9F4632" w14:textId="77777777" w:rsidR="00B3753E" w:rsidRPr="00456B60" w:rsidRDefault="00B3753E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F54AC61" w14:textId="77777777" w:rsidR="00B3753E" w:rsidRPr="00456B60" w:rsidRDefault="00B3753E" w:rsidP="0014495F">
            <w:pPr>
              <w:rPr>
                <w:rFonts w:ascii="標楷體" w:eastAsia="標楷體" w:hAnsi="標楷體"/>
              </w:rPr>
            </w:pPr>
          </w:p>
        </w:tc>
      </w:tr>
      <w:tr w:rsidR="00B3753E" w:rsidRPr="00456B60" w14:paraId="68433250" w14:textId="77777777" w:rsidTr="0014495F">
        <w:trPr>
          <w:trHeight w:val="244"/>
          <w:jc w:val="center"/>
        </w:trPr>
        <w:tc>
          <w:tcPr>
            <w:tcW w:w="530" w:type="dxa"/>
          </w:tcPr>
          <w:p w14:paraId="03404A0E" w14:textId="77777777" w:rsidR="00B3753E" w:rsidRPr="001343EE" w:rsidRDefault="00B3753E" w:rsidP="0014495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5465BC46" w14:textId="4D4AF49A" w:rsidR="00B3753E" w:rsidRPr="001343EE" w:rsidRDefault="005433D9" w:rsidP="0014495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5DF4A452" w14:textId="77355039" w:rsidR="00B3753E" w:rsidRPr="00456B60" w:rsidRDefault="00B3753E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D50B4EF" w14:textId="001ABF4E" w:rsidR="00B3753E" w:rsidRPr="00456B60" w:rsidRDefault="005433D9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6C39F1D0" w14:textId="77777777" w:rsidR="00B3753E" w:rsidRPr="00456B60" w:rsidRDefault="00B3753E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5FEB339" w14:textId="77777777" w:rsidR="00B3753E" w:rsidRPr="00456B60" w:rsidRDefault="00B3753E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72E5286" w14:textId="3200C3E1" w:rsidR="00B3753E" w:rsidRPr="00456B60" w:rsidRDefault="005433D9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72096B9" w14:textId="1397A6AC" w:rsidR="00B3753E" w:rsidRPr="00456B60" w:rsidRDefault="005433D9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433D9" w:rsidRPr="00456B60" w14:paraId="38426796" w14:textId="77777777" w:rsidTr="0014495F">
        <w:trPr>
          <w:trHeight w:val="244"/>
          <w:jc w:val="center"/>
        </w:trPr>
        <w:tc>
          <w:tcPr>
            <w:tcW w:w="530" w:type="dxa"/>
          </w:tcPr>
          <w:p w14:paraId="74EE119C" w14:textId="47D99216" w:rsidR="005433D9" w:rsidRPr="00456B60" w:rsidRDefault="005433D9" w:rsidP="005433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6C2672BF" w14:textId="22E42FC7" w:rsidR="005433D9" w:rsidRPr="00456B60" w:rsidRDefault="005433D9" w:rsidP="005433D9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1A0D0AF1" w14:textId="77777777" w:rsidR="005433D9" w:rsidRPr="00456B60" w:rsidRDefault="005433D9" w:rsidP="005433D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1697547" w14:textId="0644FAF1" w:rsidR="005433D9" w:rsidRPr="00456B60" w:rsidRDefault="005433D9" w:rsidP="005433D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5C4E156" w14:textId="328C9A28" w:rsidR="005433D9" w:rsidRPr="00456B60" w:rsidRDefault="00850AFA" w:rsidP="005433D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2D057118" w14:textId="38D54D70" w:rsidR="005433D9" w:rsidRPr="00456B60" w:rsidRDefault="005433D9" w:rsidP="005433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44D06449" w14:textId="77777777" w:rsidR="005433D9" w:rsidRPr="00456B60" w:rsidRDefault="005433D9" w:rsidP="005433D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8BA71BA" w14:textId="77D189B8" w:rsidR="005433D9" w:rsidRDefault="005433D9" w:rsidP="005433D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709CC2B8" w14:textId="7ADF9BC4" w:rsidR="002D74F8" w:rsidRDefault="002D74F8" w:rsidP="005433D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</w:t>
            </w:r>
            <w:r w:rsidR="001945F0" w:rsidRPr="001945F0">
              <w:rPr>
                <w:rFonts w:ascii="標楷體" w:eastAsia="標楷體" w:hAnsi="標楷體" w:hint="eastAsia"/>
                <w:color w:val="000000"/>
              </w:rPr>
              <w:t>為</w:t>
            </w:r>
            <w:r>
              <w:rPr>
                <w:rFonts w:ascii="標楷體" w:eastAsia="標楷體" w:hAnsi="標楷體" w:hint="eastAsia"/>
                <w:color w:val="000000"/>
              </w:rPr>
              <w:t>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474E56C2" w14:textId="77777777" w:rsidR="005433D9" w:rsidRDefault="002D74F8" w:rsidP="002D74F8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5433D9"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="005433D9"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7647B6F2" w14:textId="71B9798D" w:rsidR="005757AF" w:rsidRPr="00A60BC3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2.Ias39LGD.Date</w:t>
            </w:r>
          </w:p>
        </w:tc>
      </w:tr>
      <w:tr w:rsidR="005757AF" w:rsidRPr="00456B60" w14:paraId="13F01941" w14:textId="77777777" w:rsidTr="0014495F">
        <w:trPr>
          <w:trHeight w:val="244"/>
          <w:jc w:val="center"/>
        </w:trPr>
        <w:tc>
          <w:tcPr>
            <w:tcW w:w="530" w:type="dxa"/>
          </w:tcPr>
          <w:p w14:paraId="668CC121" w14:textId="61F38073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40D9EE72" w14:textId="288CA7B9" w:rsidR="005757AF" w:rsidRPr="00456B60" w:rsidRDefault="005757AF" w:rsidP="005757AF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039D74FE" w14:textId="17A40B2D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4A9DE520" w14:textId="6B2E5A49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66BE6F3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487C874" w14:textId="29F24546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821CB41" w14:textId="77777777" w:rsidR="005757AF" w:rsidRPr="00456B60" w:rsidRDefault="005757AF" w:rsidP="005757A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AD02A0D" w14:textId="7908AFF8" w:rsidR="005757AF" w:rsidRPr="007B7D37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1.必須輸入數字</w:t>
            </w:r>
            <w:r w:rsidR="00B629E6">
              <w:rPr>
                <w:rFonts w:ascii="標楷體" w:eastAsia="標楷體" w:hAnsi="標楷體" w:hint="eastAsia"/>
              </w:rPr>
              <w:t>，檢核條件</w:t>
            </w:r>
            <w:r w:rsidRPr="007B7D37">
              <w:rPr>
                <w:rFonts w:ascii="標楷體" w:eastAsia="標楷體" w:hAnsi="標楷體" w:hint="eastAsia"/>
              </w:rPr>
              <w:t>：不可</w:t>
            </w:r>
            <w:r w:rsidR="001945F0" w:rsidRPr="001945F0">
              <w:rPr>
                <w:rFonts w:ascii="標楷體" w:eastAsia="標楷體" w:hAnsi="標楷體" w:hint="eastAsia"/>
              </w:rPr>
              <w:t>輸入</w:t>
            </w:r>
            <w:r w:rsidRPr="007B7D37">
              <w:rPr>
                <w:rFonts w:ascii="標楷體" w:eastAsia="標楷體" w:hAnsi="標楷體" w:hint="eastAsia"/>
              </w:rPr>
              <w:t>0/</w:t>
            </w:r>
            <w:r w:rsidRPr="007B7D37">
              <w:rPr>
                <w:rFonts w:ascii="標楷體" w:eastAsia="標楷體" w:hAnsi="標楷體"/>
              </w:rPr>
              <w:t>V(2)</w:t>
            </w:r>
          </w:p>
          <w:p w14:paraId="1043CBDA" w14:textId="562FCD9D" w:rsidR="005757AF" w:rsidRPr="007B7D37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 w:hint="eastAsia"/>
              </w:rPr>
              <w:t>2.</w:t>
            </w: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5757AF" w:rsidRPr="00456B60" w14:paraId="15B390DF" w14:textId="77777777" w:rsidTr="0014495F">
        <w:trPr>
          <w:trHeight w:val="244"/>
          <w:jc w:val="center"/>
        </w:trPr>
        <w:tc>
          <w:tcPr>
            <w:tcW w:w="530" w:type="dxa"/>
          </w:tcPr>
          <w:p w14:paraId="7D0588C8" w14:textId="4D6D3D78" w:rsidR="005757AF" w:rsidRPr="00456B60" w:rsidRDefault="005757AF" w:rsidP="005757A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585D6D5F" w14:textId="43F584ED" w:rsidR="005757AF" w:rsidRPr="00456B60" w:rsidRDefault="005757AF" w:rsidP="005757AF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1339B426" w14:textId="5E835554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904" w:type="dxa"/>
          </w:tcPr>
          <w:p w14:paraId="27C0D918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C55258B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98E0555" w14:textId="77777777" w:rsidR="005757AF" w:rsidRPr="00456B60" w:rsidRDefault="005757AF" w:rsidP="005757AF">
            <w:pPr>
              <w:rPr>
                <w:rFonts w:ascii="標楷體" w:eastAsia="標楷體" w:hAnsi="標楷體"/>
                <w:color w:val="000000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86F84CA" w14:textId="77777777" w:rsidR="005757AF" w:rsidRPr="00456B60" w:rsidRDefault="005757AF" w:rsidP="005757A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9461D57" w14:textId="6E951552" w:rsidR="005757AF" w:rsidRPr="005757AF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文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456B60">
              <w:rPr>
                <w:rFonts w:ascii="標楷體" w:eastAsia="標楷體" w:hAnsi="標楷體"/>
                <w:color w:val="000000"/>
              </w:rPr>
              <w:t>V(</w:t>
            </w:r>
            <w:r>
              <w:rPr>
                <w:rFonts w:ascii="標楷體" w:eastAsia="標楷體" w:hAnsi="標楷體" w:hint="eastAsia"/>
                <w:color w:val="000000"/>
              </w:rPr>
              <w:t>7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01E051ED" w14:textId="6DA1D4A7" w:rsidR="005757AF" w:rsidRPr="00456B60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F20D3E" w:rsidRPr="007729A7">
              <w:rPr>
                <w:rFonts w:ascii="標楷體" w:eastAsia="標楷體" w:hAnsi="標楷體"/>
              </w:rPr>
              <w:t>Ias39LGD.TypeDesc</w:t>
            </w:r>
          </w:p>
        </w:tc>
      </w:tr>
      <w:tr w:rsidR="005757AF" w:rsidRPr="00456B60" w14:paraId="568B411B" w14:textId="77777777" w:rsidTr="0014495F">
        <w:trPr>
          <w:trHeight w:val="244"/>
          <w:jc w:val="center"/>
        </w:trPr>
        <w:tc>
          <w:tcPr>
            <w:tcW w:w="530" w:type="dxa"/>
          </w:tcPr>
          <w:p w14:paraId="24C96F17" w14:textId="1A0307F5" w:rsidR="005757AF" w:rsidRPr="00456B60" w:rsidRDefault="00F20D3E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5EB7990C" w14:textId="3893DAC3" w:rsidR="005757AF" w:rsidRPr="00456B60" w:rsidRDefault="00F20D3E" w:rsidP="005757AF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44775D71" w14:textId="7D62F77F" w:rsidR="005757AF" w:rsidRPr="00456B60" w:rsidRDefault="00F20D3E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32488A19" w14:textId="61353521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5056842" w14:textId="744916A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B7D9FF8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D6EA777" w14:textId="77777777" w:rsidR="005757AF" w:rsidRPr="00456B60" w:rsidRDefault="005757AF" w:rsidP="005757A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91B46D0" w14:textId="3F20AE20" w:rsidR="005757AF" w:rsidRPr="001B4EDF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F77529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F77529" w:rsidRPr="005757AF">
              <w:rPr>
                <w:rFonts w:ascii="標楷體" w:eastAsia="標楷體" w:hAnsi="標楷體" w:hint="eastAsia"/>
                <w:color w:val="000000"/>
              </w:rPr>
              <w:t>數字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F77529"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="00F77529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  <w:p w14:paraId="06787774" w14:textId="44668556" w:rsidR="005757AF" w:rsidRPr="001B4EDF" w:rsidRDefault="005757AF" w:rsidP="005757AF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F77529" w:rsidRPr="007729A7">
              <w:rPr>
                <w:rFonts w:ascii="標楷體" w:eastAsia="標楷體" w:hAnsi="標楷體"/>
              </w:rPr>
              <w:t>Ias39LGD.LGDPercent</w:t>
            </w:r>
          </w:p>
        </w:tc>
      </w:tr>
      <w:tr w:rsidR="00091624" w:rsidRPr="00456B60" w14:paraId="44922B6A" w14:textId="77777777" w:rsidTr="0014495F">
        <w:trPr>
          <w:trHeight w:val="244"/>
          <w:jc w:val="center"/>
        </w:trPr>
        <w:tc>
          <w:tcPr>
            <w:tcW w:w="530" w:type="dxa"/>
          </w:tcPr>
          <w:p w14:paraId="374D89D7" w14:textId="11D7ECA1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34ADDF90" w14:textId="55CDD727" w:rsidR="00091624" w:rsidRPr="00456B60" w:rsidRDefault="00A52069" w:rsidP="00091624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783" w:type="dxa"/>
          </w:tcPr>
          <w:p w14:paraId="0D6664B8" w14:textId="11B9B2F3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2C328C4F" w14:textId="77777777" w:rsidR="00091624" w:rsidRPr="00456B60" w:rsidRDefault="00091624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5D2C62D" w14:textId="732251BE" w:rsidR="00091624" w:rsidRDefault="00091624" w:rsidP="00091624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Y:啟用</w:t>
            </w:r>
          </w:p>
          <w:p w14:paraId="2A3D85A6" w14:textId="406D2289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N:未啟用</w:t>
            </w:r>
          </w:p>
        </w:tc>
        <w:tc>
          <w:tcPr>
            <w:tcW w:w="811" w:type="dxa"/>
          </w:tcPr>
          <w:p w14:paraId="153CE7B5" w14:textId="4140FC03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C91B948" w14:textId="24B4D93C" w:rsidR="00091624" w:rsidRPr="00456B60" w:rsidRDefault="00091624" w:rsidP="00091624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DF45A5C" w14:textId="3645BB76" w:rsidR="00091624" w:rsidRDefault="00091624" w:rsidP="007766A3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41EB9">
              <w:rPr>
                <w:rFonts w:ascii="標楷體" w:eastAsia="標楷體" w:hAnsi="標楷體" w:hint="eastAsia"/>
                <w:color w:val="000000"/>
              </w:rPr>
              <w:t>1.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5D7DF7A4" w14:textId="2ED28605" w:rsidR="007B7D37" w:rsidRPr="007B7D37" w:rsidRDefault="009114D1" w:rsidP="007766A3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="007B7D37">
              <w:rPr>
                <w:rFonts w:ascii="標楷體" w:eastAsia="標楷體" w:hAnsi="標楷體" w:hint="eastAsia"/>
                <w:color w:val="000000"/>
              </w:rPr>
              <w:t>.</w:t>
            </w:r>
            <w:r w:rsidR="007B7D37" w:rsidRPr="00A8116D">
              <w:rPr>
                <w:rFonts w:ascii="標楷體" w:eastAsia="標楷體" w:hAnsi="標楷體"/>
              </w:rPr>
              <w:t>Ias39LGD.Enable</w:t>
            </w:r>
          </w:p>
        </w:tc>
      </w:tr>
      <w:tr w:rsidR="00A52069" w:rsidRPr="00456B60" w14:paraId="70CCE467" w14:textId="77777777" w:rsidTr="0014495F">
        <w:trPr>
          <w:trHeight w:val="244"/>
          <w:jc w:val="center"/>
        </w:trPr>
        <w:tc>
          <w:tcPr>
            <w:tcW w:w="530" w:type="dxa"/>
          </w:tcPr>
          <w:p w14:paraId="0B89EEC1" w14:textId="77777777" w:rsidR="00A52069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5990D32" w14:textId="14A256EC" w:rsidR="00A52069" w:rsidRPr="00B12444" w:rsidRDefault="00A52069" w:rsidP="00091624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</w:p>
        </w:tc>
        <w:tc>
          <w:tcPr>
            <w:tcW w:w="783" w:type="dxa"/>
          </w:tcPr>
          <w:p w14:paraId="1B9C2204" w14:textId="24B3274A" w:rsidR="00A52069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FD1A7AD" w14:textId="77777777" w:rsidR="00A52069" w:rsidRPr="00456B60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91A88D7" w14:textId="77777777" w:rsidR="00A52069" w:rsidRPr="00091624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A0076A6" w14:textId="77777777" w:rsidR="00A52069" w:rsidRPr="00456B60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ED49048" w14:textId="0CFC1185" w:rsidR="00A52069" w:rsidRPr="00456B60" w:rsidRDefault="00A52069" w:rsidP="0009162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BAFC2B2" w14:textId="7BD7C715" w:rsidR="008E6404" w:rsidRPr="008E6404" w:rsidRDefault="006C703E" w:rsidP="008E640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52069" w:rsidRPr="00847BB7">
              <w:rPr>
                <w:rFonts w:ascii="標楷體" w:eastAsia="標楷體" w:hAnsi="標楷體" w:hint="eastAsia"/>
              </w:rPr>
              <w:t>自動顯示</w:t>
            </w:r>
            <w:r w:rsidR="00570D9B">
              <w:rPr>
                <w:rFonts w:ascii="標楷體" w:eastAsia="標楷體" w:hAnsi="標楷體" w:hint="eastAsia"/>
              </w:rPr>
              <w:t>[</w:t>
            </w:r>
            <w:r w:rsidR="00570D9B"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 w:rsidR="00570D9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 w:rsidR="00A52069"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8E6404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8E6404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8E6404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36985D5F" w14:textId="77777777" w:rsidR="00B3753E" w:rsidRDefault="00B3753E" w:rsidP="00B3753E">
      <w:pPr>
        <w:ind w:left="1440"/>
      </w:pPr>
    </w:p>
    <w:p w14:paraId="74D4767E" w14:textId="0A0F0909" w:rsidR="00F50BEF" w:rsidRPr="007C1268" w:rsidRDefault="00F50BEF" w:rsidP="00F50BEF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75F06">
        <w:rPr>
          <w:rFonts w:hint="eastAsia"/>
        </w:rPr>
        <w:t>-新增</w:t>
      </w:r>
    </w:p>
    <w:p w14:paraId="15D2BCD5" w14:textId="77777777" w:rsidR="00F50BEF" w:rsidRPr="00583AF3" w:rsidRDefault="00F50BEF" w:rsidP="00F50BEF">
      <w:pPr>
        <w:ind w:left="1440"/>
      </w:pPr>
    </w:p>
    <w:p w14:paraId="0428CC49" w14:textId="6A52B955" w:rsidR="004D69A0" w:rsidRDefault="00BF3833" w:rsidP="006F4148">
      <w:pPr>
        <w:widowControl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029CCEB8" wp14:editId="674BEB7A">
            <wp:extent cx="6479540" cy="201295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5EE3" w14:textId="6E3A6A47" w:rsidR="009777F1" w:rsidRPr="007A641B" w:rsidRDefault="009777F1" w:rsidP="007A641B">
      <w:pPr>
        <w:ind w:left="1440"/>
      </w:pPr>
    </w:p>
    <w:p w14:paraId="35AEE22F" w14:textId="23E2D34D" w:rsidR="00373A87" w:rsidRPr="0081699E" w:rsidRDefault="00356A46" w:rsidP="00373A87">
      <w:pPr>
        <w:pStyle w:val="a"/>
      </w:pPr>
      <w:r>
        <w:t>UI畫面-</w:t>
      </w:r>
      <w:r w:rsidR="00373A87">
        <w:rPr>
          <w:rFonts w:hint="eastAsia"/>
        </w:rPr>
        <w:t>修改</w:t>
      </w:r>
    </w:p>
    <w:p w14:paraId="1127EA29" w14:textId="3229FF5F" w:rsidR="00373A87" w:rsidRDefault="003F1111" w:rsidP="00373A87">
      <w:pPr>
        <w:rPr>
          <w:noProof/>
        </w:rPr>
      </w:pPr>
      <w:r>
        <w:rPr>
          <w:noProof/>
        </w:rPr>
        <w:drawing>
          <wp:inline distT="0" distB="0" distL="0" distR="0" wp14:anchorId="1036B4DC" wp14:editId="62A938C4">
            <wp:extent cx="6479540" cy="14954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EC81" w14:textId="77777777" w:rsidR="00373A87" w:rsidRDefault="00373A87" w:rsidP="00373A87">
      <w:pPr>
        <w:ind w:left="1440"/>
      </w:pPr>
    </w:p>
    <w:p w14:paraId="45D3E0E3" w14:textId="60767918" w:rsidR="00373A87" w:rsidRPr="009C6A42" w:rsidRDefault="00373A87" w:rsidP="00373A87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56A46">
        <w:rPr>
          <w:rFonts w:hint="eastAsia"/>
        </w:rPr>
        <w:t>-修改</w:t>
      </w:r>
    </w:p>
    <w:p w14:paraId="6C673E00" w14:textId="77777777" w:rsidR="00373A87" w:rsidRDefault="00373A87" w:rsidP="00373A87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373A87" w:rsidRPr="00F5236F" w14:paraId="2D7904D6" w14:textId="77777777" w:rsidTr="0014495F">
        <w:tc>
          <w:tcPr>
            <w:tcW w:w="848" w:type="dxa"/>
            <w:shd w:val="clear" w:color="auto" w:fill="D9D9D9" w:themeFill="background1" w:themeFillShade="D9"/>
          </w:tcPr>
          <w:p w14:paraId="4FC28886" w14:textId="77777777" w:rsidR="00373A87" w:rsidRPr="00F5236F" w:rsidRDefault="00373A87" w:rsidP="0014495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74FC66B3" w14:textId="77777777" w:rsidR="00373A87" w:rsidRPr="00F5236F" w:rsidRDefault="00373A87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1FCE20F" w14:textId="77777777" w:rsidR="00373A87" w:rsidRPr="00F5236F" w:rsidRDefault="00373A87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373A87" w:rsidRPr="00F5236F" w14:paraId="46DCBE85" w14:textId="77777777" w:rsidTr="0014495F">
        <w:tc>
          <w:tcPr>
            <w:tcW w:w="848" w:type="dxa"/>
          </w:tcPr>
          <w:p w14:paraId="16BB3FBD" w14:textId="77777777" w:rsidR="00373A87" w:rsidRPr="00F5236F" w:rsidRDefault="00373A87" w:rsidP="0014495F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2888FFC4" w14:textId="57066980" w:rsidR="00373A87" w:rsidRDefault="00A47161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2AC8CE55" w14:textId="01933531" w:rsidR="00373A87" w:rsidRPr="00D67AF4" w:rsidRDefault="00373A87" w:rsidP="0014495F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717589"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5AE683F3" w14:textId="77777777" w:rsidR="0056722A" w:rsidRPr="00651325" w:rsidRDefault="0056722A" w:rsidP="0056722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860EF6C" w14:textId="114CECCD" w:rsidR="0056722A" w:rsidRPr="00293C02" w:rsidRDefault="0056722A" w:rsidP="0056722A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>
              <w:rPr>
                <w:rFonts w:ascii="標楷體" w:eastAsia="標楷體" w:hAnsi="標楷體" w:hint="eastAsia"/>
                <w:color w:val="000000"/>
              </w:rPr>
              <w:t>(X</w:t>
            </w:r>
            <w:r>
              <w:rPr>
                <w:rFonts w:ascii="標楷體" w:eastAsia="標楷體" w:hAnsi="標楷體"/>
                <w:color w:val="000000"/>
              </w:rPr>
              <w:t>XX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9CDDC87" w14:textId="77777777" w:rsidR="0056722A" w:rsidRPr="00293C02" w:rsidRDefault="0056722A" w:rsidP="0056722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4A05B55" w14:textId="616CBB19" w:rsidR="0098360E" w:rsidRDefault="0056722A" w:rsidP="0056722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 w:rsidR="00A959F7">
              <w:rPr>
                <w:rFonts w:ascii="標楷體" w:eastAsia="標楷體" w:hAnsi="標楷體" w:hint="eastAsia"/>
                <w:lang w:eastAsia="zh-HK"/>
              </w:rPr>
              <w:t>該筆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373A87" w:rsidRPr="00F5236F" w14:paraId="2CB3B976" w14:textId="77777777" w:rsidTr="0014495F">
        <w:tc>
          <w:tcPr>
            <w:tcW w:w="848" w:type="dxa"/>
          </w:tcPr>
          <w:p w14:paraId="1D85CADC" w14:textId="77777777" w:rsidR="00373A87" w:rsidRDefault="00373A87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30C42BE5" w14:textId="77777777" w:rsidR="00373A87" w:rsidRDefault="00373A87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0D4BF17" w14:textId="63D2E2D4" w:rsidR="00373A87" w:rsidRDefault="00373A87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913AC7A" w14:textId="77777777" w:rsidR="00373A87" w:rsidRDefault="00373A87" w:rsidP="00373A87">
      <w:pPr>
        <w:ind w:left="1440"/>
      </w:pPr>
    </w:p>
    <w:p w14:paraId="42CC994A" w14:textId="5ED44E6D" w:rsidR="00373A87" w:rsidRPr="007C1268" w:rsidRDefault="00373A87" w:rsidP="00373A87">
      <w:pPr>
        <w:pStyle w:val="a"/>
      </w:pPr>
      <w:r w:rsidRPr="007C1268">
        <w:t>輸入畫面資料說明</w:t>
      </w:r>
      <w:r w:rsidR="00356A46">
        <w:rPr>
          <w:rFonts w:hint="eastAsia"/>
        </w:rPr>
        <w:t>-修改</w:t>
      </w:r>
    </w:p>
    <w:p w14:paraId="39F895B7" w14:textId="77777777" w:rsidR="005500A3" w:rsidRDefault="005500A3" w:rsidP="005500A3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5500A3" w:rsidRPr="00456B60" w14:paraId="2C51E435" w14:textId="77777777" w:rsidTr="0014495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0947303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A0CF24A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4DB7BD33" w14:textId="77777777" w:rsidR="005500A3" w:rsidRPr="00456B60" w:rsidRDefault="005500A3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1CE22FD6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5500A3" w:rsidRPr="00456B60" w14:paraId="2E845DFA" w14:textId="77777777" w:rsidTr="0014495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CAC9952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6482D759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0A8C5524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4AAF775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6DE411E0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18EBE6D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3C2C45C6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097D7F2C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</w:tr>
      <w:tr w:rsidR="005500A3" w:rsidRPr="00456B60" w14:paraId="1B6AFF07" w14:textId="77777777" w:rsidTr="0014495F">
        <w:trPr>
          <w:trHeight w:val="244"/>
          <w:jc w:val="center"/>
        </w:trPr>
        <w:tc>
          <w:tcPr>
            <w:tcW w:w="530" w:type="dxa"/>
          </w:tcPr>
          <w:p w14:paraId="271612FE" w14:textId="77777777" w:rsidR="005500A3" w:rsidRPr="001343EE" w:rsidRDefault="005500A3" w:rsidP="0014495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14E36594" w14:textId="77777777" w:rsidR="005500A3" w:rsidRPr="001343EE" w:rsidRDefault="005500A3" w:rsidP="0014495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72BCA74B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A6AE1DB" w14:textId="58BBB065" w:rsidR="005500A3" w:rsidRPr="00456B60" w:rsidRDefault="001A134E" w:rsidP="0014495F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016760E9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5FD6FA8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6B175E6" w14:textId="77777777" w:rsidR="005500A3" w:rsidRPr="00456B60" w:rsidRDefault="005500A3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104ACEE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500A3" w:rsidRPr="00456B60" w14:paraId="1EA369A8" w14:textId="77777777" w:rsidTr="0014495F">
        <w:trPr>
          <w:trHeight w:val="244"/>
          <w:jc w:val="center"/>
        </w:trPr>
        <w:tc>
          <w:tcPr>
            <w:tcW w:w="530" w:type="dxa"/>
          </w:tcPr>
          <w:p w14:paraId="72C67DD7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43D69A31" w14:textId="77777777" w:rsidR="005500A3" w:rsidRPr="00456B60" w:rsidRDefault="005500A3" w:rsidP="0014495F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1AE611A9" w14:textId="4A1030A9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7403B4B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62F56E1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124DD24" w14:textId="20900A61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E447B08" w14:textId="72059EDC" w:rsidR="005500A3" w:rsidRPr="00456B60" w:rsidRDefault="000257BA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6FC61F15" w14:textId="4FB8C581" w:rsidR="005500A3" w:rsidRPr="00A60BC3" w:rsidRDefault="005500A3" w:rsidP="00422A8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Ias39LGD.Date</w:t>
            </w:r>
          </w:p>
        </w:tc>
      </w:tr>
      <w:tr w:rsidR="005500A3" w:rsidRPr="00456B60" w14:paraId="2CF11D0C" w14:textId="77777777" w:rsidTr="0014495F">
        <w:trPr>
          <w:trHeight w:val="244"/>
          <w:jc w:val="center"/>
        </w:trPr>
        <w:tc>
          <w:tcPr>
            <w:tcW w:w="530" w:type="dxa"/>
          </w:tcPr>
          <w:p w14:paraId="7E1923C6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257E69A7" w14:textId="77777777" w:rsidR="005500A3" w:rsidRPr="00456B60" w:rsidRDefault="005500A3" w:rsidP="0014495F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7DA7F5EB" w14:textId="6A27B090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F9238CD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799D0D7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2ED7CB6" w14:textId="50EAF8F0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BD5F2DC" w14:textId="3DADCF19" w:rsidR="005500A3" w:rsidRPr="00456B60" w:rsidRDefault="000257BA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6A4D7A0" w14:textId="71AADC8A" w:rsidR="005500A3" w:rsidRPr="007B7D37" w:rsidRDefault="005500A3" w:rsidP="00422A84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5500A3" w:rsidRPr="00456B60" w14:paraId="66042EDF" w14:textId="77777777" w:rsidTr="0014495F">
        <w:trPr>
          <w:trHeight w:val="244"/>
          <w:jc w:val="center"/>
        </w:trPr>
        <w:tc>
          <w:tcPr>
            <w:tcW w:w="530" w:type="dxa"/>
          </w:tcPr>
          <w:p w14:paraId="38F41C04" w14:textId="77777777" w:rsidR="005500A3" w:rsidRPr="00456B60" w:rsidRDefault="005500A3" w:rsidP="0014495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07E3AA4F" w14:textId="77777777" w:rsidR="005500A3" w:rsidRPr="00456B60" w:rsidRDefault="005500A3" w:rsidP="0014495F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44095EE8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904" w:type="dxa"/>
          </w:tcPr>
          <w:p w14:paraId="368ACBB0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5B4FDE0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B7C332D" w14:textId="77777777" w:rsidR="005500A3" w:rsidRPr="00456B60" w:rsidRDefault="005500A3" w:rsidP="0014495F">
            <w:pPr>
              <w:rPr>
                <w:rFonts w:ascii="標楷體" w:eastAsia="標楷體" w:hAnsi="標楷體"/>
                <w:color w:val="000000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6C3ECB0" w14:textId="77777777" w:rsidR="005500A3" w:rsidRPr="00456B60" w:rsidRDefault="005500A3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26A6C44" w14:textId="513E0E7A" w:rsidR="00E07528" w:rsidRPr="007B7D37" w:rsidRDefault="00E07528" w:rsidP="00E07528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155BDD47" w14:textId="7525E12F" w:rsidR="005500A3" w:rsidRPr="005757AF" w:rsidRDefault="00E07528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lastRenderedPageBreak/>
              <w:t>2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5500A3">
              <w:rPr>
                <w:rFonts w:ascii="標楷體" w:eastAsia="標楷體" w:hAnsi="標楷體" w:hint="eastAsia"/>
                <w:color w:val="000000"/>
              </w:rPr>
              <w:t>文</w:t>
            </w:r>
            <w:r w:rsidR="005500A3" w:rsidRPr="001B4EDF">
              <w:rPr>
                <w:rFonts w:ascii="標楷體" w:eastAsia="標楷體" w:hAnsi="標楷體" w:hint="eastAsia"/>
                <w:color w:val="000000"/>
              </w:rPr>
              <w:t>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 w:rsidR="005500A3">
              <w:rPr>
                <w:rFonts w:ascii="標楷體" w:eastAsia="標楷體" w:hAnsi="標楷體" w:hint="eastAsia"/>
                <w:color w:val="000000"/>
              </w:rPr>
              <w:t>/</w:t>
            </w:r>
            <w:r w:rsidR="005500A3" w:rsidRPr="00456B60">
              <w:rPr>
                <w:rFonts w:ascii="標楷體" w:eastAsia="標楷體" w:hAnsi="標楷體"/>
                <w:color w:val="000000"/>
              </w:rPr>
              <w:t>V(</w:t>
            </w:r>
            <w:r w:rsidR="005500A3">
              <w:rPr>
                <w:rFonts w:ascii="標楷體" w:eastAsia="標楷體" w:hAnsi="標楷體" w:hint="eastAsia"/>
                <w:color w:val="000000"/>
              </w:rPr>
              <w:t>7</w:t>
            </w:r>
            <w:r w:rsidR="005500A3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0044AF42" w14:textId="24543E0C" w:rsidR="005500A3" w:rsidRPr="00456B60" w:rsidRDefault="00E07528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5500A3" w:rsidRPr="001B4EDF">
              <w:rPr>
                <w:rFonts w:ascii="標楷體" w:eastAsia="標楷體" w:hAnsi="標楷體"/>
                <w:color w:val="000000"/>
              </w:rPr>
              <w:t>.</w:t>
            </w:r>
            <w:r w:rsidR="005500A3" w:rsidRPr="007729A7">
              <w:rPr>
                <w:rFonts w:ascii="標楷體" w:eastAsia="標楷體" w:hAnsi="標楷體"/>
              </w:rPr>
              <w:t>Ias39LGD.TypeDesc</w:t>
            </w:r>
          </w:p>
        </w:tc>
      </w:tr>
      <w:tr w:rsidR="005500A3" w:rsidRPr="00456B60" w14:paraId="1806ACF6" w14:textId="77777777" w:rsidTr="0014495F">
        <w:trPr>
          <w:trHeight w:val="244"/>
          <w:jc w:val="center"/>
        </w:trPr>
        <w:tc>
          <w:tcPr>
            <w:tcW w:w="530" w:type="dxa"/>
          </w:tcPr>
          <w:p w14:paraId="49870E2F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1308" w:type="dxa"/>
          </w:tcPr>
          <w:p w14:paraId="5D37FBE3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47C71300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3B30B12E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60A04CE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9673D88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8B07D6B" w14:textId="77777777" w:rsidR="005500A3" w:rsidRPr="00456B60" w:rsidRDefault="005500A3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21B8E2B" w14:textId="51668161" w:rsidR="00E07528" w:rsidRPr="007B7D37" w:rsidRDefault="00E07528" w:rsidP="00E07528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55C86B1B" w14:textId="3BC7FE5F" w:rsidR="005500A3" w:rsidRPr="001B4EDF" w:rsidRDefault="00E07528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="005500A3" w:rsidRPr="001B4EDF">
              <w:rPr>
                <w:rFonts w:ascii="標楷體" w:eastAsia="標楷體" w:hAnsi="標楷體"/>
                <w:color w:val="000000"/>
              </w:rPr>
              <w:t>.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5500A3" w:rsidRPr="005757AF">
              <w:rPr>
                <w:rFonts w:ascii="標楷體" w:eastAsia="標楷體" w:hAnsi="標楷體" w:hint="eastAsia"/>
                <w:color w:val="000000"/>
              </w:rPr>
              <w:t>數字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="005500A3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  <w:p w14:paraId="04C1C09B" w14:textId="17F79DDB" w:rsidR="005500A3" w:rsidRPr="001B4EDF" w:rsidRDefault="00E07528" w:rsidP="0014495F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5500A3" w:rsidRPr="001B4EDF">
              <w:rPr>
                <w:rFonts w:ascii="標楷體" w:eastAsia="標楷體" w:hAnsi="標楷體"/>
                <w:color w:val="000000"/>
              </w:rPr>
              <w:t>.</w:t>
            </w:r>
            <w:r w:rsidR="005500A3" w:rsidRPr="007729A7">
              <w:rPr>
                <w:rFonts w:ascii="標楷體" w:eastAsia="標楷體" w:hAnsi="標楷體"/>
              </w:rPr>
              <w:t>Ias39LGD.LGDPercent</w:t>
            </w:r>
          </w:p>
        </w:tc>
      </w:tr>
      <w:tr w:rsidR="005500A3" w:rsidRPr="00456B60" w14:paraId="2785654E" w14:textId="77777777" w:rsidTr="0014495F">
        <w:trPr>
          <w:trHeight w:val="244"/>
          <w:jc w:val="center"/>
        </w:trPr>
        <w:tc>
          <w:tcPr>
            <w:tcW w:w="530" w:type="dxa"/>
          </w:tcPr>
          <w:p w14:paraId="53262B1D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7A50D7E4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783" w:type="dxa"/>
          </w:tcPr>
          <w:p w14:paraId="0A77364D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1A6ACDD0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E6673FD" w14:textId="77777777" w:rsidR="005500A3" w:rsidRDefault="005500A3" w:rsidP="0014495F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Y:啟用</w:t>
            </w:r>
          </w:p>
          <w:p w14:paraId="0B7C7912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N:未啟用</w:t>
            </w:r>
          </w:p>
        </w:tc>
        <w:tc>
          <w:tcPr>
            <w:tcW w:w="811" w:type="dxa"/>
          </w:tcPr>
          <w:p w14:paraId="413D57F1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9639F6D" w14:textId="77777777" w:rsidR="005500A3" w:rsidRPr="00456B60" w:rsidRDefault="005500A3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3C66997" w14:textId="59A0FA1E" w:rsidR="008A460D" w:rsidRPr="007B7D37" w:rsidRDefault="008A460D" w:rsidP="008A460D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45C7BAD6" w14:textId="616DBDE8" w:rsidR="005500A3" w:rsidRDefault="008A460D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="005500A3"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5500A3"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5500A3"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 w:rsidR="005500A3">
              <w:rPr>
                <w:rFonts w:ascii="標楷體" w:eastAsia="標楷體" w:hAnsi="標楷體" w:hint="eastAsia"/>
                <w:color w:val="000000"/>
              </w:rPr>
              <w:t>/</w:t>
            </w:r>
            <w:r w:rsidR="005500A3" w:rsidRPr="00091624">
              <w:rPr>
                <w:rFonts w:ascii="標楷體" w:eastAsia="標楷體" w:hAnsi="標楷體"/>
                <w:color w:val="000000"/>
              </w:rPr>
              <w:t>V(H</w:t>
            </w:r>
            <w:r w:rsidR="005500A3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1A57708C" w14:textId="4802362E" w:rsidR="005500A3" w:rsidRPr="007B7D37" w:rsidRDefault="009114D1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5500A3">
              <w:rPr>
                <w:rFonts w:ascii="標楷體" w:eastAsia="標楷體" w:hAnsi="標楷體" w:hint="eastAsia"/>
                <w:color w:val="000000"/>
              </w:rPr>
              <w:t>.</w:t>
            </w:r>
            <w:r w:rsidR="005500A3" w:rsidRPr="00A8116D">
              <w:rPr>
                <w:rFonts w:ascii="標楷體" w:eastAsia="標楷體" w:hAnsi="標楷體"/>
              </w:rPr>
              <w:t>Ias39LGD.Enable</w:t>
            </w:r>
          </w:p>
        </w:tc>
      </w:tr>
      <w:tr w:rsidR="005500A3" w:rsidRPr="00456B60" w14:paraId="6DB1FFDC" w14:textId="77777777" w:rsidTr="0014495F">
        <w:trPr>
          <w:trHeight w:val="244"/>
          <w:jc w:val="center"/>
        </w:trPr>
        <w:tc>
          <w:tcPr>
            <w:tcW w:w="530" w:type="dxa"/>
          </w:tcPr>
          <w:p w14:paraId="438C2EE3" w14:textId="77777777" w:rsidR="005500A3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3EF943A" w14:textId="77777777" w:rsidR="005500A3" w:rsidRPr="00B12444" w:rsidRDefault="005500A3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</w:p>
        </w:tc>
        <w:tc>
          <w:tcPr>
            <w:tcW w:w="783" w:type="dxa"/>
          </w:tcPr>
          <w:p w14:paraId="49166623" w14:textId="36E0F1B8" w:rsidR="005500A3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B592A4C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6B8A0CB" w14:textId="77777777" w:rsidR="005500A3" w:rsidRPr="00091624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FD56E7" w14:textId="77777777" w:rsidR="005500A3" w:rsidRPr="00456B60" w:rsidRDefault="005500A3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8FB9682" w14:textId="77777777" w:rsidR="005500A3" w:rsidRPr="00456B60" w:rsidRDefault="005500A3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6C9FB13" w14:textId="364E4A5C" w:rsidR="005500A3" w:rsidRPr="00741EB9" w:rsidRDefault="005500A3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 w:rsidR="00570D9B">
              <w:rPr>
                <w:rFonts w:ascii="標楷體" w:eastAsia="標楷體" w:hAnsi="標楷體" w:hint="eastAsia"/>
              </w:rPr>
              <w:t>[</w:t>
            </w: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 w:rsidR="00570D9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674B1A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674B1A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674B1A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0FB33F28" w14:textId="77777777" w:rsidR="005500A3" w:rsidRDefault="005500A3" w:rsidP="005500A3">
      <w:pPr>
        <w:ind w:left="1440"/>
      </w:pPr>
    </w:p>
    <w:p w14:paraId="0DACEE9E" w14:textId="31404599" w:rsidR="00373A87" w:rsidRPr="007C1268" w:rsidRDefault="00373A87" w:rsidP="00373A87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56A46">
        <w:rPr>
          <w:rFonts w:hint="eastAsia"/>
        </w:rPr>
        <w:t>-修改</w:t>
      </w:r>
    </w:p>
    <w:p w14:paraId="3E4AD5E7" w14:textId="77777777" w:rsidR="00373A87" w:rsidRPr="00583AF3" w:rsidRDefault="00373A87" w:rsidP="00373A87">
      <w:pPr>
        <w:ind w:left="1440"/>
      </w:pPr>
    </w:p>
    <w:p w14:paraId="57FCC2BA" w14:textId="1747F044" w:rsidR="00373A87" w:rsidRDefault="00463FB8" w:rsidP="00373A87">
      <w:pPr>
        <w:widowControl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DD91095" wp14:editId="7AB75589">
            <wp:extent cx="6479540" cy="198501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22C" w14:textId="77777777" w:rsidR="00373A87" w:rsidRDefault="00373A87" w:rsidP="00373A87">
      <w:pPr>
        <w:widowControl/>
        <w:rPr>
          <w:rFonts w:ascii="標楷體" w:eastAsia="標楷體" w:hAnsi="標楷體"/>
        </w:rPr>
      </w:pPr>
    </w:p>
    <w:p w14:paraId="140DD962" w14:textId="1F203BB0" w:rsidR="007A3277" w:rsidRPr="0081699E" w:rsidRDefault="00356A46" w:rsidP="007A3277">
      <w:pPr>
        <w:pStyle w:val="a"/>
      </w:pPr>
      <w:r>
        <w:t>UI畫面-</w:t>
      </w:r>
      <w:r w:rsidR="007A3277">
        <w:rPr>
          <w:rFonts w:hint="eastAsia"/>
        </w:rPr>
        <w:t>刪除</w:t>
      </w:r>
    </w:p>
    <w:p w14:paraId="72594D81" w14:textId="2499E527" w:rsidR="007A3277" w:rsidRDefault="006F2C54" w:rsidP="007A3277">
      <w:pPr>
        <w:rPr>
          <w:noProof/>
        </w:rPr>
      </w:pPr>
      <w:r>
        <w:rPr>
          <w:noProof/>
        </w:rPr>
        <w:drawing>
          <wp:inline distT="0" distB="0" distL="0" distR="0" wp14:anchorId="3EF8D153" wp14:editId="1B7BAEFE">
            <wp:extent cx="6479540" cy="1387475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43F3" w14:textId="77777777" w:rsidR="007A3277" w:rsidRDefault="007A3277" w:rsidP="007A3277">
      <w:pPr>
        <w:ind w:left="1440"/>
      </w:pPr>
    </w:p>
    <w:p w14:paraId="69DEA54E" w14:textId="5C2DBDDF" w:rsidR="007A3277" w:rsidRPr="009C6A42" w:rsidRDefault="007A3277" w:rsidP="007A3277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FF1A80">
        <w:rPr>
          <w:rFonts w:hint="eastAsia"/>
        </w:rPr>
        <w:t>-刪除</w:t>
      </w:r>
    </w:p>
    <w:p w14:paraId="1D788DFC" w14:textId="77777777" w:rsidR="007A3277" w:rsidRDefault="007A3277" w:rsidP="007A3277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7A3277" w:rsidRPr="00F5236F" w14:paraId="5D13230D" w14:textId="77777777" w:rsidTr="0014495F">
        <w:tc>
          <w:tcPr>
            <w:tcW w:w="848" w:type="dxa"/>
            <w:shd w:val="clear" w:color="auto" w:fill="D9D9D9" w:themeFill="background1" w:themeFillShade="D9"/>
          </w:tcPr>
          <w:p w14:paraId="34EBBE8F" w14:textId="77777777" w:rsidR="007A3277" w:rsidRPr="00F5236F" w:rsidRDefault="007A3277" w:rsidP="0014495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52FA4EC3" w14:textId="77777777" w:rsidR="007A3277" w:rsidRPr="00F5236F" w:rsidRDefault="007A3277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7AC6E5F" w14:textId="77777777" w:rsidR="007A3277" w:rsidRPr="00F5236F" w:rsidRDefault="007A3277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A3277" w:rsidRPr="00F5236F" w14:paraId="75488CD8" w14:textId="77777777" w:rsidTr="0014495F">
        <w:tc>
          <w:tcPr>
            <w:tcW w:w="848" w:type="dxa"/>
          </w:tcPr>
          <w:p w14:paraId="4234A32E" w14:textId="77777777" w:rsidR="007A3277" w:rsidRPr="00F5236F" w:rsidRDefault="007A3277" w:rsidP="0014495F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</w:t>
            </w:r>
          </w:p>
        </w:tc>
        <w:tc>
          <w:tcPr>
            <w:tcW w:w="2129" w:type="dxa"/>
          </w:tcPr>
          <w:p w14:paraId="78650668" w14:textId="6D0C5539" w:rsidR="007A3277" w:rsidRDefault="00EA562E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</w:p>
        </w:tc>
        <w:tc>
          <w:tcPr>
            <w:tcW w:w="7229" w:type="dxa"/>
          </w:tcPr>
          <w:p w14:paraId="56B3B6CC" w14:textId="7B74D180" w:rsidR="007A3277" w:rsidRPr="00D67AF4" w:rsidRDefault="007A3277" w:rsidP="0014495F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49132C">
              <w:rPr>
                <w:rFonts w:ascii="標楷體" w:eastAsia="標楷體" w:hAnsi="標楷體" w:hint="eastAsia"/>
                <w:lang w:eastAsia="zh-HK"/>
              </w:rPr>
              <w:t>刪除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2151A31F" w14:textId="77777777" w:rsidR="00A959F7" w:rsidRPr="00651325" w:rsidRDefault="00A959F7" w:rsidP="00A959F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3EBAEC2" w14:textId="1A99D920" w:rsidR="00A959F7" w:rsidRPr="00293C02" w:rsidRDefault="00A959F7" w:rsidP="00A959F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 w:rsidR="00AB5AB7">
              <w:rPr>
                <w:rFonts w:ascii="標楷體" w:eastAsia="標楷體" w:hAnsi="標楷體" w:hint="eastAsia"/>
                <w:color w:val="000000"/>
              </w:rPr>
              <w:t>4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B5AB7">
              <w:rPr>
                <w:rFonts w:ascii="標楷體" w:eastAsia="標楷體" w:hAnsi="標楷體" w:hint="eastAsia"/>
                <w:lang w:eastAsia="zh-HK"/>
              </w:rPr>
              <w:t>刪除</w:t>
            </w:r>
            <w:r>
              <w:rPr>
                <w:rFonts w:ascii="標楷體" w:eastAsia="標楷體" w:hAnsi="標楷體" w:hint="eastAsia"/>
                <w:lang w:eastAsia="zh-HK"/>
              </w:rPr>
              <w:t>資料不存在</w:t>
            </w:r>
            <w:r>
              <w:rPr>
                <w:rFonts w:ascii="標楷體" w:eastAsia="標楷體" w:hAnsi="標楷體" w:hint="eastAsia"/>
                <w:color w:val="000000"/>
              </w:rPr>
              <w:t>(X</w:t>
            </w:r>
            <w:r>
              <w:rPr>
                <w:rFonts w:ascii="標楷體" w:eastAsia="標楷體" w:hAnsi="標楷體"/>
                <w:color w:val="000000"/>
              </w:rPr>
              <w:t>XX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39C21CB" w14:textId="77777777" w:rsidR="00A959F7" w:rsidRPr="00293C02" w:rsidRDefault="00A959F7" w:rsidP="00A959F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778830E" w14:textId="771A0A3F" w:rsidR="007A3277" w:rsidRDefault="00A959F7" w:rsidP="00A959F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刪除該筆[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7A3277" w:rsidRPr="00F5236F" w14:paraId="6CF55D56" w14:textId="77777777" w:rsidTr="0014495F">
        <w:tc>
          <w:tcPr>
            <w:tcW w:w="848" w:type="dxa"/>
          </w:tcPr>
          <w:p w14:paraId="7B5035B9" w14:textId="77777777" w:rsidR="007A3277" w:rsidRDefault="007A3277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4F29F2C4" w14:textId="77777777" w:rsidR="007A3277" w:rsidRDefault="007A3277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17532D16" w14:textId="42DB2BEA" w:rsidR="007A3277" w:rsidRDefault="007A3277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684A4938" w14:textId="77777777" w:rsidR="007A3277" w:rsidRDefault="007A3277" w:rsidP="007A3277">
      <w:pPr>
        <w:ind w:left="1440"/>
      </w:pPr>
    </w:p>
    <w:p w14:paraId="04E7CD60" w14:textId="02721FC2" w:rsidR="007A3277" w:rsidRPr="007C1268" w:rsidRDefault="007A3277" w:rsidP="007A3277">
      <w:pPr>
        <w:pStyle w:val="a"/>
      </w:pPr>
      <w:r w:rsidRPr="007C1268">
        <w:t>輸入畫面資料說明</w:t>
      </w:r>
      <w:r w:rsidR="00FF1A80">
        <w:rPr>
          <w:rFonts w:hint="eastAsia"/>
        </w:rPr>
        <w:t>-刪除</w:t>
      </w:r>
    </w:p>
    <w:p w14:paraId="24DB983C" w14:textId="77777777" w:rsidR="000257BA" w:rsidRDefault="000257BA" w:rsidP="000257BA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0257BA" w:rsidRPr="00456B60" w14:paraId="33645644" w14:textId="77777777" w:rsidTr="0014495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76C0B11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6F159C7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40DEF87" w14:textId="77777777" w:rsidR="000257BA" w:rsidRPr="00456B60" w:rsidRDefault="000257BA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5AAC569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257BA" w:rsidRPr="00456B60" w14:paraId="0D2A8191" w14:textId="77777777" w:rsidTr="0014495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2B4E31C4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1D7F57B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04F16241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3B5300C0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7A5094DF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06C2806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50482F24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C45646C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</w:p>
        </w:tc>
      </w:tr>
      <w:tr w:rsidR="000257BA" w:rsidRPr="00456B60" w14:paraId="64A66137" w14:textId="77777777" w:rsidTr="0014495F">
        <w:trPr>
          <w:trHeight w:val="244"/>
          <w:jc w:val="center"/>
        </w:trPr>
        <w:tc>
          <w:tcPr>
            <w:tcW w:w="530" w:type="dxa"/>
          </w:tcPr>
          <w:p w14:paraId="32B954BE" w14:textId="77777777" w:rsidR="000257BA" w:rsidRPr="001343EE" w:rsidRDefault="000257BA" w:rsidP="0014495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0AF4D84A" w14:textId="77777777" w:rsidR="000257BA" w:rsidRPr="001343EE" w:rsidRDefault="000257BA" w:rsidP="0014495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6E1A4B7F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1CF4552" w14:textId="473E736A" w:rsidR="000257BA" w:rsidRPr="00456B60" w:rsidRDefault="000257BA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刪除</w:t>
            </w:r>
          </w:p>
        </w:tc>
        <w:tc>
          <w:tcPr>
            <w:tcW w:w="1896" w:type="dxa"/>
          </w:tcPr>
          <w:p w14:paraId="07A309C6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4BAA024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9E39D1" w14:textId="77777777" w:rsidR="000257BA" w:rsidRPr="00456B60" w:rsidRDefault="000257BA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F1CF317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0257BA" w:rsidRPr="00456B60" w14:paraId="280A39A0" w14:textId="77777777" w:rsidTr="0014495F">
        <w:trPr>
          <w:trHeight w:val="244"/>
          <w:jc w:val="center"/>
        </w:trPr>
        <w:tc>
          <w:tcPr>
            <w:tcW w:w="530" w:type="dxa"/>
          </w:tcPr>
          <w:p w14:paraId="5DEC6D18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5222240F" w14:textId="77777777" w:rsidR="000257BA" w:rsidRPr="00456B60" w:rsidRDefault="000257BA" w:rsidP="0014495F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02CE3456" w14:textId="72F5509F" w:rsidR="000257BA" w:rsidRPr="00456B60" w:rsidRDefault="000257BA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BBA7566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B369FB2" w14:textId="77777777" w:rsidR="000257BA" w:rsidRPr="00456B60" w:rsidRDefault="000257BA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999781B" w14:textId="4B1195FE" w:rsidR="000257BA" w:rsidRPr="00456B60" w:rsidRDefault="000257BA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FA19B2C" w14:textId="08D6F3DD" w:rsidR="000257BA" w:rsidRPr="00456B60" w:rsidRDefault="006D03FB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A9F9B01" w14:textId="632C5B54" w:rsidR="000257BA" w:rsidRPr="00A60BC3" w:rsidRDefault="000257BA" w:rsidP="002309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Ias39LGD.Date</w:t>
            </w:r>
          </w:p>
        </w:tc>
      </w:tr>
      <w:tr w:rsidR="006D03FB" w:rsidRPr="00456B60" w14:paraId="2B280166" w14:textId="77777777" w:rsidTr="0014495F">
        <w:trPr>
          <w:trHeight w:val="244"/>
          <w:jc w:val="center"/>
        </w:trPr>
        <w:tc>
          <w:tcPr>
            <w:tcW w:w="530" w:type="dxa"/>
          </w:tcPr>
          <w:p w14:paraId="2B5174CF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6EFB0030" w14:textId="77777777" w:rsidR="006D03FB" w:rsidRPr="00456B60" w:rsidRDefault="006D03FB" w:rsidP="006D03FB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2E432D38" w14:textId="4822E011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22A99E1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75E3318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DAD7D8" w14:textId="55F2D7A1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D972ED1" w14:textId="262619DB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523D825" w14:textId="3DC3BBFE" w:rsidR="006D03FB" w:rsidRPr="007B7D37" w:rsidRDefault="006D03FB" w:rsidP="002309FB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6D03FB" w:rsidRPr="00456B60" w14:paraId="191141C2" w14:textId="77777777" w:rsidTr="0014495F">
        <w:trPr>
          <w:trHeight w:val="244"/>
          <w:jc w:val="center"/>
        </w:trPr>
        <w:tc>
          <w:tcPr>
            <w:tcW w:w="530" w:type="dxa"/>
          </w:tcPr>
          <w:p w14:paraId="38CA667E" w14:textId="77777777" w:rsidR="006D03FB" w:rsidRPr="00456B60" w:rsidRDefault="006D03FB" w:rsidP="006D03FB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47CAD1B4" w14:textId="77777777" w:rsidR="006D03FB" w:rsidRPr="00456B60" w:rsidRDefault="006D03FB" w:rsidP="006D03FB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4ADBCFBD" w14:textId="7CFAD333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DBD6E55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73EA991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9FBEEB9" w14:textId="6F88F653" w:rsidR="006D03FB" w:rsidRPr="00456B60" w:rsidRDefault="006D03FB" w:rsidP="006D03FB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31022140" w14:textId="72000352" w:rsidR="006D03FB" w:rsidRPr="00456B60" w:rsidRDefault="006D03FB" w:rsidP="006D03FB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1075FA55" w14:textId="15D2E148" w:rsidR="006D03FB" w:rsidRPr="00456B60" w:rsidRDefault="006D03FB" w:rsidP="006D03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729A7">
              <w:rPr>
                <w:rFonts w:ascii="標楷體" w:eastAsia="標楷體" w:hAnsi="標楷體"/>
              </w:rPr>
              <w:t>Ias39LGD.TypeDesc</w:t>
            </w:r>
          </w:p>
        </w:tc>
      </w:tr>
      <w:tr w:rsidR="006D03FB" w:rsidRPr="00456B60" w14:paraId="5119F10A" w14:textId="77777777" w:rsidTr="0014495F">
        <w:trPr>
          <w:trHeight w:val="244"/>
          <w:jc w:val="center"/>
        </w:trPr>
        <w:tc>
          <w:tcPr>
            <w:tcW w:w="530" w:type="dxa"/>
          </w:tcPr>
          <w:p w14:paraId="46146FC4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19108633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29F91DC2" w14:textId="3D85425D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4F75D0A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0B92000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90D71E5" w14:textId="5671611F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3D74C7D" w14:textId="7A8F12A2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0211B1D" w14:textId="5399E065" w:rsidR="006D03FB" w:rsidRPr="001B4EDF" w:rsidRDefault="006D03FB" w:rsidP="00457A0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  <w:tr w:rsidR="006D03FB" w:rsidRPr="00456B60" w14:paraId="4D7F6D56" w14:textId="77777777" w:rsidTr="0014495F">
        <w:trPr>
          <w:trHeight w:val="244"/>
          <w:jc w:val="center"/>
        </w:trPr>
        <w:tc>
          <w:tcPr>
            <w:tcW w:w="530" w:type="dxa"/>
          </w:tcPr>
          <w:p w14:paraId="6B40EDBD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34ED5516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783" w:type="dxa"/>
          </w:tcPr>
          <w:p w14:paraId="0FE5F65A" w14:textId="3C4FC6EC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4288782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2FBD927" w14:textId="6149C596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2C6806A" w14:textId="6C7CA2A8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43934C8" w14:textId="2E6B64C2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BCFC9D9" w14:textId="4B6318D2" w:rsidR="006D03FB" w:rsidRPr="007B7D37" w:rsidRDefault="006D03FB" w:rsidP="006D03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A8116D">
              <w:rPr>
                <w:rFonts w:ascii="標楷體" w:eastAsia="標楷體" w:hAnsi="標楷體"/>
              </w:rPr>
              <w:t>Ias39LGD.Enable</w:t>
            </w:r>
          </w:p>
        </w:tc>
      </w:tr>
      <w:tr w:rsidR="006D03FB" w:rsidRPr="00456B60" w14:paraId="0FA628FE" w14:textId="77777777" w:rsidTr="0014495F">
        <w:trPr>
          <w:trHeight w:val="244"/>
          <w:jc w:val="center"/>
        </w:trPr>
        <w:tc>
          <w:tcPr>
            <w:tcW w:w="530" w:type="dxa"/>
          </w:tcPr>
          <w:p w14:paraId="2C925E7A" w14:textId="77777777" w:rsidR="006D03FB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063F26D2" w14:textId="77777777" w:rsidR="006D03FB" w:rsidRPr="00B12444" w:rsidRDefault="006D03FB" w:rsidP="006D03FB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</w:p>
        </w:tc>
        <w:tc>
          <w:tcPr>
            <w:tcW w:w="783" w:type="dxa"/>
          </w:tcPr>
          <w:p w14:paraId="3FC0F81E" w14:textId="5B8F1D1B" w:rsidR="006D03FB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8FB68B8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FED422C" w14:textId="77777777" w:rsidR="006D03FB" w:rsidRPr="00091624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C1057F8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A0B9199" w14:textId="2E48C502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8DD5F84" w14:textId="213CF962" w:rsidR="006D03FB" w:rsidRPr="00741EB9" w:rsidRDefault="006D03FB" w:rsidP="006D03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 w:rsidR="006A5B39">
              <w:rPr>
                <w:rFonts w:ascii="標楷體" w:eastAsia="標楷體" w:hAnsi="標楷體" w:hint="eastAsia"/>
              </w:rPr>
              <w:t>[</w:t>
            </w: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」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674B1A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674B1A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674B1A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39D801F7" w14:textId="77777777" w:rsidR="000257BA" w:rsidRDefault="000257BA" w:rsidP="000257BA">
      <w:pPr>
        <w:ind w:left="1440"/>
      </w:pPr>
    </w:p>
    <w:p w14:paraId="37C84B62" w14:textId="77E8C388" w:rsidR="007A3277" w:rsidRPr="007C1268" w:rsidRDefault="007A3277" w:rsidP="007A3277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FF1A80">
        <w:rPr>
          <w:rFonts w:hint="eastAsia"/>
        </w:rPr>
        <w:t>-刪除</w:t>
      </w:r>
    </w:p>
    <w:p w14:paraId="1A00C90B" w14:textId="77777777" w:rsidR="007A3277" w:rsidRPr="00583AF3" w:rsidRDefault="007A3277" w:rsidP="007A3277">
      <w:pPr>
        <w:ind w:left="1440"/>
      </w:pPr>
    </w:p>
    <w:p w14:paraId="2B2D67B1" w14:textId="44FFA005" w:rsidR="007A3277" w:rsidRDefault="00BE4004" w:rsidP="007A3277">
      <w:pPr>
        <w:widowControl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DAAC6EC" wp14:editId="35F884FE">
            <wp:extent cx="6479540" cy="19253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A9BA" w14:textId="77777777" w:rsidR="007A3277" w:rsidRDefault="007A3277" w:rsidP="007A3277">
      <w:pPr>
        <w:widowControl/>
        <w:rPr>
          <w:rFonts w:ascii="標楷體" w:eastAsia="標楷體" w:hAnsi="標楷體"/>
        </w:rPr>
      </w:pPr>
    </w:p>
    <w:p w14:paraId="104EEF6F" w14:textId="77777777" w:rsidR="007A3277" w:rsidRDefault="007A3277" w:rsidP="007A3277">
      <w:pPr>
        <w:widowControl/>
        <w:rPr>
          <w:rFonts w:ascii="標楷體" w:eastAsia="標楷體" w:hAnsi="標楷體" w:cs="標楷體"/>
          <w:kern w:val="0"/>
          <w:szCs w:val="28"/>
        </w:rPr>
      </w:pPr>
      <w:r>
        <w:rPr>
          <w:rFonts w:ascii="標楷體" w:eastAsia="標楷體" w:hAnsi="標楷體" w:cs="標楷體"/>
          <w:kern w:val="0"/>
          <w:szCs w:val="28"/>
        </w:rPr>
        <w:br w:type="page"/>
      </w:r>
    </w:p>
    <w:p w14:paraId="47F8F048" w14:textId="77777777" w:rsidR="000E7041" w:rsidRPr="004A1C2C" w:rsidRDefault="000E7041" w:rsidP="006F4148">
      <w:pPr>
        <w:widowControl/>
        <w:rPr>
          <w:rFonts w:ascii="標楷體" w:eastAsia="標楷體" w:hAnsi="標楷體" w:cs="標楷體"/>
          <w:kern w:val="0"/>
          <w:szCs w:val="28"/>
        </w:rPr>
      </w:pPr>
    </w:p>
    <w:p w14:paraId="376CAA1A" w14:textId="4CF8DA9B" w:rsidR="000E7041" w:rsidRPr="00751866" w:rsidRDefault="000E7041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903</w:t>
      </w:r>
      <w:r w:rsidRPr="004D7A88">
        <w:rPr>
          <w:rFonts w:ascii="標楷體" w:hAnsi="標楷體" w:hint="eastAsia"/>
          <w:b/>
          <w:szCs w:val="32"/>
        </w:rPr>
        <w:t>商品分類資料查詢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5EC66782" w14:textId="77777777" w:rsidR="000E7041" w:rsidRPr="004A1C2C" w:rsidRDefault="000E7041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0E7041" w:rsidRPr="008F20B5" w14:paraId="51AE0459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7DCBAD" w14:textId="77777777" w:rsidR="000E7041" w:rsidRPr="004A1C2C" w:rsidRDefault="000E7041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0FBA9CE" w14:textId="77777777" w:rsidR="000E7041" w:rsidRPr="008F20B5" w:rsidRDefault="000E7041" w:rsidP="0014495F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商品分類資料查詢</w:t>
            </w:r>
          </w:p>
        </w:tc>
      </w:tr>
      <w:tr w:rsidR="000E7041" w:rsidRPr="008F20B5" w14:paraId="2E4FDFA9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BE9B33C" w14:textId="77777777" w:rsidR="000E7041" w:rsidRPr="004A1C2C" w:rsidRDefault="000E7041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F8DCF20" w14:textId="4ABD9B12" w:rsidR="000E7041" w:rsidRPr="004A1C2C" w:rsidRDefault="000E7041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 w:rsidR="00CE1357">
              <w:rPr>
                <w:rFonts w:ascii="標楷體" w:eastAsia="標楷體" w:hAnsi="標楷體" w:hint="eastAsia"/>
              </w:rPr>
              <w:t>[</w:t>
            </w:r>
            <w:r w:rsidRPr="005955DF">
              <w:rPr>
                <w:rFonts w:ascii="標楷體" w:eastAsia="標楷體" w:hAnsi="標楷體" w:hint="eastAsia"/>
              </w:rPr>
              <w:t>IFRS階梯商品別</w:t>
            </w:r>
            <w:r w:rsidR="00E32212">
              <w:rPr>
                <w:rFonts w:ascii="標楷體" w:eastAsia="標楷體" w:hAnsi="標楷體" w:hint="eastAsia"/>
              </w:rPr>
              <w:t>(</w:t>
            </w:r>
            <w:r w:rsidR="00E32212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IfrsStepProdCode</w:t>
            </w:r>
            <w:r w:rsidR="00E32212">
              <w:rPr>
                <w:rFonts w:ascii="標楷體" w:eastAsia="標楷體" w:hAnsi="標楷體" w:hint="eastAsia"/>
              </w:rPr>
              <w:t>)</w:t>
            </w:r>
            <w:r w:rsidR="00CE1357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 w:rsidR="00CE1357">
              <w:rPr>
                <w:rFonts w:ascii="標楷體" w:eastAsia="標楷體" w:hAnsi="標楷體" w:hint="eastAsia"/>
              </w:rPr>
              <w:t>[</w:t>
            </w:r>
            <w:r w:rsidRPr="005955DF">
              <w:rPr>
                <w:rFonts w:ascii="標楷體" w:eastAsia="標楷體" w:hAnsi="標楷體" w:hint="eastAsia"/>
              </w:rPr>
              <w:t>IFRS產品別</w:t>
            </w:r>
            <w:r w:rsidR="00E32212">
              <w:rPr>
                <w:rFonts w:ascii="標楷體" w:eastAsia="標楷體" w:hAnsi="標楷體" w:hint="eastAsia"/>
              </w:rPr>
              <w:t>(</w:t>
            </w:r>
            <w:r w:rsidR="00E32212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IfrsProdCode</w:t>
            </w:r>
            <w:r w:rsidR="00E32212">
              <w:rPr>
                <w:rFonts w:ascii="標楷體" w:eastAsia="標楷體" w:hAnsi="標楷體" w:hint="eastAsia"/>
              </w:rPr>
              <w:t>)</w:t>
            </w:r>
            <w:r w:rsidR="00CE1357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0E7041" w:rsidRPr="008F20B5" w14:paraId="35BF4C68" w14:textId="77777777" w:rsidTr="0014495F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9441290" w14:textId="77777777" w:rsidR="000E7041" w:rsidRPr="004A1C2C" w:rsidRDefault="000E7041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049927" w14:textId="65DD11C6" w:rsidR="007E7336" w:rsidRDefault="007E7336" w:rsidP="0014495F">
            <w:pPr>
              <w:ind w:left="254" w:hangingChars="106" w:hanging="254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388F2AE" w14:textId="597A4916" w:rsidR="000E7041" w:rsidRDefault="007E7336" w:rsidP="0014495F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0E7041">
              <w:rPr>
                <w:rFonts w:ascii="標楷體" w:eastAsia="標楷體" w:hAnsi="標楷體" w:hint="eastAsia"/>
              </w:rPr>
              <w:t>.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="000E7041"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 w:rsidR="000E7041">
              <w:rPr>
                <w:rFonts w:ascii="標楷體" w:eastAsia="標楷體" w:hAnsi="標楷體" w:hint="eastAsia"/>
              </w:rPr>
              <w:t>(</w:t>
            </w:r>
            <w:r w:rsidR="000E7041" w:rsidRPr="00857A54">
              <w:rPr>
                <w:rFonts w:ascii="標楷體" w:eastAsia="標楷體" w:hAnsi="標楷體"/>
              </w:rPr>
              <w:t>FacProd</w:t>
            </w:r>
            <w:r w:rsidR="000E7041">
              <w:rPr>
                <w:rFonts w:ascii="標楷體" w:eastAsia="標楷體" w:hAnsi="標楷體" w:hint="eastAsia"/>
              </w:rPr>
              <w:t>)</w:t>
            </w:r>
            <w:r w:rsidR="00D3280E">
              <w:rPr>
                <w:rFonts w:ascii="標楷體" w:eastAsia="標楷體" w:hAnsi="標楷體" w:hint="eastAsia"/>
              </w:rPr>
              <w:t>]</w:t>
            </w:r>
            <w:r w:rsidR="000E7041">
              <w:rPr>
                <w:rFonts w:ascii="標楷體" w:eastAsia="標楷體" w:hAnsi="標楷體" w:hint="eastAsia"/>
              </w:rPr>
              <w:t>之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商品生效日期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商品截止日期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IFRS階梯商品別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IfrsStepProdCode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IFRS產品別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IfrsProdCode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等</w:t>
            </w:r>
            <w:r w:rsidR="000E7041"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 w:rsidR="000E7041">
              <w:rPr>
                <w:rFonts w:ascii="標楷體" w:eastAsia="標楷體" w:hAnsi="標楷體" w:hint="eastAsia"/>
              </w:rPr>
              <w:t>資料</w:t>
            </w:r>
          </w:p>
          <w:p w14:paraId="47D2EB48" w14:textId="0EFF1C1D" w:rsidR="000E7041" w:rsidRPr="00F75E05" w:rsidRDefault="007E7336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0E7041">
              <w:rPr>
                <w:rFonts w:ascii="標楷體" w:eastAsia="標楷體" w:hAnsi="標楷體" w:hint="eastAsia"/>
              </w:rPr>
              <w:t>.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 w:rsidR="000E7041">
              <w:rPr>
                <w:rFonts w:ascii="標楷體" w:eastAsia="標楷體" w:hAnsi="標楷體" w:hint="eastAsia"/>
              </w:rPr>
              <w:t>,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68EC7FE" w14:textId="37019738" w:rsidR="00A84BCA" w:rsidRPr="007D5DD5" w:rsidRDefault="00A84BCA" w:rsidP="00A84BCA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r w:rsidRPr="00BB4907">
              <w:rPr>
                <w:rFonts w:ascii="標楷體" w:eastAsia="標楷體" w:hAnsi="標楷體"/>
              </w:rPr>
              <w:t>ProdNo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0198FC7B" w14:textId="45D5EB87" w:rsidR="000E7041" w:rsidRDefault="000E7041" w:rsidP="0014495F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</w:t>
            </w:r>
            <w:r w:rsidR="00AF5ABA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 w:rsidR="00D3280E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為空白時，</w:t>
            </w:r>
            <w:r>
              <w:rPr>
                <w:rFonts w:ascii="標楷體" w:eastAsia="標楷體" w:hAnsi="標楷體" w:hint="eastAsia"/>
                <w:lang w:eastAsia="zh-HK"/>
              </w:rPr>
              <w:t>查詢所有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651AAD8F" w14:textId="32A81EBA" w:rsidR="000E7041" w:rsidRDefault="000E7041" w:rsidP="0014495F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(2)</w:t>
            </w:r>
            <w:r w:rsidR="004D52BA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若</w:t>
            </w:r>
            <w:r w:rsidR="00AF5ABA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 w:rsidR="00D3280E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有值不為空白時，</w:t>
            </w:r>
            <w:r w:rsidR="004217BE">
              <w:rPr>
                <w:rFonts w:ascii="標楷體" w:eastAsia="標楷體" w:hAnsi="標楷體" w:hint="eastAsia"/>
                <w:lang w:eastAsia="zh-HK"/>
              </w:rPr>
              <w:t>查詢指定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r w:rsidRPr="00BB4907">
              <w:rPr>
                <w:rFonts w:ascii="標楷體" w:eastAsia="標楷體" w:hAnsi="標楷體"/>
              </w:rPr>
              <w:t>ProdNo</w:t>
            </w:r>
            <w:r>
              <w:rPr>
                <w:rFonts w:ascii="標楷體" w:eastAsia="標楷體" w:hAnsi="標楷體" w:hint="eastAsia"/>
              </w:rPr>
              <w:t>)</w:t>
            </w:r>
            <w:r w:rsidR="00D3280E">
              <w:rPr>
                <w:rFonts w:ascii="標楷體" w:eastAsia="標楷體" w:hAnsi="標楷體" w:hint="eastAsia"/>
              </w:rPr>
              <w:t>]</w:t>
            </w:r>
            <w:r w:rsidR="004217BE">
              <w:rPr>
                <w:rFonts w:ascii="標楷體" w:eastAsia="標楷體" w:hAnsi="標楷體" w:hint="eastAsia"/>
                <w:lang w:eastAsia="zh-HK"/>
              </w:rPr>
              <w:t>之</w:t>
            </w:r>
            <w:r w:rsidR="004217BE"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 w:rsidR="004217BE"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4C4C64E6" w14:textId="061CF587" w:rsidR="00D3749A" w:rsidRDefault="00D3749A" w:rsidP="00D374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</w:t>
            </w:r>
            <w:r w:rsidR="006020B5">
              <w:rPr>
                <w:rFonts w:ascii="標楷體" w:eastAsia="標楷體" w:hAnsi="標楷體" w:hint="eastAsia"/>
              </w:rPr>
              <w:t>：</w:t>
            </w:r>
          </w:p>
          <w:p w14:paraId="4B812D9A" w14:textId="6A0DCDC9" w:rsidR="000E7041" w:rsidRPr="0058227F" w:rsidRDefault="00D3749A" w:rsidP="00D3749A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E444C2">
              <w:rPr>
                <w:rFonts w:ascii="標楷體" w:eastAsia="標楷體" w:hAnsi="標楷體" w:hint="eastAsia"/>
              </w:rPr>
              <w:t>[</w:t>
            </w:r>
            <w:r w:rsidR="00E444C2" w:rsidRPr="00BB4907">
              <w:rPr>
                <w:rFonts w:ascii="標楷體" w:eastAsia="標楷體" w:hAnsi="標楷體" w:hint="eastAsia"/>
              </w:rPr>
              <w:t>商品代碼</w:t>
            </w:r>
            <w:r w:rsidR="00E444C2">
              <w:rPr>
                <w:rFonts w:ascii="標楷體" w:eastAsia="標楷體" w:hAnsi="標楷體" w:hint="eastAsia"/>
              </w:rPr>
              <w:t>(</w:t>
            </w:r>
            <w:r w:rsidR="00E444C2" w:rsidRPr="00BB4907">
              <w:rPr>
                <w:rFonts w:ascii="標楷體" w:eastAsia="標楷體" w:hAnsi="標楷體"/>
              </w:rPr>
              <w:t>ProdNo</w:t>
            </w:r>
            <w:r w:rsidR="00E444C2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(</w:t>
            </w:r>
            <w:r w:rsidR="00E444C2">
              <w:rPr>
                <w:rFonts w:ascii="標楷體" w:eastAsia="標楷體" w:hAnsi="標楷體" w:hint="eastAsia"/>
              </w:rPr>
              <w:t>由小至大)</w:t>
            </w:r>
          </w:p>
        </w:tc>
      </w:tr>
      <w:tr w:rsidR="000E7041" w:rsidRPr="008F20B5" w14:paraId="0D3D24BD" w14:textId="77777777" w:rsidTr="0014495F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E2F4FF" w14:textId="77777777" w:rsidR="000E7041" w:rsidRPr="004A1C2C" w:rsidRDefault="000E7041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DD8B7D" w14:textId="77777777" w:rsidR="000E7041" w:rsidRPr="004A1C2C" w:rsidRDefault="000E7041" w:rsidP="0014495F">
            <w:pPr>
              <w:rPr>
                <w:rFonts w:ascii="標楷體" w:eastAsia="標楷體" w:hAnsi="標楷體"/>
              </w:rPr>
            </w:pPr>
          </w:p>
        </w:tc>
      </w:tr>
      <w:tr w:rsidR="000E7041" w:rsidRPr="008F20B5" w14:paraId="56858D88" w14:textId="77777777" w:rsidTr="0014495F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DB71077" w14:textId="77777777" w:rsidR="000E7041" w:rsidRPr="004A1C2C" w:rsidRDefault="000E7041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2FFB311" w14:textId="77777777" w:rsidR="000E7041" w:rsidRPr="004A1C2C" w:rsidRDefault="000E7041" w:rsidP="0014495F">
            <w:pPr>
              <w:rPr>
                <w:rFonts w:ascii="標楷體" w:eastAsia="標楷體" w:hAnsi="標楷體"/>
              </w:rPr>
            </w:pPr>
          </w:p>
        </w:tc>
      </w:tr>
      <w:tr w:rsidR="000E7041" w:rsidRPr="008F20B5" w14:paraId="53E5DE92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C938C12" w14:textId="77777777" w:rsidR="000E7041" w:rsidRPr="004A1C2C" w:rsidRDefault="000E7041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3717D6F" w14:textId="51C49D71" w:rsidR="000E7041" w:rsidRPr="004A1C2C" w:rsidRDefault="000E7041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711EA8">
              <w:rPr>
                <w:rFonts w:ascii="標楷體" w:eastAsia="標楷體" w:hAnsi="標楷體" w:hint="eastAsia"/>
                <w:lang w:eastAsia="zh-HK"/>
              </w:rPr>
              <w:t>提供查詢資料輸出</w:t>
            </w:r>
          </w:p>
        </w:tc>
      </w:tr>
      <w:tr w:rsidR="000E7041" w:rsidRPr="008F20B5" w14:paraId="4C15F394" w14:textId="77777777" w:rsidTr="0014495F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4985950" w14:textId="77777777" w:rsidR="000E7041" w:rsidRPr="004A1C2C" w:rsidRDefault="000E7041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3A71679" w14:textId="77777777" w:rsidR="000E7041" w:rsidRPr="004A1C2C" w:rsidRDefault="000E7041" w:rsidP="0014495F">
            <w:pPr>
              <w:rPr>
                <w:rFonts w:ascii="標楷體" w:eastAsia="標楷體" w:hAnsi="標楷體"/>
              </w:rPr>
            </w:pPr>
          </w:p>
        </w:tc>
      </w:tr>
      <w:tr w:rsidR="000E7041" w:rsidRPr="008F20B5" w14:paraId="5F287BC1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12E4385" w14:textId="77777777" w:rsidR="000E7041" w:rsidRPr="004A1C2C" w:rsidRDefault="000E7041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6E0F51E" w14:textId="74AF4AD5" w:rsidR="000E7041" w:rsidRPr="004A1C2C" w:rsidRDefault="00E7376E" w:rsidP="0014495F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  <w:r>
              <w:rPr>
                <w:rFonts w:ascii="標楷體" w:eastAsia="標楷體" w:hAnsi="標楷體" w:hint="eastAsia"/>
              </w:rPr>
              <w:t>(</w:t>
            </w:r>
            <w:r w:rsidRPr="00F00880">
              <w:rPr>
                <w:rFonts w:ascii="標楷體" w:eastAsia="標楷體" w:hAnsi="標楷體"/>
              </w:rPr>
              <w:t>CdCode</w:t>
            </w:r>
            <w:r>
              <w:rPr>
                <w:rFonts w:ascii="標楷體" w:eastAsia="標楷體" w:hAnsi="標楷體"/>
              </w:rPr>
              <w:t>)</w:t>
            </w:r>
          </w:p>
        </w:tc>
      </w:tr>
    </w:tbl>
    <w:p w14:paraId="2F208A15" w14:textId="77777777" w:rsidR="000E7041" w:rsidRPr="0068704E" w:rsidRDefault="000E7041" w:rsidP="000E7041">
      <w:pPr>
        <w:ind w:left="1440"/>
      </w:pPr>
    </w:p>
    <w:p w14:paraId="0E5E21D9" w14:textId="77777777" w:rsidR="000E7041" w:rsidRPr="00AB764C" w:rsidRDefault="000E7041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0E7041" w:rsidRPr="0022279A" w14:paraId="06C91E84" w14:textId="77777777" w:rsidTr="0014495F">
        <w:tc>
          <w:tcPr>
            <w:tcW w:w="851" w:type="dxa"/>
            <w:shd w:val="clear" w:color="auto" w:fill="D9D9D9" w:themeFill="background1" w:themeFillShade="D9"/>
          </w:tcPr>
          <w:p w14:paraId="4C45299E" w14:textId="77777777" w:rsidR="000E7041" w:rsidRPr="0022279A" w:rsidRDefault="000E7041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145A7D8D" w14:textId="77777777" w:rsidR="000E7041" w:rsidRPr="0022279A" w:rsidRDefault="000E7041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E8F33F5" w14:textId="77777777" w:rsidR="000E7041" w:rsidRPr="0022279A" w:rsidRDefault="000E7041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E7041" w:rsidRPr="0022279A" w14:paraId="08094DB4" w14:textId="77777777" w:rsidTr="0014495F">
        <w:tc>
          <w:tcPr>
            <w:tcW w:w="851" w:type="dxa"/>
          </w:tcPr>
          <w:p w14:paraId="6CA45FA1" w14:textId="77777777" w:rsidR="000E7041" w:rsidRPr="0022279A" w:rsidRDefault="000E7041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78F58DBC" w14:textId="77777777" w:rsidR="000E7041" w:rsidRPr="0022279A" w:rsidRDefault="000E7041" w:rsidP="0014495F">
            <w:pPr>
              <w:rPr>
                <w:rFonts w:ascii="標楷體" w:eastAsia="標楷體" w:hAnsi="標楷體"/>
              </w:rPr>
            </w:pPr>
            <w:r w:rsidRPr="00BF6397">
              <w:rPr>
                <w:rFonts w:ascii="標楷體" w:eastAsia="標楷體" w:hAnsi="標楷體"/>
              </w:rPr>
              <w:t>FacProd</w:t>
            </w:r>
          </w:p>
        </w:tc>
        <w:tc>
          <w:tcPr>
            <w:tcW w:w="4110" w:type="dxa"/>
          </w:tcPr>
          <w:p w14:paraId="7F4B5503" w14:textId="77777777" w:rsidR="000E7041" w:rsidRPr="0022279A" w:rsidRDefault="000E7041" w:rsidP="0014495F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CE1357" w:rsidRPr="0022279A" w14:paraId="1E28508F" w14:textId="77777777" w:rsidTr="0014495F">
        <w:tc>
          <w:tcPr>
            <w:tcW w:w="851" w:type="dxa"/>
          </w:tcPr>
          <w:p w14:paraId="40489334" w14:textId="1A55D69C" w:rsidR="00CE1357" w:rsidRPr="0022279A" w:rsidRDefault="00CE1357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3B4405A9" w14:textId="01A3C3F5" w:rsidR="00CE1357" w:rsidRPr="00BF6397" w:rsidRDefault="00CE1357" w:rsidP="0014495F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/>
              </w:rPr>
              <w:t>CdCode</w:t>
            </w:r>
          </w:p>
        </w:tc>
        <w:tc>
          <w:tcPr>
            <w:tcW w:w="4110" w:type="dxa"/>
          </w:tcPr>
          <w:p w14:paraId="3B9A0115" w14:textId="10634369" w:rsidR="00CE1357" w:rsidRPr="004D7A88" w:rsidRDefault="00CE1357" w:rsidP="0014495F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67F69E5F" w14:textId="77777777" w:rsidR="000E7041" w:rsidRDefault="000E7041" w:rsidP="000E7041">
      <w:pPr>
        <w:ind w:left="1440"/>
      </w:pPr>
    </w:p>
    <w:p w14:paraId="7B269440" w14:textId="77777777" w:rsidR="000E7041" w:rsidRPr="004A1C2C" w:rsidRDefault="000E7041" w:rsidP="0081699E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1212511E" w14:textId="4CBB956A" w:rsidR="000E7041" w:rsidRDefault="00C70292" w:rsidP="000E7041">
      <w:pPr>
        <w:rPr>
          <w:noProof/>
        </w:rPr>
      </w:pPr>
      <w:r>
        <w:rPr>
          <w:noProof/>
        </w:rPr>
        <w:drawing>
          <wp:inline distT="0" distB="0" distL="0" distR="0" wp14:anchorId="535FDE8B" wp14:editId="5090F868">
            <wp:extent cx="6479540" cy="11334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94BC" w14:textId="77777777" w:rsidR="000E7041" w:rsidRDefault="000E7041" w:rsidP="000E7041">
      <w:pPr>
        <w:ind w:left="1440"/>
      </w:pPr>
    </w:p>
    <w:p w14:paraId="215CC9EA" w14:textId="77777777" w:rsidR="000E7041" w:rsidRPr="009C6A42" w:rsidRDefault="000E7041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7FBAD2C5" w14:textId="77777777" w:rsidR="000E7041" w:rsidRDefault="000E7041" w:rsidP="000E7041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0E7041" w:rsidRPr="00F5236F" w14:paraId="2ED8D678" w14:textId="77777777" w:rsidTr="0014495F">
        <w:tc>
          <w:tcPr>
            <w:tcW w:w="848" w:type="dxa"/>
            <w:shd w:val="clear" w:color="auto" w:fill="D9D9D9" w:themeFill="background1" w:themeFillShade="D9"/>
          </w:tcPr>
          <w:p w14:paraId="3D34DBAF" w14:textId="77777777" w:rsidR="000E7041" w:rsidRPr="00F5236F" w:rsidRDefault="000E7041" w:rsidP="0014495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2FDC95D4" w14:textId="77777777" w:rsidR="000E7041" w:rsidRPr="00F5236F" w:rsidRDefault="000E7041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3C6CA3E8" w14:textId="77777777" w:rsidR="000E7041" w:rsidRPr="00F5236F" w:rsidRDefault="000E7041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E7041" w:rsidRPr="00F5236F" w14:paraId="2FC8EAA6" w14:textId="77777777" w:rsidTr="0014495F">
        <w:tc>
          <w:tcPr>
            <w:tcW w:w="848" w:type="dxa"/>
          </w:tcPr>
          <w:p w14:paraId="4FA8959B" w14:textId="77777777" w:rsidR="000E7041" w:rsidRPr="00F5236F" w:rsidRDefault="000E7041" w:rsidP="0014495F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1803740" w14:textId="77777777" w:rsidR="000E7041" w:rsidRDefault="000E7041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3E6CBE94" w14:textId="4C61644F" w:rsidR="000E7041" w:rsidRDefault="00D3280E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746129E" w14:textId="77777777" w:rsidR="00D3280E" w:rsidRPr="00651325" w:rsidRDefault="00D3280E" w:rsidP="00D3280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64503F9" w14:textId="11D8E355" w:rsidR="00D3280E" w:rsidRPr="00D3280E" w:rsidRDefault="00D3280E" w:rsidP="00D3280E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857A54">
              <w:rPr>
                <w:rFonts w:ascii="標楷體" w:eastAsia="標楷體" w:hAnsi="標楷體"/>
              </w:rPr>
              <w:t>FacProd</w:t>
            </w:r>
            <w:r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</w:t>
            </w:r>
            <w:r>
              <w:rPr>
                <w:rFonts w:ascii="標楷體" w:eastAsia="標楷體" w:hAnsi="標楷體" w:hint="eastAsia"/>
                <w:color w:val="000000"/>
              </w:rPr>
              <w:t>之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[</w:t>
            </w:r>
            <w:r w:rsidRPr="00D3280E">
              <w:rPr>
                <w:rFonts w:ascii="標楷體" w:eastAsia="標楷體" w:hAnsi="標楷體" w:hint="eastAsia"/>
                <w:color w:val="000000"/>
              </w:rPr>
              <w:t>商品代碼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 w:rsidRPr="00D3280E">
              <w:rPr>
                <w:rFonts w:ascii="標楷體" w:eastAsia="標楷體" w:hAnsi="標楷體"/>
                <w:color w:val="000000"/>
              </w:rPr>
              <w:t>ProdNo</w:t>
            </w:r>
            <w:r w:rsidRPr="00293C02">
              <w:rPr>
                <w:rFonts w:ascii="標楷體" w:eastAsia="標楷體" w:hAnsi="標楷體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 w:rsidRPr="00D3280E">
              <w:rPr>
                <w:rFonts w:ascii="標楷體" w:eastAsia="標楷體" w:hAnsi="標楷體" w:hint="eastAsia"/>
              </w:rPr>
              <w:t>(</w:t>
            </w:r>
            <w:r w:rsidRPr="00D3280E">
              <w:rPr>
                <w:rFonts w:ascii="標楷體" w:eastAsia="標楷體" w:hAnsi="標楷體"/>
              </w:rPr>
              <w:t>商品主檔</w:t>
            </w:r>
            <w:r w:rsidRPr="00D3280E">
              <w:rPr>
                <w:rFonts w:ascii="標楷體" w:eastAsia="標楷體" w:hAnsi="標楷體" w:hint="eastAsia"/>
              </w:rPr>
              <w:t>)"</w:t>
            </w:r>
          </w:p>
          <w:p w14:paraId="00B659BA" w14:textId="77777777" w:rsidR="00D3280E" w:rsidRPr="00293C02" w:rsidRDefault="00D3280E" w:rsidP="00D3280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D440DA" w14:textId="6E9CE81E" w:rsidR="00D3280E" w:rsidRDefault="00D3280E" w:rsidP="00D3280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0E7041" w:rsidRPr="00F5236F" w14:paraId="6AD66D7C" w14:textId="77777777" w:rsidTr="0014495F">
        <w:tc>
          <w:tcPr>
            <w:tcW w:w="848" w:type="dxa"/>
          </w:tcPr>
          <w:p w14:paraId="49DEBB18" w14:textId="77777777" w:rsidR="000E7041" w:rsidRDefault="000E7041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00BC6AEE" w14:textId="77777777" w:rsidR="000E7041" w:rsidRDefault="000E7041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575ECC74" w14:textId="77777777" w:rsidR="000E7041" w:rsidRDefault="000E7041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E7041" w:rsidRPr="00F5236F" w14:paraId="5F125552" w14:textId="77777777" w:rsidTr="0014495F">
        <w:tc>
          <w:tcPr>
            <w:tcW w:w="848" w:type="dxa"/>
          </w:tcPr>
          <w:p w14:paraId="3F331034" w14:textId="77777777" w:rsidR="000E7041" w:rsidRDefault="000E7041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250172EF" w14:textId="77777777" w:rsidR="000E7041" w:rsidRDefault="000E7041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43A2FEB6" w14:textId="77777777" w:rsidR="000E7041" w:rsidRDefault="000E7041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5D601662" w14:textId="77777777" w:rsidR="000E7041" w:rsidRDefault="000E7041" w:rsidP="000E7041">
      <w:pPr>
        <w:ind w:left="1440"/>
      </w:pPr>
    </w:p>
    <w:p w14:paraId="4A47A782" w14:textId="77777777" w:rsidR="000E7041" w:rsidRPr="007C1268" w:rsidRDefault="000E7041" w:rsidP="0081699E">
      <w:pPr>
        <w:pStyle w:val="a"/>
      </w:pPr>
      <w:r w:rsidRPr="007C1268">
        <w:t>輸入畫面資料說明</w:t>
      </w:r>
    </w:p>
    <w:p w14:paraId="39F2145F" w14:textId="43871459" w:rsidR="000E7041" w:rsidRDefault="000E7041" w:rsidP="000E7041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711EA8" w:rsidRPr="00456B60" w14:paraId="4CC92C78" w14:textId="77777777" w:rsidTr="0014495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D6C4F6B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F2F915E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7EE88049" w14:textId="77777777" w:rsidR="00711EA8" w:rsidRPr="00456B60" w:rsidRDefault="00711EA8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388E791D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711EA8" w:rsidRPr="00456B60" w14:paraId="3B39DEE1" w14:textId="77777777" w:rsidTr="0014495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CBBD6C0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2D2A77D1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1434E43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E1E492B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0AE9AE85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41D8EB20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39C0F70D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3AD2920D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</w:p>
        </w:tc>
      </w:tr>
      <w:tr w:rsidR="00711EA8" w:rsidRPr="00456B60" w14:paraId="313F41E9" w14:textId="77777777" w:rsidTr="0014495F">
        <w:trPr>
          <w:trHeight w:val="244"/>
          <w:jc w:val="center"/>
        </w:trPr>
        <w:tc>
          <w:tcPr>
            <w:tcW w:w="530" w:type="dxa"/>
          </w:tcPr>
          <w:p w14:paraId="362835A1" w14:textId="77777777" w:rsidR="00711EA8" w:rsidRPr="001343EE" w:rsidRDefault="00711EA8" w:rsidP="0014495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3F9E3DCD" w14:textId="420D38F8" w:rsidR="00711EA8" w:rsidRPr="001343EE" w:rsidRDefault="00711EA8" w:rsidP="0014495F">
            <w:pPr>
              <w:rPr>
                <w:rFonts w:ascii="標楷體" w:eastAsia="標楷體" w:hAnsi="標楷體"/>
                <w:lang w:eastAsia="zh-HK"/>
              </w:rPr>
            </w:pP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783" w:type="dxa"/>
          </w:tcPr>
          <w:p w14:paraId="34B5B2EC" w14:textId="14CF383A" w:rsidR="00711EA8" w:rsidRPr="00456B60" w:rsidRDefault="00711EA8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04" w:type="dxa"/>
          </w:tcPr>
          <w:p w14:paraId="399DCC38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5B05AEE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99D4D75" w14:textId="77777777" w:rsidR="00711EA8" w:rsidRPr="00456B60" w:rsidRDefault="00711EA8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2B131AE" w14:textId="75537263" w:rsidR="00711EA8" w:rsidRPr="00456B60" w:rsidRDefault="00711EA8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5243A14" w14:textId="683E504B" w:rsidR="00286D58" w:rsidRPr="001677D0" w:rsidRDefault="00286D58" w:rsidP="00286D58">
            <w:pPr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1.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自行</w:t>
            </w:r>
            <w:r w:rsidRPr="001677D0">
              <w:rPr>
                <w:rFonts w:ascii="標楷體" w:eastAsia="標楷體" w:hAnsi="標楷體" w:hint="eastAsia"/>
              </w:rPr>
              <w:t>輸入</w:t>
            </w:r>
            <w:r>
              <w:rPr>
                <w:rFonts w:ascii="標楷體" w:eastAsia="標楷體" w:hAnsi="標楷體" w:hint="eastAsia"/>
              </w:rPr>
              <w:t>文字</w:t>
            </w:r>
          </w:p>
          <w:p w14:paraId="12CBD88D" w14:textId="45F2BA45" w:rsidR="00EA1BF0" w:rsidRPr="00456B60" w:rsidRDefault="00286D58" w:rsidP="00BE5220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2.</w:t>
            </w:r>
            <w:r w:rsidRPr="009305B9">
              <w:rPr>
                <w:rFonts w:ascii="標楷體" w:eastAsia="標楷體" w:hAnsi="標楷體" w:hint="eastAsia"/>
              </w:rPr>
              <w:t>輸入空白表示查詢</w:t>
            </w:r>
            <w:r w:rsidR="00C537F3" w:rsidRPr="00C537F3">
              <w:rPr>
                <w:rFonts w:ascii="標楷體" w:eastAsia="標楷體" w:hAnsi="標楷體" w:hint="eastAsia"/>
              </w:rPr>
              <w:t>[商品參數主檔(FacProd)]</w:t>
            </w:r>
            <w:r w:rsidRPr="009305B9">
              <w:rPr>
                <w:rFonts w:ascii="標楷體" w:eastAsia="標楷體" w:hAnsi="標楷體" w:hint="eastAsia"/>
              </w:rPr>
              <w:t>全部</w:t>
            </w:r>
            <w:r>
              <w:rPr>
                <w:rFonts w:ascii="標楷體" w:eastAsia="標楷體" w:hAnsi="標楷體" w:hint="eastAsia"/>
              </w:rPr>
              <w:t>商品相關資料</w:t>
            </w:r>
          </w:p>
        </w:tc>
      </w:tr>
    </w:tbl>
    <w:p w14:paraId="53BF5CF8" w14:textId="77777777" w:rsidR="000E7041" w:rsidRPr="00B56858" w:rsidRDefault="000E7041" w:rsidP="000E7041">
      <w:pPr>
        <w:ind w:left="1440"/>
      </w:pPr>
    </w:p>
    <w:p w14:paraId="6F5E7B2B" w14:textId="21280814" w:rsidR="000E7041" w:rsidRDefault="00EC6484" w:rsidP="0081699E">
      <w:pPr>
        <w:pStyle w:val="a"/>
      </w:pPr>
      <w:r>
        <w:rPr>
          <w:rFonts w:hint="eastAsia"/>
        </w:rPr>
        <w:t>輸出畫面</w:t>
      </w:r>
    </w:p>
    <w:p w14:paraId="16A8221A" w14:textId="62F96DDD" w:rsidR="000E7041" w:rsidRPr="007C1268" w:rsidRDefault="00B444F8" w:rsidP="000E7041">
      <w:r>
        <w:rPr>
          <w:noProof/>
        </w:rPr>
        <w:drawing>
          <wp:inline distT="0" distB="0" distL="0" distR="0" wp14:anchorId="15F8AEB9" wp14:editId="4A771C64">
            <wp:extent cx="6479540" cy="225171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EE20" w14:textId="77777777" w:rsidR="000E7041" w:rsidRDefault="000E7041" w:rsidP="000E7041">
      <w:pPr>
        <w:ind w:left="1440"/>
      </w:pPr>
    </w:p>
    <w:p w14:paraId="2F2C21AF" w14:textId="77777777" w:rsidR="000E7041" w:rsidRDefault="000E7041" w:rsidP="0081699E">
      <w:pPr>
        <w:pStyle w:val="a"/>
        <w:numPr>
          <w:ilvl w:val="0"/>
          <w:numId w:val="65"/>
        </w:numPr>
      </w:pPr>
      <w:r>
        <w:rPr>
          <w:rFonts w:hint="eastAsia"/>
        </w:rPr>
        <w:t>輸出畫面資料說明</w:t>
      </w:r>
    </w:p>
    <w:p w14:paraId="4B150B2B" w14:textId="77777777" w:rsidR="000E7041" w:rsidRPr="00AE7A9E" w:rsidRDefault="000E7041" w:rsidP="000E7041">
      <w:pPr>
        <w:ind w:left="144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60"/>
        <w:gridCol w:w="3253"/>
      </w:tblGrid>
      <w:tr w:rsidR="000E7041" w14:paraId="11D1E8BB" w14:textId="77777777" w:rsidTr="007E7336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15A4D3D" w14:textId="77777777" w:rsidR="000E7041" w:rsidRDefault="000E7041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51BDC2" w14:textId="77777777" w:rsidR="000E7041" w:rsidRDefault="000E7041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AE96F7A" w14:textId="77777777" w:rsidR="000E7041" w:rsidRDefault="000E7041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6682E8" w14:textId="77777777" w:rsidR="000E7041" w:rsidRDefault="000E7041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FB8DBB8" w14:textId="77777777" w:rsidR="000E7041" w:rsidRDefault="000E7041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0E7041" w14:paraId="183BE543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9FAF7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B5F1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99AB8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維護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5936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85AB1" w14:textId="240923DD" w:rsidR="000E7041" w:rsidRPr="00A96919" w:rsidRDefault="007D67A9" w:rsidP="007D67A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F973AA" w:rsidRPr="00A96919">
              <w:rPr>
                <w:rFonts w:ascii="標楷體" w:eastAsia="標楷體" w:hAnsi="標楷體" w:hint="eastAsia"/>
              </w:rPr>
              <w:t>連結至【</w:t>
            </w:r>
            <w:r w:rsidR="00F973AA" w:rsidRPr="00C73533">
              <w:rPr>
                <w:rFonts w:ascii="標楷體" w:eastAsia="標楷體" w:hAnsi="標楷體"/>
              </w:rPr>
              <w:t>L</w:t>
            </w:r>
            <w:r w:rsidR="00F973AA" w:rsidRPr="00C73533">
              <w:rPr>
                <w:rFonts w:ascii="標楷體" w:eastAsia="標楷體" w:hAnsi="標楷體" w:hint="eastAsia"/>
              </w:rPr>
              <w:t>72</w:t>
            </w:r>
            <w:r w:rsidR="00F973AA">
              <w:rPr>
                <w:rFonts w:ascii="標楷體" w:eastAsia="標楷體" w:hAnsi="標楷體" w:hint="eastAsia"/>
              </w:rPr>
              <w:t>10</w:t>
            </w:r>
            <w:r w:rsidR="00F973AA" w:rsidRPr="004D7A88">
              <w:rPr>
                <w:rFonts w:ascii="標楷體" w:eastAsia="標楷體" w:hAnsi="標楷體" w:hint="eastAsia"/>
              </w:rPr>
              <w:t>商品分類資料</w:t>
            </w:r>
            <w:r w:rsidR="00F973AA">
              <w:rPr>
                <w:rFonts w:ascii="標楷體" w:eastAsia="標楷體" w:hAnsi="標楷體" w:hint="eastAsia"/>
              </w:rPr>
              <w:t>維護</w:t>
            </w:r>
            <w:r w:rsidR="00F973AA" w:rsidRPr="00A96919">
              <w:rPr>
                <w:rFonts w:ascii="標楷體" w:eastAsia="標楷體" w:hAnsi="標楷體" w:hint="eastAsia"/>
              </w:rPr>
              <w:t>】</w:t>
            </w:r>
            <w:r w:rsidR="00F973AA">
              <w:rPr>
                <w:rFonts w:ascii="標楷體" w:eastAsia="標楷體" w:hAnsi="標楷體" w:hint="eastAsia"/>
              </w:rPr>
              <w:t>,</w:t>
            </w:r>
            <w:r w:rsidR="000E7041" w:rsidRPr="00A96919">
              <w:rPr>
                <w:rFonts w:ascii="標楷體" w:eastAsia="標楷體" w:hAnsi="標楷體" w:hint="eastAsia"/>
              </w:rPr>
              <w:t>修改</w:t>
            </w:r>
            <w:r w:rsidR="00F973AA">
              <w:rPr>
                <w:rFonts w:ascii="標楷體" w:eastAsia="標楷體" w:hAnsi="標楷體" w:hint="eastAsia"/>
              </w:rPr>
              <w:t>該</w:t>
            </w:r>
            <w:r w:rsidR="000E7041" w:rsidRPr="00A96919">
              <w:rPr>
                <w:rFonts w:ascii="標楷體" w:eastAsia="標楷體" w:hAnsi="標楷體" w:hint="eastAsia"/>
              </w:rPr>
              <w:t>筆</w:t>
            </w:r>
            <w:r w:rsidR="000E7041">
              <w:rPr>
                <w:rFonts w:ascii="標楷體" w:eastAsia="標楷體" w:hAnsi="標楷體" w:hint="eastAsia"/>
              </w:rPr>
              <w:t>商品之</w:t>
            </w:r>
            <w:r w:rsidR="007A5B03">
              <w:rPr>
                <w:rFonts w:ascii="標楷體" w:eastAsia="標楷體" w:hAnsi="標楷體" w:hint="eastAsia"/>
              </w:rPr>
              <w:t>[</w:t>
            </w:r>
            <w:r w:rsidR="000E7041" w:rsidRPr="00F679D5">
              <w:rPr>
                <w:rFonts w:ascii="標楷體" w:eastAsia="標楷體" w:hAnsi="標楷體" w:hint="eastAsia"/>
              </w:rPr>
              <w:t>IFRS階梯商品別</w:t>
            </w:r>
            <w:r w:rsidR="007A5B03">
              <w:rPr>
                <w:rFonts w:ascii="標楷體" w:eastAsia="標楷體" w:hAnsi="標楷體" w:hint="eastAsia"/>
              </w:rPr>
              <w:t>(</w:t>
            </w:r>
            <w:r w:rsidR="007A5B03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IfrsStepProdCode</w:t>
            </w:r>
            <w:r w:rsidR="007A5B03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7A5B03">
              <w:rPr>
                <w:rFonts w:ascii="標楷體" w:eastAsia="標楷體" w:hAnsi="標楷體" w:hint="eastAsia"/>
              </w:rPr>
              <w:t>[</w:t>
            </w:r>
            <w:r w:rsidR="000E7041" w:rsidRPr="00F679D5">
              <w:rPr>
                <w:rFonts w:ascii="標楷體" w:eastAsia="標楷體" w:hAnsi="標楷體" w:hint="eastAsia"/>
              </w:rPr>
              <w:t>IFRS產品別</w:t>
            </w:r>
            <w:r w:rsidR="007A5B03">
              <w:rPr>
                <w:rFonts w:ascii="標楷體" w:eastAsia="標楷體" w:hAnsi="標楷體" w:hint="eastAsia"/>
              </w:rPr>
              <w:t>(</w:t>
            </w:r>
            <w:r w:rsidR="007A5B03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IfrsProdCode</w:t>
            </w:r>
            <w:r w:rsidR="007A5B03">
              <w:rPr>
                <w:rFonts w:ascii="標楷體" w:eastAsia="標楷體" w:hAnsi="標楷體" w:hint="eastAsia"/>
              </w:rPr>
              <w:t>)]</w:t>
            </w:r>
            <w:r w:rsidR="000E7041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0E7041" w14:paraId="65DADB21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6EE37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D9AA1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20CD9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3AC22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F833E" w14:textId="717F4269" w:rsidR="000E7041" w:rsidRPr="00A96919" w:rsidRDefault="000E7041" w:rsidP="0014495F">
            <w:pPr>
              <w:rPr>
                <w:rFonts w:ascii="標楷體" w:eastAsia="標楷體" w:hAnsi="標楷體"/>
              </w:rPr>
            </w:pPr>
          </w:p>
        </w:tc>
      </w:tr>
      <w:tr w:rsidR="000E7041" w14:paraId="6C8068B9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79B3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A9369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5CC47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AB549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95DCE" w14:textId="3A23A809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0E7041" w14:paraId="55402639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6697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25931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47855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商品生效日期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90BF3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C5687" w14:textId="55D028A3" w:rsidR="000E7041" w:rsidRDefault="00EB3F84" w:rsidP="0014495F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0E7041" w14:paraId="5D904421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746DB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5F37C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AB129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商品截止日期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B7F49" w14:textId="77777777" w:rsidR="000E7041" w:rsidRDefault="000E7041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EE412" w14:textId="5B593BA7" w:rsidR="000E7041" w:rsidRDefault="00EB3F84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D02EF0" w14:paraId="20B9D8D5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28BAC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4E541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BC90F" w14:textId="0E8D396D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CF1C8" w14:textId="2489ED69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FacProd.IfrsStepProdCode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1613" w14:textId="5F801C7C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D02EF0" w14:paraId="032B97EA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F768F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446E8" w14:textId="2D7CEA56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10EF7" w14:textId="5278195F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3232" w14:textId="2970C836" w:rsidR="00D02EF0" w:rsidRDefault="00D02EF0" w:rsidP="00403E0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(空白)</w:t>
            </w: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:非階梯式;</w:t>
            </w:r>
          </w:p>
          <w:p w14:paraId="5C5E8F0A" w14:textId="77777777" w:rsidR="00D02EF0" w:rsidRDefault="00D02EF0" w:rsidP="00403E0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A:固定階梯;</w:t>
            </w:r>
          </w:p>
          <w:p w14:paraId="1B480E06" w14:textId="32A25B9C" w:rsidR="00D02EF0" w:rsidRPr="00FC60AC" w:rsidRDefault="00D02EF0" w:rsidP="00403E0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B:浮動階梯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49380" w14:textId="125A7D0E" w:rsidR="009114D1" w:rsidRDefault="00784D4B" w:rsidP="009114D1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 w:rsidRPr="00784D4B">
              <w:rPr>
                <w:rFonts w:ascii="標楷體" w:eastAsia="標楷體" w:hAnsi="標楷體" w:hint="eastAsia"/>
                <w:color w:val="000000"/>
              </w:rPr>
              <w:t>1.依據輸出之[IFRS階梯商品別代碼]顯示對應名稱</w:t>
            </w:r>
          </w:p>
          <w:p w14:paraId="364EAC0F" w14:textId="3A8FE83F" w:rsidR="00D02EF0" w:rsidRPr="00FC60AC" w:rsidRDefault="00784D4B" w:rsidP="00784D4B">
            <w:pPr>
              <w:ind w:leftChars="110" w:left="264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D02EF0" w:rsidRPr="00D02EF0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D02EF0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D02EF0" w14:paraId="30A33D70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01582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5E38F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7BBCC" w14:textId="64C30257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C223B" w14:textId="77777777" w:rsidR="00D02EF0" w:rsidRPr="003B11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9EFDA" w14:textId="5671398E" w:rsidR="00D02EF0" w:rsidRPr="00B12444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D02EF0" w14:paraId="0C3FD8B9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A6590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72958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9DB40" w14:textId="579CC211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9A96A" w14:textId="33F201E0" w:rsidR="00D02EF0" w:rsidRDefault="00D02EF0" w:rsidP="00D02EF0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IfrsProdCode</w:t>
            </w:r>
          </w:p>
          <w:p w14:paraId="1D07A982" w14:textId="3CA505A0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</w:p>
          <w:p w14:paraId="60AD0EA0" w14:textId="3487042C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[查詢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1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/L60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64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]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6EAF0" w14:textId="49AC3FD3" w:rsidR="00D02EF0" w:rsidRPr="00D02EF0" w:rsidRDefault="00D02EF0" w:rsidP="00D02EF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</w:p>
        </w:tc>
      </w:tr>
    </w:tbl>
    <w:p w14:paraId="69FD92E0" w14:textId="2C997352" w:rsidR="007E7336" w:rsidRDefault="007E7336" w:rsidP="007E7336">
      <w:pPr>
        <w:ind w:left="1440"/>
      </w:pPr>
    </w:p>
    <w:p w14:paraId="31D471CE" w14:textId="6E3D27C5" w:rsidR="00747888" w:rsidRPr="00D33E89" w:rsidRDefault="00747888" w:rsidP="00747888">
      <w:pPr>
        <w:pStyle w:val="a"/>
      </w:pPr>
      <w:r w:rsidRPr="00747888">
        <w:rPr>
          <w:rFonts w:hint="eastAsia"/>
          <w:color w:val="000000"/>
          <w:lang w:val="x-none" w:eastAsia="x-none"/>
        </w:rPr>
        <w:t>查詢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3E1EBEEF" w14:textId="77777777" w:rsidR="00747888" w:rsidRDefault="00747888" w:rsidP="00747888">
      <w:r>
        <w:rPr>
          <w:noProof/>
        </w:rPr>
        <w:lastRenderedPageBreak/>
        <w:drawing>
          <wp:inline distT="0" distB="0" distL="0" distR="0" wp14:anchorId="6C40408B" wp14:editId="77F90DBA">
            <wp:extent cx="6479540" cy="3446780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B0DB" w14:textId="4756C9E7" w:rsidR="000E7041" w:rsidRDefault="000E7041" w:rsidP="000E7041">
      <w:pPr>
        <w:widowControl/>
        <w:rPr>
          <w:rFonts w:ascii="標楷體" w:hAnsi="標楷體"/>
        </w:rPr>
      </w:pPr>
    </w:p>
    <w:p w14:paraId="678C80CD" w14:textId="57E6D609" w:rsidR="0088360B" w:rsidRDefault="0088360B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14:paraId="4DADF54E" w14:textId="77777777" w:rsidR="0088360B" w:rsidRDefault="0088360B" w:rsidP="000E7041">
      <w:pPr>
        <w:widowControl/>
        <w:rPr>
          <w:rFonts w:ascii="標楷體" w:hAnsi="標楷體"/>
        </w:rPr>
      </w:pPr>
    </w:p>
    <w:p w14:paraId="0F607EAE" w14:textId="36730A2B" w:rsidR="008D4D0B" w:rsidRPr="00751866" w:rsidRDefault="008D4D0B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 w:rsidR="007E27B7">
        <w:rPr>
          <w:rFonts w:ascii="標楷體" w:hAnsi="標楷體" w:hint="eastAsia"/>
          <w:b/>
          <w:szCs w:val="32"/>
        </w:rPr>
        <w:t>210</w:t>
      </w:r>
      <w:r>
        <w:rPr>
          <w:rFonts w:ascii="標楷體" w:hAnsi="標楷體" w:hint="eastAsia"/>
          <w:b/>
          <w:szCs w:val="32"/>
        </w:rPr>
        <w:t>商品分類資料維護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03E88AAB" w14:textId="77777777" w:rsidR="008D4D0B" w:rsidRPr="004A1C2C" w:rsidRDefault="008D4D0B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8D4D0B" w:rsidRPr="008F20B5" w14:paraId="73A5058F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B1C711B" w14:textId="77777777" w:rsidR="008D4D0B" w:rsidRPr="004A1C2C" w:rsidRDefault="008D4D0B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D2BC803" w14:textId="0B75ADEC" w:rsidR="008D4D0B" w:rsidRPr="008F20B5" w:rsidRDefault="008D4D0B" w:rsidP="0014495F">
            <w:pPr>
              <w:rPr>
                <w:rFonts w:ascii="標楷體" w:eastAsia="標楷體" w:hAnsi="標楷體"/>
              </w:rPr>
            </w:pPr>
            <w:r w:rsidRPr="008D4D0B">
              <w:rPr>
                <w:rFonts w:ascii="標楷體" w:eastAsia="標楷體" w:hAnsi="標楷體" w:hint="eastAsia"/>
              </w:rPr>
              <w:t>商品分類資料維護</w:t>
            </w:r>
          </w:p>
        </w:tc>
      </w:tr>
      <w:tr w:rsidR="008D4D0B" w:rsidRPr="008F20B5" w14:paraId="0CC6CB13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CD3436D" w14:textId="77777777" w:rsidR="008D4D0B" w:rsidRPr="004A1C2C" w:rsidRDefault="008D4D0B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FCE6577" w14:textId="4AE4625A" w:rsidR="008D4D0B" w:rsidRDefault="008D4D0B" w:rsidP="0023260F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="0023260F" w:rsidRPr="0023260F">
              <w:rPr>
                <w:rFonts w:ascii="標楷體" w:eastAsia="標楷體" w:hAnsi="標楷體" w:hint="eastAsia"/>
              </w:rPr>
              <w:t>[IFRS階梯商品別(IfrsStepProdCode)]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="0023260F" w:rsidRPr="0023260F">
              <w:rPr>
                <w:rFonts w:ascii="標楷體" w:eastAsia="標楷體" w:hAnsi="標楷體" w:hint="eastAsia"/>
              </w:rPr>
              <w:t>[IFRS產品別(IfrsProdCode)]</w:t>
            </w:r>
            <w:r>
              <w:rPr>
                <w:rFonts w:ascii="標楷體" w:eastAsia="標楷體" w:hAnsi="標楷體" w:hint="eastAsia"/>
              </w:rPr>
              <w:t>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  <w:p w14:paraId="5C178143" w14:textId="41D00FA9" w:rsidR="008D4D0B" w:rsidRPr="004A1C2C" w:rsidRDefault="008D4D0B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</w:t>
            </w:r>
            <w:r w:rsidRPr="007B73FE">
              <w:rPr>
                <w:rFonts w:ascii="標楷體" w:eastAsia="標楷體" w:hAnsi="標楷體" w:hint="eastAsia"/>
              </w:rPr>
              <w:t>交易【</w:t>
            </w:r>
            <w:r w:rsidRPr="007B73FE">
              <w:rPr>
                <w:rFonts w:ascii="標楷體" w:eastAsia="標楷體" w:hAnsi="標楷體"/>
              </w:rPr>
              <w:t>L</w:t>
            </w:r>
            <w:r>
              <w:rPr>
                <w:rFonts w:ascii="標楷體" w:eastAsia="標楷體" w:hAnsi="標楷體" w:hint="eastAsia"/>
              </w:rPr>
              <w:t>7903</w:t>
            </w:r>
            <w:r w:rsidRPr="004D7A88">
              <w:rPr>
                <w:rFonts w:ascii="標楷體" w:eastAsia="標楷體" w:hAnsi="標楷體" w:hint="eastAsia"/>
              </w:rPr>
              <w:t>商品分類資料查詢</w:t>
            </w:r>
            <w:r w:rsidRPr="007B73FE">
              <w:rPr>
                <w:rFonts w:ascii="標楷體" w:eastAsia="標楷體" w:hAnsi="標楷體" w:hint="eastAsia"/>
              </w:rPr>
              <w:t>】進入</w:t>
            </w:r>
          </w:p>
        </w:tc>
      </w:tr>
      <w:tr w:rsidR="008D4D0B" w:rsidRPr="008F20B5" w14:paraId="5339ABDD" w14:textId="77777777" w:rsidTr="0014495F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1694250" w14:textId="77777777" w:rsidR="008D4D0B" w:rsidRPr="004A1C2C" w:rsidRDefault="008D4D0B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1F9999" w14:textId="0BA6C5CC" w:rsidR="003D6556" w:rsidRDefault="003D6556" w:rsidP="0014495F">
            <w:pPr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7E21C98E" w14:textId="14E6F292" w:rsidR="008D4D0B" w:rsidRDefault="003D6556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8D4D0B">
              <w:rPr>
                <w:rFonts w:ascii="標楷體" w:eastAsia="標楷體" w:hAnsi="標楷體" w:hint="eastAsia"/>
              </w:rPr>
              <w:t>.</w:t>
            </w:r>
            <w:r w:rsidR="008D4D0B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5018B7">
              <w:rPr>
                <w:rFonts w:ascii="標楷體" w:eastAsia="標楷體" w:hAnsi="標楷體" w:hint="eastAsia"/>
                <w:lang w:eastAsia="zh-HK"/>
              </w:rPr>
              <w:t>[</w:t>
            </w:r>
            <w:r w:rsidR="00E823A5" w:rsidRPr="00E823A5">
              <w:rPr>
                <w:rFonts w:ascii="標楷體" w:eastAsia="標楷體" w:hAnsi="標楷體" w:hint="eastAsia"/>
              </w:rPr>
              <w:t>商品參數主檔</w:t>
            </w:r>
            <w:r w:rsidR="008D4D0B">
              <w:rPr>
                <w:rFonts w:ascii="標楷體" w:eastAsia="標楷體" w:hAnsi="標楷體" w:hint="eastAsia"/>
              </w:rPr>
              <w:t>(</w:t>
            </w:r>
            <w:r w:rsidR="00E823A5" w:rsidRPr="00E823A5">
              <w:rPr>
                <w:rFonts w:ascii="標楷體" w:eastAsia="標楷體" w:hAnsi="標楷體"/>
                <w:color w:val="000000"/>
                <w:lang w:val="x-none" w:eastAsia="x-none"/>
              </w:rPr>
              <w:t>FacProd</w:t>
            </w:r>
            <w:r w:rsidR="008D4D0B">
              <w:rPr>
                <w:rFonts w:ascii="標楷體" w:eastAsia="標楷體" w:hAnsi="標楷體" w:hint="eastAsia"/>
              </w:rPr>
              <w:t>)</w:t>
            </w:r>
            <w:r w:rsidR="005018B7">
              <w:rPr>
                <w:rFonts w:ascii="標楷體" w:eastAsia="標楷體" w:hAnsi="標楷體" w:hint="eastAsia"/>
              </w:rPr>
              <w:t>]</w:t>
            </w:r>
          </w:p>
          <w:p w14:paraId="63CD3A12" w14:textId="17D3FB71" w:rsidR="008D4D0B" w:rsidRPr="0058227F" w:rsidRDefault="003D6556" w:rsidP="00303A2C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8D4D0B">
              <w:rPr>
                <w:rFonts w:ascii="標楷體" w:eastAsia="標楷體" w:hAnsi="標楷體" w:hint="eastAsia"/>
              </w:rPr>
              <w:t>.修改</w:t>
            </w:r>
            <w:r w:rsidR="00E823A5">
              <w:rPr>
                <w:rFonts w:ascii="標楷體" w:eastAsia="標楷體" w:hAnsi="標楷體" w:hint="eastAsia"/>
              </w:rPr>
              <w:t>某項商品之</w:t>
            </w:r>
            <w:r w:rsidR="00303A2C" w:rsidRPr="0023260F">
              <w:rPr>
                <w:rFonts w:ascii="標楷體" w:eastAsia="標楷體" w:hAnsi="標楷體" w:hint="eastAsia"/>
              </w:rPr>
              <w:t>[IFRS階梯商品別(IfrsStepProdCode)]</w:t>
            </w:r>
            <w:r w:rsidR="00303A2C">
              <w:rPr>
                <w:rFonts w:ascii="標楷體" w:eastAsia="標楷體" w:hAnsi="標楷體" w:hint="eastAsia"/>
              </w:rPr>
              <w:t>、</w:t>
            </w:r>
            <w:r w:rsidR="00303A2C" w:rsidRPr="0023260F">
              <w:rPr>
                <w:rFonts w:ascii="標楷體" w:eastAsia="標楷體" w:hAnsi="標楷體" w:hint="eastAsia"/>
              </w:rPr>
              <w:t>[IFRS產品別(IfrsProdCode)]</w:t>
            </w:r>
            <w:r w:rsidR="00E823A5">
              <w:rPr>
                <w:rFonts w:ascii="標楷體" w:eastAsia="標楷體" w:hAnsi="標楷體" w:hint="eastAsia"/>
              </w:rPr>
              <w:t>資料</w:t>
            </w:r>
          </w:p>
        </w:tc>
      </w:tr>
      <w:tr w:rsidR="008D4D0B" w:rsidRPr="008F20B5" w14:paraId="61A47FFE" w14:textId="77777777" w:rsidTr="0014495F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8329A1" w14:textId="77777777" w:rsidR="008D4D0B" w:rsidRPr="004A1C2C" w:rsidRDefault="008D4D0B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0E0F85A" w14:textId="77777777" w:rsidR="008D4D0B" w:rsidRPr="004A1C2C" w:rsidRDefault="008D4D0B" w:rsidP="0014495F">
            <w:pPr>
              <w:rPr>
                <w:rFonts w:ascii="標楷體" w:eastAsia="標楷體" w:hAnsi="標楷體"/>
              </w:rPr>
            </w:pPr>
          </w:p>
        </w:tc>
      </w:tr>
      <w:tr w:rsidR="008D4D0B" w:rsidRPr="008F20B5" w14:paraId="3C1E6BAC" w14:textId="77777777" w:rsidTr="0014495F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ECF114E" w14:textId="77777777" w:rsidR="008D4D0B" w:rsidRPr="004A1C2C" w:rsidRDefault="008D4D0B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D7DBF6" w14:textId="77777777" w:rsidR="008D4D0B" w:rsidRPr="004A1C2C" w:rsidRDefault="008D4D0B" w:rsidP="0014495F">
            <w:pPr>
              <w:rPr>
                <w:rFonts w:ascii="標楷體" w:eastAsia="標楷體" w:hAnsi="標楷體"/>
              </w:rPr>
            </w:pPr>
          </w:p>
        </w:tc>
      </w:tr>
      <w:tr w:rsidR="008D4D0B" w:rsidRPr="008F20B5" w14:paraId="7459A817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6157043" w14:textId="77777777" w:rsidR="008D4D0B" w:rsidRPr="004A1C2C" w:rsidRDefault="008D4D0B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809ED2" w14:textId="77777777" w:rsidR="008D4D0B" w:rsidRPr="004A1C2C" w:rsidRDefault="008D4D0B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8D4D0B" w:rsidRPr="008F20B5" w14:paraId="412F90DA" w14:textId="77777777" w:rsidTr="0014495F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E927756" w14:textId="77777777" w:rsidR="008D4D0B" w:rsidRPr="004A1C2C" w:rsidRDefault="008D4D0B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3F8F72F" w14:textId="012E216B" w:rsidR="008D4D0B" w:rsidRPr="004A1C2C" w:rsidRDefault="008D4D0B" w:rsidP="00A011BC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</w:t>
            </w:r>
            <w:r w:rsidR="00484EB7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資料變更紀錄檔(TxDataLog)</w:t>
            </w:r>
            <w:r w:rsidR="00484EB7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，可至「L6932 資料變更交易查詢」查詢異動內容</w:t>
            </w:r>
          </w:p>
        </w:tc>
      </w:tr>
      <w:tr w:rsidR="008D4D0B" w:rsidRPr="008F20B5" w14:paraId="7FFD3269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8D4DFAC" w14:textId="77777777" w:rsidR="008D4D0B" w:rsidRPr="004A1C2C" w:rsidRDefault="008D4D0B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95B993" w14:textId="77777777" w:rsidR="008D4D0B" w:rsidRPr="004A1C2C" w:rsidRDefault="008D4D0B" w:rsidP="0014495F">
            <w:pPr>
              <w:rPr>
                <w:rFonts w:ascii="標楷體" w:eastAsia="標楷體" w:hAnsi="標楷體"/>
              </w:rPr>
            </w:pPr>
          </w:p>
        </w:tc>
      </w:tr>
    </w:tbl>
    <w:p w14:paraId="2F83E9A5" w14:textId="77777777" w:rsidR="008D4D0B" w:rsidRPr="0068704E" w:rsidRDefault="008D4D0B" w:rsidP="008D4D0B">
      <w:pPr>
        <w:ind w:left="1440"/>
      </w:pPr>
    </w:p>
    <w:p w14:paraId="72A73063" w14:textId="77777777" w:rsidR="008D4D0B" w:rsidRPr="00AB764C" w:rsidRDefault="008D4D0B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8D4D0B" w:rsidRPr="0022279A" w14:paraId="35E0BC6F" w14:textId="77777777" w:rsidTr="005E0275">
        <w:tc>
          <w:tcPr>
            <w:tcW w:w="851" w:type="dxa"/>
            <w:shd w:val="clear" w:color="auto" w:fill="D9D9D9" w:themeFill="background1" w:themeFillShade="D9"/>
          </w:tcPr>
          <w:p w14:paraId="12F830D1" w14:textId="77777777" w:rsidR="008D4D0B" w:rsidRPr="0022279A" w:rsidRDefault="008D4D0B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675764D" w14:textId="77777777" w:rsidR="008D4D0B" w:rsidRPr="0022279A" w:rsidRDefault="008D4D0B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3484089" w14:textId="77777777" w:rsidR="008D4D0B" w:rsidRPr="0022279A" w:rsidRDefault="008D4D0B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97410" w:rsidRPr="0022279A" w14:paraId="6777815C" w14:textId="77777777" w:rsidTr="005E0275">
        <w:tc>
          <w:tcPr>
            <w:tcW w:w="851" w:type="dxa"/>
          </w:tcPr>
          <w:p w14:paraId="09A9C120" w14:textId="77777777" w:rsidR="00997410" w:rsidRPr="0022279A" w:rsidRDefault="00997410" w:rsidP="00997410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50629116" w14:textId="1514ED0A" w:rsidR="00997410" w:rsidRPr="0022279A" w:rsidRDefault="00997410" w:rsidP="00997410">
            <w:pPr>
              <w:rPr>
                <w:rFonts w:ascii="標楷體" w:eastAsia="標楷體" w:hAnsi="標楷體"/>
              </w:rPr>
            </w:pPr>
            <w:r w:rsidRPr="00BF6397">
              <w:rPr>
                <w:rFonts w:ascii="標楷體" w:eastAsia="標楷體" w:hAnsi="標楷體"/>
              </w:rPr>
              <w:t>FacProd</w:t>
            </w:r>
          </w:p>
        </w:tc>
        <w:tc>
          <w:tcPr>
            <w:tcW w:w="4110" w:type="dxa"/>
          </w:tcPr>
          <w:p w14:paraId="7064D620" w14:textId="5FB3CE83" w:rsidR="00997410" w:rsidRPr="0022279A" w:rsidRDefault="00997410" w:rsidP="00997410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5E0275" w:rsidRPr="0022279A" w14:paraId="0F22976C" w14:textId="77777777" w:rsidTr="005E0275">
        <w:tc>
          <w:tcPr>
            <w:tcW w:w="851" w:type="dxa"/>
          </w:tcPr>
          <w:p w14:paraId="3821F760" w14:textId="77777777" w:rsidR="005E0275" w:rsidRPr="0022279A" w:rsidRDefault="005E0275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A1BFB3D" w14:textId="77777777" w:rsidR="005E0275" w:rsidRPr="00BF6397" w:rsidRDefault="005E0275" w:rsidP="0014495F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/>
              </w:rPr>
              <w:t>CdCode</w:t>
            </w:r>
          </w:p>
        </w:tc>
        <w:tc>
          <w:tcPr>
            <w:tcW w:w="4110" w:type="dxa"/>
          </w:tcPr>
          <w:p w14:paraId="6E821312" w14:textId="77777777" w:rsidR="005E0275" w:rsidRPr="004D7A88" w:rsidRDefault="005E0275" w:rsidP="0014495F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6EAA8A73" w14:textId="75884A15" w:rsidR="008D4D0B" w:rsidRDefault="008D4D0B" w:rsidP="008D4D0B">
      <w:pPr>
        <w:ind w:left="1440"/>
      </w:pPr>
    </w:p>
    <w:p w14:paraId="1F8E4A6D" w14:textId="0990050F" w:rsidR="008D4D0B" w:rsidRPr="004A1C2C" w:rsidRDefault="00356A46" w:rsidP="0081699E">
      <w:pPr>
        <w:pStyle w:val="a"/>
      </w:pPr>
      <w:r>
        <w:t>UI畫面-</w:t>
      </w:r>
      <w:r w:rsidR="00BE4A56">
        <w:rPr>
          <w:rFonts w:hint="eastAsia"/>
        </w:rPr>
        <w:t>修改</w:t>
      </w:r>
    </w:p>
    <w:p w14:paraId="30C9F9C3" w14:textId="0DABCBA9" w:rsidR="008D4D0B" w:rsidRDefault="003D59DC" w:rsidP="008D4D0B">
      <w:pPr>
        <w:rPr>
          <w:noProof/>
        </w:rPr>
      </w:pPr>
      <w:r>
        <w:rPr>
          <w:noProof/>
        </w:rPr>
        <w:drawing>
          <wp:inline distT="0" distB="0" distL="0" distR="0" wp14:anchorId="12B0CCB1" wp14:editId="6116D927">
            <wp:extent cx="6479540" cy="17532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703A" w14:textId="77777777" w:rsidR="008D4D0B" w:rsidRDefault="008D4D0B" w:rsidP="008D4D0B">
      <w:pPr>
        <w:ind w:left="1440"/>
      </w:pPr>
    </w:p>
    <w:p w14:paraId="6701385C" w14:textId="5DDFD1FE" w:rsidR="008D4D0B" w:rsidRPr="009C6A42" w:rsidRDefault="008D4D0B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56A46">
        <w:rPr>
          <w:rFonts w:hint="eastAsia"/>
        </w:rPr>
        <w:t>-修改</w:t>
      </w:r>
    </w:p>
    <w:p w14:paraId="34DC12B7" w14:textId="77777777" w:rsidR="008D4D0B" w:rsidRDefault="008D4D0B" w:rsidP="008D4D0B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8D4D0B" w:rsidRPr="00F5236F" w14:paraId="369177A3" w14:textId="77777777" w:rsidTr="0014495F">
        <w:tc>
          <w:tcPr>
            <w:tcW w:w="848" w:type="dxa"/>
            <w:shd w:val="clear" w:color="auto" w:fill="D9D9D9" w:themeFill="background1" w:themeFillShade="D9"/>
          </w:tcPr>
          <w:p w14:paraId="79C6C288" w14:textId="77777777" w:rsidR="008D4D0B" w:rsidRPr="00F5236F" w:rsidRDefault="008D4D0B" w:rsidP="0014495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5921C341" w14:textId="77777777" w:rsidR="008D4D0B" w:rsidRPr="00F5236F" w:rsidRDefault="008D4D0B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7F4C8B85" w14:textId="77777777" w:rsidR="008D4D0B" w:rsidRPr="00F5236F" w:rsidRDefault="008D4D0B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8D4D0B" w:rsidRPr="00F5236F" w14:paraId="29A43A72" w14:textId="77777777" w:rsidTr="0014495F">
        <w:tc>
          <w:tcPr>
            <w:tcW w:w="848" w:type="dxa"/>
          </w:tcPr>
          <w:p w14:paraId="074C1D33" w14:textId="0E259619" w:rsidR="008D4D0B" w:rsidRDefault="0036084A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0E08E1AE" w14:textId="77777777" w:rsidR="008D4D0B" w:rsidRDefault="008D4D0B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4EFE6C93" w14:textId="77777777" w:rsidR="008D4D0B" w:rsidRDefault="008D4D0B" w:rsidP="00583A6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D67AF4">
              <w:rPr>
                <w:rFonts w:ascii="標楷體" w:eastAsia="標楷體" w:hAnsi="標楷體" w:hint="eastAsia"/>
              </w:rPr>
              <w:t>1.【</w:t>
            </w:r>
            <w:r w:rsidR="0036084A" w:rsidRPr="007B73FE">
              <w:rPr>
                <w:rFonts w:ascii="標楷體" w:eastAsia="標楷體" w:hAnsi="標楷體"/>
              </w:rPr>
              <w:t>L</w:t>
            </w:r>
            <w:r w:rsidR="0036084A">
              <w:rPr>
                <w:rFonts w:ascii="標楷體" w:eastAsia="標楷體" w:hAnsi="標楷體" w:hint="eastAsia"/>
              </w:rPr>
              <w:t>7903</w:t>
            </w:r>
            <w:r w:rsidR="0036084A" w:rsidRPr="004D7A88">
              <w:rPr>
                <w:rFonts w:ascii="標楷體" w:eastAsia="標楷體" w:hAnsi="標楷體" w:hint="eastAsia"/>
              </w:rPr>
              <w:t>商品分類資料查詢</w:t>
            </w:r>
            <w:r w:rsidRPr="00D67AF4">
              <w:rPr>
                <w:rFonts w:ascii="標楷體" w:eastAsia="標楷體" w:hAnsi="標楷體" w:hint="eastAsia"/>
              </w:rPr>
              <w:t>】</w:t>
            </w:r>
            <w:r w:rsidRPr="00D67AF4">
              <w:rPr>
                <w:rFonts w:ascii="標楷體" w:eastAsia="標楷體" w:hAnsi="標楷體"/>
              </w:rPr>
              <w:t>功能</w:t>
            </w:r>
            <w:r w:rsidRPr="00D67AF4">
              <w:rPr>
                <w:rFonts w:ascii="標楷體" w:eastAsia="標楷體" w:hAnsi="標楷體" w:hint="eastAsia"/>
              </w:rPr>
              <w:t>點「</w:t>
            </w:r>
            <w:r w:rsidR="0036084A">
              <w:rPr>
                <w:rFonts w:ascii="標楷體" w:eastAsia="標楷體" w:hAnsi="標楷體" w:hint="eastAsia"/>
              </w:rPr>
              <w:t>維護</w:t>
            </w:r>
            <w:r w:rsidRPr="00D67AF4">
              <w:rPr>
                <w:rFonts w:ascii="標楷體" w:eastAsia="標楷體" w:hAnsi="標楷體" w:hint="eastAsia"/>
              </w:rPr>
              <w:t>」</w:t>
            </w:r>
            <w:r w:rsidRPr="00D67AF4">
              <w:rPr>
                <w:rFonts w:ascii="標楷體" w:eastAsia="標楷體" w:hAnsi="標楷體"/>
              </w:rPr>
              <w:t>時顯示</w:t>
            </w:r>
            <w:r w:rsidR="0036084A" w:rsidRPr="00D67AF4">
              <w:rPr>
                <w:rFonts w:ascii="標楷體" w:eastAsia="標楷體" w:hAnsi="標楷體" w:hint="eastAsia"/>
              </w:rPr>
              <w:t>,執行修改</w:t>
            </w:r>
            <w:r w:rsidR="00583A69" w:rsidRPr="0023260F">
              <w:rPr>
                <w:rFonts w:ascii="標楷體" w:eastAsia="標楷體" w:hAnsi="標楷體" w:hint="eastAsia"/>
              </w:rPr>
              <w:t>[IFRS階梯商品別(IfrsStepProdCode)]</w:t>
            </w:r>
            <w:r w:rsidR="00583A69">
              <w:rPr>
                <w:rFonts w:ascii="標楷體" w:eastAsia="標楷體" w:hAnsi="標楷體" w:hint="eastAsia"/>
              </w:rPr>
              <w:t>、</w:t>
            </w:r>
            <w:r w:rsidR="00583A69" w:rsidRPr="0023260F">
              <w:rPr>
                <w:rFonts w:ascii="標楷體" w:eastAsia="標楷體" w:hAnsi="標楷體" w:hint="eastAsia"/>
              </w:rPr>
              <w:t>[IFRS產品別(IfrsProdCode)]</w:t>
            </w:r>
          </w:p>
          <w:p w14:paraId="0A68F2F2" w14:textId="77777777" w:rsidR="00AC5D1E" w:rsidRPr="00651325" w:rsidRDefault="00AC5D1E" w:rsidP="00AC5D1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73CF432" w14:textId="018D4DAB" w:rsidR="00AC5D1E" w:rsidRDefault="00AC5D1E" w:rsidP="00AC5D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AC5D1E">
              <w:rPr>
                <w:rFonts w:ascii="標楷體" w:eastAsia="標楷體" w:hAnsi="標楷體" w:hint="eastAsia"/>
                <w:color w:val="000000"/>
              </w:rPr>
              <w:t>[商品參數主檔(FacProd)]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="00766CC9" w:rsidRPr="00766CC9">
              <w:rPr>
                <w:rFonts w:ascii="標楷體" w:eastAsia="標楷體" w:hAnsi="標楷體" w:hint="eastAsia"/>
                <w:color w:val="000000"/>
              </w:rPr>
              <w:t>[商品代碼(ProdNo)]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 w:rsidR="00766CC9">
              <w:rPr>
                <w:rFonts w:ascii="標楷體" w:eastAsia="標楷體" w:hAnsi="標楷體" w:hint="eastAsia"/>
                <w:color w:val="000000"/>
              </w:rPr>
              <w:t>7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766CC9" w:rsidRPr="00766CC9">
              <w:rPr>
                <w:rFonts w:ascii="標楷體" w:eastAsia="標楷體" w:hAnsi="標楷體"/>
                <w:color w:val="000000"/>
              </w:rPr>
              <w:t>商品主檔查無資料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24E93CCA" w14:textId="4ADC28A9" w:rsidR="007E58CC" w:rsidRPr="007E58CC" w:rsidRDefault="007E58CC" w:rsidP="00BD136A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若該[</w:t>
            </w:r>
            <w:r w:rsidRPr="007E58CC">
              <w:rPr>
                <w:rFonts w:ascii="標楷體" w:eastAsia="標楷體" w:hAnsi="標楷體" w:hint="eastAsia"/>
                <w:color w:val="000000"/>
              </w:rPr>
              <w:t>商品狀態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7E58CC">
              <w:rPr>
                <w:rFonts w:ascii="標楷體" w:eastAsia="標楷體" w:hAnsi="標楷體"/>
                <w:color w:val="000000"/>
              </w:rPr>
              <w:t>StatusCode</w:t>
            </w:r>
            <w:r>
              <w:rPr>
                <w:rFonts w:ascii="標楷體" w:eastAsia="標楷體" w:hAnsi="標楷體" w:hint="eastAsia"/>
                <w:color w:val="000000"/>
              </w:rPr>
              <w:t>)]=</w:t>
            </w:r>
            <w:r w:rsidR="00BD136A">
              <w:rPr>
                <w:rFonts w:ascii="標楷體" w:eastAsia="標楷體" w:hAnsi="標楷體" w:hint="eastAsia"/>
                <w:color w:val="000000"/>
              </w:rPr>
              <w:t>1</w:t>
            </w:r>
            <w:r w:rsidR="00BD136A" w:rsidRPr="00BD136A">
              <w:rPr>
                <w:rFonts w:ascii="標楷體" w:eastAsia="標楷體" w:hAnsi="標楷體" w:hint="eastAsia"/>
                <w:color w:val="000000"/>
              </w:rPr>
              <w:t>:停用</w:t>
            </w:r>
            <w:r w:rsidR="00BD136A"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 w:rsidR="00BD136A">
              <w:rPr>
                <w:rFonts w:ascii="標楷體" w:eastAsia="標楷體" w:hAnsi="標楷體" w:hint="eastAsia"/>
                <w:color w:val="000000"/>
              </w:rPr>
              <w:t>仍可執行修改功能</w:t>
            </w:r>
            <w:r w:rsidR="00BD136A"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 w:rsidR="00BD136A">
              <w:rPr>
                <w:rFonts w:ascii="標楷體" w:eastAsia="標楷體" w:hAnsi="標楷體" w:hint="eastAsia"/>
                <w:color w:val="000000"/>
              </w:rPr>
              <w:t>以供月底日</w:t>
            </w:r>
            <w:r w:rsidR="00BD136A">
              <w:rPr>
                <w:rFonts w:ascii="標楷體" w:eastAsia="標楷體" w:hAnsi="標楷體" w:hint="eastAsia"/>
              </w:rPr>
              <w:t>產生[</w:t>
            </w:r>
            <w:r w:rsidR="00BD136A" w:rsidRPr="00D21D13">
              <w:rPr>
                <w:rFonts w:ascii="標楷體" w:eastAsia="標楷體" w:hAnsi="標楷體"/>
              </w:rPr>
              <w:t>34</w:t>
            </w:r>
            <w:r w:rsidR="00BD136A" w:rsidRPr="00D21D13">
              <w:rPr>
                <w:rFonts w:ascii="標楷體" w:eastAsia="標楷體" w:hAnsi="標楷體" w:hint="eastAsia"/>
              </w:rPr>
              <w:t>號公報</w:t>
            </w:r>
            <w:r w:rsidR="00BD136A">
              <w:rPr>
                <w:rFonts w:ascii="標楷體" w:eastAsia="標楷體" w:hAnsi="標楷體" w:hint="eastAsia"/>
              </w:rPr>
              <w:t>/</w:t>
            </w:r>
            <w:r w:rsidR="00BD136A">
              <w:rPr>
                <w:rFonts w:ascii="標楷體" w:eastAsia="標楷體" w:hAnsi="標楷體"/>
              </w:rPr>
              <w:t>IFR</w:t>
            </w:r>
            <w:r w:rsidR="00DD5374">
              <w:rPr>
                <w:rFonts w:ascii="標楷體" w:eastAsia="標楷體" w:hAnsi="標楷體" w:hint="eastAsia"/>
              </w:rPr>
              <w:t>S</w:t>
            </w:r>
            <w:r w:rsidR="00BD136A">
              <w:rPr>
                <w:rFonts w:ascii="標楷體" w:eastAsia="標楷體" w:hAnsi="標楷體"/>
              </w:rPr>
              <w:t>9</w:t>
            </w:r>
            <w:r w:rsidR="00BD136A" w:rsidRPr="00D21D13">
              <w:rPr>
                <w:rFonts w:ascii="標楷體" w:eastAsia="標楷體" w:hAnsi="標楷體" w:hint="eastAsia"/>
              </w:rPr>
              <w:t>欄位清單檔</w:t>
            </w:r>
            <w:r w:rsidR="00BD136A">
              <w:rPr>
                <w:rFonts w:ascii="標楷體" w:eastAsia="標楷體" w:hAnsi="標楷體" w:hint="eastAsia"/>
              </w:rPr>
              <w:t>]使用</w:t>
            </w:r>
          </w:p>
          <w:p w14:paraId="78710A89" w14:textId="77777777" w:rsidR="00AC5D1E" w:rsidRPr="00293C02" w:rsidRDefault="00AC5D1E" w:rsidP="00AC5D1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E23ACAD" w14:textId="50A3D330" w:rsidR="00AC5D1E" w:rsidRDefault="007E58CC" w:rsidP="00AC5D1E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="00AC5D1E"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="00AC5D1E">
              <w:rPr>
                <w:rFonts w:ascii="標楷體" w:eastAsia="標楷體" w:hAnsi="標楷體" w:hint="eastAsia"/>
              </w:rPr>
              <w:t>更新</w:t>
            </w:r>
            <w:r w:rsidR="00AC5D1E">
              <w:rPr>
                <w:rFonts w:ascii="標楷體" w:eastAsia="標楷體" w:hAnsi="標楷體" w:hint="eastAsia"/>
                <w:lang w:eastAsia="zh-HK"/>
              </w:rPr>
              <w:t>該筆</w:t>
            </w:r>
            <w:r w:rsidR="00AC5D1E" w:rsidRPr="00AC5D1E">
              <w:rPr>
                <w:rFonts w:ascii="標楷體" w:eastAsia="標楷體" w:hAnsi="標楷體" w:hint="eastAsia"/>
                <w:lang w:eastAsia="zh-HK"/>
              </w:rPr>
              <w:t>[商品參數主檔(FacProd)]</w:t>
            </w:r>
            <w:r w:rsidR="00C7280A">
              <w:rPr>
                <w:rFonts w:ascii="標楷體" w:eastAsia="標楷體" w:hAnsi="標楷體" w:hint="eastAsia"/>
                <w:lang w:eastAsia="zh-HK"/>
              </w:rPr>
              <w:t>之</w:t>
            </w:r>
            <w:r w:rsidR="00C7280A" w:rsidRPr="0023260F">
              <w:rPr>
                <w:rFonts w:ascii="標楷體" w:eastAsia="標楷體" w:hAnsi="標楷體" w:hint="eastAsia"/>
              </w:rPr>
              <w:t>[IFRS階梯商品別(IfrsStepProdCode)]</w:t>
            </w:r>
            <w:r w:rsidR="00C7280A">
              <w:rPr>
                <w:rFonts w:ascii="標楷體" w:eastAsia="標楷體" w:hAnsi="標楷體" w:hint="eastAsia"/>
              </w:rPr>
              <w:t>、</w:t>
            </w:r>
            <w:r w:rsidR="00C7280A" w:rsidRPr="0023260F">
              <w:rPr>
                <w:rFonts w:ascii="標楷體" w:eastAsia="標楷體" w:hAnsi="標楷體" w:hint="eastAsia"/>
              </w:rPr>
              <w:t>[IFRS產品別(IfrsProdCode)]</w:t>
            </w:r>
            <w:r w:rsidR="00AC5D1E"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8D4D0B" w:rsidRPr="00F5236F" w14:paraId="224FF236" w14:textId="77777777" w:rsidTr="0014495F">
        <w:tc>
          <w:tcPr>
            <w:tcW w:w="848" w:type="dxa"/>
          </w:tcPr>
          <w:p w14:paraId="3591FA72" w14:textId="0F10972D" w:rsidR="008D4D0B" w:rsidRDefault="00A4528E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3C41A861" w14:textId="77777777" w:rsidR="008D4D0B" w:rsidRDefault="008D4D0B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3DE55739" w14:textId="7A9EE8F4" w:rsidR="008D4D0B" w:rsidRDefault="008D4D0B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56A3E29" w14:textId="77777777" w:rsidR="008D4D0B" w:rsidRDefault="008D4D0B" w:rsidP="008D4D0B">
      <w:pPr>
        <w:ind w:left="1440"/>
      </w:pPr>
    </w:p>
    <w:p w14:paraId="47DF71A0" w14:textId="71170E5F" w:rsidR="008D4D0B" w:rsidRPr="007C1268" w:rsidRDefault="008D4D0B" w:rsidP="0081699E">
      <w:pPr>
        <w:pStyle w:val="a"/>
      </w:pPr>
      <w:r w:rsidRPr="007C1268">
        <w:t>輸入畫面資料說明</w:t>
      </w:r>
      <w:r w:rsidR="00356A46">
        <w:rPr>
          <w:rFonts w:hint="eastAsia"/>
        </w:rPr>
        <w:t>-修改</w:t>
      </w:r>
    </w:p>
    <w:p w14:paraId="3599FA5A" w14:textId="77777777" w:rsidR="00DA41B2" w:rsidRDefault="00DA41B2" w:rsidP="00DA41B2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DA41B2" w:rsidRPr="00456B60" w14:paraId="7F679670" w14:textId="77777777" w:rsidTr="0014495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F263040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715F41F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0432042" w14:textId="77777777" w:rsidR="00DA41B2" w:rsidRPr="00456B60" w:rsidRDefault="00DA41B2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A393307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DA41B2" w:rsidRPr="00456B60" w14:paraId="013534C7" w14:textId="77777777" w:rsidTr="0014495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403537A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EA654D9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E11E764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6FE6CA02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03E09109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5928C5BC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0C36915F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4739559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</w:tr>
      <w:tr w:rsidR="00DA41B2" w:rsidRPr="00456B60" w14:paraId="0B50F6C5" w14:textId="77777777" w:rsidTr="0014495F">
        <w:trPr>
          <w:trHeight w:val="244"/>
          <w:jc w:val="center"/>
        </w:trPr>
        <w:tc>
          <w:tcPr>
            <w:tcW w:w="530" w:type="dxa"/>
          </w:tcPr>
          <w:p w14:paraId="713667AB" w14:textId="77777777" w:rsidR="00DA41B2" w:rsidRPr="001343EE" w:rsidRDefault="00DA41B2" w:rsidP="0014495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4F33FFDC" w14:textId="77777777" w:rsidR="00DA41B2" w:rsidRPr="001343EE" w:rsidRDefault="00DA41B2" w:rsidP="0014495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18EB8027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DA01ADB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2233105D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C077A3B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5E8F6FB" w14:textId="77777777" w:rsidR="00DA41B2" w:rsidRPr="00456B60" w:rsidRDefault="00DA41B2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557FB50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DA41B2" w:rsidRPr="00456B60" w14:paraId="49F5CD52" w14:textId="77777777" w:rsidTr="0014495F">
        <w:trPr>
          <w:trHeight w:val="244"/>
          <w:jc w:val="center"/>
        </w:trPr>
        <w:tc>
          <w:tcPr>
            <w:tcW w:w="530" w:type="dxa"/>
          </w:tcPr>
          <w:p w14:paraId="3C179AB7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70972C54" w14:textId="585C6EBF" w:rsidR="00DA41B2" w:rsidRPr="00456B60" w:rsidRDefault="00DA41B2" w:rsidP="0014495F">
            <w:r w:rsidRPr="00A23C2A">
              <w:rPr>
                <w:rFonts w:ascii="標楷體" w:eastAsia="標楷體" w:hAnsi="標楷體" w:hint="eastAsia"/>
              </w:rPr>
              <w:t>商品代碼</w:t>
            </w:r>
          </w:p>
        </w:tc>
        <w:tc>
          <w:tcPr>
            <w:tcW w:w="783" w:type="dxa"/>
          </w:tcPr>
          <w:p w14:paraId="728C8826" w14:textId="4CD2C695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45020E7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10B0493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EBB6041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5688A2E" w14:textId="77777777" w:rsidR="00DA41B2" w:rsidRPr="00456B60" w:rsidRDefault="00DA41B2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95D4390" w14:textId="7ADE9A4D" w:rsidR="00DA41B2" w:rsidRPr="00A60BC3" w:rsidRDefault="00DA41B2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</w:p>
        </w:tc>
      </w:tr>
      <w:tr w:rsidR="00DA41B2" w:rsidRPr="00456B60" w14:paraId="3279FD75" w14:textId="77777777" w:rsidTr="0014495F">
        <w:trPr>
          <w:trHeight w:val="244"/>
          <w:jc w:val="center"/>
        </w:trPr>
        <w:tc>
          <w:tcPr>
            <w:tcW w:w="530" w:type="dxa"/>
          </w:tcPr>
          <w:p w14:paraId="3C323B00" w14:textId="77777777" w:rsidR="00DA41B2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E0E4743" w14:textId="352C13A1" w:rsidR="00DA41B2" w:rsidRPr="00A23C2A" w:rsidRDefault="00DA41B2" w:rsidP="0014495F">
            <w:pPr>
              <w:rPr>
                <w:rFonts w:ascii="標楷體" w:eastAsia="標楷體" w:hAnsi="標楷體"/>
              </w:rPr>
            </w:pPr>
            <w:r w:rsidRPr="00B76130">
              <w:rPr>
                <w:rFonts w:ascii="標楷體" w:eastAsia="標楷體" w:hAnsi="標楷體" w:hint="eastAsia"/>
              </w:rPr>
              <w:t>商品名稱</w:t>
            </w:r>
          </w:p>
        </w:tc>
        <w:tc>
          <w:tcPr>
            <w:tcW w:w="783" w:type="dxa"/>
          </w:tcPr>
          <w:p w14:paraId="34D0D47F" w14:textId="4D192389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A74C90E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D51EB69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AC1065E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A1E1B4A" w14:textId="469D1F7A" w:rsidR="00DA41B2" w:rsidRDefault="00DA41B2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009C93D" w14:textId="1A4FD407" w:rsidR="00DA41B2" w:rsidRDefault="00DA41B2" w:rsidP="00DA41B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</w:p>
        </w:tc>
      </w:tr>
      <w:tr w:rsidR="00DA41B2" w:rsidRPr="00456B60" w14:paraId="33B96C59" w14:textId="77777777" w:rsidTr="0014495F">
        <w:trPr>
          <w:trHeight w:val="244"/>
          <w:jc w:val="center"/>
        </w:trPr>
        <w:tc>
          <w:tcPr>
            <w:tcW w:w="530" w:type="dxa"/>
          </w:tcPr>
          <w:p w14:paraId="75D28CBE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296E3994" w14:textId="6DD0381B" w:rsidR="00DA41B2" w:rsidRPr="00456B60" w:rsidRDefault="00B202E8" w:rsidP="0014495F">
            <w:r w:rsidRPr="00A23C2A">
              <w:rPr>
                <w:rFonts w:ascii="標楷體" w:eastAsia="標楷體" w:hAnsi="標楷體" w:hint="eastAsia"/>
              </w:rPr>
              <w:t>商品生效日期</w:t>
            </w:r>
          </w:p>
        </w:tc>
        <w:tc>
          <w:tcPr>
            <w:tcW w:w="783" w:type="dxa"/>
          </w:tcPr>
          <w:p w14:paraId="04A3B39E" w14:textId="58751DB4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72E6781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A456EB1" w14:textId="5C322E71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4B46A4D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85EB1F7" w14:textId="77777777" w:rsidR="00DA41B2" w:rsidRPr="00456B60" w:rsidRDefault="00DA41B2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7DB50D8" w14:textId="57FB22CA" w:rsidR="00DA41B2" w:rsidRPr="007B7D37" w:rsidRDefault="00B202E8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</w:p>
        </w:tc>
      </w:tr>
      <w:tr w:rsidR="00B202E8" w:rsidRPr="00456B60" w14:paraId="7585DC1C" w14:textId="77777777" w:rsidTr="0014495F">
        <w:trPr>
          <w:trHeight w:val="244"/>
          <w:jc w:val="center"/>
        </w:trPr>
        <w:tc>
          <w:tcPr>
            <w:tcW w:w="530" w:type="dxa"/>
          </w:tcPr>
          <w:p w14:paraId="6B7E722A" w14:textId="77777777" w:rsidR="00B202E8" w:rsidRPr="00456B60" w:rsidRDefault="00B202E8" w:rsidP="00B202E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6CEE9B4F" w14:textId="5FC47E8F" w:rsidR="00B202E8" w:rsidRPr="00456B60" w:rsidRDefault="00B202E8" w:rsidP="00B202E8">
            <w:pPr>
              <w:rPr>
                <w:rFonts w:ascii="標楷體" w:eastAsia="標楷體" w:hAnsi="標楷體"/>
                <w:color w:val="000000"/>
              </w:rPr>
            </w:pPr>
            <w:r w:rsidRPr="00A23C2A">
              <w:rPr>
                <w:rFonts w:ascii="標楷體" w:eastAsia="標楷體" w:hAnsi="標楷體" w:hint="eastAsia"/>
              </w:rPr>
              <w:t>商品截止日期</w:t>
            </w:r>
          </w:p>
        </w:tc>
        <w:tc>
          <w:tcPr>
            <w:tcW w:w="783" w:type="dxa"/>
          </w:tcPr>
          <w:p w14:paraId="18C90ED4" w14:textId="2001618D" w:rsidR="00B202E8" w:rsidRPr="00456B60" w:rsidRDefault="00B202E8" w:rsidP="00B202E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44A887F" w14:textId="77777777" w:rsidR="00B202E8" w:rsidRPr="00456B60" w:rsidRDefault="00B202E8" w:rsidP="00B202E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A6353CA" w14:textId="77777777" w:rsidR="00B202E8" w:rsidRPr="00456B60" w:rsidRDefault="00B202E8" w:rsidP="00B202E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F925CB2" w14:textId="0E1A79EE" w:rsidR="00B202E8" w:rsidRPr="00456B60" w:rsidRDefault="00B202E8" w:rsidP="00B202E8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CFB2395" w14:textId="10665F13" w:rsidR="00B202E8" w:rsidRPr="00456B60" w:rsidRDefault="00B202E8" w:rsidP="00B202E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DA9C8B6" w14:textId="4FD5B5DB" w:rsidR="00B202E8" w:rsidRPr="00456B60" w:rsidRDefault="00B202E8" w:rsidP="00B202E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</w:p>
        </w:tc>
      </w:tr>
      <w:tr w:rsidR="00891952" w:rsidRPr="00456B60" w14:paraId="6C301794" w14:textId="77777777" w:rsidTr="0014495F">
        <w:trPr>
          <w:trHeight w:val="244"/>
          <w:jc w:val="center"/>
        </w:trPr>
        <w:tc>
          <w:tcPr>
            <w:tcW w:w="530" w:type="dxa"/>
          </w:tcPr>
          <w:p w14:paraId="2B5A10E4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3946B1E7" w14:textId="1318BA11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</w:p>
        </w:tc>
        <w:tc>
          <w:tcPr>
            <w:tcW w:w="783" w:type="dxa"/>
          </w:tcPr>
          <w:p w14:paraId="6823B1CC" w14:textId="32B0F126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3C68D8DE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93AFBA6" w14:textId="4875F767" w:rsidR="00204DCD" w:rsidRDefault="00204DCD" w:rsidP="0089195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(空白):</w:t>
            </w:r>
            <w:r w:rsidRPr="00891952">
              <w:rPr>
                <w:rFonts w:ascii="標楷體" w:eastAsia="標楷體" w:hAnsi="標楷體" w:hint="eastAsia"/>
                <w:color w:val="000000"/>
              </w:rPr>
              <w:t>非階梯式</w:t>
            </w:r>
          </w:p>
          <w:p w14:paraId="3306E6CE" w14:textId="43EFBBEB" w:rsidR="00204DCD" w:rsidRDefault="00204DCD" w:rsidP="00891952">
            <w:pPr>
              <w:rPr>
                <w:rFonts w:ascii="標楷體" w:eastAsia="標楷體" w:hAnsi="標楷體"/>
                <w:color w:val="000000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A:固定階梯</w:t>
            </w:r>
          </w:p>
          <w:p w14:paraId="1D549CDC" w14:textId="12CF3A93" w:rsidR="00891952" w:rsidRPr="00456B60" w:rsidRDefault="00204DCD" w:rsidP="00891952">
            <w:pPr>
              <w:rPr>
                <w:rFonts w:ascii="標楷體" w:eastAsia="標楷體" w:hAnsi="標楷體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B:浮動階梯</w:t>
            </w:r>
          </w:p>
        </w:tc>
        <w:tc>
          <w:tcPr>
            <w:tcW w:w="811" w:type="dxa"/>
          </w:tcPr>
          <w:p w14:paraId="52126017" w14:textId="47DF1AB3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5FD26BA" w14:textId="77777777" w:rsidR="00891952" w:rsidRPr="00456B60" w:rsidRDefault="00891952" w:rsidP="00891952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BC37546" w14:textId="4505DD98" w:rsidR="00891952" w:rsidRPr="007B7D37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1476F81E" w14:textId="7BBBD8C4" w:rsidR="00891952" w:rsidRDefault="00891952" w:rsidP="005C79C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AE2290">
              <w:rPr>
                <w:rFonts w:ascii="標楷體" w:eastAsia="標楷體" w:hAnsi="標楷體" w:hint="eastAsia"/>
                <w:color w:val="000000"/>
              </w:rPr>
              <w:t>自行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輸入</w:t>
            </w:r>
            <w:r w:rsidR="00AE2290">
              <w:rPr>
                <w:rFonts w:ascii="標楷體" w:eastAsia="標楷體" w:hAnsi="標楷體" w:hint="eastAsia"/>
                <w:color w:val="000000"/>
              </w:rPr>
              <w:t>代碼</w:t>
            </w:r>
            <w:r w:rsidR="005C79CE">
              <w:rPr>
                <w:rFonts w:ascii="標楷體" w:eastAsia="標楷體" w:hAnsi="標楷體" w:hint="eastAsia"/>
                <w:color w:val="000000"/>
              </w:rPr>
              <w:t>，</w:t>
            </w:r>
            <w:r w:rsidR="005C79CE"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5C79CE"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 w:rsidR="005C79CE">
              <w:rPr>
                <w:rFonts w:ascii="標楷體" w:eastAsia="標楷體" w:hAnsi="標楷體" w:hint="eastAsia"/>
                <w:color w:val="000000"/>
              </w:rPr>
              <w:t>/</w:t>
            </w:r>
            <w:r w:rsidR="005C79CE" w:rsidRPr="00091624">
              <w:rPr>
                <w:rFonts w:ascii="標楷體" w:eastAsia="標楷體" w:hAnsi="標楷體"/>
                <w:color w:val="000000"/>
              </w:rPr>
              <w:t>V(H</w:t>
            </w:r>
            <w:r w:rsidR="005C79CE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6E0B74D2" w14:textId="4A423564" w:rsidR="00891952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3.若不輸入表示「</w:t>
            </w:r>
            <w:r w:rsidRPr="00891952">
              <w:rPr>
                <w:rFonts w:ascii="標楷體" w:eastAsia="標楷體" w:hAnsi="標楷體" w:hint="eastAsia"/>
                <w:color w:val="000000"/>
              </w:rPr>
              <w:t>非階梯式</w:t>
            </w:r>
            <w:r>
              <w:rPr>
                <w:rFonts w:ascii="標楷體" w:eastAsia="標楷體" w:hAnsi="標楷體" w:hint="eastAsia"/>
                <w:color w:val="000000"/>
              </w:rPr>
              <w:t>」</w:t>
            </w:r>
          </w:p>
          <w:p w14:paraId="331949C7" w14:textId="39038645" w:rsidR="00891952" w:rsidRPr="001B4EDF" w:rsidRDefault="005C79CE" w:rsidP="00891952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  <w:r w:rsidR="00891952" w:rsidRPr="001B4EDF">
              <w:rPr>
                <w:rFonts w:ascii="標楷體" w:eastAsia="標楷體" w:hAnsi="標楷體"/>
                <w:color w:val="000000"/>
              </w:rPr>
              <w:t>.</w:t>
            </w:r>
            <w:r w:rsidR="00FB6CEE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FacProd.IfrsStepProdCode</w:t>
            </w:r>
          </w:p>
        </w:tc>
      </w:tr>
      <w:tr w:rsidR="00891952" w:rsidRPr="00456B60" w14:paraId="3EA6303A" w14:textId="77777777" w:rsidTr="0014495F">
        <w:trPr>
          <w:trHeight w:val="244"/>
          <w:jc w:val="center"/>
        </w:trPr>
        <w:tc>
          <w:tcPr>
            <w:tcW w:w="530" w:type="dxa"/>
          </w:tcPr>
          <w:p w14:paraId="5805FC18" w14:textId="77777777" w:rsidR="00891952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8A4F830" w14:textId="51305168" w:rsidR="00891952" w:rsidRPr="00A23C2A" w:rsidRDefault="00891952" w:rsidP="00891952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6BD2309D" w14:textId="6E77D3F9" w:rsidR="00891952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99FD584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3CF2B1C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DB571EA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4E0064E" w14:textId="0211846F" w:rsidR="00891952" w:rsidRPr="00456B60" w:rsidRDefault="00BF167F" w:rsidP="0089195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15ED88B" w14:textId="0D778C63" w:rsidR="00891952" w:rsidRPr="007B7D37" w:rsidRDefault="00BF167F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 w:rsidR="004D316B">
              <w:rPr>
                <w:rFonts w:ascii="標楷體" w:eastAsia="標楷體" w:hAnsi="標楷體" w:hint="eastAsia"/>
              </w:rPr>
              <w:t>[</w:t>
            </w: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 w:rsidR="004D316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891952" w:rsidRPr="00456B60" w14:paraId="61789630" w14:textId="77777777" w:rsidTr="0014495F">
        <w:trPr>
          <w:trHeight w:val="244"/>
          <w:jc w:val="center"/>
        </w:trPr>
        <w:tc>
          <w:tcPr>
            <w:tcW w:w="530" w:type="dxa"/>
          </w:tcPr>
          <w:p w14:paraId="0C058321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4A842DED" w14:textId="3B9744E1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</w:p>
        </w:tc>
        <w:tc>
          <w:tcPr>
            <w:tcW w:w="783" w:type="dxa"/>
          </w:tcPr>
          <w:p w14:paraId="4BE2CBFE" w14:textId="4585E79B" w:rsidR="00891952" w:rsidRPr="00456B60" w:rsidRDefault="00964E8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56B8A285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6AACF8D" w14:textId="77777777" w:rsidR="00DA5091" w:rsidRDefault="00964E82" w:rsidP="00DA5091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73BF0245" w14:textId="2C193568" w:rsidR="00DA5091" w:rsidRDefault="00DA5091" w:rsidP="00DA5091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IfrsProdCode</w:t>
            </w:r>
          </w:p>
          <w:p w14:paraId="171A5745" w14:textId="6A047C19" w:rsidR="00891952" w:rsidRPr="00456B60" w:rsidRDefault="00DA5091" w:rsidP="00DA5091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lastRenderedPageBreak/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 w:rsidR="00964E82"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 w:rsidR="00964E82"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68929F52" w14:textId="601A0D0F" w:rsidR="00891952" w:rsidRPr="00456B60" w:rsidRDefault="00964E8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5BF701E7" w14:textId="77777777" w:rsidR="00891952" w:rsidRPr="00456B60" w:rsidRDefault="00891952" w:rsidP="00891952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E10D116" w14:textId="2A87692A" w:rsidR="00891952" w:rsidRPr="007B7D37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35039974" w14:textId="10436B92" w:rsidR="00891952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6622D5FF" w14:textId="2C2167FE" w:rsidR="00891952" w:rsidRPr="007B7D37" w:rsidRDefault="00964E8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891952">
              <w:rPr>
                <w:rFonts w:ascii="標楷體" w:eastAsia="標楷體" w:hAnsi="標楷體" w:hint="eastAsia"/>
                <w:color w:val="000000"/>
              </w:rPr>
              <w:t>.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FacProd.IfrsStepProdCode</w:t>
            </w:r>
          </w:p>
        </w:tc>
      </w:tr>
      <w:tr w:rsidR="00DA41B2" w:rsidRPr="00456B60" w14:paraId="11C18E46" w14:textId="77777777" w:rsidTr="0014495F">
        <w:trPr>
          <w:trHeight w:val="244"/>
          <w:jc w:val="center"/>
        </w:trPr>
        <w:tc>
          <w:tcPr>
            <w:tcW w:w="530" w:type="dxa"/>
          </w:tcPr>
          <w:p w14:paraId="6A26A79F" w14:textId="77777777" w:rsidR="00DA41B2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7F96616" w14:textId="3F8D2348" w:rsidR="00DA41B2" w:rsidRPr="00B12444" w:rsidRDefault="00964E82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65CE4656" w14:textId="55320133" w:rsidR="00DA41B2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56D441C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BDAAB1B" w14:textId="77777777" w:rsidR="00DA41B2" w:rsidRPr="00091624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EE308D8" w14:textId="77777777" w:rsidR="00DA41B2" w:rsidRPr="00456B60" w:rsidRDefault="00DA41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6D71EBB" w14:textId="77777777" w:rsidR="00DA41B2" w:rsidRPr="00456B60" w:rsidRDefault="00DA41B2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5C2EB16" w14:textId="0406ECDF" w:rsidR="00DA41B2" w:rsidRPr="00741EB9" w:rsidRDefault="00560DAD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DA41B2" w:rsidRPr="00847BB7">
              <w:rPr>
                <w:rFonts w:ascii="標楷體" w:eastAsia="標楷體" w:hAnsi="標楷體" w:hint="eastAsia"/>
              </w:rPr>
              <w:t>自動顯示</w:t>
            </w:r>
            <w:r w:rsidR="004D316B">
              <w:rPr>
                <w:rFonts w:ascii="標楷體" w:eastAsia="標楷體" w:hAnsi="標楷體" w:hint="eastAsia"/>
              </w:rPr>
              <w:t>[</w:t>
            </w:r>
            <w:r w:rsidR="005D6B4B"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 w:rsidR="004D316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 w:rsidR="005D6B4B"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r w:rsidR="00862F13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862F13"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862F13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3C0D7416" w14:textId="77777777" w:rsidR="00DA41B2" w:rsidRDefault="00DA41B2" w:rsidP="00DA41B2">
      <w:pPr>
        <w:ind w:left="1440"/>
      </w:pPr>
    </w:p>
    <w:p w14:paraId="4BC31A73" w14:textId="5609A63B" w:rsidR="00D33E89" w:rsidRPr="00D33E89" w:rsidRDefault="00D33E89" w:rsidP="0081699E">
      <w:pPr>
        <w:pStyle w:val="a"/>
      </w:pPr>
      <w:r w:rsidRPr="00D33E89">
        <w:rPr>
          <w:rFonts w:hint="eastAsia"/>
        </w:rPr>
        <w:t>選單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7CD500BD" w14:textId="6357DC01" w:rsidR="00D33E89" w:rsidRDefault="006C2D5C" w:rsidP="006C2D5C">
      <w:r>
        <w:rPr>
          <w:noProof/>
        </w:rPr>
        <w:drawing>
          <wp:inline distT="0" distB="0" distL="0" distR="0" wp14:anchorId="3C9FF20C" wp14:editId="2EB1E55F">
            <wp:extent cx="6479540" cy="3446780"/>
            <wp:effectExtent l="0" t="0" r="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EDD8" w14:textId="77777777" w:rsidR="00A16240" w:rsidRPr="00B56858" w:rsidRDefault="00A16240" w:rsidP="00A16240">
      <w:pPr>
        <w:ind w:left="1440"/>
      </w:pPr>
    </w:p>
    <w:p w14:paraId="5412337C" w14:textId="54542909" w:rsidR="00A16240" w:rsidRDefault="00EC6484" w:rsidP="00A16240">
      <w:pPr>
        <w:pStyle w:val="a"/>
      </w:pPr>
      <w:r>
        <w:rPr>
          <w:rFonts w:hint="eastAsia"/>
        </w:rPr>
        <w:t>輸出畫面</w:t>
      </w:r>
    </w:p>
    <w:p w14:paraId="21B6166B" w14:textId="672469A8" w:rsidR="00A16240" w:rsidRDefault="009D73DB" w:rsidP="00A16240">
      <w:pPr>
        <w:ind w:left="142"/>
      </w:pPr>
      <w:r>
        <w:rPr>
          <w:noProof/>
        </w:rPr>
        <w:lastRenderedPageBreak/>
        <w:drawing>
          <wp:inline distT="0" distB="0" distL="0" distR="0" wp14:anchorId="7AF645A4" wp14:editId="218164E5">
            <wp:extent cx="6479540" cy="364426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C800" w14:textId="77777777" w:rsidR="00D33E89" w:rsidRDefault="00D33E89" w:rsidP="00D33E89">
      <w:pPr>
        <w:ind w:left="1440"/>
      </w:pPr>
    </w:p>
    <w:p w14:paraId="34BB9F5F" w14:textId="77777777" w:rsidR="008D4D0B" w:rsidRDefault="008D4D0B" w:rsidP="008D4D0B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FB8CE26" w14:textId="77777777" w:rsidR="00751866" w:rsidRPr="006F4148" w:rsidRDefault="00751866" w:rsidP="00751866">
      <w:pPr>
        <w:rPr>
          <w:rFonts w:ascii="標楷體" w:eastAsia="標楷體" w:hAnsi="標楷體"/>
        </w:rPr>
      </w:pPr>
    </w:p>
    <w:p w14:paraId="0DD3C265" w14:textId="09BE3E6A" w:rsidR="00870D3F" w:rsidRPr="00751866" w:rsidRDefault="00870D3F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904</w:t>
      </w:r>
      <w:r w:rsidR="005179EE" w:rsidRPr="005179EE">
        <w:rPr>
          <w:rFonts w:ascii="標楷體" w:hAnsi="標楷體" w:hint="eastAsia"/>
          <w:b/>
          <w:szCs w:val="32"/>
        </w:rPr>
        <w:t>特殊客觀減損狀況</w:t>
      </w:r>
      <w:r w:rsidRPr="004D7A88">
        <w:rPr>
          <w:rFonts w:ascii="標楷體" w:hAnsi="標楷體" w:hint="eastAsia"/>
          <w:b/>
          <w:szCs w:val="32"/>
        </w:rPr>
        <w:t>查詢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0FD555B7" w14:textId="77777777" w:rsidR="00870D3F" w:rsidRPr="004A1C2C" w:rsidRDefault="00870D3F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870D3F" w:rsidRPr="008F20B5" w14:paraId="57799372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4609BA" w14:textId="77777777" w:rsidR="00870D3F" w:rsidRPr="004A1C2C" w:rsidRDefault="00870D3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7EFD98B" w14:textId="21384CFF" w:rsidR="00870D3F" w:rsidRPr="008F20B5" w:rsidRDefault="005179EE" w:rsidP="0014495F">
            <w:pPr>
              <w:rPr>
                <w:rFonts w:ascii="標楷體" w:eastAsia="標楷體" w:hAnsi="標楷體"/>
              </w:rPr>
            </w:pP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="00870D3F" w:rsidRPr="004D7A88">
              <w:rPr>
                <w:rFonts w:ascii="標楷體" w:eastAsia="標楷體" w:hAnsi="標楷體" w:hint="eastAsia"/>
              </w:rPr>
              <w:t>查詢</w:t>
            </w:r>
          </w:p>
        </w:tc>
      </w:tr>
      <w:tr w:rsidR="00870D3F" w:rsidRPr="008F20B5" w14:paraId="072157E1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1A501B" w14:textId="77777777" w:rsidR="00870D3F" w:rsidRPr="004A1C2C" w:rsidRDefault="00870D3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8017E5" w14:textId="070F094E" w:rsidR="00870D3F" w:rsidRPr="004A1C2C" w:rsidRDefault="00870D3F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 w:rsidR="00985C13">
              <w:rPr>
                <w:rFonts w:ascii="標楷體" w:eastAsia="標楷體" w:hAnsi="標楷體" w:hint="eastAsia"/>
              </w:rPr>
              <w:t>[</w:t>
            </w:r>
            <w:r w:rsidR="005179EE" w:rsidRPr="005179EE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 w:rsidR="00985C13">
              <w:rPr>
                <w:rFonts w:ascii="標楷體" w:eastAsia="標楷體" w:hAnsi="標楷體" w:hint="eastAsia"/>
              </w:rPr>
              <w:t>(</w:t>
            </w:r>
            <w:r w:rsidR="00985C13" w:rsidRPr="00AD3237">
              <w:rPr>
                <w:rFonts w:ascii="標楷體" w:eastAsia="標楷體" w:hAnsi="標楷體"/>
              </w:rPr>
              <w:t>Ias39Loss</w:t>
            </w:r>
            <w:r w:rsidR="00985C13">
              <w:rPr>
                <w:rFonts w:ascii="標楷體" w:eastAsia="標楷體" w:hAnsi="標楷體" w:hint="eastAsia"/>
              </w:rPr>
              <w:t>)]</w:t>
            </w:r>
            <w:r w:rsidR="005179EE" w:rsidRPr="005179EE">
              <w:rPr>
                <w:rFonts w:ascii="標楷體" w:eastAsia="標楷體" w:hAnsi="標楷體" w:hint="eastAsia"/>
                <w:lang w:eastAsia="zh-HK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870D3F" w:rsidRPr="008F20B5" w14:paraId="4264425E" w14:textId="77777777" w:rsidTr="0014495F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535023F" w14:textId="77777777" w:rsidR="00870D3F" w:rsidRPr="004A1C2C" w:rsidRDefault="00870D3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B3908C3" w14:textId="7835054F" w:rsidR="002C6D89" w:rsidRPr="004037BD" w:rsidRDefault="002C6D89" w:rsidP="002C6D8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7DA3FB7F" w14:textId="47B73F1C" w:rsidR="00870D3F" w:rsidRDefault="002C6D89" w:rsidP="0014495F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870D3F">
              <w:rPr>
                <w:rFonts w:ascii="標楷體" w:eastAsia="標楷體" w:hAnsi="標楷體" w:hint="eastAsia"/>
              </w:rPr>
              <w:t>.</w:t>
            </w:r>
            <w:r w:rsidR="00AD3237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AD3237"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 w:rsidR="00AD3237">
              <w:rPr>
                <w:rFonts w:ascii="標楷體" w:eastAsia="標楷體" w:hAnsi="標楷體" w:hint="eastAsia"/>
              </w:rPr>
              <w:t>(</w:t>
            </w:r>
            <w:r w:rsidR="00AD3237" w:rsidRPr="00AD3237">
              <w:rPr>
                <w:rFonts w:ascii="標楷體" w:eastAsia="標楷體" w:hAnsi="標楷體"/>
              </w:rPr>
              <w:t>Ias39Loss</w:t>
            </w:r>
            <w:r w:rsidR="00AD3237">
              <w:rPr>
                <w:rFonts w:ascii="標楷體" w:eastAsia="標楷體" w:hAnsi="標楷體" w:hint="eastAsia"/>
              </w:rPr>
              <w:t>)</w:t>
            </w:r>
            <w:r w:rsidR="00931506">
              <w:rPr>
                <w:rFonts w:ascii="標楷體" w:eastAsia="標楷體" w:hAnsi="標楷體" w:hint="eastAsia"/>
              </w:rPr>
              <w:t>]</w:t>
            </w:r>
          </w:p>
          <w:p w14:paraId="16F4392D" w14:textId="48C087FE" w:rsidR="00870D3F" w:rsidRDefault="002C6D89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870D3F">
              <w:rPr>
                <w:rFonts w:ascii="標楷體" w:eastAsia="標楷體" w:hAnsi="標楷體" w:hint="eastAsia"/>
              </w:rPr>
              <w:t>.</w:t>
            </w:r>
            <w:r w:rsidR="00870D3F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="00870D3F">
              <w:rPr>
                <w:rFonts w:ascii="標楷體" w:eastAsia="標楷體" w:hAnsi="標楷體" w:hint="eastAsia"/>
              </w:rPr>
              <w:t>,</w:t>
            </w:r>
            <w:r w:rsidR="00870D3F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D2DF796" w14:textId="7638084D" w:rsidR="00A84BCA" w:rsidRPr="00A84BCA" w:rsidRDefault="00A84BCA" w:rsidP="00A84BCA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32424326" w14:textId="785E2F54" w:rsidR="00870D3F" w:rsidRPr="00190D69" w:rsidRDefault="00870D3F" w:rsidP="0014495F">
            <w:pPr>
              <w:ind w:leftChars="100" w:left="749" w:hangingChars="212" w:hanging="509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190D69" w:rsidRPr="00CF3D3D">
              <w:rPr>
                <w:rFonts w:eastAsia="標楷體" w:hint="eastAsia"/>
                <w:color w:val="000000"/>
                <w:szCs w:val="20"/>
                <w:lang w:val="x-none"/>
              </w:rPr>
              <w:t>戶號</w:t>
            </w:r>
            <w:r w:rsidR="00931506">
              <w:rPr>
                <w:rFonts w:ascii="標楷體" w:eastAsia="標楷體" w:hAnsi="標楷體" w:hint="eastAsia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>為空白時</w:t>
            </w:r>
            <w:r w:rsidR="00190D69" w:rsidRPr="00190D69">
              <w:rPr>
                <w:rFonts w:ascii="標楷體" w:eastAsia="標楷體" w:hAnsi="標楷體" w:hint="eastAsia"/>
              </w:rPr>
              <w:t>，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ED060B">
              <w:rPr>
                <w:rFonts w:ascii="標楷體" w:eastAsia="標楷體" w:hAnsi="標楷體" w:hint="eastAsia"/>
              </w:rPr>
              <w:t>所有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931506"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 w:rsidR="00931506">
              <w:rPr>
                <w:rFonts w:ascii="標楷體" w:eastAsia="標楷體" w:hAnsi="標楷體" w:hint="eastAsia"/>
              </w:rPr>
              <w:t>(</w:t>
            </w:r>
            <w:r w:rsidR="00931506" w:rsidRPr="00AD3237">
              <w:rPr>
                <w:rFonts w:ascii="標楷體" w:eastAsia="標楷體" w:hAnsi="標楷體"/>
              </w:rPr>
              <w:t>Ias39Loss</w:t>
            </w:r>
            <w:r w:rsidR="00931506">
              <w:rPr>
                <w:rFonts w:ascii="標楷體" w:eastAsia="標楷體" w:hAnsi="標楷體" w:hint="eastAsia"/>
              </w:rPr>
              <w:t>)]</w:t>
            </w:r>
            <w:r w:rsidR="00ED060B"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="00ED060B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，否則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="00190D69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190D69" w:rsidRPr="00190D69">
              <w:rPr>
                <w:rFonts w:ascii="標楷體" w:eastAsia="標楷體" w:hAnsi="標楷體" w:hint="eastAsia"/>
              </w:rPr>
              <w:t xml:space="preserve"> </w:t>
            </w:r>
            <w:r w:rsidR="00190D69" w:rsidRPr="00190D69">
              <w:rPr>
                <w:rFonts w:ascii="標楷體" w:eastAsia="標楷體" w:hAnsi="標楷體"/>
              </w:rPr>
              <w:t>=</w:t>
            </w:r>
            <w:r w:rsidR="00931506">
              <w:rPr>
                <w:rFonts w:ascii="標楷體" w:eastAsia="標楷體" w:hAnsi="標楷體" w:hint="eastAsia"/>
              </w:rPr>
              <w:t xml:space="preserve"> 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3316CD71" w14:textId="2A213266" w:rsidR="00870D3F" w:rsidRPr="00190D69" w:rsidRDefault="00870D3F" w:rsidP="0014495F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190D69">
              <w:rPr>
                <w:rFonts w:ascii="標楷體" w:eastAsia="標楷體" w:hAnsi="標楷體"/>
              </w:rPr>
              <w:t xml:space="preserve">(2) </w:t>
            </w:r>
            <w:r w:rsidR="00190D69">
              <w:rPr>
                <w:rFonts w:ascii="標楷體" w:eastAsia="標楷體" w:hAnsi="標楷體" w:hint="eastAsia"/>
              </w:rPr>
              <w:t>若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190D69"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r w:rsidR="00931506">
              <w:rPr>
                <w:rFonts w:ascii="標楷體" w:eastAsia="標楷體" w:hAnsi="標楷體" w:hint="eastAsia"/>
              </w:rPr>
              <w:t>]</w:t>
            </w:r>
            <w:r w:rsidR="00190D69" w:rsidRPr="00190D69">
              <w:rPr>
                <w:rFonts w:ascii="標楷體" w:eastAsia="標楷體" w:hAnsi="標楷體" w:hint="eastAsia"/>
              </w:rPr>
              <w:t>為空白時，</w:t>
            </w:r>
            <w:r w:rsidR="00190D69"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8D2E0D">
              <w:rPr>
                <w:rFonts w:ascii="標楷體" w:eastAsia="標楷體" w:hAnsi="標楷體" w:hint="eastAsia"/>
                <w:lang w:eastAsia="zh-HK"/>
              </w:rPr>
              <w:t>該戶號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931506"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 w:rsidR="00931506">
              <w:rPr>
                <w:rFonts w:ascii="標楷體" w:eastAsia="標楷體" w:hAnsi="標楷體" w:hint="eastAsia"/>
              </w:rPr>
              <w:t>(</w:t>
            </w:r>
            <w:r w:rsidR="00931506" w:rsidRPr="00AD3237">
              <w:rPr>
                <w:rFonts w:ascii="標楷體" w:eastAsia="標楷體" w:hAnsi="標楷體"/>
              </w:rPr>
              <w:t>Ias39Loss</w:t>
            </w:r>
            <w:r w:rsidR="00931506">
              <w:rPr>
                <w:rFonts w:ascii="標楷體" w:eastAsia="標楷體" w:hAnsi="標楷體" w:hint="eastAsia"/>
              </w:rPr>
              <w:t>)]</w:t>
            </w:r>
            <w:r w:rsidR="00190D69" w:rsidRPr="00190D69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料，否則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AC0CAE"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="00190D69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190D69" w:rsidRPr="00190D69">
              <w:rPr>
                <w:rFonts w:ascii="標楷體" w:eastAsia="標楷體" w:hAnsi="標楷體" w:hint="eastAsia"/>
              </w:rPr>
              <w:t xml:space="preserve"> </w:t>
            </w:r>
            <w:r w:rsidR="00190D69" w:rsidRPr="00190D69">
              <w:rPr>
                <w:rFonts w:ascii="標楷體" w:eastAsia="標楷體" w:hAnsi="標楷體"/>
              </w:rPr>
              <w:t xml:space="preserve">= 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90D69"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1B630DD4" w14:textId="77777777" w:rsidR="00A636DD" w:rsidRDefault="00A636DD" w:rsidP="00A636D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.排序方式:</w:t>
            </w:r>
          </w:p>
          <w:p w14:paraId="06F2581D" w14:textId="23F9AC5A" w:rsidR="00A636DD" w:rsidRDefault="00A636DD" w:rsidP="00A636D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="00E444C2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E444C2">
              <w:rPr>
                <w:rFonts w:ascii="標楷體" w:eastAsia="標楷體" w:hAnsi="標楷體" w:hint="eastAsia"/>
              </w:rPr>
              <w:t>(由小至大)</w:t>
            </w:r>
          </w:p>
          <w:p w14:paraId="44C9A3C8" w14:textId="1BA3A313" w:rsidR="00A636DD" w:rsidRDefault="00A636DD" w:rsidP="00A636D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2).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E444C2"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="00E444C2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E444C2">
              <w:rPr>
                <w:rFonts w:ascii="標楷體" w:eastAsia="標楷體" w:hAnsi="標楷體" w:hint="eastAsia"/>
              </w:rPr>
              <w:t>(由小至大)</w:t>
            </w:r>
          </w:p>
          <w:p w14:paraId="0CD42A37" w14:textId="26064FBA" w:rsidR="00870D3F" w:rsidRPr="0058227F" w:rsidRDefault="00A636DD" w:rsidP="00A636D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(3).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[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發生日期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(</w:t>
            </w:r>
            <w:r w:rsidR="00E444C2" w:rsidRPr="00B734AB">
              <w:rPr>
                <w:rFonts w:ascii="標楷體" w:eastAsia="標楷體" w:hAnsi="標楷體"/>
                <w:color w:val="000000"/>
              </w:rPr>
              <w:t>MarkDate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)]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(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由小至大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)</w:t>
            </w:r>
          </w:p>
        </w:tc>
      </w:tr>
      <w:tr w:rsidR="00870D3F" w:rsidRPr="008F20B5" w14:paraId="6016FD3C" w14:textId="77777777" w:rsidTr="0014495F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B52E771" w14:textId="77777777" w:rsidR="00870D3F" w:rsidRPr="004A1C2C" w:rsidRDefault="00870D3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685A4FA" w14:textId="77777777" w:rsidR="00870D3F" w:rsidRPr="004A1C2C" w:rsidRDefault="00870D3F" w:rsidP="0014495F">
            <w:pPr>
              <w:rPr>
                <w:rFonts w:ascii="標楷體" w:eastAsia="標楷體" w:hAnsi="標楷體"/>
              </w:rPr>
            </w:pPr>
          </w:p>
        </w:tc>
      </w:tr>
      <w:tr w:rsidR="00870D3F" w:rsidRPr="008F20B5" w14:paraId="36557D7C" w14:textId="77777777" w:rsidTr="0014495F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CFDCEA5" w14:textId="77777777" w:rsidR="00870D3F" w:rsidRPr="004A1C2C" w:rsidRDefault="00870D3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FED86B3" w14:textId="77777777" w:rsidR="00870D3F" w:rsidRPr="004A1C2C" w:rsidRDefault="00870D3F" w:rsidP="0014495F">
            <w:pPr>
              <w:rPr>
                <w:rFonts w:ascii="標楷體" w:eastAsia="標楷體" w:hAnsi="標楷體"/>
              </w:rPr>
            </w:pPr>
          </w:p>
        </w:tc>
      </w:tr>
      <w:tr w:rsidR="00870D3F" w:rsidRPr="008F20B5" w14:paraId="55882F9D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8BBCC93" w14:textId="77777777" w:rsidR="00870D3F" w:rsidRPr="004A1C2C" w:rsidRDefault="00870D3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7A3E4AB" w14:textId="72EA7568" w:rsidR="00870D3F" w:rsidRPr="004A1C2C" w:rsidRDefault="00870D3F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提供資料查詢輸出</w:t>
            </w:r>
          </w:p>
        </w:tc>
      </w:tr>
      <w:tr w:rsidR="00870D3F" w:rsidRPr="008F20B5" w14:paraId="10C60F4A" w14:textId="77777777" w:rsidTr="0014495F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4977C6A" w14:textId="77777777" w:rsidR="00870D3F" w:rsidRPr="004A1C2C" w:rsidRDefault="00870D3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8CDB4E" w14:textId="77777777" w:rsidR="00870D3F" w:rsidRPr="004A1C2C" w:rsidRDefault="00870D3F" w:rsidP="0014495F">
            <w:pPr>
              <w:rPr>
                <w:rFonts w:ascii="標楷體" w:eastAsia="標楷體" w:hAnsi="標楷體"/>
              </w:rPr>
            </w:pPr>
          </w:p>
        </w:tc>
      </w:tr>
      <w:tr w:rsidR="00870D3F" w:rsidRPr="008F20B5" w14:paraId="167486B7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9453618" w14:textId="6DE0C57E" w:rsidR="00870D3F" w:rsidRPr="004A1C2C" w:rsidRDefault="00FB46EE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F38F0A4" w14:textId="63F5D3E6" w:rsidR="00870D3F" w:rsidRPr="004A1C2C" w:rsidRDefault="00AC426A" w:rsidP="0014495F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FB46EE"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/>
              </w:rPr>
              <w:t>)</w:t>
            </w:r>
          </w:p>
        </w:tc>
      </w:tr>
    </w:tbl>
    <w:p w14:paraId="0F60EABB" w14:textId="77777777" w:rsidR="00870D3F" w:rsidRPr="0068704E" w:rsidRDefault="00870D3F" w:rsidP="00870D3F">
      <w:pPr>
        <w:ind w:left="1440"/>
      </w:pPr>
    </w:p>
    <w:p w14:paraId="1419D005" w14:textId="77777777" w:rsidR="00870D3F" w:rsidRPr="00AB764C" w:rsidRDefault="00870D3F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870D3F" w:rsidRPr="0022279A" w14:paraId="7C24E8F7" w14:textId="77777777" w:rsidTr="0014495F">
        <w:tc>
          <w:tcPr>
            <w:tcW w:w="851" w:type="dxa"/>
            <w:shd w:val="clear" w:color="auto" w:fill="D9D9D9" w:themeFill="background1" w:themeFillShade="D9"/>
          </w:tcPr>
          <w:p w14:paraId="3D4DF941" w14:textId="77777777" w:rsidR="00870D3F" w:rsidRPr="0022279A" w:rsidRDefault="00870D3F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35FF73F" w14:textId="77777777" w:rsidR="00870D3F" w:rsidRPr="0022279A" w:rsidRDefault="00870D3F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439D1469" w14:textId="77777777" w:rsidR="00870D3F" w:rsidRPr="0022279A" w:rsidRDefault="00870D3F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870D3F" w:rsidRPr="0022279A" w14:paraId="35D3BF03" w14:textId="77777777" w:rsidTr="0014495F">
        <w:tc>
          <w:tcPr>
            <w:tcW w:w="851" w:type="dxa"/>
          </w:tcPr>
          <w:p w14:paraId="2F0A505B" w14:textId="77777777" w:rsidR="00870D3F" w:rsidRPr="0022279A" w:rsidRDefault="00870D3F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39B97A04" w14:textId="73A98F77" w:rsidR="00870D3F" w:rsidRPr="0022279A" w:rsidRDefault="00F92C37" w:rsidP="0014495F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/>
              </w:rPr>
              <w:t>Ias39Loss</w:t>
            </w:r>
          </w:p>
        </w:tc>
        <w:tc>
          <w:tcPr>
            <w:tcW w:w="4110" w:type="dxa"/>
          </w:tcPr>
          <w:p w14:paraId="1B8AC5D2" w14:textId="07B8699B" w:rsidR="00870D3F" w:rsidRPr="0022279A" w:rsidRDefault="00F92C37" w:rsidP="0014495F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 w:hint="eastAsia"/>
              </w:rPr>
              <w:t>特殊客觀減損狀況檔</w:t>
            </w:r>
          </w:p>
        </w:tc>
      </w:tr>
      <w:tr w:rsidR="00016849" w:rsidRPr="0022279A" w14:paraId="5AF008DB" w14:textId="77777777" w:rsidTr="0014495F">
        <w:tc>
          <w:tcPr>
            <w:tcW w:w="851" w:type="dxa"/>
          </w:tcPr>
          <w:p w14:paraId="206BB3EE" w14:textId="682DFC28" w:rsidR="00016849" w:rsidRPr="0022279A" w:rsidRDefault="00016849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5EE280A9" w14:textId="796BF758" w:rsidR="00016849" w:rsidRPr="00F92C37" w:rsidRDefault="00016849" w:rsidP="0014495F">
            <w:pPr>
              <w:rPr>
                <w:rFonts w:ascii="標楷體" w:eastAsia="標楷體" w:hAnsi="標楷體"/>
              </w:rPr>
            </w:pPr>
            <w:r w:rsidRPr="00FB46EE"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4110" w:type="dxa"/>
          </w:tcPr>
          <w:p w14:paraId="326EAD03" w14:textId="27DC9800" w:rsidR="00016849" w:rsidRPr="00F92C37" w:rsidRDefault="00016849" w:rsidP="0014495F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</w:tbl>
    <w:p w14:paraId="3C616288" w14:textId="77777777" w:rsidR="00F763D9" w:rsidRDefault="00F763D9" w:rsidP="00F763D9">
      <w:pPr>
        <w:ind w:left="1440"/>
      </w:pPr>
    </w:p>
    <w:p w14:paraId="7F0DDEC2" w14:textId="77777777" w:rsidR="00F763D9" w:rsidRPr="004A1C2C" w:rsidRDefault="00F763D9" w:rsidP="0081699E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5227B322" w14:textId="23B3301A" w:rsidR="00F763D9" w:rsidRDefault="00E8120C" w:rsidP="00F763D9">
      <w:pPr>
        <w:rPr>
          <w:noProof/>
        </w:rPr>
      </w:pPr>
      <w:r>
        <w:rPr>
          <w:noProof/>
        </w:rPr>
        <w:drawing>
          <wp:inline distT="0" distB="0" distL="0" distR="0" wp14:anchorId="2C490F37" wp14:editId="6B9FB444">
            <wp:extent cx="6479540" cy="99885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0687" w14:textId="77777777" w:rsidR="00F763D9" w:rsidRDefault="00F763D9" w:rsidP="00F763D9">
      <w:pPr>
        <w:ind w:left="1440"/>
      </w:pPr>
    </w:p>
    <w:p w14:paraId="5F738678" w14:textId="77777777" w:rsidR="00F763D9" w:rsidRPr="009C6A42" w:rsidRDefault="00F763D9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6DFA890D" w14:textId="77777777" w:rsidR="00F763D9" w:rsidRDefault="00F763D9" w:rsidP="00F763D9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F763D9" w:rsidRPr="00F5236F" w14:paraId="2180C7E3" w14:textId="77777777" w:rsidTr="0014495F">
        <w:tc>
          <w:tcPr>
            <w:tcW w:w="848" w:type="dxa"/>
            <w:shd w:val="clear" w:color="auto" w:fill="D9D9D9" w:themeFill="background1" w:themeFillShade="D9"/>
          </w:tcPr>
          <w:p w14:paraId="3F68A14C" w14:textId="77777777" w:rsidR="00F763D9" w:rsidRPr="00F5236F" w:rsidRDefault="00F763D9" w:rsidP="0014495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2C00B7E7" w14:textId="77777777" w:rsidR="00F763D9" w:rsidRPr="00F5236F" w:rsidRDefault="00F763D9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329BE3D9" w14:textId="77777777" w:rsidR="00F763D9" w:rsidRPr="00F5236F" w:rsidRDefault="00F763D9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06BB2" w:rsidRPr="00F5236F" w14:paraId="3860283A" w14:textId="77777777" w:rsidTr="0014495F">
        <w:tc>
          <w:tcPr>
            <w:tcW w:w="848" w:type="dxa"/>
          </w:tcPr>
          <w:p w14:paraId="648110F3" w14:textId="77777777" w:rsidR="00006BB2" w:rsidRPr="00F5236F" w:rsidRDefault="00006BB2" w:rsidP="00006BB2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4674310A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4DAD6271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0FA66391" w14:textId="77777777" w:rsidR="00006BB2" w:rsidRPr="00651325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D467555" w14:textId="4823436C" w:rsidR="00006BB2" w:rsidRPr="00293C02" w:rsidRDefault="00006BB2" w:rsidP="00006BB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戶號(CustNo)]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3103EE9" w14:textId="77777777" w:rsidR="00006BB2" w:rsidRPr="00293C0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28A22A6" w14:textId="714A1C06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006BB2" w:rsidRPr="00F5236F" w14:paraId="51AD6AFF" w14:textId="77777777" w:rsidTr="0014495F">
        <w:tc>
          <w:tcPr>
            <w:tcW w:w="848" w:type="dxa"/>
          </w:tcPr>
          <w:p w14:paraId="5BF3FE87" w14:textId="77777777" w:rsidR="00006BB2" w:rsidRDefault="00006BB2" w:rsidP="00006BB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3A78697E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3873E88E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06BB2" w:rsidRPr="00F5236F" w14:paraId="3BA3E670" w14:textId="77777777" w:rsidTr="0014495F">
        <w:tc>
          <w:tcPr>
            <w:tcW w:w="848" w:type="dxa"/>
          </w:tcPr>
          <w:p w14:paraId="04EEA98F" w14:textId="77777777" w:rsidR="00006BB2" w:rsidRDefault="00006BB2" w:rsidP="00006BB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52EB7C29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2F0706FD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006BB2" w:rsidRPr="00F5236F" w14:paraId="7691E3BA" w14:textId="77777777" w:rsidTr="0014495F">
        <w:tc>
          <w:tcPr>
            <w:tcW w:w="848" w:type="dxa"/>
          </w:tcPr>
          <w:p w14:paraId="19CC17F4" w14:textId="77777777" w:rsidR="00006BB2" w:rsidRDefault="00006BB2" w:rsidP="00006BB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45BFA722" w14:textId="07B2DEC0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46" w:type="dxa"/>
          </w:tcPr>
          <w:p w14:paraId="647BA5BB" w14:textId="1737EDE4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/>
              </w:rPr>
              <w:t>04</w:t>
            </w:r>
            <w:r w:rsidRPr="00F763D9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 w:rsidRPr="00C73533">
              <w:rPr>
                <w:rFonts w:ascii="標楷體" w:eastAsia="標楷體" w:hAnsi="標楷體" w:hint="eastAsia"/>
              </w:rPr>
              <w:t>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55DA4CE2" w14:textId="77777777" w:rsidR="00F763D9" w:rsidRDefault="00F763D9" w:rsidP="00F763D9">
      <w:pPr>
        <w:ind w:left="1440"/>
      </w:pPr>
    </w:p>
    <w:p w14:paraId="32C44CC0" w14:textId="77777777" w:rsidR="00F763D9" w:rsidRPr="007C1268" w:rsidRDefault="00F763D9" w:rsidP="0081699E">
      <w:pPr>
        <w:pStyle w:val="a"/>
      </w:pPr>
      <w:r w:rsidRPr="007C1268">
        <w:t>輸入畫面資料說明</w:t>
      </w:r>
    </w:p>
    <w:p w14:paraId="0E4C16B2" w14:textId="77777777" w:rsidR="003F1F10" w:rsidRDefault="003F1F10" w:rsidP="003F1F10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3F1F10" w:rsidRPr="00456B60" w14:paraId="7FFACA7B" w14:textId="77777777" w:rsidTr="0014495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80F5AC5" w14:textId="77777777" w:rsidR="003F1F10" w:rsidRPr="00456B60" w:rsidRDefault="003F1F1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01A0292" w14:textId="77777777" w:rsidR="003F1F10" w:rsidRPr="00456B60" w:rsidRDefault="003F1F1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20E16E10" w14:textId="77777777" w:rsidR="003F1F10" w:rsidRPr="00456B60" w:rsidRDefault="003F1F10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0348192F" w14:textId="77777777" w:rsidR="003F1F10" w:rsidRPr="00456B60" w:rsidRDefault="003F1F1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3F1F10" w:rsidRPr="00456B60" w14:paraId="60B79847" w14:textId="77777777" w:rsidTr="0014495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336C98B" w14:textId="77777777" w:rsidR="003F1F10" w:rsidRPr="00456B60" w:rsidRDefault="003F1F1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7DEC9CF" w14:textId="77777777" w:rsidR="003F1F10" w:rsidRPr="00456B60" w:rsidRDefault="003F1F1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38F1151E" w14:textId="77777777" w:rsidR="003F1F10" w:rsidRPr="00456B60" w:rsidRDefault="003F1F10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3C3F0C0" w14:textId="77777777" w:rsidR="003F1F10" w:rsidRPr="00456B60" w:rsidRDefault="003F1F1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5EF7A8D9" w14:textId="77777777" w:rsidR="003F1F10" w:rsidRPr="00456B60" w:rsidRDefault="003F1F1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5E158863" w14:textId="77777777" w:rsidR="003F1F10" w:rsidRPr="00456B60" w:rsidRDefault="003F1F1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7B1E2BF5" w14:textId="77777777" w:rsidR="003F1F10" w:rsidRPr="00456B60" w:rsidRDefault="003F1F1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4F8948B8" w14:textId="77777777" w:rsidR="003F1F10" w:rsidRPr="00456B60" w:rsidRDefault="003F1F10" w:rsidP="0014495F">
            <w:pPr>
              <w:rPr>
                <w:rFonts w:ascii="標楷體" w:eastAsia="標楷體" w:hAnsi="標楷體"/>
              </w:rPr>
            </w:pPr>
          </w:p>
        </w:tc>
      </w:tr>
      <w:tr w:rsidR="003F1F10" w:rsidRPr="00456B60" w14:paraId="3D1DD0FC" w14:textId="77777777" w:rsidTr="0014495F">
        <w:trPr>
          <w:trHeight w:val="244"/>
          <w:jc w:val="center"/>
        </w:trPr>
        <w:tc>
          <w:tcPr>
            <w:tcW w:w="530" w:type="dxa"/>
          </w:tcPr>
          <w:p w14:paraId="62660837" w14:textId="28612A49" w:rsidR="003F1F10" w:rsidRPr="00456B60" w:rsidRDefault="003F1F10" w:rsidP="003F1F1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308" w:type="dxa"/>
          </w:tcPr>
          <w:p w14:paraId="7F561638" w14:textId="08598FD4" w:rsidR="003F1F10" w:rsidRPr="00456B60" w:rsidRDefault="003F1F10" w:rsidP="003F1F1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83" w:type="dxa"/>
          </w:tcPr>
          <w:p w14:paraId="249F664B" w14:textId="743167F5" w:rsidR="003F1F10" w:rsidRPr="00456B60" w:rsidRDefault="003F1F10" w:rsidP="003F1F1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12242025" w14:textId="77777777" w:rsidR="003F1F10" w:rsidRPr="00456B60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EF1D734" w14:textId="77777777" w:rsidR="003F1F10" w:rsidRPr="00456B60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ED99C5C" w14:textId="5CFE1E9F" w:rsidR="003F1F10" w:rsidRPr="00456B60" w:rsidRDefault="003F1F10" w:rsidP="003F1F10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D5077A6" w14:textId="77777777" w:rsidR="003F1F10" w:rsidRPr="00456B60" w:rsidRDefault="003F1F10" w:rsidP="003F1F10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30AE975" w14:textId="3767277E" w:rsidR="003F1F10" w:rsidRPr="001B4EDF" w:rsidRDefault="003F1F10" w:rsidP="003F1F1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3221E0">
              <w:rPr>
                <w:rFonts w:ascii="標楷體" w:eastAsia="標楷體" w:hAnsi="標楷體" w:hint="eastAsia"/>
                <w:color w:val="000000"/>
              </w:rPr>
              <w:t>限輸入數字</w:t>
            </w:r>
            <w:r w:rsidR="00181DFC">
              <w:rPr>
                <w:rFonts w:ascii="標楷體" w:eastAsia="標楷體" w:hAnsi="標楷體" w:hint="eastAsia"/>
                <w:color w:val="000000"/>
              </w:rPr>
              <w:t>或空白不輸入</w:t>
            </w:r>
          </w:p>
          <w:p w14:paraId="2DA481C3" w14:textId="13CF3B3E" w:rsidR="003F1F10" w:rsidRDefault="003F1F10" w:rsidP="003F1F1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181DFC">
              <w:rPr>
                <w:rFonts w:ascii="標楷體" w:eastAsia="標楷體" w:hAnsi="標楷體" w:hint="eastAsia"/>
                <w:color w:val="000000"/>
              </w:rPr>
              <w:t>若未輸入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表示查詢</w:t>
            </w:r>
            <w:r>
              <w:rPr>
                <w:rFonts w:ascii="標楷體" w:eastAsia="標楷體" w:hAnsi="標楷體" w:hint="eastAsia"/>
              </w:rPr>
              <w:t>所有</w:t>
            </w:r>
            <w:r w:rsidR="00861055"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7F74E9E6" w14:textId="7A2BC564" w:rsidR="00387CA7" w:rsidRDefault="00387CA7" w:rsidP="003F1F1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52FE461E" w14:textId="5F5EBFC5" w:rsidR="00387CA7" w:rsidRDefault="00387CA7" w:rsidP="00387C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</w:t>
            </w:r>
            <w:r w:rsidR="00FE2BEE">
              <w:rPr>
                <w:rFonts w:ascii="標楷體" w:eastAsia="標楷體" w:hAnsi="標楷體" w:hint="eastAsia"/>
                <w:color w:val="000000"/>
              </w:rPr>
              <w:t>輸入</w:t>
            </w:r>
            <w:r>
              <w:rPr>
                <w:rFonts w:ascii="標楷體" w:eastAsia="標楷體" w:hAnsi="標楷體" w:hint="eastAsia"/>
                <w:color w:val="000000"/>
              </w:rPr>
              <w:t>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54AAF24A" w14:textId="1A24C1F1" w:rsidR="00C72FF4" w:rsidRPr="00456B60" w:rsidRDefault="00387CA7" w:rsidP="00BE5220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3F1F10" w:rsidRPr="00181DFC" w14:paraId="530D8CBB" w14:textId="77777777" w:rsidTr="0014495F">
        <w:trPr>
          <w:trHeight w:val="244"/>
          <w:jc w:val="center"/>
        </w:trPr>
        <w:tc>
          <w:tcPr>
            <w:tcW w:w="530" w:type="dxa"/>
          </w:tcPr>
          <w:p w14:paraId="3BE724B2" w14:textId="33E9CF06" w:rsidR="003F1F10" w:rsidRPr="00181DFC" w:rsidRDefault="003F1F10" w:rsidP="003F1F10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2D778FA4" w14:textId="74FB0FEA" w:rsidR="003F1F10" w:rsidRPr="00181DFC" w:rsidRDefault="003F1F10" w:rsidP="003F1F10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額度</w:t>
            </w:r>
          </w:p>
        </w:tc>
        <w:tc>
          <w:tcPr>
            <w:tcW w:w="783" w:type="dxa"/>
          </w:tcPr>
          <w:p w14:paraId="5ECE4B49" w14:textId="12637AED" w:rsidR="003F1F10" w:rsidRPr="00181DFC" w:rsidRDefault="003F1F10" w:rsidP="003F1F10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2B2B1F04" w14:textId="35123487" w:rsidR="003F1F10" w:rsidRPr="00181DFC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5A95C83" w14:textId="1F9F15C0" w:rsidR="003F1F10" w:rsidRPr="00181DFC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D4ED500" w14:textId="1BE99CE5" w:rsidR="003F1F10" w:rsidRPr="00181DFC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44E1873" w14:textId="77777777" w:rsidR="003F1F10" w:rsidRPr="00181DFC" w:rsidRDefault="003F1F10" w:rsidP="003F1F10">
            <w:pPr>
              <w:jc w:val="center"/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1182448" w14:textId="693F08D9" w:rsidR="00181DFC" w:rsidRPr="00181DFC" w:rsidRDefault="00181DFC" w:rsidP="00181DFC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1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="003221E0">
              <w:rPr>
                <w:rFonts w:ascii="標楷體" w:eastAsia="標楷體" w:hAnsi="標楷體" w:hint="eastAsia"/>
                <w:color w:val="000000"/>
              </w:rPr>
              <w:t>限輸入數字</w:t>
            </w:r>
            <w:r w:rsidRPr="00181DFC">
              <w:rPr>
                <w:rFonts w:ascii="標楷體" w:eastAsia="標楷體" w:hAnsi="標楷體" w:hint="eastAsia"/>
                <w:color w:val="000000"/>
              </w:rPr>
              <w:t>或空白不輸入</w:t>
            </w:r>
          </w:p>
          <w:p w14:paraId="5EACC9E2" w14:textId="58DF4D32" w:rsidR="003F1F10" w:rsidRPr="00181DFC" w:rsidRDefault="003F1F10" w:rsidP="003F1F1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2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="00181DFC"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若</w:t>
            </w:r>
            <w:r w:rsidR="00861055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81DFC" w:rsidRPr="00181DFC">
              <w:rPr>
                <w:rFonts w:ascii="標楷體" w:eastAsia="標楷體" w:hAnsi="標楷體" w:hint="eastAsia"/>
              </w:rPr>
              <w:t>戶號</w:t>
            </w:r>
            <w:r w:rsidR="00861055">
              <w:rPr>
                <w:rFonts w:ascii="標楷體" w:eastAsia="標楷體" w:hAnsi="標楷體" w:hint="eastAsia"/>
              </w:rPr>
              <w:t>]</w:t>
            </w:r>
            <w:r w:rsidR="00181DFC" w:rsidRPr="00181DFC">
              <w:rPr>
                <w:rFonts w:ascii="標楷體" w:eastAsia="標楷體" w:hAnsi="標楷體" w:hint="eastAsia"/>
              </w:rPr>
              <w:t>未輸入,則本欄自動顯示空白,不可修改</w:t>
            </w:r>
          </w:p>
          <w:p w14:paraId="47B3149F" w14:textId="4D8934AE" w:rsidR="00181DFC" w:rsidRDefault="00181DFC" w:rsidP="003F1F1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 w:rsidRPr="00181DFC">
              <w:rPr>
                <w:rFonts w:ascii="標楷體" w:eastAsia="標楷體" w:hAnsi="標楷體" w:hint="eastAsia"/>
                <w:color w:val="000000"/>
              </w:rPr>
              <w:t>若未輸入表示查詢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該戶號</w:t>
            </w:r>
            <w:r w:rsidR="00861055"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4512583C" w14:textId="513DC647" w:rsidR="00387CA7" w:rsidRDefault="00387CA7" w:rsidP="00387C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4</w:t>
            </w: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6BCFD21B" w14:textId="457EC02C" w:rsidR="00387CA7" w:rsidRDefault="00387CA7" w:rsidP="00387C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</w:t>
            </w:r>
            <w:r w:rsidR="00CC1DDF">
              <w:rPr>
                <w:rFonts w:ascii="標楷體" w:eastAsia="標楷體" w:hAnsi="標楷體" w:hint="eastAsia"/>
                <w:color w:val="000000"/>
              </w:rPr>
              <w:t>輸入</w:t>
            </w:r>
            <w:r>
              <w:rPr>
                <w:rFonts w:ascii="標楷體" w:eastAsia="標楷體" w:hAnsi="標楷體" w:hint="eastAsia"/>
                <w:color w:val="000000"/>
              </w:rPr>
              <w:t>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79DA9EDD" w14:textId="2A62180C" w:rsidR="00C72FF4" w:rsidRPr="00181DFC" w:rsidRDefault="00387CA7" w:rsidP="00BE5220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</w:tbl>
    <w:p w14:paraId="53E1DA12" w14:textId="77777777" w:rsidR="003F1F10" w:rsidRPr="00181DFC" w:rsidRDefault="003F1F10" w:rsidP="003F1F10">
      <w:pPr>
        <w:ind w:left="1440"/>
      </w:pPr>
    </w:p>
    <w:p w14:paraId="1D0B7A40" w14:textId="393240EB" w:rsidR="00F763D9" w:rsidRDefault="00EC6484" w:rsidP="0081699E">
      <w:pPr>
        <w:pStyle w:val="a"/>
      </w:pPr>
      <w:r>
        <w:rPr>
          <w:rFonts w:hint="eastAsia"/>
        </w:rPr>
        <w:t>輸出畫面</w:t>
      </w:r>
    </w:p>
    <w:p w14:paraId="5C5DA591" w14:textId="77777777" w:rsidR="00F763D9" w:rsidRPr="00EB0B36" w:rsidRDefault="00F763D9" w:rsidP="00F763D9">
      <w:pPr>
        <w:ind w:left="1440"/>
      </w:pPr>
    </w:p>
    <w:p w14:paraId="0FA58DFC" w14:textId="52C090F9" w:rsidR="00F763D9" w:rsidRPr="007C1268" w:rsidRDefault="00077219" w:rsidP="00F763D9">
      <w:r>
        <w:rPr>
          <w:noProof/>
        </w:rPr>
        <w:lastRenderedPageBreak/>
        <w:drawing>
          <wp:inline distT="0" distB="0" distL="0" distR="0" wp14:anchorId="4086780C" wp14:editId="27D13178">
            <wp:extent cx="6479540" cy="20421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BC02" w14:textId="77777777" w:rsidR="00F763D9" w:rsidRDefault="00F763D9" w:rsidP="00F763D9">
      <w:pPr>
        <w:ind w:left="1440"/>
      </w:pPr>
    </w:p>
    <w:p w14:paraId="30ED9329" w14:textId="77777777" w:rsidR="00F763D9" w:rsidRDefault="00F763D9" w:rsidP="0081699E">
      <w:pPr>
        <w:pStyle w:val="a"/>
        <w:numPr>
          <w:ilvl w:val="0"/>
          <w:numId w:val="65"/>
        </w:numPr>
      </w:pPr>
      <w:r>
        <w:rPr>
          <w:rFonts w:hint="eastAsia"/>
        </w:rPr>
        <w:t>輸出畫面資料說明</w:t>
      </w:r>
    </w:p>
    <w:p w14:paraId="25335E18" w14:textId="77777777" w:rsidR="00F763D9" w:rsidRPr="00AE7A9E" w:rsidRDefault="00F763D9" w:rsidP="00F763D9">
      <w:pPr>
        <w:ind w:left="1440"/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1554"/>
        <w:gridCol w:w="3119"/>
        <w:gridCol w:w="3402"/>
      </w:tblGrid>
      <w:tr w:rsidR="00F763D9" w14:paraId="30E827DA" w14:textId="77777777" w:rsidTr="008035FE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AD7C29" w14:textId="77777777" w:rsidR="00F763D9" w:rsidRDefault="00F763D9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8108A3" w14:textId="77777777" w:rsidR="00F763D9" w:rsidRDefault="00F763D9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352398" w14:textId="77777777" w:rsidR="00F763D9" w:rsidRDefault="00F763D9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A3318C" w14:textId="77777777" w:rsidR="00F763D9" w:rsidRDefault="00F763D9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B08B99" w14:textId="77777777" w:rsidR="00F763D9" w:rsidRDefault="00F763D9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F763D9" w14:paraId="28C369C7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DA3AC" w14:textId="77777777" w:rsidR="00F763D9" w:rsidRDefault="00F763D9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CD048" w14:textId="77777777" w:rsidR="00F763D9" w:rsidRDefault="00F763D9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F28FC" w14:textId="77777777" w:rsidR="00F763D9" w:rsidRDefault="00F763D9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40253" w14:textId="77777777" w:rsidR="00F763D9" w:rsidRDefault="00F763D9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9D52A" w14:textId="0D7DCF33" w:rsidR="00F763D9" w:rsidRPr="00A96919" w:rsidRDefault="00040F91" w:rsidP="00040F9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F763D9" w:rsidRPr="00A96919">
              <w:rPr>
                <w:rFonts w:ascii="標楷體" w:eastAsia="標楷體" w:hAnsi="標楷體" w:hint="eastAsia"/>
              </w:rPr>
              <w:t>連結至【</w:t>
            </w:r>
            <w:r w:rsidR="006F207B" w:rsidRPr="00C73533">
              <w:rPr>
                <w:rFonts w:ascii="標楷體" w:eastAsia="標楷體" w:hAnsi="標楷體"/>
              </w:rPr>
              <w:t>L</w:t>
            </w:r>
            <w:r w:rsidR="006F207B" w:rsidRPr="00C73533">
              <w:rPr>
                <w:rFonts w:ascii="標楷體" w:eastAsia="標楷體" w:hAnsi="標楷體" w:hint="eastAsia"/>
              </w:rPr>
              <w:t>72</w:t>
            </w:r>
            <w:r w:rsidR="006F207B">
              <w:rPr>
                <w:rFonts w:ascii="標楷體" w:eastAsia="標楷體" w:hAnsi="標楷體"/>
              </w:rPr>
              <w:t>04</w:t>
            </w:r>
            <w:r w:rsidR="006F207B" w:rsidRPr="00F763D9">
              <w:rPr>
                <w:rFonts w:ascii="標楷體" w:eastAsia="標楷體" w:hAnsi="標楷體" w:hint="eastAsia"/>
              </w:rPr>
              <w:t>特殊客觀減損狀況</w:t>
            </w:r>
            <w:r w:rsidR="006F207B" w:rsidRPr="00C73533">
              <w:rPr>
                <w:rFonts w:ascii="標楷體" w:eastAsia="標楷體" w:hAnsi="標楷體" w:hint="eastAsia"/>
              </w:rPr>
              <w:t>登錄</w:t>
            </w:r>
            <w:r w:rsidR="00F763D9" w:rsidRPr="00A96919">
              <w:rPr>
                <w:rFonts w:ascii="標楷體" w:eastAsia="標楷體" w:hAnsi="標楷體" w:hint="eastAsia"/>
              </w:rPr>
              <w:t>】，供修改</w:t>
            </w:r>
            <w:r w:rsidR="00861055" w:rsidRPr="00861055">
              <w:rPr>
                <w:rFonts w:ascii="標楷體" w:eastAsia="標楷體" w:hAnsi="標楷體" w:hint="eastAsia"/>
              </w:rPr>
              <w:t>[特殊客觀減損狀況檔(Ias39Loss)]</w:t>
            </w:r>
            <w:r w:rsidR="00F763D9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F763D9" w14:paraId="61850694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DAFA3" w14:textId="77777777" w:rsidR="00F763D9" w:rsidRDefault="00F763D9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7F0D4" w14:textId="77777777" w:rsidR="00F763D9" w:rsidRDefault="00F763D9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EF585" w14:textId="77777777" w:rsidR="00F763D9" w:rsidRDefault="00F763D9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刪除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DB67F" w14:textId="77777777" w:rsidR="00F763D9" w:rsidRDefault="00F763D9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F1568" w14:textId="461C8C61" w:rsidR="00F763D9" w:rsidRPr="00A96919" w:rsidRDefault="0026518B" w:rsidP="00040F9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val="x-none"/>
              </w:rPr>
              <w:t>1</w:t>
            </w:r>
            <w:r w:rsidR="00040F91">
              <w:rPr>
                <w:rFonts w:ascii="標楷體" w:eastAsia="標楷體" w:hAnsi="標楷體"/>
              </w:rPr>
              <w:t>.</w:t>
            </w:r>
            <w:r w:rsidR="00F763D9" w:rsidRPr="00A96919">
              <w:rPr>
                <w:rFonts w:ascii="標楷體" w:eastAsia="標楷體" w:hAnsi="標楷體" w:hint="eastAsia"/>
              </w:rPr>
              <w:t>連結至【</w:t>
            </w:r>
            <w:r w:rsidR="006F207B" w:rsidRPr="00C73533">
              <w:rPr>
                <w:rFonts w:ascii="標楷體" w:eastAsia="標楷體" w:hAnsi="標楷體"/>
              </w:rPr>
              <w:t>L</w:t>
            </w:r>
            <w:r w:rsidR="006F207B" w:rsidRPr="00C73533">
              <w:rPr>
                <w:rFonts w:ascii="標楷體" w:eastAsia="標楷體" w:hAnsi="標楷體" w:hint="eastAsia"/>
              </w:rPr>
              <w:t>72</w:t>
            </w:r>
            <w:r w:rsidR="006F207B">
              <w:rPr>
                <w:rFonts w:ascii="標楷體" w:eastAsia="標楷體" w:hAnsi="標楷體"/>
              </w:rPr>
              <w:t>04</w:t>
            </w:r>
            <w:r w:rsidR="006F207B" w:rsidRPr="00F763D9">
              <w:rPr>
                <w:rFonts w:ascii="標楷體" w:eastAsia="標楷體" w:hAnsi="標楷體" w:hint="eastAsia"/>
              </w:rPr>
              <w:t>特殊客觀減損狀況</w:t>
            </w:r>
            <w:r w:rsidR="006F207B" w:rsidRPr="00C73533">
              <w:rPr>
                <w:rFonts w:ascii="標楷體" w:eastAsia="標楷體" w:hAnsi="標楷體" w:hint="eastAsia"/>
              </w:rPr>
              <w:t>登錄</w:t>
            </w:r>
            <w:r w:rsidR="00F763D9" w:rsidRPr="00A96919">
              <w:rPr>
                <w:rFonts w:ascii="標楷體" w:eastAsia="標楷體" w:hAnsi="標楷體" w:hint="eastAsia"/>
              </w:rPr>
              <w:t>】，供</w:t>
            </w:r>
            <w:r w:rsidR="00F763D9">
              <w:rPr>
                <w:rFonts w:ascii="標楷體" w:eastAsia="標楷體" w:hAnsi="標楷體" w:hint="eastAsia"/>
              </w:rPr>
              <w:t>刪除</w:t>
            </w:r>
            <w:r w:rsidR="00861055" w:rsidRPr="00861055">
              <w:rPr>
                <w:rFonts w:ascii="標楷體" w:eastAsia="標楷體" w:hAnsi="標楷體" w:hint="eastAsia"/>
              </w:rPr>
              <w:t>[特殊客觀減損狀況檔(Ias39Loss)]</w:t>
            </w:r>
            <w:r w:rsidR="00F763D9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210CAC" w14:paraId="159E16DC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A46C3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98F5D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DCB8A" w14:textId="76CE4783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1E37" w14:textId="08F8558C" w:rsidR="00210CAC" w:rsidRDefault="008035FE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="00210CAC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D67C" w14:textId="1266FF13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210CAC" w14:paraId="0EE42902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FB828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8C63F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A587F" w14:textId="013503A0" w:rsidR="00210CAC" w:rsidRDefault="00210CAC" w:rsidP="00210CAC">
            <w:pPr>
              <w:tabs>
                <w:tab w:val="left" w:pos="1044"/>
              </w:tabs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1CA8D" w14:textId="147EAEDA" w:rsidR="00210CAC" w:rsidRDefault="008035FE" w:rsidP="008035F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="00210CAC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FacmNo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47D35" w14:textId="14544602" w:rsidR="00210CAC" w:rsidRPr="00040F91" w:rsidRDefault="00210CAC" w:rsidP="00040F91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210CAC" w14:paraId="12E887BC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E187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9F3E7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EA210" w14:textId="397EE0DE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BFBAF" w14:textId="3E8926EA" w:rsidR="00210CAC" w:rsidRDefault="008035FE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CustMain.CustName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32112" w14:textId="77E73F1C" w:rsidR="00040F91" w:rsidRPr="00040F91" w:rsidRDefault="00040F91" w:rsidP="00040F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="007F68C0">
              <w:rPr>
                <w:rFonts w:ascii="標楷體" w:eastAsia="標楷體" w:hAnsi="標楷體" w:hint="eastAsia"/>
              </w:rPr>
              <w:t>[</w:t>
            </w:r>
            <w:r w:rsidRPr="00040F91">
              <w:rPr>
                <w:rFonts w:ascii="標楷體" w:eastAsia="標楷體" w:hAnsi="標楷體" w:hint="eastAsia"/>
              </w:rPr>
              <w:t>戶號</w:t>
            </w:r>
            <w:r w:rsidRPr="004037BD">
              <w:rPr>
                <w:rFonts w:ascii="標楷體" w:eastAsia="標楷體" w:hAnsi="標楷體" w:hint="eastAsia"/>
              </w:rPr>
              <w:t>(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 w:rsidR="007F68C0">
              <w:rPr>
                <w:rFonts w:ascii="標楷體" w:eastAsia="標楷體" w:hAnsi="標楷體"/>
              </w:rPr>
              <w:t>]</w:t>
            </w:r>
            <w:r w:rsidR="00EF5D5D">
              <w:rPr>
                <w:rFonts w:ascii="標楷體" w:eastAsia="標楷體" w:hAnsi="標楷體" w:hint="eastAsia"/>
              </w:rPr>
              <w:t>查詢</w:t>
            </w:r>
            <w:r w:rsidR="007F68C0">
              <w:rPr>
                <w:rFonts w:ascii="標楷體" w:eastAsia="標楷體" w:hAnsi="標楷體" w:hint="eastAsia"/>
              </w:rPr>
              <w:t>[</w:t>
            </w:r>
            <w:r w:rsidRPr="004037BD">
              <w:rPr>
                <w:rFonts w:ascii="標楷體" w:eastAsia="標楷體" w:hAnsi="標楷體" w:hint="eastAsia"/>
              </w:rPr>
              <w:t>顧客主檔(C</w:t>
            </w:r>
            <w:r w:rsidRPr="004037BD">
              <w:rPr>
                <w:rFonts w:ascii="標楷體" w:eastAsia="標楷體" w:hAnsi="標楷體"/>
              </w:rPr>
              <w:t>ustMain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 w:rsidR="007F68C0">
              <w:rPr>
                <w:rFonts w:ascii="標楷體" w:eastAsia="標楷體" w:hAnsi="標楷體"/>
              </w:rPr>
              <w:t>]</w:t>
            </w:r>
            <w:r w:rsidRPr="004037BD">
              <w:rPr>
                <w:rFonts w:ascii="標楷體" w:eastAsia="標楷體" w:hAnsi="標楷體" w:hint="eastAsia"/>
              </w:rPr>
              <w:t>顯示</w:t>
            </w:r>
            <w:r w:rsidR="007F68C0">
              <w:rPr>
                <w:rFonts w:ascii="標楷體" w:eastAsia="標楷體" w:hAnsi="標楷體" w:hint="eastAsia"/>
              </w:rPr>
              <w:t>[</w:t>
            </w:r>
            <w:r w:rsidR="007F68C0" w:rsidRPr="007F68C0">
              <w:rPr>
                <w:rFonts w:ascii="標楷體" w:eastAsia="標楷體" w:hAnsi="標楷體" w:hint="eastAsia"/>
                <w:color w:val="000000"/>
                <w:lang w:val="x-none"/>
              </w:rPr>
              <w:t>戶名/公司名稱</w:t>
            </w:r>
            <w:r w:rsidRPr="004037BD">
              <w:rPr>
                <w:rFonts w:ascii="標楷體" w:eastAsia="標楷體" w:hAnsi="標楷體" w:hint="eastAsia"/>
              </w:rPr>
              <w:t>(C</w:t>
            </w:r>
            <w:r w:rsidRPr="004037BD">
              <w:rPr>
                <w:rFonts w:ascii="標楷體" w:eastAsia="標楷體" w:hAnsi="標楷體"/>
              </w:rPr>
              <w:t>ustMain.</w:t>
            </w:r>
            <w:r w:rsidRPr="00040F91">
              <w:rPr>
                <w:rFonts w:ascii="標楷體" w:eastAsia="標楷體" w:hAnsi="標楷體"/>
              </w:rPr>
              <w:t>CustName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 w:rsidR="007F68C0">
              <w:rPr>
                <w:rFonts w:ascii="標楷體" w:eastAsia="標楷體" w:hAnsi="標楷體"/>
              </w:rPr>
              <w:t>]</w:t>
            </w:r>
          </w:p>
        </w:tc>
      </w:tr>
      <w:tr w:rsidR="00210CAC" w14:paraId="0F100F87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BE2C0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6ED70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FCE1B" w14:textId="10D0F3B8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2DBA5" w14:textId="7B23F1D4" w:rsidR="00210CAC" w:rsidRDefault="008035FE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="00210CAC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109C1" w14:textId="3B3D2601" w:rsidR="00210CAC" w:rsidRDefault="008A7F96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5F3933" w14:paraId="73E55735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2A65C" w14:textId="213B63CC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512C1" w14:textId="2BC292C0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D4F35" w14:textId="156B030A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B548B" w14:textId="36E10C71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74957" w14:textId="33EA04DC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5F3933" w14:paraId="18FA9BDF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61CD" w14:textId="77777777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D4B6" w14:textId="5F37B262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DF86D" w14:textId="0995129A" w:rsidR="005F3933" w:rsidRPr="00E86426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 w:rsidRPr="00210C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說明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2AD1" w14:textId="0299375F" w:rsidR="005F3933" w:rsidRPr="008035FE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Desc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76DC2" w14:textId="33C94490" w:rsidR="005F3933" w:rsidRPr="00E86426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5F3933" w14:paraId="68AC37DA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F8CD5" w14:textId="65B397AF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8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A9587" w14:textId="77777777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74731" w14:textId="00DD64AE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F2E7" w14:textId="6FEAB516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D4211" w14:textId="19426529" w:rsidR="005F3933" w:rsidRDefault="008A7F96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5F3933" w14:paraId="515035CB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79072" w14:textId="68A5246F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D2E9F" w14:textId="77777777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24EFE" w14:textId="0874EACF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602E" w14:textId="6DF9C1BA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B2EF" w14:textId="159B8A81" w:rsidR="005F3933" w:rsidRDefault="008A7F96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</w:tbl>
    <w:p w14:paraId="3DE28C53" w14:textId="77777777" w:rsidR="00F763D9" w:rsidRDefault="00F763D9" w:rsidP="00870D3F">
      <w:pPr>
        <w:ind w:left="1440"/>
      </w:pPr>
    </w:p>
    <w:p w14:paraId="6B83102C" w14:textId="2EAE6D00" w:rsidR="00870D3F" w:rsidRDefault="00870D3F">
      <w:pPr>
        <w:widowControl/>
      </w:pPr>
      <w:r>
        <w:br w:type="page"/>
      </w:r>
    </w:p>
    <w:p w14:paraId="74985CA8" w14:textId="77777777" w:rsidR="00870D3F" w:rsidRDefault="00870D3F" w:rsidP="00870D3F">
      <w:pPr>
        <w:ind w:left="1440"/>
      </w:pPr>
    </w:p>
    <w:p w14:paraId="273D1DBB" w14:textId="5B47EC43" w:rsidR="009D163C" w:rsidRPr="00751866" w:rsidRDefault="009D163C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 w:hint="eastAsia"/>
          <w:b/>
          <w:szCs w:val="32"/>
        </w:rPr>
        <w:t>20</w:t>
      </w:r>
      <w:r w:rsidR="0045709C">
        <w:rPr>
          <w:rFonts w:ascii="標楷體" w:hAnsi="標楷體" w:hint="eastAsia"/>
          <w:b/>
          <w:szCs w:val="32"/>
        </w:rPr>
        <w:t>4</w:t>
      </w:r>
      <w:r w:rsidR="0045709C" w:rsidRPr="005179EE">
        <w:rPr>
          <w:rFonts w:ascii="標楷體" w:hAnsi="標楷體" w:hint="eastAsia"/>
          <w:b/>
          <w:szCs w:val="32"/>
        </w:rPr>
        <w:t>特殊客觀減損狀況</w:t>
      </w:r>
      <w:r w:rsidR="0045709C">
        <w:rPr>
          <w:rFonts w:ascii="標楷體" w:hAnsi="標楷體" w:hint="eastAsia"/>
          <w:b/>
          <w:szCs w:val="32"/>
        </w:rPr>
        <w:t>維護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6EAA5597" w14:textId="77777777" w:rsidR="009D163C" w:rsidRPr="004A1C2C" w:rsidRDefault="009D163C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9D163C" w:rsidRPr="008F20B5" w14:paraId="7843834C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7A266B6" w14:textId="77777777" w:rsidR="009D163C" w:rsidRPr="004A1C2C" w:rsidRDefault="009D163C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4B1A79" w14:textId="7C7F110F" w:rsidR="009D163C" w:rsidRPr="008F20B5" w:rsidRDefault="00991A3A" w:rsidP="0014495F">
            <w:pPr>
              <w:rPr>
                <w:rFonts w:ascii="標楷體" w:eastAsia="標楷體" w:hAnsi="標楷體"/>
              </w:rPr>
            </w:pPr>
            <w:r w:rsidRPr="00991A3A">
              <w:rPr>
                <w:rFonts w:ascii="標楷體" w:eastAsia="標楷體" w:hAnsi="標楷體" w:hint="eastAsia"/>
              </w:rPr>
              <w:t>特殊客觀減損狀況維護</w:t>
            </w:r>
          </w:p>
        </w:tc>
      </w:tr>
      <w:tr w:rsidR="009D163C" w:rsidRPr="008F20B5" w14:paraId="0CA5E30A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10F7AA" w14:textId="77777777" w:rsidR="009D163C" w:rsidRPr="004A1C2C" w:rsidRDefault="009D163C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FA14BE" w14:textId="20F26B0E" w:rsidR="009D163C" w:rsidRDefault="009D163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</w:t>
            </w:r>
            <w:r w:rsidR="00AF3EC4" w:rsidRPr="00991A3A">
              <w:rPr>
                <w:rFonts w:ascii="標楷體" w:eastAsia="標楷體" w:hAnsi="標楷體" w:hint="eastAsia"/>
              </w:rPr>
              <w:t>特殊客觀減損狀況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1EFA8AA7" w14:textId="6A547BD2" w:rsidR="009D163C" w:rsidRPr="004A1C2C" w:rsidRDefault="009D163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</w:t>
            </w:r>
            <w:r w:rsidR="00AF3EC4">
              <w:rPr>
                <w:rFonts w:ascii="標楷體" w:eastAsia="標楷體" w:hAnsi="標楷體"/>
              </w:rPr>
              <w:t>904</w:t>
            </w:r>
            <w:r w:rsidR="00AF3EC4" w:rsidRPr="00AF3EC4">
              <w:rPr>
                <w:rFonts w:ascii="標楷體" w:eastAsia="標楷體" w:hAnsi="標楷體" w:hint="eastAsia"/>
              </w:rPr>
              <w:t>特殊客觀減損狀況</w:t>
            </w:r>
            <w:r w:rsidRPr="007B73FE">
              <w:rPr>
                <w:rFonts w:ascii="標楷體" w:eastAsia="標楷體" w:hAnsi="標楷體" w:hint="eastAsia"/>
              </w:rPr>
              <w:t>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9D163C" w:rsidRPr="008F20B5" w14:paraId="0B9CCC72" w14:textId="77777777" w:rsidTr="0014495F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303BD37" w14:textId="77777777" w:rsidR="009D163C" w:rsidRPr="004A1C2C" w:rsidRDefault="009D163C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AF5EBB" w14:textId="552E1B3A" w:rsidR="008C13FF" w:rsidRPr="004037BD" w:rsidRDefault="008C13FF" w:rsidP="008C13FF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17EC4DD" w14:textId="3841F029" w:rsidR="009D163C" w:rsidRDefault="008C13FF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9D163C">
              <w:rPr>
                <w:rFonts w:ascii="標楷體" w:eastAsia="標楷體" w:hAnsi="標楷體" w:hint="eastAsia"/>
              </w:rPr>
              <w:t>.</w:t>
            </w:r>
            <w:r w:rsidR="009D163C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</w:p>
          <w:p w14:paraId="075342FB" w14:textId="071490CB" w:rsidR="009D163C" w:rsidRDefault="008C13FF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9D163C">
              <w:rPr>
                <w:rFonts w:ascii="標楷體" w:eastAsia="標楷體" w:hAnsi="標楷體" w:hint="eastAsia"/>
              </w:rPr>
              <w:t>.</w:t>
            </w:r>
            <w:r w:rsidR="009D163C"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 w:rsidR="009D163C">
              <w:rPr>
                <w:rFonts w:ascii="標楷體" w:eastAsia="標楷體" w:hAnsi="標楷體" w:hint="eastAsia"/>
              </w:rPr>
              <w:t>:</w:t>
            </w:r>
          </w:p>
          <w:p w14:paraId="203D51DB" w14:textId="539197D7" w:rsidR="009D163C" w:rsidRDefault="009D163C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A012B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6B79FAA6" w14:textId="01932F54" w:rsidR="009D163C" w:rsidRDefault="009D163C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="00A012B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4191A612" w14:textId="57DE7ED0" w:rsidR="009D163C" w:rsidRPr="0058227F" w:rsidRDefault="009D163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 w:rsidR="00A012B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9D163C" w:rsidRPr="008F20B5" w14:paraId="3F5A01C8" w14:textId="77777777" w:rsidTr="0014495F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95BE4F8" w14:textId="77777777" w:rsidR="009D163C" w:rsidRPr="004A1C2C" w:rsidRDefault="009D163C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56BB05E" w14:textId="77777777" w:rsidR="009D163C" w:rsidRPr="004A1C2C" w:rsidRDefault="009D163C" w:rsidP="0014495F">
            <w:pPr>
              <w:rPr>
                <w:rFonts w:ascii="標楷體" w:eastAsia="標楷體" w:hAnsi="標楷體"/>
              </w:rPr>
            </w:pPr>
          </w:p>
        </w:tc>
      </w:tr>
      <w:tr w:rsidR="009D163C" w:rsidRPr="008F20B5" w14:paraId="6F7162EB" w14:textId="77777777" w:rsidTr="0014495F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B032467" w14:textId="77777777" w:rsidR="009D163C" w:rsidRPr="004A1C2C" w:rsidRDefault="009D163C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2987FF3" w14:textId="03C7A22D" w:rsidR="009D163C" w:rsidRPr="004A1C2C" w:rsidRDefault="005E0982" w:rsidP="005E098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1.資料輸入錯誤：若是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欲</w:t>
            </w:r>
            <w:r w:rsidRPr="00456B60">
              <w:rPr>
                <w:rFonts w:ascii="標楷體" w:eastAsia="標楷體" w:hAnsi="標楷體" w:hint="eastAsia"/>
              </w:rPr>
              <w:t>修改之欄位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為鍵值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系統控制不可修改</w:t>
            </w:r>
            <w:r w:rsidRPr="00456B60">
              <w:rPr>
                <w:rFonts w:ascii="標楷體" w:eastAsia="標楷體" w:hAnsi="標楷體" w:hint="eastAsia"/>
              </w:rPr>
              <w:t>，應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以</w:t>
            </w:r>
            <w:r w:rsidRPr="00456B60">
              <w:rPr>
                <w:rFonts w:ascii="標楷體" w:eastAsia="標楷體" w:hAnsi="標楷體" w:hint="eastAsia"/>
              </w:rPr>
              <w:t>刪除該筆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再重新</w:t>
            </w:r>
            <w:r w:rsidRPr="00456B60">
              <w:rPr>
                <w:rFonts w:ascii="標楷體" w:eastAsia="標楷體" w:hAnsi="標楷體" w:hint="eastAsia"/>
              </w:rPr>
              <w:t>新增建立正確資料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處理</w:t>
            </w:r>
          </w:p>
        </w:tc>
      </w:tr>
      <w:tr w:rsidR="009D163C" w:rsidRPr="008F20B5" w14:paraId="4901E3A6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BECC2CF" w14:textId="77777777" w:rsidR="009D163C" w:rsidRPr="004A1C2C" w:rsidRDefault="009D163C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4FA7FB3" w14:textId="77777777" w:rsidR="009D163C" w:rsidRPr="004A1C2C" w:rsidRDefault="009D163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9D163C" w:rsidRPr="008F20B5" w14:paraId="3E8EDA5C" w14:textId="77777777" w:rsidTr="0014495F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8872740" w14:textId="77777777" w:rsidR="009D163C" w:rsidRPr="004A1C2C" w:rsidRDefault="009D163C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3F9BB30" w14:textId="304E9C2F" w:rsidR="009D163C" w:rsidRPr="004A1C2C" w:rsidRDefault="009D163C" w:rsidP="005E0982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</w:t>
            </w:r>
            <w:r w:rsidR="006D00E6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資料變更紀錄檔(TxDataLog)</w:t>
            </w:r>
            <w:r w:rsidR="006D00E6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，可至「L6932 資料變更交易查詢」查詢異動內容</w:t>
            </w:r>
          </w:p>
        </w:tc>
      </w:tr>
      <w:tr w:rsidR="009D163C" w:rsidRPr="008F20B5" w14:paraId="6207209B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95BBE90" w14:textId="77777777" w:rsidR="009D163C" w:rsidRPr="004A1C2C" w:rsidRDefault="009D163C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993923" w14:textId="77777777" w:rsidR="009D163C" w:rsidRDefault="00103E31" w:rsidP="0014495F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FB46EE"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/>
              </w:rPr>
              <w:t>)</w:t>
            </w:r>
          </w:p>
          <w:p w14:paraId="1FAA4433" w14:textId="24A0FA38" w:rsidR="00A012B6" w:rsidRPr="004A1C2C" w:rsidRDefault="00A012B6" w:rsidP="0014495F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 w:hint="eastAsia"/>
              </w:rPr>
              <w:t>額度主檔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</w:tr>
    </w:tbl>
    <w:p w14:paraId="467AD078" w14:textId="77777777" w:rsidR="009D163C" w:rsidRPr="0068704E" w:rsidRDefault="009D163C" w:rsidP="009D163C">
      <w:pPr>
        <w:ind w:left="1440"/>
      </w:pPr>
    </w:p>
    <w:p w14:paraId="709C7697" w14:textId="77777777" w:rsidR="009D163C" w:rsidRPr="00AB764C" w:rsidRDefault="009D163C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9D163C" w:rsidRPr="0022279A" w14:paraId="2659D8B6" w14:textId="77777777" w:rsidTr="0014495F">
        <w:tc>
          <w:tcPr>
            <w:tcW w:w="851" w:type="dxa"/>
            <w:shd w:val="clear" w:color="auto" w:fill="D9D9D9" w:themeFill="background1" w:themeFillShade="D9"/>
          </w:tcPr>
          <w:p w14:paraId="3D7E6762" w14:textId="77777777" w:rsidR="009D163C" w:rsidRPr="0022279A" w:rsidRDefault="009D163C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3550DD10" w14:textId="77777777" w:rsidR="009D163C" w:rsidRPr="0022279A" w:rsidRDefault="009D163C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A3D8D12" w14:textId="77777777" w:rsidR="009D163C" w:rsidRPr="0022279A" w:rsidRDefault="009D163C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D163C" w:rsidRPr="0022279A" w14:paraId="340DD74B" w14:textId="77777777" w:rsidTr="0014495F">
        <w:tc>
          <w:tcPr>
            <w:tcW w:w="851" w:type="dxa"/>
          </w:tcPr>
          <w:p w14:paraId="5FDB8A9E" w14:textId="77777777" w:rsidR="009D163C" w:rsidRPr="0022279A" w:rsidRDefault="009D163C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0461BAB3" w14:textId="3948A143" w:rsidR="009D163C" w:rsidRPr="0022279A" w:rsidRDefault="00320823" w:rsidP="0014495F">
            <w:pPr>
              <w:rPr>
                <w:rFonts w:ascii="標楷體" w:eastAsia="標楷體" w:hAnsi="標楷體"/>
              </w:rPr>
            </w:pPr>
            <w:r w:rsidRPr="00357A81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</w:p>
        </w:tc>
        <w:tc>
          <w:tcPr>
            <w:tcW w:w="4110" w:type="dxa"/>
          </w:tcPr>
          <w:p w14:paraId="34441CB3" w14:textId="3E86283D" w:rsidR="009D163C" w:rsidRPr="0022279A" w:rsidRDefault="00320823" w:rsidP="0014495F">
            <w:pPr>
              <w:rPr>
                <w:rFonts w:ascii="標楷體" w:eastAsia="標楷體" w:hAnsi="標楷體"/>
              </w:rPr>
            </w:pP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="009D163C"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400D8B" w:rsidRPr="0022279A" w14:paraId="47A007F4" w14:textId="77777777" w:rsidTr="0014495F">
        <w:tc>
          <w:tcPr>
            <w:tcW w:w="851" w:type="dxa"/>
          </w:tcPr>
          <w:p w14:paraId="60CFE375" w14:textId="0D7968CD" w:rsidR="00400D8B" w:rsidRPr="0022279A" w:rsidRDefault="00400D8B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2255F990" w14:textId="7ABC8D24" w:rsidR="00400D8B" w:rsidRPr="00357A81" w:rsidRDefault="00400D8B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B46EE"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4110" w:type="dxa"/>
          </w:tcPr>
          <w:p w14:paraId="5753DF08" w14:textId="4A9F789A" w:rsidR="00400D8B" w:rsidRPr="00AF3EC4" w:rsidRDefault="00400D8B" w:rsidP="0014495F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  <w:tr w:rsidR="001667D7" w:rsidRPr="0022279A" w14:paraId="795D54C2" w14:textId="77777777" w:rsidTr="0014495F">
        <w:tc>
          <w:tcPr>
            <w:tcW w:w="851" w:type="dxa"/>
          </w:tcPr>
          <w:p w14:paraId="12752A77" w14:textId="000BBD0C" w:rsidR="001667D7" w:rsidRDefault="001667D7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33EADD5D" w14:textId="76778DDC" w:rsidR="001667D7" w:rsidRPr="00FB46EE" w:rsidRDefault="00A012B6" w:rsidP="0014495F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/>
              </w:rPr>
              <w:t>FacMain</w:t>
            </w:r>
          </w:p>
        </w:tc>
        <w:tc>
          <w:tcPr>
            <w:tcW w:w="4110" w:type="dxa"/>
          </w:tcPr>
          <w:p w14:paraId="543B1339" w14:textId="721443B5" w:rsidR="001667D7" w:rsidRPr="00AC426A" w:rsidRDefault="00A012B6" w:rsidP="0014495F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 w:hint="eastAsia"/>
              </w:rPr>
              <w:t>額度主檔</w:t>
            </w:r>
          </w:p>
        </w:tc>
      </w:tr>
    </w:tbl>
    <w:p w14:paraId="1209310A" w14:textId="4936AC1A" w:rsidR="009D163C" w:rsidRDefault="009D163C" w:rsidP="009D163C">
      <w:pPr>
        <w:ind w:left="1440"/>
      </w:pPr>
    </w:p>
    <w:p w14:paraId="05AB097A" w14:textId="37523827" w:rsidR="009D163C" w:rsidRDefault="00356A46" w:rsidP="0081699E">
      <w:pPr>
        <w:pStyle w:val="a"/>
      </w:pPr>
      <w:r>
        <w:t>UI畫面-</w:t>
      </w:r>
      <w:r w:rsidR="00DA010A" w:rsidRPr="0081699E">
        <w:rPr>
          <w:rFonts w:hint="eastAsia"/>
        </w:rPr>
        <w:t>新增</w:t>
      </w:r>
    </w:p>
    <w:p w14:paraId="430A6E1B" w14:textId="3A259EDF" w:rsidR="009A3B0E" w:rsidRDefault="00DF3FB1" w:rsidP="009A3B0E">
      <w:r>
        <w:rPr>
          <w:noProof/>
        </w:rPr>
        <w:drawing>
          <wp:inline distT="0" distB="0" distL="0" distR="0" wp14:anchorId="504CB50A" wp14:editId="2C68EC8B">
            <wp:extent cx="6479540" cy="118237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332" w14:textId="77777777" w:rsidR="009D163C" w:rsidRDefault="009D163C" w:rsidP="009D163C">
      <w:pPr>
        <w:ind w:left="1440"/>
      </w:pPr>
    </w:p>
    <w:p w14:paraId="0DF1457F" w14:textId="3D08AC57" w:rsidR="009D163C" w:rsidRPr="009C6A42" w:rsidRDefault="009D163C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75F06">
        <w:rPr>
          <w:rFonts w:hint="eastAsia"/>
        </w:rPr>
        <w:t>-新增</w:t>
      </w:r>
    </w:p>
    <w:p w14:paraId="7C03D2AE" w14:textId="77777777" w:rsidR="009D163C" w:rsidRDefault="009D163C" w:rsidP="009D163C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9D163C" w:rsidRPr="00F5236F" w14:paraId="797160B8" w14:textId="77777777" w:rsidTr="0014495F">
        <w:tc>
          <w:tcPr>
            <w:tcW w:w="848" w:type="dxa"/>
            <w:shd w:val="clear" w:color="auto" w:fill="D9D9D9" w:themeFill="background1" w:themeFillShade="D9"/>
          </w:tcPr>
          <w:p w14:paraId="39B655BC" w14:textId="77777777" w:rsidR="009D163C" w:rsidRPr="00F5236F" w:rsidRDefault="009D163C" w:rsidP="0014495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2303DA8D" w14:textId="77777777" w:rsidR="009D163C" w:rsidRPr="00F5236F" w:rsidRDefault="009D163C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5E4111D" w14:textId="77777777" w:rsidR="009D163C" w:rsidRPr="00F5236F" w:rsidRDefault="009D163C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D163C" w:rsidRPr="00F5236F" w14:paraId="57CC7532" w14:textId="77777777" w:rsidTr="0014495F">
        <w:tc>
          <w:tcPr>
            <w:tcW w:w="848" w:type="dxa"/>
          </w:tcPr>
          <w:p w14:paraId="0D987539" w14:textId="77777777" w:rsidR="009D163C" w:rsidRPr="00F5236F" w:rsidRDefault="009D163C" w:rsidP="0014495F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2CD5C148" w14:textId="77777777" w:rsidR="009D163C" w:rsidRDefault="009D163C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1F64BC21" w14:textId="2E103D5E" w:rsidR="009D163C" w:rsidRPr="00D67AF4" w:rsidRDefault="009D163C" w:rsidP="0014495F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="004C44F3">
              <w:rPr>
                <w:rFonts w:ascii="標楷體" w:eastAsia="標楷體" w:hAnsi="標楷體" w:hint="eastAsia"/>
              </w:rPr>
              <w:t>7904</w:t>
            </w:r>
            <w:r w:rsidR="004C44F3" w:rsidRPr="005179EE">
              <w:rPr>
                <w:rFonts w:ascii="標楷體" w:eastAsia="標楷體" w:hAnsi="標楷體" w:hint="eastAsia"/>
              </w:rPr>
              <w:t>特殊客觀減損狀況</w:t>
            </w:r>
            <w:r w:rsidR="004C44F3"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Pr="00D67AF4">
              <w:rPr>
                <w:rFonts w:ascii="標楷體" w:eastAsia="標楷體" w:hAnsi="標楷體"/>
                <w:lang w:eastAsia="zh-HK"/>
              </w:rPr>
              <w:t>新增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。</w:t>
            </w:r>
          </w:p>
          <w:p w14:paraId="203ECF10" w14:textId="77777777" w:rsidR="00A55B20" w:rsidRPr="00651325" w:rsidRDefault="00A55B20" w:rsidP="00A55B2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2DEBD7B" w14:textId="29376099" w:rsidR="00E43D2D" w:rsidRDefault="00E43D2D" w:rsidP="00A55B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 w:rsidRPr="00083017"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>
              <w:rPr>
                <w:rFonts w:ascii="標楷體" w:eastAsia="標楷體" w:hAnsi="標楷體" w:hint="eastAsia"/>
              </w:rPr>
              <w:t>(XXX)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249A5163" w14:textId="659626EB" w:rsidR="00A55B20" w:rsidRPr="00293C02" w:rsidRDefault="00E43D2D" w:rsidP="00A55B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.檢核</w:t>
            </w:r>
            <w:r w:rsidR="00A55B20"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55B20">
              <w:rPr>
                <w:rFonts w:ascii="標楷體" w:eastAsia="標楷體" w:hAnsi="標楷體" w:hint="eastAsia"/>
                <w:color w:val="000000"/>
              </w:rPr>
              <w:t>該</w:t>
            </w:r>
            <w:r w:rsidR="004E3D96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A55B20">
              <w:rPr>
                <w:rFonts w:ascii="標楷體" w:eastAsia="標楷體" w:hAnsi="標楷體" w:hint="eastAsia"/>
                <w:color w:val="000000"/>
              </w:rPr>
              <w:t>、</w:t>
            </w:r>
            <w:r w:rsidR="004E3D96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4E3D96">
              <w:rPr>
                <w:rFonts w:ascii="標楷體" w:eastAsia="標楷體" w:hAnsi="標楷體" w:hint="eastAsia"/>
                <w:color w:val="000000"/>
              </w:rPr>
              <w:t>、</w:t>
            </w:r>
            <w:r w:rsidR="004E3D96"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A55B20">
              <w:rPr>
                <w:rFonts w:ascii="標楷體" w:eastAsia="標楷體" w:hAnsi="標楷體" w:hint="eastAsia"/>
                <w:color w:val="000000"/>
              </w:rPr>
              <w:t>已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A55B20">
              <w:rPr>
                <w:rFonts w:ascii="標楷體" w:eastAsia="標楷體" w:hAnsi="標楷體" w:hint="eastAsia"/>
                <w:color w:val="000000"/>
              </w:rPr>
              <w:t>則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="00A55B20" w:rsidRPr="00293C02">
              <w:rPr>
                <w:rFonts w:ascii="標楷體" w:eastAsia="標楷體" w:hAnsi="標楷體"/>
                <w:color w:val="000000"/>
              </w:rPr>
              <w:t>E000</w:t>
            </w:r>
            <w:r w:rsidR="00A55B20">
              <w:rPr>
                <w:rFonts w:ascii="標楷體" w:eastAsia="標楷體" w:hAnsi="標楷體" w:hint="eastAsia"/>
                <w:color w:val="000000"/>
              </w:rPr>
              <w:t>2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55B20">
              <w:rPr>
                <w:rFonts w:ascii="標楷體" w:eastAsia="標楷體" w:hAnsi="標楷體" w:hint="eastAsia"/>
                <w:color w:val="000000"/>
              </w:rPr>
              <w:t>新增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 w:rsidR="00A55B20">
              <w:rPr>
                <w:rFonts w:ascii="標楷體" w:eastAsia="標楷體" w:hAnsi="標楷體" w:hint="eastAsia"/>
                <w:color w:val="000000"/>
              </w:rPr>
              <w:t>已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A55B20">
              <w:rPr>
                <w:rFonts w:ascii="標楷體" w:eastAsia="標楷體" w:hAnsi="標楷體" w:hint="eastAsia"/>
                <w:color w:val="000000"/>
              </w:rPr>
              <w:t>(</w:t>
            </w:r>
            <w:r w:rsidR="00C34479">
              <w:rPr>
                <w:rFonts w:ascii="標楷體" w:eastAsia="標楷體" w:hAnsi="標楷體" w:hint="eastAsia"/>
              </w:rPr>
              <w:t>XXX</w:t>
            </w:r>
            <w:r w:rsidR="00A55B20">
              <w:rPr>
                <w:rFonts w:ascii="標楷體" w:eastAsia="標楷體" w:hAnsi="標楷體" w:hint="eastAsia"/>
                <w:color w:val="000000"/>
              </w:rPr>
              <w:t>)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4F30FBC3" w14:textId="77777777" w:rsidR="00A55B20" w:rsidRPr="00293C02" w:rsidRDefault="00A55B20" w:rsidP="00A55B2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691F0B6" w14:textId="6B4534F6" w:rsidR="009D163C" w:rsidRDefault="00E43D2D" w:rsidP="00A55B2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="00A55B20"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="00A55B20" w:rsidRPr="00651325">
              <w:rPr>
                <w:rFonts w:ascii="標楷體" w:eastAsia="標楷體" w:hAnsi="標楷體" w:hint="eastAsia"/>
              </w:rPr>
              <w:t>新增</w:t>
            </w:r>
            <w:r w:rsidR="00A55B20"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="00A55B20"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9D163C" w:rsidRPr="00F5236F" w14:paraId="51F3F939" w14:textId="77777777" w:rsidTr="0014495F">
        <w:tc>
          <w:tcPr>
            <w:tcW w:w="848" w:type="dxa"/>
          </w:tcPr>
          <w:p w14:paraId="18BFAFB9" w14:textId="2B36161C" w:rsidR="009D163C" w:rsidRDefault="008912C0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0CC514F7" w14:textId="77777777" w:rsidR="009D163C" w:rsidRDefault="009D163C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FC20984" w14:textId="18E45338" w:rsidR="009D163C" w:rsidRDefault="009D163C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6F49E2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9D163C" w:rsidRPr="00F5236F" w14:paraId="530AAC67" w14:textId="77777777" w:rsidTr="0014495F">
        <w:tc>
          <w:tcPr>
            <w:tcW w:w="848" w:type="dxa"/>
          </w:tcPr>
          <w:p w14:paraId="17ACEBAE" w14:textId="4013FE53" w:rsidR="009D163C" w:rsidRDefault="008912C0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5FDA423C" w14:textId="77777777" w:rsidR="009D163C" w:rsidRPr="00F533E6" w:rsidRDefault="009D163C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532BD156" w14:textId="6C6E66CF" w:rsidR="009D163C" w:rsidRPr="00C73533" w:rsidRDefault="009D163C" w:rsidP="0014495F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="00B84A2B" w:rsidRPr="00B84A2B">
              <w:rPr>
                <w:rFonts w:ascii="標楷體" w:eastAsia="標楷體" w:hAnsi="標楷體" w:hint="eastAsia"/>
              </w:rPr>
              <w:t>[特殊客觀減損狀況檔(Ias39Loss)]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5B84D54A" w14:textId="77777777" w:rsidR="009D163C" w:rsidRDefault="009D163C" w:rsidP="009D163C">
      <w:pPr>
        <w:ind w:left="1440"/>
      </w:pPr>
    </w:p>
    <w:p w14:paraId="11F76AFA" w14:textId="24BC302A" w:rsidR="009D163C" w:rsidRPr="007C1268" w:rsidRDefault="009D163C" w:rsidP="0081699E">
      <w:pPr>
        <w:pStyle w:val="a"/>
      </w:pPr>
      <w:r w:rsidRPr="007C1268">
        <w:t>輸入畫面資料說明</w:t>
      </w:r>
      <w:r w:rsidR="00375F06">
        <w:rPr>
          <w:rFonts w:hint="eastAsia"/>
        </w:rPr>
        <w:t>-新增</w:t>
      </w:r>
    </w:p>
    <w:p w14:paraId="5BCFAC4B" w14:textId="108BDD9D" w:rsidR="009D163C" w:rsidRDefault="009D163C" w:rsidP="009D163C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873DA7" w:rsidRPr="00456B60" w14:paraId="69833FBB" w14:textId="77777777" w:rsidTr="0014495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250F02F0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BF07539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62CDE2D9" w14:textId="77777777" w:rsidR="00873DA7" w:rsidRPr="00456B60" w:rsidRDefault="00873DA7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0F848231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873DA7" w:rsidRPr="00456B60" w14:paraId="0D73A40F" w14:textId="77777777" w:rsidTr="0014495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B30D008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AA9C0B6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D52DF0E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F440D3B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10BC4EB4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232400B2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373B7412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EE0B459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</w:p>
        </w:tc>
      </w:tr>
      <w:tr w:rsidR="00873DA7" w:rsidRPr="00456B60" w14:paraId="3D344BA7" w14:textId="77777777" w:rsidTr="0014495F">
        <w:trPr>
          <w:trHeight w:val="244"/>
          <w:jc w:val="center"/>
        </w:trPr>
        <w:tc>
          <w:tcPr>
            <w:tcW w:w="530" w:type="dxa"/>
          </w:tcPr>
          <w:p w14:paraId="28699251" w14:textId="77777777" w:rsidR="00873DA7" w:rsidRPr="001343EE" w:rsidRDefault="00873DA7" w:rsidP="0014495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751EF01C" w14:textId="77777777" w:rsidR="00873DA7" w:rsidRPr="001343EE" w:rsidRDefault="00873DA7" w:rsidP="0014495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3EEE5556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84CA520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0F679126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380E16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8812D11" w14:textId="77777777" w:rsidR="00873DA7" w:rsidRPr="00456B60" w:rsidRDefault="00873DA7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EAAE587" w14:textId="77777777" w:rsidR="00873DA7" w:rsidRPr="00456B60" w:rsidRDefault="00873DA7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873DA7" w:rsidRPr="00456B60" w14:paraId="3C33CEA4" w14:textId="77777777" w:rsidTr="0014495F">
        <w:trPr>
          <w:trHeight w:val="244"/>
          <w:jc w:val="center"/>
        </w:trPr>
        <w:tc>
          <w:tcPr>
            <w:tcW w:w="530" w:type="dxa"/>
          </w:tcPr>
          <w:p w14:paraId="1A4716D1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34431EE7" w14:textId="1E534B9B" w:rsidR="00873DA7" w:rsidRPr="00456B60" w:rsidRDefault="00873DA7" w:rsidP="00873DA7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0E0548A1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7BC0119D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270BF08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A5D474A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78489E5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2AAEFE1" w14:textId="1D6B57DD" w:rsidR="00873DA7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253356">
              <w:rPr>
                <w:rFonts w:ascii="標楷體" w:eastAsia="標楷體" w:hAnsi="標楷體" w:hint="eastAsia"/>
                <w:color w:val="000000"/>
              </w:rPr>
              <w:t>數字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22C174D7" w14:textId="5D17089A" w:rsidR="00873DA7" w:rsidRDefault="00873DA7" w:rsidP="00873D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72AC175F" w14:textId="6607F93A" w:rsidR="00873DA7" w:rsidRDefault="00873DA7" w:rsidP="00873D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="00253356" w:rsidRPr="007B7D37">
              <w:rPr>
                <w:rFonts w:ascii="標楷體" w:eastAsia="標楷體" w:hAnsi="標楷體" w:hint="eastAsia"/>
              </w:rPr>
              <w:t>/</w:t>
            </w:r>
            <w:r w:rsidR="009A6A4F">
              <w:rPr>
                <w:rFonts w:ascii="標楷體" w:eastAsia="標楷體" w:hAnsi="標楷體"/>
              </w:rPr>
              <w:t>V(2)</w:t>
            </w:r>
          </w:p>
          <w:p w14:paraId="4F098B5A" w14:textId="0E130DA0" w:rsidR="00873DA7" w:rsidRPr="00A60BC3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="00253356" w:rsidRPr="0064350B">
              <w:rPr>
                <w:rFonts w:ascii="標楷體" w:eastAsia="標楷體" w:hAnsi="標楷體"/>
              </w:rPr>
              <w:t>Ias39Loss.CustNo</w:t>
            </w:r>
          </w:p>
        </w:tc>
      </w:tr>
      <w:tr w:rsidR="00DF5CD8" w:rsidRPr="00456B60" w14:paraId="6F94C366" w14:textId="77777777" w:rsidTr="0014495F">
        <w:trPr>
          <w:trHeight w:val="244"/>
          <w:jc w:val="center"/>
        </w:trPr>
        <w:tc>
          <w:tcPr>
            <w:tcW w:w="530" w:type="dxa"/>
          </w:tcPr>
          <w:p w14:paraId="108B57B5" w14:textId="77777777" w:rsidR="00DF5CD8" w:rsidRDefault="00DF5CD8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48D78993" w14:textId="40864559" w:rsidR="00DF5CD8" w:rsidRPr="00DF5CD8" w:rsidRDefault="00DF5CD8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 w:rsidR="00B30C86"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="00173F3D" w:rsidRPr="00173F3D">
              <w:rPr>
                <w:rFonts w:ascii="標楷體" w:eastAsia="標楷體" w:hAnsi="標楷體" w:hint="eastAsia"/>
                <w:color w:val="000000"/>
              </w:rPr>
              <w:t>[客戶資料主檔(CustMain)]</w:t>
            </w:r>
          </w:p>
          <w:p w14:paraId="6CF99011" w14:textId="7C1517FB" w:rsidR="00DF5CD8" w:rsidRPr="00DF5CD8" w:rsidRDefault="00DF5CD8" w:rsidP="00DF5CD8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556DC7BF" w14:textId="7CD72561" w:rsidR="00DF5CD8" w:rsidRPr="00DF5CD8" w:rsidRDefault="00DF5CD8" w:rsidP="00DF5CD8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="00173F3D" w:rsidRPr="00173F3D">
              <w:rPr>
                <w:rFonts w:ascii="標楷體" w:eastAsia="標楷體" w:hAnsi="標楷體" w:hint="eastAsia"/>
                <w:color w:val="000000"/>
              </w:rPr>
              <w:t>[戶名/公司名稱(</w:t>
            </w:r>
            <w:r w:rsidR="00787761" w:rsidRPr="00173F3D">
              <w:rPr>
                <w:rFonts w:ascii="標楷體" w:eastAsia="標楷體" w:hAnsi="標楷體" w:hint="eastAsia"/>
                <w:color w:val="000000"/>
              </w:rPr>
              <w:t>CustMain</w:t>
            </w:r>
            <w:r w:rsidR="00787761">
              <w:rPr>
                <w:rFonts w:ascii="標楷體" w:eastAsia="標楷體" w:hAnsi="標楷體"/>
                <w:color w:val="000000"/>
              </w:rPr>
              <w:t>.</w:t>
            </w:r>
            <w:r w:rsidR="00173F3D" w:rsidRPr="00173F3D">
              <w:rPr>
                <w:rFonts w:ascii="標楷體" w:eastAsia="標楷體" w:hAnsi="標楷體" w:hint="eastAsia"/>
                <w:color w:val="000000"/>
              </w:rPr>
              <w:t>CustName)]</w:t>
            </w:r>
          </w:p>
        </w:tc>
      </w:tr>
      <w:tr w:rsidR="00873DA7" w:rsidRPr="00456B60" w14:paraId="637AEE76" w14:textId="77777777" w:rsidTr="0014495F">
        <w:trPr>
          <w:trHeight w:val="244"/>
          <w:jc w:val="center"/>
        </w:trPr>
        <w:tc>
          <w:tcPr>
            <w:tcW w:w="530" w:type="dxa"/>
          </w:tcPr>
          <w:p w14:paraId="2A8B4657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3C164C80" w14:textId="0FC065F8" w:rsidR="00873DA7" w:rsidRPr="00456B60" w:rsidRDefault="00873DA7" w:rsidP="00873DA7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3E819C9F" w14:textId="3B441AE0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0D625C9A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1873573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B1A246B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4F3D3B9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770B07A" w14:textId="36DAB481" w:rsidR="00253356" w:rsidRDefault="00253356" w:rsidP="0025335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必須輸入數字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092EE0B6" w14:textId="5CBC6DAE" w:rsidR="00253356" w:rsidRDefault="00253356" w:rsidP="00253356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666F55EB" w14:textId="6EEBED65" w:rsidR="00253356" w:rsidRDefault="00253356" w:rsidP="00253356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7B7D37">
              <w:rPr>
                <w:rFonts w:ascii="標楷體" w:eastAsia="標楷體" w:hAnsi="標楷體" w:hint="eastAsia"/>
              </w:rPr>
              <w:t>/</w:t>
            </w:r>
            <w:r w:rsidR="009A6A4F">
              <w:rPr>
                <w:rFonts w:ascii="標楷體" w:eastAsia="標楷體" w:hAnsi="標楷體"/>
              </w:rPr>
              <w:t>V(2)</w:t>
            </w:r>
          </w:p>
          <w:p w14:paraId="4BDC74D5" w14:textId="2B746208" w:rsidR="00873DA7" w:rsidRPr="007B7D37" w:rsidRDefault="00253356" w:rsidP="00253356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.Ias39Loss.FacmNo</w:t>
            </w:r>
          </w:p>
        </w:tc>
      </w:tr>
      <w:tr w:rsidR="00873DA7" w:rsidRPr="00456B60" w14:paraId="54DBDE50" w14:textId="77777777" w:rsidTr="0014495F">
        <w:trPr>
          <w:trHeight w:val="244"/>
          <w:jc w:val="center"/>
        </w:trPr>
        <w:tc>
          <w:tcPr>
            <w:tcW w:w="530" w:type="dxa"/>
          </w:tcPr>
          <w:p w14:paraId="7E1B11F6" w14:textId="77777777" w:rsidR="00873DA7" w:rsidRPr="00456B60" w:rsidRDefault="00873DA7" w:rsidP="00873DA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6F8CF630" w14:textId="29042DD0" w:rsidR="00873DA7" w:rsidRPr="00456B60" w:rsidRDefault="00873DA7" w:rsidP="00873DA7">
            <w:pPr>
              <w:rPr>
                <w:rFonts w:ascii="標楷體" w:eastAsia="標楷體" w:hAnsi="標楷體"/>
                <w:color w:val="000000"/>
              </w:rPr>
            </w:pPr>
            <w:r w:rsidRPr="004B4285"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783" w:type="dxa"/>
          </w:tcPr>
          <w:p w14:paraId="0DCD77F7" w14:textId="2D5AFA52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E800132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FBA9310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3A8939F" w14:textId="0C52A328" w:rsidR="00873DA7" w:rsidRPr="00456B60" w:rsidRDefault="00873DA7" w:rsidP="00873DA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15340731" w14:textId="0769418F" w:rsidR="00873DA7" w:rsidRPr="00456B60" w:rsidRDefault="007463D4" w:rsidP="00873DA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498615C" w14:textId="0E6A2AD2" w:rsidR="00092FCB" w:rsidRPr="00456B60" w:rsidRDefault="00092FCB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30F1C">
              <w:rPr>
                <w:rFonts w:ascii="標楷體" w:eastAsia="標楷體" w:hAnsi="標楷體"/>
                <w:color w:val="000000"/>
              </w:rPr>
              <w:t>CustMain.CustName</w:t>
            </w:r>
          </w:p>
        </w:tc>
      </w:tr>
      <w:tr w:rsidR="00873DA7" w:rsidRPr="00456B60" w14:paraId="3E1B905C" w14:textId="77777777" w:rsidTr="0014495F">
        <w:trPr>
          <w:trHeight w:val="244"/>
          <w:jc w:val="center"/>
        </w:trPr>
        <w:tc>
          <w:tcPr>
            <w:tcW w:w="530" w:type="dxa"/>
          </w:tcPr>
          <w:p w14:paraId="11EC7F61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38DF5753" w14:textId="5D4D3EA0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6B25CFA2" w14:textId="10D34B0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249B7ACE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BC2FB89" w14:textId="2195862A" w:rsidR="00873DA7" w:rsidRPr="00456B60" w:rsidRDefault="00F63CB8" w:rsidP="00873DA7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0238BAA6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55D19CA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E02F526" w14:textId="28BC828E" w:rsidR="007463D4" w:rsidRDefault="007463D4" w:rsidP="007463D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62839C27" w14:textId="029426D1" w:rsidR="007463D4" w:rsidRDefault="007463D4" w:rsidP="007463D4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6E0A6CD7" w14:textId="057BB16B" w:rsidR="007463D4" w:rsidRDefault="007463D4" w:rsidP="007463D4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4D11C767" w14:textId="1B0A8B24" w:rsidR="00873DA7" w:rsidRPr="001B4EDF" w:rsidRDefault="007463D4" w:rsidP="007463D4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.Ias39Loss.MarkDate</w:t>
            </w:r>
          </w:p>
        </w:tc>
      </w:tr>
      <w:tr w:rsidR="007463D4" w:rsidRPr="00456B60" w14:paraId="540B8D99" w14:textId="77777777" w:rsidTr="0014495F">
        <w:trPr>
          <w:trHeight w:val="244"/>
          <w:jc w:val="center"/>
        </w:trPr>
        <w:tc>
          <w:tcPr>
            <w:tcW w:w="530" w:type="dxa"/>
          </w:tcPr>
          <w:p w14:paraId="517643D5" w14:textId="77777777" w:rsidR="007463D4" w:rsidRDefault="007463D4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68CBA330" w14:textId="581825AA" w:rsidR="00FF380A" w:rsidRDefault="0031616F" w:rsidP="0031616F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 w:rsidR="00FF380A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 w:rsidR="00FF380A">
              <w:rPr>
                <w:rFonts w:ascii="標楷體" w:eastAsia="標楷體" w:hAnsi="標楷體" w:hint="eastAsia"/>
              </w:rPr>
              <w:t>.</w:t>
            </w:r>
            <w:r w:rsidR="00FF380A" w:rsidRPr="00040F91">
              <w:rPr>
                <w:rFonts w:ascii="標楷體" w:eastAsia="標楷體" w:hAnsi="標楷體" w:hint="eastAsia"/>
              </w:rPr>
              <w:t>依據</w:t>
            </w:r>
            <w:r w:rsidR="00FF380A" w:rsidRPr="00083017">
              <w:rPr>
                <w:rFonts w:ascii="標楷體" w:eastAsia="標楷體" w:hAnsi="標楷體" w:hint="eastAsia"/>
              </w:rPr>
              <w:t>[戶號(CustNo)]</w:t>
            </w:r>
            <w:r w:rsidR="00FF380A">
              <w:rPr>
                <w:rFonts w:ascii="標楷體" w:eastAsia="標楷體" w:hAnsi="標楷體" w:hint="eastAsia"/>
              </w:rPr>
              <w:t>、</w:t>
            </w:r>
            <w:r w:rsidR="00FF380A"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[額度編號(FacmNo)]</w:t>
            </w:r>
            <w:r w:rsidR="00FF380A">
              <w:rPr>
                <w:rFonts w:ascii="標楷體" w:eastAsia="標楷體" w:hAnsi="標楷體" w:hint="eastAsia"/>
              </w:rPr>
              <w:t>檢核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是否存在於</w:t>
            </w:r>
            <w:r w:rsidR="00FF380A" w:rsidRPr="00083017">
              <w:rPr>
                <w:rFonts w:ascii="標楷體" w:eastAsia="標楷體" w:hAnsi="標楷體" w:hint="eastAsia"/>
              </w:rPr>
              <w:t>[</w:t>
            </w:r>
            <w:r w:rsidR="00FF380A" w:rsidRPr="00FF380A">
              <w:rPr>
                <w:rFonts w:ascii="標楷體" w:eastAsia="標楷體" w:hAnsi="標楷體" w:hint="eastAsia"/>
              </w:rPr>
              <w:t>額度主檔</w:t>
            </w:r>
            <w:r w:rsidR="00FF380A" w:rsidRPr="00083017">
              <w:rPr>
                <w:rFonts w:ascii="標楷體" w:eastAsia="標楷體" w:hAnsi="標楷體" w:hint="eastAsia"/>
              </w:rPr>
              <w:t>(</w:t>
            </w:r>
            <w:r w:rsidR="00FF380A" w:rsidRPr="00FF380A">
              <w:rPr>
                <w:rFonts w:ascii="標楷體" w:eastAsia="標楷體" w:hAnsi="標楷體"/>
              </w:rPr>
              <w:t>FacMain</w:t>
            </w:r>
            <w:r w:rsidR="00FF380A" w:rsidRPr="00083017">
              <w:rPr>
                <w:rFonts w:ascii="標楷體" w:eastAsia="標楷體" w:hAnsi="標楷體" w:hint="eastAsia"/>
              </w:rPr>
              <w:t>)]</w:t>
            </w:r>
            <w:r w:rsidR="00FF380A">
              <w:rPr>
                <w:rFonts w:ascii="標楷體" w:eastAsia="標楷體" w:hAnsi="標楷體" w:hint="eastAsia"/>
                <w:color w:val="000000"/>
              </w:rPr>
              <w:t xml:space="preserve">中，若不存在則顯示錯誤訊息 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="00FF380A" w:rsidRPr="00DF5CD8">
              <w:rPr>
                <w:rFonts w:ascii="標楷體" w:eastAsia="標楷體" w:hAnsi="標楷體"/>
                <w:color w:val="000000"/>
              </w:rPr>
              <w:t>E0001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="00FF380A" w:rsidRPr="00FF380A">
              <w:rPr>
                <w:rFonts w:ascii="標楷體" w:eastAsia="標楷體" w:hAnsi="標楷體" w:hint="eastAsia"/>
              </w:rPr>
              <w:t>額度主檔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)"</w:t>
            </w:r>
          </w:p>
          <w:p w14:paraId="111454F2" w14:textId="3C669D61" w:rsidR="007463D4" w:rsidRPr="00DF5CD8" w:rsidRDefault="0031616F" w:rsidP="0031616F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 w:rsidR="00FF380A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 w:rsidR="00FF380A">
              <w:rPr>
                <w:rFonts w:ascii="標楷體" w:eastAsia="標楷體" w:hAnsi="標楷體" w:hint="eastAsia"/>
              </w:rPr>
              <w:t>.</w:t>
            </w:r>
            <w:r w:rsidR="00B30C86" w:rsidRPr="00040F91">
              <w:rPr>
                <w:rFonts w:ascii="標楷體" w:eastAsia="標楷體" w:hAnsi="標楷體" w:hint="eastAsia"/>
              </w:rPr>
              <w:t>依據</w:t>
            </w:r>
            <w:r w:rsidR="00083017" w:rsidRPr="00083017">
              <w:rPr>
                <w:rFonts w:ascii="標楷體" w:eastAsia="標楷體" w:hAnsi="標楷體" w:hint="eastAsia"/>
              </w:rPr>
              <w:t>[戶號(CustNo)]</w:t>
            </w:r>
            <w:r w:rsidR="00B30C86">
              <w:rPr>
                <w:rFonts w:ascii="標楷體" w:eastAsia="標楷體" w:hAnsi="標楷體" w:hint="eastAsia"/>
              </w:rPr>
              <w:t>、</w:t>
            </w:r>
            <w:r w:rsidR="00083017" w:rsidRPr="0031616F">
              <w:rPr>
                <w:rFonts w:ascii="標楷體" w:eastAsia="標楷體" w:hAnsi="標楷體" w:hint="eastAsia"/>
              </w:rPr>
              <w:t>[額度編號(FacmNo)]</w:t>
            </w:r>
            <w:r w:rsidR="00B30C86">
              <w:rPr>
                <w:rFonts w:ascii="標楷體" w:eastAsia="標楷體" w:hAnsi="標楷體" w:hint="eastAsia"/>
              </w:rPr>
              <w:t>、</w:t>
            </w:r>
            <w:r w:rsidR="00083017" w:rsidRPr="0031616F">
              <w:rPr>
                <w:rFonts w:ascii="標楷體" w:eastAsia="標楷體" w:hAnsi="標楷體" w:hint="eastAsia"/>
              </w:rPr>
              <w:t>[發生日期(MarkDate)]</w:t>
            </w:r>
            <w:r w:rsidR="00B30C86">
              <w:rPr>
                <w:rFonts w:ascii="標楷體" w:eastAsia="標楷體" w:hAnsi="標楷體" w:hint="eastAsia"/>
              </w:rPr>
              <w:t>檢核</w:t>
            </w:r>
            <w:r w:rsidR="007463D4" w:rsidRPr="0031616F">
              <w:rPr>
                <w:rFonts w:ascii="標楷體" w:eastAsia="標楷體" w:hAnsi="標楷體" w:hint="eastAsia"/>
              </w:rPr>
              <w:t>是否存在於</w:t>
            </w:r>
            <w:r w:rsidR="00083017"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="00B30C86" w:rsidRPr="0031616F">
              <w:rPr>
                <w:rFonts w:ascii="標楷體" w:eastAsia="標楷體" w:hAnsi="標楷體" w:hint="eastAsia"/>
              </w:rPr>
              <w:t>中</w:t>
            </w:r>
            <w:r w:rsidR="00FF380A" w:rsidRPr="0031616F">
              <w:rPr>
                <w:rFonts w:ascii="標楷體" w:eastAsia="標楷體" w:hAnsi="標楷體" w:hint="eastAsia"/>
              </w:rPr>
              <w:t>，</w:t>
            </w:r>
            <w:r w:rsidR="00B30C86" w:rsidRPr="0031616F">
              <w:rPr>
                <w:rFonts w:ascii="標楷體" w:eastAsia="標楷體" w:hAnsi="標楷體" w:hint="eastAsia"/>
              </w:rPr>
              <w:t>若存在則顯示錯誤訊息 "</w:t>
            </w:r>
            <w:r w:rsidR="00B30C86" w:rsidRPr="0031616F">
              <w:rPr>
                <w:rFonts w:ascii="標楷體" w:eastAsia="標楷體" w:hAnsi="標楷體"/>
              </w:rPr>
              <w:t>E000</w:t>
            </w:r>
            <w:r w:rsidR="006B268E" w:rsidRPr="0031616F">
              <w:rPr>
                <w:rFonts w:ascii="標楷體" w:eastAsia="標楷體" w:hAnsi="標楷體" w:hint="eastAsia"/>
              </w:rPr>
              <w:t>2新增資料已</w:t>
            </w:r>
            <w:r w:rsidR="00B30C86" w:rsidRPr="0031616F">
              <w:rPr>
                <w:rFonts w:ascii="標楷體" w:eastAsia="標楷體" w:hAnsi="標楷體" w:hint="eastAsia"/>
              </w:rPr>
              <w:t>存</w:t>
            </w:r>
            <w:r w:rsidR="00B30C86" w:rsidRPr="0031616F">
              <w:rPr>
                <w:rFonts w:ascii="標楷體" w:eastAsia="標楷體" w:hAnsi="標楷體" w:hint="eastAsia"/>
              </w:rPr>
              <w:lastRenderedPageBreak/>
              <w:t>在(</w:t>
            </w:r>
            <w:r w:rsidR="006B268E" w:rsidRPr="0031616F">
              <w:rPr>
                <w:rFonts w:ascii="標楷體" w:eastAsia="標楷體" w:hAnsi="標楷體" w:hint="eastAsia"/>
              </w:rPr>
              <w:t>特殊客觀減損狀況檔</w:t>
            </w:r>
            <w:r w:rsidR="00B30C86" w:rsidRPr="0031616F">
              <w:rPr>
                <w:rFonts w:ascii="標楷體" w:eastAsia="標楷體" w:hAnsi="標楷體" w:hint="eastAsia"/>
              </w:rPr>
              <w:t>)"</w:t>
            </w:r>
          </w:p>
        </w:tc>
      </w:tr>
      <w:tr w:rsidR="00873DA7" w:rsidRPr="00456B60" w14:paraId="6F8319A2" w14:textId="77777777" w:rsidTr="0014495F">
        <w:trPr>
          <w:trHeight w:val="244"/>
          <w:jc w:val="center"/>
        </w:trPr>
        <w:tc>
          <w:tcPr>
            <w:tcW w:w="530" w:type="dxa"/>
          </w:tcPr>
          <w:p w14:paraId="427E0060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6</w:t>
            </w:r>
          </w:p>
        </w:tc>
        <w:tc>
          <w:tcPr>
            <w:tcW w:w="1308" w:type="dxa"/>
          </w:tcPr>
          <w:p w14:paraId="76E12C60" w14:textId="7C6986B4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37706659" w14:textId="36A4345B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904" w:type="dxa"/>
          </w:tcPr>
          <w:p w14:paraId="6E132764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C8B61C7" w14:textId="77777777" w:rsidR="00204DCD" w:rsidRDefault="00204DCD" w:rsidP="00204DC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01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個別評估</w:t>
            </w:r>
          </w:p>
          <w:p w14:paraId="430D1ACF" w14:textId="0A331A83" w:rsidR="00873DA7" w:rsidRPr="00456B60" w:rsidRDefault="00204DCD" w:rsidP="00204DC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99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其他</w:t>
            </w:r>
          </w:p>
        </w:tc>
        <w:tc>
          <w:tcPr>
            <w:tcW w:w="811" w:type="dxa"/>
          </w:tcPr>
          <w:p w14:paraId="68CA54A2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51DB819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883DF92" w14:textId="2316BF1E" w:rsidR="00873DA7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41EB9">
              <w:rPr>
                <w:rFonts w:ascii="標楷體" w:eastAsia="標楷體" w:hAnsi="標楷體" w:hint="eastAsia"/>
                <w:color w:val="000000"/>
              </w:rPr>
              <w:t>1.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2624DEC6" w14:textId="442768E1" w:rsidR="00873DA7" w:rsidRPr="007B7D37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</w:t>
            </w:r>
            <w:r w:rsidR="00204DCD"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873DA7" w:rsidRPr="00456B60" w14:paraId="4D4BBF67" w14:textId="77777777" w:rsidTr="0014495F">
        <w:trPr>
          <w:trHeight w:val="244"/>
          <w:jc w:val="center"/>
        </w:trPr>
        <w:tc>
          <w:tcPr>
            <w:tcW w:w="530" w:type="dxa"/>
          </w:tcPr>
          <w:p w14:paraId="032D3BF5" w14:textId="77777777" w:rsidR="00873DA7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961C7B8" w14:textId="3E5262C8" w:rsidR="00873DA7" w:rsidRPr="00E86426" w:rsidRDefault="00873DA7" w:rsidP="00873DA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64350B">
              <w:rPr>
                <w:rFonts w:ascii="標楷體" w:eastAsia="標楷體" w:hAnsi="標楷體" w:hint="eastAsia"/>
              </w:rPr>
              <w:t>註記碼說明</w:t>
            </w:r>
          </w:p>
        </w:tc>
        <w:tc>
          <w:tcPr>
            <w:tcW w:w="783" w:type="dxa"/>
          </w:tcPr>
          <w:p w14:paraId="3737D402" w14:textId="446EBDFC" w:rsidR="00873DA7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3CD2C5C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12BCB3F" w14:textId="77777777" w:rsidR="00873DA7" w:rsidRPr="00091624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820F340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3209D0B" w14:textId="73066D52" w:rsidR="00873DA7" w:rsidRPr="00456B60" w:rsidRDefault="001A1733" w:rsidP="00873DA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71C91E8E" w14:textId="56396504" w:rsidR="00873DA7" w:rsidRDefault="001A1733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「</w:t>
            </w: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」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703871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703871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703871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  <w:p w14:paraId="65356AB6" w14:textId="51354C7A" w:rsidR="005704F4" w:rsidRPr="005704F4" w:rsidRDefault="005704F4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>
              <w:rPr>
                <w:rFonts w:ascii="標楷體" w:eastAsia="標楷體" w:hAnsi="標楷體" w:hint="eastAsia"/>
                <w:color w:val="000000"/>
              </w:rPr>
              <w:t>.</w:t>
            </w:r>
            <w:r w:rsidRPr="0064350B">
              <w:rPr>
                <w:rFonts w:ascii="標楷體" w:eastAsia="標楷體" w:hAnsi="標楷體"/>
              </w:rPr>
              <w:t>Ias39Loss.MarkCode</w:t>
            </w:r>
            <w:r>
              <w:rPr>
                <w:rFonts w:ascii="標楷體" w:eastAsia="標楷體" w:hAnsi="標楷體"/>
              </w:rPr>
              <w:t>Desc</w:t>
            </w:r>
          </w:p>
        </w:tc>
      </w:tr>
      <w:tr w:rsidR="00873DA7" w:rsidRPr="00456B60" w14:paraId="753351B6" w14:textId="77777777" w:rsidTr="0014495F">
        <w:trPr>
          <w:trHeight w:val="244"/>
          <w:jc w:val="center"/>
        </w:trPr>
        <w:tc>
          <w:tcPr>
            <w:tcW w:w="530" w:type="dxa"/>
          </w:tcPr>
          <w:p w14:paraId="137B558A" w14:textId="40AD9705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08" w:type="dxa"/>
          </w:tcPr>
          <w:p w14:paraId="7D8D4201" w14:textId="7A612D33" w:rsidR="00873DA7" w:rsidRPr="00B12444" w:rsidRDefault="00873DA7" w:rsidP="00873DA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2F2A2D61" w14:textId="4972B9AF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001BB663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230A6C4" w14:textId="4940D144" w:rsidR="00873DA7" w:rsidRPr="00091624" w:rsidRDefault="00F63CB8" w:rsidP="00873DA7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5F7A8CE3" w14:textId="73C66428" w:rsidR="00873DA7" w:rsidRPr="00456B60" w:rsidRDefault="00D0161E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B7BC6F7" w14:textId="7FD27272" w:rsidR="00873DA7" w:rsidRPr="00456B60" w:rsidRDefault="00D0161E" w:rsidP="00873DA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87EB2BD" w14:textId="2C81849C" w:rsidR="00D0161E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F9BAF3C" w14:textId="41FE9630" w:rsid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49F14329" w14:textId="2B625880" w:rsidR="00D0161E" w:rsidRP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68CDE27" w14:textId="47AA5C54" w:rsidR="00873DA7" w:rsidRPr="00741EB9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2.Ias39Loss.StartDate</w:t>
            </w:r>
          </w:p>
        </w:tc>
      </w:tr>
      <w:tr w:rsidR="00873DA7" w:rsidRPr="00456B60" w14:paraId="3DEF88F4" w14:textId="77777777" w:rsidTr="0014495F">
        <w:trPr>
          <w:trHeight w:val="244"/>
          <w:jc w:val="center"/>
        </w:trPr>
        <w:tc>
          <w:tcPr>
            <w:tcW w:w="530" w:type="dxa"/>
          </w:tcPr>
          <w:p w14:paraId="5FEA14AC" w14:textId="6CB84AF6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3227EC44" w14:textId="7D1007EB" w:rsidR="00873DA7" w:rsidRPr="00B12444" w:rsidRDefault="00873DA7" w:rsidP="00873DA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409FC81E" w14:textId="2B839B58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4CCCF174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D57BEB6" w14:textId="0A8167C1" w:rsidR="00873DA7" w:rsidRPr="00091624" w:rsidRDefault="00F63CB8" w:rsidP="00873DA7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5A3C4892" w14:textId="13602E31" w:rsidR="00873DA7" w:rsidRPr="00456B60" w:rsidRDefault="00D0161E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5B8FE00" w14:textId="49437CE0" w:rsidR="00873DA7" w:rsidRDefault="00D0161E" w:rsidP="00873DA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041EA99" w14:textId="1BC4590C" w:rsidR="00D0161E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0BD1C8FA" w14:textId="1C57CACC" w:rsid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0A17D226" w14:textId="38FCA2C1" w:rsid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4EFC9431" w14:textId="15028D84" w:rsidR="00737E2C" w:rsidRPr="00D0161E" w:rsidRDefault="00B046EC" w:rsidP="00B046EC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檢核</w:t>
            </w:r>
            <w:r w:rsidR="00C07C31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>，顯示錯誤訊息</w:t>
            </w:r>
            <w:r w:rsidR="004E21CF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4E21CF"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="004E21CF"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="004E21CF"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="00737E2C">
              <w:rPr>
                <w:rFonts w:ascii="標楷體" w:eastAsia="標楷體" w:hAnsi="標楷體" w:hint="eastAsia"/>
                <w:color w:val="000000"/>
              </w:rPr>
              <w:t>/</w:t>
            </w:r>
            <w:r w:rsidR="00737E2C"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34F53498" w14:textId="6D0CAC58" w:rsidR="00873DA7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/>
              </w:rPr>
              <w:t>2.Ias39Loss.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</w:tbl>
    <w:p w14:paraId="58AE1F1D" w14:textId="77777777" w:rsidR="00873DA7" w:rsidRDefault="00873DA7" w:rsidP="00873DA7">
      <w:pPr>
        <w:ind w:left="1440"/>
      </w:pPr>
    </w:p>
    <w:p w14:paraId="40253A13" w14:textId="5C0B9BEA" w:rsidR="005D3193" w:rsidRPr="007C1268" w:rsidRDefault="005D3193" w:rsidP="005D3193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75F06">
        <w:rPr>
          <w:rFonts w:hint="eastAsia"/>
        </w:rPr>
        <w:t>-新增</w:t>
      </w:r>
    </w:p>
    <w:p w14:paraId="0E1251BD" w14:textId="2D75CC2A" w:rsidR="006C4653" w:rsidRPr="005D3193" w:rsidRDefault="00D87BB1" w:rsidP="005D319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B262A3F" wp14:editId="01B7C495">
            <wp:extent cx="6479540" cy="1655445"/>
            <wp:effectExtent l="0" t="0" r="0" b="190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5210" w14:textId="77777777" w:rsidR="005D3193" w:rsidRDefault="005D3193" w:rsidP="006C4653">
      <w:pPr>
        <w:ind w:left="1440"/>
      </w:pPr>
    </w:p>
    <w:p w14:paraId="271378B2" w14:textId="1EF96521" w:rsidR="00903DF8" w:rsidRDefault="00356A46" w:rsidP="00903DF8">
      <w:pPr>
        <w:pStyle w:val="a"/>
      </w:pPr>
      <w:r>
        <w:t>UI畫面-</w:t>
      </w:r>
      <w:r w:rsidR="00903DF8">
        <w:rPr>
          <w:rFonts w:hint="eastAsia"/>
        </w:rPr>
        <w:t>修改</w:t>
      </w:r>
    </w:p>
    <w:p w14:paraId="310A0FBE" w14:textId="7FB4E1C8" w:rsidR="00903DF8" w:rsidRDefault="00636345" w:rsidP="00903DF8">
      <w:r>
        <w:rPr>
          <w:noProof/>
        </w:rPr>
        <w:drawing>
          <wp:inline distT="0" distB="0" distL="0" distR="0" wp14:anchorId="5946AEE4" wp14:editId="7D0C422D">
            <wp:extent cx="6479540" cy="1250315"/>
            <wp:effectExtent l="0" t="0" r="0" b="698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C603" w14:textId="77777777" w:rsidR="00903DF8" w:rsidRDefault="00903DF8" w:rsidP="00903DF8">
      <w:pPr>
        <w:ind w:left="1440"/>
      </w:pPr>
    </w:p>
    <w:p w14:paraId="3A5B40B3" w14:textId="3E34ACF5" w:rsidR="00903DF8" w:rsidRPr="009C6A42" w:rsidRDefault="00903DF8" w:rsidP="00903DF8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56A46">
        <w:rPr>
          <w:rFonts w:hint="eastAsia"/>
        </w:rPr>
        <w:t>-修改</w:t>
      </w:r>
    </w:p>
    <w:p w14:paraId="59CDE42C" w14:textId="77777777" w:rsidR="00903DF8" w:rsidRDefault="00903DF8" w:rsidP="00903DF8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903DF8" w:rsidRPr="00F5236F" w14:paraId="259E6B23" w14:textId="77777777" w:rsidTr="0014495F">
        <w:tc>
          <w:tcPr>
            <w:tcW w:w="848" w:type="dxa"/>
            <w:shd w:val="clear" w:color="auto" w:fill="D9D9D9" w:themeFill="background1" w:themeFillShade="D9"/>
          </w:tcPr>
          <w:p w14:paraId="4AB76152" w14:textId="77777777" w:rsidR="00903DF8" w:rsidRPr="00F5236F" w:rsidRDefault="00903DF8" w:rsidP="0014495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781D71DC" w14:textId="77777777" w:rsidR="00903DF8" w:rsidRPr="00F5236F" w:rsidRDefault="00903DF8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CA5F46B" w14:textId="77777777" w:rsidR="00903DF8" w:rsidRPr="00F5236F" w:rsidRDefault="00903DF8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03DF8" w:rsidRPr="00F5236F" w14:paraId="4EC025ED" w14:textId="77777777" w:rsidTr="0014495F">
        <w:tc>
          <w:tcPr>
            <w:tcW w:w="848" w:type="dxa"/>
          </w:tcPr>
          <w:p w14:paraId="4980F561" w14:textId="77777777" w:rsidR="00903DF8" w:rsidRPr="00F5236F" w:rsidRDefault="00903DF8" w:rsidP="0014495F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73527801" w14:textId="31A2E708" w:rsidR="00903DF8" w:rsidRDefault="002B1803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3DD2C28A" w14:textId="4BDD22AD" w:rsidR="00903DF8" w:rsidRPr="00D67AF4" w:rsidRDefault="00903DF8" w:rsidP="0014495F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2B1803"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2973D9D5" w14:textId="77777777" w:rsidR="00C41B77" w:rsidRPr="00651325" w:rsidRDefault="00C41B77" w:rsidP="00C41B7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F232A72" w14:textId="0B5AF3BD" w:rsidR="00A92CDF" w:rsidRDefault="00C41B77" w:rsidP="00A92CD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 xml:space="preserve"> 檢核</w:t>
            </w:r>
            <w:r w:rsidR="00A92CDF" w:rsidRPr="00083017">
              <w:rPr>
                <w:rFonts w:ascii="標楷體" w:eastAsia="標楷體" w:hAnsi="標楷體" w:hint="eastAsia"/>
              </w:rPr>
              <w:t>[</w:t>
            </w:r>
            <w:r w:rsidR="00A92CDF" w:rsidRPr="00FF380A">
              <w:rPr>
                <w:rFonts w:ascii="標楷體" w:eastAsia="標楷體" w:hAnsi="標楷體" w:hint="eastAsia"/>
              </w:rPr>
              <w:t>額度主檔</w:t>
            </w:r>
            <w:r w:rsidR="00A92CDF" w:rsidRPr="00083017">
              <w:rPr>
                <w:rFonts w:ascii="標楷體" w:eastAsia="標楷體" w:hAnsi="標楷體" w:hint="eastAsia"/>
              </w:rPr>
              <w:t>(</w:t>
            </w:r>
            <w:r w:rsidR="00A92CDF" w:rsidRPr="00FF380A">
              <w:rPr>
                <w:rFonts w:ascii="標楷體" w:eastAsia="標楷體" w:hAnsi="標楷體"/>
              </w:rPr>
              <w:t>FacMain</w:t>
            </w:r>
            <w:r w:rsidR="00A92CDF" w:rsidRPr="00083017">
              <w:rPr>
                <w:rFonts w:ascii="標楷體" w:eastAsia="標楷體" w:hAnsi="標楷體" w:hint="eastAsia"/>
              </w:rPr>
              <w:t>)]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92CDF">
              <w:rPr>
                <w:rFonts w:ascii="標楷體" w:eastAsia="標楷體" w:hAnsi="標楷體" w:hint="eastAsia"/>
                <w:color w:val="000000"/>
              </w:rPr>
              <w:t>該</w:t>
            </w:r>
            <w:r w:rsidR="00A92CDF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A92CDF">
              <w:rPr>
                <w:rFonts w:ascii="標楷體" w:eastAsia="標楷體" w:hAnsi="標楷體" w:hint="eastAsia"/>
                <w:color w:val="000000"/>
              </w:rPr>
              <w:t>、</w:t>
            </w:r>
            <w:r w:rsidR="00A92CDF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A92CDF">
              <w:rPr>
                <w:rFonts w:ascii="標楷體" w:eastAsia="標楷體" w:hAnsi="標楷體" w:hint="eastAsia"/>
                <w:color w:val="000000"/>
              </w:rPr>
              <w:t>不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A92CDF">
              <w:rPr>
                <w:rFonts w:ascii="標楷體" w:eastAsia="標楷體" w:hAnsi="標楷體" w:hint="eastAsia"/>
                <w:color w:val="000000"/>
              </w:rPr>
              <w:t>則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="00A92CDF"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="00A92CDF"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="00A92CDF" w:rsidRPr="00FF380A">
              <w:rPr>
                <w:rFonts w:ascii="標楷體" w:eastAsia="標楷體" w:hAnsi="標楷體" w:hint="eastAsia"/>
              </w:rPr>
              <w:t>額度主檔</w:t>
            </w:r>
            <w:r w:rsidR="00A92CDF">
              <w:rPr>
                <w:rFonts w:ascii="標楷體" w:eastAsia="標楷體" w:hAnsi="標楷體" w:hint="eastAsia"/>
              </w:rPr>
              <w:t>(XXX)</w:t>
            </w:r>
            <w:r w:rsidR="00A92CDF" w:rsidRPr="00DF5CD8">
              <w:rPr>
                <w:rFonts w:ascii="標楷體" w:eastAsia="標楷體" w:hAnsi="標楷體" w:hint="eastAsia"/>
                <w:color w:val="000000"/>
              </w:rPr>
              <w:t>)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C787E91" w14:textId="3C6EA722" w:rsidR="00C41B77" w:rsidRPr="00293C02" w:rsidRDefault="00A92CDF" w:rsidP="00A92CD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檢核</w:t>
            </w:r>
            <w:r w:rsidR="00C41B77" w:rsidRPr="00C41B77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C41B77">
              <w:rPr>
                <w:rFonts w:ascii="標楷體" w:eastAsia="標楷體" w:hAnsi="標楷體" w:hint="eastAsia"/>
                <w:color w:val="000000"/>
              </w:rPr>
              <w:t>該</w:t>
            </w:r>
            <w:r w:rsidR="00C41B77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C41B77">
              <w:rPr>
                <w:rFonts w:ascii="標楷體" w:eastAsia="標楷體" w:hAnsi="標楷體" w:hint="eastAsia"/>
                <w:color w:val="000000"/>
              </w:rPr>
              <w:t>、</w:t>
            </w:r>
            <w:r w:rsidR="00C41B77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C41B77">
              <w:rPr>
                <w:rFonts w:ascii="標楷體" w:eastAsia="標楷體" w:hAnsi="標楷體" w:hint="eastAsia"/>
                <w:color w:val="000000"/>
              </w:rPr>
              <w:t>、</w:t>
            </w:r>
            <w:r w:rsidR="00C41B77"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C41B77">
              <w:rPr>
                <w:rFonts w:ascii="標楷體" w:eastAsia="標楷體" w:hAnsi="標楷體" w:hint="eastAsia"/>
                <w:color w:val="000000"/>
              </w:rPr>
              <w:t>不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C41B77">
              <w:rPr>
                <w:rFonts w:ascii="標楷體" w:eastAsia="標楷體" w:hAnsi="標楷體" w:hint="eastAsia"/>
                <w:color w:val="000000"/>
              </w:rPr>
              <w:t>則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="00C41B77" w:rsidRPr="00293C02">
              <w:rPr>
                <w:rFonts w:ascii="標楷體" w:eastAsia="標楷體" w:hAnsi="標楷體"/>
                <w:color w:val="000000"/>
              </w:rPr>
              <w:t>E000</w:t>
            </w:r>
            <w:r w:rsidR="00C41B77">
              <w:rPr>
                <w:rFonts w:ascii="標楷體" w:eastAsia="標楷體" w:hAnsi="標楷體" w:hint="eastAsia"/>
                <w:color w:val="000000"/>
              </w:rPr>
              <w:t>3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C41B77"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 w:rsidR="00C41B77">
              <w:rPr>
                <w:rFonts w:ascii="標楷體" w:eastAsia="標楷體" w:hAnsi="標楷體" w:hint="eastAsia"/>
                <w:color w:val="000000"/>
              </w:rPr>
              <w:t>(</w:t>
            </w:r>
            <w:r w:rsidR="00C34479">
              <w:rPr>
                <w:rFonts w:ascii="標楷體" w:eastAsia="標楷體" w:hAnsi="標楷體" w:hint="eastAsia"/>
              </w:rPr>
              <w:t>XXX</w:t>
            </w:r>
            <w:r w:rsidR="00C41B77">
              <w:rPr>
                <w:rFonts w:ascii="標楷體" w:eastAsia="標楷體" w:hAnsi="標楷體" w:hint="eastAsia"/>
                <w:color w:val="000000"/>
              </w:rPr>
              <w:t>)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59C77BD" w14:textId="77777777" w:rsidR="00C41B77" w:rsidRPr="00293C02" w:rsidRDefault="00C41B77" w:rsidP="00C41B7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97DEB7E" w14:textId="331FAAF5" w:rsidR="00903DF8" w:rsidRDefault="00A92CDF" w:rsidP="00C41B7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="00C41B77"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="00C41B77">
              <w:rPr>
                <w:rFonts w:ascii="標楷體" w:eastAsia="標楷體" w:hAnsi="標楷體" w:hint="eastAsia"/>
              </w:rPr>
              <w:t>更新</w:t>
            </w:r>
            <w:r w:rsidR="00C41B77">
              <w:rPr>
                <w:rFonts w:ascii="標楷體" w:eastAsia="標楷體" w:hAnsi="標楷體" w:hint="eastAsia"/>
                <w:lang w:eastAsia="zh-HK"/>
              </w:rPr>
              <w:t>該筆</w:t>
            </w:r>
            <w:r w:rsidR="00C41B77"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="00C41B77"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903DF8" w:rsidRPr="00F5236F" w14:paraId="78DE3CAA" w14:textId="77777777" w:rsidTr="0014495F">
        <w:tc>
          <w:tcPr>
            <w:tcW w:w="848" w:type="dxa"/>
          </w:tcPr>
          <w:p w14:paraId="3C7BD72E" w14:textId="77777777" w:rsidR="00903DF8" w:rsidRDefault="00903DF8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75FAD0A1" w14:textId="77777777" w:rsidR="00903DF8" w:rsidRDefault="00903DF8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3222B749" w14:textId="6B9D6318" w:rsidR="00903DF8" w:rsidRDefault="00903DF8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C41B77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893D6A6" w14:textId="77777777" w:rsidR="00903DF8" w:rsidRDefault="00903DF8" w:rsidP="00903DF8">
      <w:pPr>
        <w:ind w:left="1440"/>
      </w:pPr>
    </w:p>
    <w:p w14:paraId="1A9E7453" w14:textId="640B417A" w:rsidR="00903DF8" w:rsidRPr="007C1268" w:rsidRDefault="00903DF8" w:rsidP="00903DF8">
      <w:pPr>
        <w:pStyle w:val="a"/>
      </w:pPr>
      <w:r w:rsidRPr="007C1268">
        <w:t>輸入畫面資料說明</w:t>
      </w:r>
      <w:r w:rsidR="00356A46">
        <w:rPr>
          <w:rFonts w:hint="eastAsia"/>
        </w:rPr>
        <w:t>-修改</w:t>
      </w:r>
    </w:p>
    <w:p w14:paraId="4BE15BB5" w14:textId="6074EB04" w:rsidR="00903DF8" w:rsidRDefault="00903DF8" w:rsidP="00903DF8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8456FD" w:rsidRPr="00456B60" w14:paraId="188D01D5" w14:textId="77777777" w:rsidTr="0014495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2AC99417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2430C3A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3138C6B1" w14:textId="77777777" w:rsidR="008456FD" w:rsidRPr="00456B60" w:rsidRDefault="008456FD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6A2B41ED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8456FD" w:rsidRPr="00456B60" w14:paraId="2A5877A1" w14:textId="77777777" w:rsidTr="0014495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748C0EF5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3C26D141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38367505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C340275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124EFA7A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7AEBE818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4733CF63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9A7EDBF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</w:tr>
      <w:tr w:rsidR="008456FD" w:rsidRPr="00456B60" w14:paraId="19ADEE81" w14:textId="77777777" w:rsidTr="0014495F">
        <w:trPr>
          <w:trHeight w:val="244"/>
          <w:jc w:val="center"/>
        </w:trPr>
        <w:tc>
          <w:tcPr>
            <w:tcW w:w="530" w:type="dxa"/>
          </w:tcPr>
          <w:p w14:paraId="1EF21AA8" w14:textId="77777777" w:rsidR="008456FD" w:rsidRPr="001343EE" w:rsidRDefault="008456FD" w:rsidP="0014495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48F5573A" w14:textId="77777777" w:rsidR="008456FD" w:rsidRPr="001343EE" w:rsidRDefault="008456FD" w:rsidP="0014495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07202EC1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8AE5E0E" w14:textId="1BF20724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1896" w:type="dxa"/>
          </w:tcPr>
          <w:p w14:paraId="545B24EA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7A3F927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89A2654" w14:textId="77777777" w:rsidR="008456FD" w:rsidRPr="00456B60" w:rsidRDefault="008456FD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CBD6A90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8456FD" w:rsidRPr="00456B60" w14:paraId="04F7B396" w14:textId="77777777" w:rsidTr="0014495F">
        <w:trPr>
          <w:trHeight w:val="244"/>
          <w:jc w:val="center"/>
        </w:trPr>
        <w:tc>
          <w:tcPr>
            <w:tcW w:w="530" w:type="dxa"/>
          </w:tcPr>
          <w:p w14:paraId="40A39CAF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5FBECCE6" w14:textId="77777777" w:rsidR="008456FD" w:rsidRPr="00456B60" w:rsidRDefault="008456FD" w:rsidP="0014495F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35C77FE7" w14:textId="4FF2C51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1828D6C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8782D2B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569A8A8" w14:textId="45549EFB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1780D4D" w14:textId="15E79562" w:rsidR="008456FD" w:rsidRPr="00456B60" w:rsidRDefault="000C477D" w:rsidP="000C477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B3D2D17" w14:textId="69361711" w:rsidR="008456FD" w:rsidRPr="00A60BC3" w:rsidRDefault="008456FD" w:rsidP="000C477D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0C477D">
              <w:rPr>
                <w:rFonts w:ascii="標楷體" w:eastAsia="標楷體" w:hAnsi="標楷體"/>
                <w:color w:val="000000"/>
              </w:rPr>
              <w:t>Ias39Loss.CustNo</w:t>
            </w:r>
          </w:p>
        </w:tc>
      </w:tr>
      <w:tr w:rsidR="008456FD" w:rsidRPr="00456B60" w14:paraId="1A9ED8B8" w14:textId="77777777" w:rsidTr="0014495F">
        <w:trPr>
          <w:trHeight w:val="244"/>
          <w:jc w:val="center"/>
        </w:trPr>
        <w:tc>
          <w:tcPr>
            <w:tcW w:w="530" w:type="dxa"/>
          </w:tcPr>
          <w:p w14:paraId="2DB12802" w14:textId="77777777" w:rsidR="008456FD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1BED977C" w14:textId="77777777" w:rsidR="0006095B" w:rsidRPr="00DF5CD8" w:rsidRDefault="0006095B" w:rsidP="0006095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[客戶資料主檔(CustMain)]</w:t>
            </w:r>
          </w:p>
          <w:p w14:paraId="04D91E95" w14:textId="77777777" w:rsidR="0006095B" w:rsidRPr="00DF5CD8" w:rsidRDefault="0006095B" w:rsidP="0006095B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39DAD15E" w14:textId="1876E5E4" w:rsidR="008456FD" w:rsidRPr="00DF5CD8" w:rsidRDefault="0006095B" w:rsidP="0006095B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[戶名/公司名稱(CustMain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CustName)]</w:t>
            </w:r>
          </w:p>
        </w:tc>
      </w:tr>
      <w:tr w:rsidR="000C477D" w:rsidRPr="00456B60" w14:paraId="73154FA2" w14:textId="77777777" w:rsidTr="0014495F">
        <w:trPr>
          <w:trHeight w:val="244"/>
          <w:jc w:val="center"/>
        </w:trPr>
        <w:tc>
          <w:tcPr>
            <w:tcW w:w="530" w:type="dxa"/>
          </w:tcPr>
          <w:p w14:paraId="5AECCEF4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49CC44C0" w14:textId="77777777" w:rsidR="000C477D" w:rsidRPr="00456B60" w:rsidRDefault="000C477D" w:rsidP="000C477D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3C7658FC" w14:textId="7A5005E9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3409038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EE9718F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CB66426" w14:textId="40B80D8C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C2CE08B" w14:textId="603BA6C0" w:rsidR="000C477D" w:rsidRPr="00456B60" w:rsidRDefault="000C477D" w:rsidP="000C477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D9C5FD4" w14:textId="32FC1D41" w:rsidR="000C477D" w:rsidRPr="007B7D37" w:rsidRDefault="000C477D" w:rsidP="00A86060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/>
              </w:rPr>
              <w:t>Ias39Loss.FacmNo</w:t>
            </w:r>
          </w:p>
        </w:tc>
      </w:tr>
      <w:tr w:rsidR="008456FD" w:rsidRPr="00456B60" w14:paraId="7E813F11" w14:textId="77777777" w:rsidTr="0014495F">
        <w:trPr>
          <w:trHeight w:val="244"/>
          <w:jc w:val="center"/>
        </w:trPr>
        <w:tc>
          <w:tcPr>
            <w:tcW w:w="530" w:type="dxa"/>
          </w:tcPr>
          <w:p w14:paraId="139CF15D" w14:textId="77777777" w:rsidR="008456FD" w:rsidRPr="00456B60" w:rsidRDefault="008456FD" w:rsidP="0014495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06E44BD7" w14:textId="77777777" w:rsidR="008456FD" w:rsidRPr="00456B60" w:rsidRDefault="008456FD" w:rsidP="0014495F">
            <w:pPr>
              <w:rPr>
                <w:rFonts w:ascii="標楷體" w:eastAsia="標楷體" w:hAnsi="標楷體"/>
                <w:color w:val="000000"/>
              </w:rPr>
            </w:pPr>
            <w:r w:rsidRPr="004B4285"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783" w:type="dxa"/>
          </w:tcPr>
          <w:p w14:paraId="7F3E1C6B" w14:textId="6AFFAA63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CD5203F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742CF9A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9232210" w14:textId="77777777" w:rsidR="008456FD" w:rsidRPr="00456B60" w:rsidRDefault="008456FD" w:rsidP="0014495F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3DE6E7F" w14:textId="77777777" w:rsidR="008456FD" w:rsidRPr="00456B60" w:rsidRDefault="008456FD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1F363AFA" w14:textId="623D152C" w:rsidR="008456FD" w:rsidRPr="00456B60" w:rsidRDefault="008456FD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30F1C">
              <w:rPr>
                <w:rFonts w:ascii="標楷體" w:eastAsia="標楷體" w:hAnsi="標楷體"/>
                <w:color w:val="000000"/>
              </w:rPr>
              <w:t>CustMain.CustName</w:t>
            </w:r>
          </w:p>
        </w:tc>
      </w:tr>
      <w:tr w:rsidR="000C477D" w:rsidRPr="00456B60" w14:paraId="4DB70154" w14:textId="77777777" w:rsidTr="0014495F">
        <w:trPr>
          <w:trHeight w:val="244"/>
          <w:jc w:val="center"/>
        </w:trPr>
        <w:tc>
          <w:tcPr>
            <w:tcW w:w="530" w:type="dxa"/>
          </w:tcPr>
          <w:p w14:paraId="3F5D5C7F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7BB24E92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027D4076" w14:textId="6D3883C9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A1EA771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50A52DA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819338A" w14:textId="0123E982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9DAED68" w14:textId="7C1CEF79" w:rsidR="000C477D" w:rsidRPr="00456B60" w:rsidRDefault="000C477D" w:rsidP="000C477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95BB18A" w14:textId="4632D409" w:rsidR="000C477D" w:rsidRPr="001B4EDF" w:rsidRDefault="000C477D" w:rsidP="00A8606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Ias39Loss.MarkDate</w:t>
            </w:r>
          </w:p>
        </w:tc>
      </w:tr>
      <w:tr w:rsidR="008456FD" w:rsidRPr="00456B60" w14:paraId="6D26C321" w14:textId="77777777" w:rsidTr="0014495F">
        <w:trPr>
          <w:trHeight w:val="244"/>
          <w:jc w:val="center"/>
        </w:trPr>
        <w:tc>
          <w:tcPr>
            <w:tcW w:w="530" w:type="dxa"/>
          </w:tcPr>
          <w:p w14:paraId="00BAD9A6" w14:textId="77777777" w:rsidR="008456FD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308ADF68" w14:textId="3C7CBA9B" w:rsidR="007011B0" w:rsidRPr="007011B0" w:rsidRDefault="007011B0" w:rsidP="007011B0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[戶號(CustNo)]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7011B0">
              <w:rPr>
                <w:rFonts w:ascii="標楷體" w:eastAsia="標楷體" w:hAnsi="標楷體" w:hint="eastAsia"/>
              </w:rPr>
              <w:t>[額度編號(FacmNo)]</w:t>
            </w:r>
            <w:r>
              <w:rPr>
                <w:rFonts w:ascii="標楷體" w:eastAsia="標楷體" w:hAnsi="標楷體" w:hint="eastAsia"/>
              </w:rPr>
              <w:t>檢核</w:t>
            </w:r>
            <w:r w:rsidRPr="007011B0">
              <w:rPr>
                <w:rFonts w:ascii="標楷體" w:eastAsia="標楷體" w:hAnsi="標楷體" w:hint="eastAsia"/>
              </w:rPr>
              <w:t>是否存在於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 w:rsidRPr="00083017">
              <w:rPr>
                <w:rFonts w:ascii="標楷體" w:eastAsia="標楷體" w:hAnsi="標楷體" w:hint="eastAsia"/>
              </w:rPr>
              <w:t>)]</w:t>
            </w:r>
            <w:r w:rsidRPr="007011B0">
              <w:rPr>
                <w:rFonts w:ascii="標楷體" w:eastAsia="標楷體" w:hAnsi="標楷體" w:hint="eastAsia"/>
              </w:rPr>
              <w:t>中，若不存在則顯示錯誤訊息 "</w:t>
            </w:r>
            <w:r w:rsidRPr="007011B0">
              <w:rPr>
                <w:rFonts w:ascii="標楷體" w:eastAsia="標楷體" w:hAnsi="標楷體"/>
              </w:rPr>
              <w:t>E0001</w:t>
            </w:r>
            <w:r w:rsidRPr="007011B0">
              <w:rPr>
                <w:rFonts w:ascii="標楷體" w:eastAsia="標楷體" w:hAnsi="標楷體" w:hint="eastAsia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7011B0">
              <w:rPr>
                <w:rFonts w:ascii="標楷體" w:eastAsia="標楷體" w:hAnsi="標楷體" w:hint="eastAsia"/>
              </w:rPr>
              <w:t>)"</w:t>
            </w:r>
          </w:p>
          <w:p w14:paraId="0ED1E47C" w14:textId="195B5090" w:rsidR="0006095B" w:rsidRPr="007011B0" w:rsidRDefault="007011B0" w:rsidP="007011B0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2).</w:t>
            </w:r>
            <w:r w:rsidR="0006095B" w:rsidRPr="00040F91">
              <w:rPr>
                <w:rFonts w:ascii="標楷體" w:eastAsia="標楷體" w:hAnsi="標楷體" w:hint="eastAsia"/>
              </w:rPr>
              <w:t>依據</w:t>
            </w:r>
            <w:r w:rsidR="0006095B" w:rsidRPr="00083017">
              <w:rPr>
                <w:rFonts w:ascii="標楷體" w:eastAsia="標楷體" w:hAnsi="標楷體" w:hint="eastAsia"/>
              </w:rPr>
              <w:t>[戶號(CustNo)]</w:t>
            </w:r>
            <w:r w:rsidR="0006095B">
              <w:rPr>
                <w:rFonts w:ascii="標楷體" w:eastAsia="標楷體" w:hAnsi="標楷體" w:hint="eastAsia"/>
              </w:rPr>
              <w:t>、</w:t>
            </w:r>
            <w:r w:rsidR="0006095B" w:rsidRPr="007011B0">
              <w:rPr>
                <w:rFonts w:ascii="標楷體" w:eastAsia="標楷體" w:hAnsi="標楷體" w:hint="eastAsia"/>
              </w:rPr>
              <w:t>[額度編號(FacmNo)]</w:t>
            </w:r>
            <w:r w:rsidR="0006095B">
              <w:rPr>
                <w:rFonts w:ascii="標楷體" w:eastAsia="標楷體" w:hAnsi="標楷體" w:hint="eastAsia"/>
              </w:rPr>
              <w:t>、</w:t>
            </w:r>
            <w:r w:rsidR="0006095B" w:rsidRPr="007011B0">
              <w:rPr>
                <w:rFonts w:ascii="標楷體" w:eastAsia="標楷體" w:hAnsi="標楷體" w:hint="eastAsia"/>
              </w:rPr>
              <w:t>[發生日期(MarkDate)]</w:t>
            </w:r>
            <w:r w:rsidR="0006095B">
              <w:rPr>
                <w:rFonts w:ascii="標楷體" w:eastAsia="標楷體" w:hAnsi="標楷體" w:hint="eastAsia"/>
              </w:rPr>
              <w:t>檢核</w:t>
            </w:r>
            <w:r w:rsidR="0006095B" w:rsidRPr="007011B0">
              <w:rPr>
                <w:rFonts w:ascii="標楷體" w:eastAsia="標楷體" w:hAnsi="標楷體" w:hint="eastAsia"/>
              </w:rPr>
              <w:t>是否存在於</w:t>
            </w:r>
            <w:r w:rsidR="0006095B"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="0006095B" w:rsidRPr="007011B0">
              <w:rPr>
                <w:rFonts w:ascii="標楷體" w:eastAsia="標楷體" w:hAnsi="標楷體" w:hint="eastAsia"/>
              </w:rPr>
              <w:t>中</w:t>
            </w:r>
          </w:p>
          <w:p w14:paraId="0BE3BE9B" w14:textId="1B722ED1" w:rsidR="008456FD" w:rsidRPr="007011B0" w:rsidRDefault="008456FD" w:rsidP="007011B0">
            <w:pPr>
              <w:snapToGrid w:val="0"/>
              <w:ind w:leftChars="190" w:left="694" w:hangingChars="99" w:hanging="238"/>
              <w:rPr>
                <w:rFonts w:ascii="標楷體" w:eastAsia="標楷體" w:hAnsi="標楷體"/>
              </w:rPr>
            </w:pPr>
            <w:r w:rsidRPr="007011B0">
              <w:rPr>
                <w:rFonts w:ascii="標楷體" w:eastAsia="標楷體" w:hAnsi="標楷體" w:hint="eastAsia"/>
              </w:rPr>
              <w:t>(</w:t>
            </w:r>
            <w:r w:rsidR="007011B0">
              <w:rPr>
                <w:rFonts w:ascii="標楷體" w:eastAsia="標楷體" w:hAnsi="標楷體"/>
              </w:rPr>
              <w:t>a</w:t>
            </w:r>
            <w:r w:rsidRPr="007011B0">
              <w:rPr>
                <w:rFonts w:ascii="標楷體" w:eastAsia="標楷體" w:hAnsi="標楷體" w:hint="eastAsia"/>
              </w:rPr>
              <w:t>).若</w:t>
            </w:r>
            <w:r w:rsidR="00450B3D" w:rsidRPr="007011B0">
              <w:rPr>
                <w:rFonts w:ascii="標楷體" w:eastAsia="標楷體" w:hAnsi="標楷體" w:hint="eastAsia"/>
              </w:rPr>
              <w:t>不存</w:t>
            </w:r>
            <w:r w:rsidRPr="007011B0">
              <w:rPr>
                <w:rFonts w:ascii="標楷體" w:eastAsia="標楷體" w:hAnsi="標楷體" w:hint="eastAsia"/>
              </w:rPr>
              <w:t>在則顯示錯誤訊息 "</w:t>
            </w:r>
            <w:r w:rsidRPr="007011B0">
              <w:rPr>
                <w:rFonts w:ascii="標楷體" w:eastAsia="標楷體" w:hAnsi="標楷體"/>
              </w:rPr>
              <w:t>E000</w:t>
            </w:r>
            <w:r w:rsidR="00CB3F37" w:rsidRPr="007011B0">
              <w:rPr>
                <w:rFonts w:ascii="標楷體" w:eastAsia="標楷體" w:hAnsi="標楷體" w:hint="eastAsia"/>
              </w:rPr>
              <w:t>3修改</w:t>
            </w:r>
            <w:r w:rsidRPr="007011B0">
              <w:rPr>
                <w:rFonts w:ascii="標楷體" w:eastAsia="標楷體" w:hAnsi="標楷體" w:hint="eastAsia"/>
              </w:rPr>
              <w:t>資料</w:t>
            </w:r>
            <w:r w:rsidR="00CB3F37" w:rsidRPr="007011B0">
              <w:rPr>
                <w:rFonts w:ascii="標楷體" w:eastAsia="標楷體" w:hAnsi="標楷體" w:hint="eastAsia"/>
              </w:rPr>
              <w:t>不</w:t>
            </w:r>
            <w:r w:rsidRPr="007011B0">
              <w:rPr>
                <w:rFonts w:ascii="標楷體" w:eastAsia="標楷體" w:hAnsi="標楷體" w:hint="eastAsia"/>
              </w:rPr>
              <w:t>存在(特殊客觀減損狀況檔)"</w:t>
            </w:r>
          </w:p>
          <w:p w14:paraId="751CCE64" w14:textId="052537A9" w:rsidR="00CB3F37" w:rsidRPr="007011B0" w:rsidRDefault="00CB3F37" w:rsidP="007011B0">
            <w:pPr>
              <w:snapToGrid w:val="0"/>
              <w:ind w:leftChars="190" w:left="694" w:hangingChars="99" w:hanging="238"/>
              <w:rPr>
                <w:rFonts w:ascii="標楷體" w:eastAsia="標楷體" w:hAnsi="標楷體"/>
              </w:rPr>
            </w:pPr>
            <w:r w:rsidRPr="007011B0">
              <w:rPr>
                <w:rFonts w:ascii="標楷體" w:eastAsia="標楷體" w:hAnsi="標楷體" w:hint="eastAsia"/>
              </w:rPr>
              <w:t>(</w:t>
            </w:r>
            <w:r w:rsidR="007011B0">
              <w:rPr>
                <w:rFonts w:ascii="標楷體" w:eastAsia="標楷體" w:hAnsi="標楷體"/>
              </w:rPr>
              <w:t>b</w:t>
            </w:r>
            <w:r w:rsidRPr="007011B0">
              <w:rPr>
                <w:rFonts w:ascii="標楷體" w:eastAsia="標楷體" w:hAnsi="標楷體" w:hint="eastAsia"/>
              </w:rPr>
              <w:t>)</w:t>
            </w:r>
            <w:r w:rsidRPr="007011B0">
              <w:rPr>
                <w:rFonts w:ascii="標楷體" w:eastAsia="標楷體" w:hAnsi="標楷體"/>
              </w:rPr>
              <w:t>.</w:t>
            </w:r>
            <w:r w:rsidRPr="007011B0">
              <w:rPr>
                <w:rFonts w:ascii="標楷體" w:eastAsia="標楷體" w:hAnsi="標楷體" w:hint="eastAsia"/>
              </w:rPr>
              <w:t>調出該筆</w:t>
            </w:r>
            <w:r w:rsidR="0006095B"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Pr="007011B0">
              <w:rPr>
                <w:rFonts w:ascii="標楷體" w:eastAsia="標楷體" w:hAnsi="標楷體" w:hint="eastAsia"/>
              </w:rPr>
              <w:t>資料</w:t>
            </w:r>
          </w:p>
        </w:tc>
      </w:tr>
      <w:tr w:rsidR="008456FD" w:rsidRPr="00456B60" w14:paraId="092F1B33" w14:textId="77777777" w:rsidTr="0014495F">
        <w:trPr>
          <w:trHeight w:val="244"/>
          <w:jc w:val="center"/>
        </w:trPr>
        <w:tc>
          <w:tcPr>
            <w:tcW w:w="530" w:type="dxa"/>
          </w:tcPr>
          <w:p w14:paraId="0318C7B2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68B1B122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03E54B69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904" w:type="dxa"/>
          </w:tcPr>
          <w:p w14:paraId="0E8AAE66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9513BD2" w14:textId="77777777" w:rsidR="008456FD" w:rsidRDefault="008456FD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01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個別評估</w:t>
            </w:r>
          </w:p>
          <w:p w14:paraId="3C70CD0B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99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其他</w:t>
            </w:r>
          </w:p>
        </w:tc>
        <w:tc>
          <w:tcPr>
            <w:tcW w:w="811" w:type="dxa"/>
          </w:tcPr>
          <w:p w14:paraId="4E76EC3F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43521124" w14:textId="77777777" w:rsidR="008456FD" w:rsidRPr="00456B60" w:rsidRDefault="008456FD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8E421E9" w14:textId="7AB8A581" w:rsidR="00833A39" w:rsidRPr="007B7D37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49C6396B" w14:textId="23A3F2C7" w:rsidR="008456FD" w:rsidRDefault="00833A39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="008456FD"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="008456FD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8456FD"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="008456FD"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8456FD"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 w:rsidR="008456FD">
              <w:rPr>
                <w:rFonts w:ascii="標楷體" w:eastAsia="標楷體" w:hAnsi="標楷體" w:hint="eastAsia"/>
                <w:color w:val="000000"/>
              </w:rPr>
              <w:t>/</w:t>
            </w:r>
            <w:r w:rsidR="008456FD" w:rsidRPr="00091624">
              <w:rPr>
                <w:rFonts w:ascii="標楷體" w:eastAsia="標楷體" w:hAnsi="標楷體"/>
                <w:color w:val="000000"/>
              </w:rPr>
              <w:t>V(H</w:t>
            </w:r>
            <w:r w:rsidR="008456FD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549592D7" w14:textId="088D0851" w:rsidR="008456FD" w:rsidRPr="007B7D37" w:rsidRDefault="009114D1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8456FD">
              <w:rPr>
                <w:rFonts w:ascii="標楷體" w:eastAsia="標楷體" w:hAnsi="標楷體" w:hint="eastAsia"/>
                <w:color w:val="000000"/>
              </w:rPr>
              <w:t>.</w:t>
            </w:r>
            <w:r w:rsidR="008456FD"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8456FD" w:rsidRPr="00456B60" w14:paraId="1FF0CA99" w14:textId="77777777" w:rsidTr="0014495F">
        <w:trPr>
          <w:trHeight w:val="244"/>
          <w:jc w:val="center"/>
        </w:trPr>
        <w:tc>
          <w:tcPr>
            <w:tcW w:w="530" w:type="dxa"/>
          </w:tcPr>
          <w:p w14:paraId="6F3325E0" w14:textId="77777777" w:rsidR="008456FD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84104FA" w14:textId="77777777" w:rsidR="008456FD" w:rsidRPr="00E86426" w:rsidRDefault="008456FD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64350B">
              <w:rPr>
                <w:rFonts w:ascii="標楷體" w:eastAsia="標楷體" w:hAnsi="標楷體" w:hint="eastAsia"/>
              </w:rPr>
              <w:t>註記碼說明</w:t>
            </w:r>
          </w:p>
        </w:tc>
        <w:tc>
          <w:tcPr>
            <w:tcW w:w="783" w:type="dxa"/>
          </w:tcPr>
          <w:p w14:paraId="1168B561" w14:textId="2B730183" w:rsidR="008456FD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902F372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14258E0" w14:textId="77777777" w:rsidR="008456FD" w:rsidRPr="00091624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958319C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7741C44" w14:textId="77777777" w:rsidR="008456FD" w:rsidRPr="00456B60" w:rsidRDefault="008456FD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FD04A3B" w14:textId="77777777" w:rsidR="0006095B" w:rsidRDefault="0006095B" w:rsidP="0006095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「</w:t>
            </w: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」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說明/</w:t>
            </w:r>
            <w:r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  <w:p w14:paraId="471F89A8" w14:textId="44BC711B" w:rsidR="008456FD" w:rsidRPr="005704F4" w:rsidRDefault="0006095B" w:rsidP="0006095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>
              <w:rPr>
                <w:rFonts w:ascii="標楷體" w:eastAsia="標楷體" w:hAnsi="標楷體" w:hint="eastAsia"/>
                <w:color w:val="000000"/>
              </w:rPr>
              <w:t>.</w:t>
            </w:r>
            <w:r w:rsidRPr="0064350B">
              <w:rPr>
                <w:rFonts w:ascii="標楷體" w:eastAsia="標楷體" w:hAnsi="標楷體"/>
              </w:rPr>
              <w:t>Ias39Loss.MarkCode</w:t>
            </w:r>
            <w:r>
              <w:rPr>
                <w:rFonts w:ascii="標楷體" w:eastAsia="標楷體" w:hAnsi="標楷體"/>
              </w:rPr>
              <w:t>Desc</w:t>
            </w:r>
          </w:p>
        </w:tc>
      </w:tr>
      <w:tr w:rsidR="008456FD" w:rsidRPr="00456B60" w14:paraId="7649B974" w14:textId="77777777" w:rsidTr="0014495F">
        <w:trPr>
          <w:trHeight w:val="244"/>
          <w:jc w:val="center"/>
        </w:trPr>
        <w:tc>
          <w:tcPr>
            <w:tcW w:w="530" w:type="dxa"/>
          </w:tcPr>
          <w:p w14:paraId="73991DE1" w14:textId="77777777" w:rsidR="008456FD" w:rsidRDefault="008456FD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08" w:type="dxa"/>
          </w:tcPr>
          <w:p w14:paraId="541C39D2" w14:textId="77777777" w:rsidR="008456FD" w:rsidRPr="00B12444" w:rsidRDefault="008456FD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59E31B82" w14:textId="77777777" w:rsidR="008456FD" w:rsidRDefault="008456FD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78A32B7B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6C8050C" w14:textId="3090CD2F" w:rsidR="008456FD" w:rsidRPr="00091624" w:rsidRDefault="00F63CB8" w:rsidP="0014495F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62765E78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2131BE0" w14:textId="77777777" w:rsidR="008456FD" w:rsidRPr="00456B60" w:rsidRDefault="008456FD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0625759" w14:textId="07B5C8B1" w:rsidR="00833A39" w:rsidRPr="007B7D37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62214AFF" w14:textId="0D2C4010" w:rsidR="008456FD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="008456FD"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8456FD"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324704C2" w14:textId="30A40F13" w:rsidR="008456FD" w:rsidRDefault="008456FD" w:rsidP="0014495F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lastRenderedPageBreak/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698E646F" w14:textId="77777777" w:rsidR="008456FD" w:rsidRPr="00D0161E" w:rsidRDefault="008456FD" w:rsidP="0014495F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16AFEDFD" w14:textId="586A4FED" w:rsidR="008456FD" w:rsidRPr="00741EB9" w:rsidRDefault="00833A39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</w:t>
            </w:r>
            <w:r w:rsidR="008456FD" w:rsidRPr="0064350B">
              <w:rPr>
                <w:rFonts w:ascii="標楷體" w:eastAsia="標楷體" w:hAnsi="標楷體"/>
              </w:rPr>
              <w:t>.Ias39Loss.StartDate</w:t>
            </w:r>
          </w:p>
        </w:tc>
      </w:tr>
      <w:tr w:rsidR="008456FD" w:rsidRPr="00456B60" w14:paraId="727734EF" w14:textId="77777777" w:rsidTr="0014495F">
        <w:trPr>
          <w:trHeight w:val="244"/>
          <w:jc w:val="center"/>
        </w:trPr>
        <w:tc>
          <w:tcPr>
            <w:tcW w:w="530" w:type="dxa"/>
          </w:tcPr>
          <w:p w14:paraId="055CA057" w14:textId="77777777" w:rsidR="008456FD" w:rsidRDefault="008456FD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1308" w:type="dxa"/>
          </w:tcPr>
          <w:p w14:paraId="4D7FCD32" w14:textId="77777777" w:rsidR="008456FD" w:rsidRPr="00B12444" w:rsidRDefault="008456FD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3AEFDBB8" w14:textId="77777777" w:rsidR="008456FD" w:rsidRDefault="008456FD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1ECCF28B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7818A06" w14:textId="0E764DD1" w:rsidR="008456FD" w:rsidRPr="00091624" w:rsidRDefault="00F63CB8" w:rsidP="0014495F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7F98E59D" w14:textId="77777777" w:rsidR="008456FD" w:rsidRPr="00456B60" w:rsidRDefault="008456FD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7ADA548" w14:textId="77777777" w:rsidR="008456FD" w:rsidRDefault="008456FD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2D3933D" w14:textId="44EF04B7" w:rsidR="00833A39" w:rsidRPr="007B7D37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0961834C" w14:textId="290DF17E" w:rsidR="00A70467" w:rsidRDefault="00A70467" w:rsidP="00A7046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CF6A577" w14:textId="77777777" w:rsidR="00A70467" w:rsidRDefault="00A70467" w:rsidP="00A7046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1D36C28A" w14:textId="77777777" w:rsidR="00A70467" w:rsidRDefault="00A70467" w:rsidP="00A7046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8D1E8CB" w14:textId="41839467" w:rsidR="00A70467" w:rsidRPr="00D0161E" w:rsidRDefault="00A70467" w:rsidP="00A7046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檢核：若[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，顯示錯誤訊息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6323E0E2" w14:textId="36F97816" w:rsidR="008456FD" w:rsidRDefault="00A70467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 w:rsidR="008456FD" w:rsidRPr="0064350B">
              <w:rPr>
                <w:rFonts w:ascii="標楷體" w:eastAsia="標楷體" w:hAnsi="標楷體"/>
              </w:rPr>
              <w:t>.Ias39Loss.</w:t>
            </w:r>
            <w:r w:rsidR="008456FD">
              <w:rPr>
                <w:rFonts w:ascii="標楷體" w:eastAsia="標楷體" w:hAnsi="標楷體"/>
              </w:rPr>
              <w:t>End</w:t>
            </w:r>
            <w:r w:rsidR="008456FD" w:rsidRPr="0064350B">
              <w:rPr>
                <w:rFonts w:ascii="標楷體" w:eastAsia="標楷體" w:hAnsi="標楷體"/>
              </w:rPr>
              <w:t>Date</w:t>
            </w:r>
          </w:p>
        </w:tc>
      </w:tr>
    </w:tbl>
    <w:p w14:paraId="1A7F370A" w14:textId="77777777" w:rsidR="00903DF8" w:rsidRDefault="00903DF8" w:rsidP="00903DF8">
      <w:pPr>
        <w:ind w:left="1440"/>
      </w:pPr>
    </w:p>
    <w:p w14:paraId="1D6F4903" w14:textId="735A8A5C" w:rsidR="00903DF8" w:rsidRPr="007C1268" w:rsidRDefault="00903DF8" w:rsidP="00903DF8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56A46">
        <w:rPr>
          <w:rFonts w:hint="eastAsia"/>
        </w:rPr>
        <w:t>-修改</w:t>
      </w:r>
    </w:p>
    <w:p w14:paraId="1ECCEB9C" w14:textId="275C1E5A" w:rsidR="00903DF8" w:rsidRPr="005D3193" w:rsidRDefault="003902C3" w:rsidP="00903DF8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405393E" wp14:editId="59213AD4">
            <wp:extent cx="6479540" cy="1616075"/>
            <wp:effectExtent l="0" t="0" r="0" b="317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1AEB" w14:textId="77777777" w:rsidR="00C467BE" w:rsidRDefault="00C467BE" w:rsidP="00C467BE">
      <w:pPr>
        <w:pStyle w:val="a"/>
        <w:numPr>
          <w:ilvl w:val="0"/>
          <w:numId w:val="0"/>
        </w:numPr>
        <w:ind w:left="1614"/>
      </w:pPr>
    </w:p>
    <w:p w14:paraId="45DCD6A7" w14:textId="5E41040D" w:rsidR="00C467BE" w:rsidRDefault="00356A46" w:rsidP="00C467BE">
      <w:pPr>
        <w:pStyle w:val="a"/>
      </w:pPr>
      <w:r>
        <w:t>UI畫面-</w:t>
      </w:r>
      <w:r w:rsidR="00C467BE">
        <w:rPr>
          <w:rFonts w:hint="eastAsia"/>
        </w:rPr>
        <w:t>刪除</w:t>
      </w:r>
    </w:p>
    <w:p w14:paraId="44239C56" w14:textId="3F588AC5" w:rsidR="00C467BE" w:rsidRDefault="00341009" w:rsidP="00C467BE">
      <w:r>
        <w:rPr>
          <w:noProof/>
        </w:rPr>
        <w:drawing>
          <wp:inline distT="0" distB="0" distL="0" distR="0" wp14:anchorId="42D08A06" wp14:editId="00AE7D2B">
            <wp:extent cx="6479540" cy="1192530"/>
            <wp:effectExtent l="0" t="0" r="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56A7" w14:textId="77777777" w:rsidR="00C467BE" w:rsidRDefault="00C467BE" w:rsidP="00C467BE">
      <w:pPr>
        <w:ind w:left="1440"/>
      </w:pPr>
    </w:p>
    <w:p w14:paraId="70D5FC1D" w14:textId="62B66932" w:rsidR="00C467BE" w:rsidRPr="009C6A42" w:rsidRDefault="00C467BE" w:rsidP="00C467B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FF1A80">
        <w:rPr>
          <w:rFonts w:hint="eastAsia"/>
        </w:rPr>
        <w:t>-刪除</w:t>
      </w:r>
    </w:p>
    <w:p w14:paraId="5C35CE42" w14:textId="77777777" w:rsidR="00C467BE" w:rsidRDefault="00C467BE" w:rsidP="00C467BE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C467BE" w:rsidRPr="00F5236F" w14:paraId="044C0582" w14:textId="77777777" w:rsidTr="0014495F">
        <w:tc>
          <w:tcPr>
            <w:tcW w:w="848" w:type="dxa"/>
            <w:shd w:val="clear" w:color="auto" w:fill="D9D9D9" w:themeFill="background1" w:themeFillShade="D9"/>
          </w:tcPr>
          <w:p w14:paraId="17369F35" w14:textId="77777777" w:rsidR="00C467BE" w:rsidRPr="00F5236F" w:rsidRDefault="00C467BE" w:rsidP="0014495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258676F1" w14:textId="77777777" w:rsidR="00C467BE" w:rsidRPr="00F5236F" w:rsidRDefault="00C467BE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328DC85A" w14:textId="77777777" w:rsidR="00C467BE" w:rsidRPr="00F5236F" w:rsidRDefault="00C467BE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467BE" w:rsidRPr="00F5236F" w14:paraId="1A7737CA" w14:textId="77777777" w:rsidTr="0014495F">
        <w:tc>
          <w:tcPr>
            <w:tcW w:w="848" w:type="dxa"/>
          </w:tcPr>
          <w:p w14:paraId="737BF369" w14:textId="77777777" w:rsidR="00C467BE" w:rsidRPr="00F5236F" w:rsidRDefault="00C467BE" w:rsidP="0014495F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75360345" w14:textId="4719603B" w:rsidR="00C467BE" w:rsidRDefault="000B4513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</w:p>
        </w:tc>
        <w:tc>
          <w:tcPr>
            <w:tcW w:w="7229" w:type="dxa"/>
          </w:tcPr>
          <w:p w14:paraId="34285F49" w14:textId="42A3EBAD" w:rsidR="00C467BE" w:rsidRPr="00D67AF4" w:rsidRDefault="00C467BE" w:rsidP="0014495F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0B4513">
              <w:rPr>
                <w:rFonts w:ascii="標楷體" w:eastAsia="標楷體" w:hAnsi="標楷體" w:hint="eastAsia"/>
                <w:lang w:eastAsia="zh-HK"/>
              </w:rPr>
              <w:t>刪除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72408A1F" w14:textId="77777777" w:rsidR="002F5482" w:rsidRPr="00651325" w:rsidRDefault="002F5482" w:rsidP="002F54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0FFAD3E" w14:textId="7DE7237D" w:rsidR="002F5482" w:rsidRPr="00293C02" w:rsidRDefault="002F5482" w:rsidP="002F548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2F5482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2016E9">
              <w:rPr>
                <w:rFonts w:ascii="標楷體" w:eastAsia="標楷體" w:hAnsi="標楷體" w:hint="eastAsia"/>
                <w:color w:val="000000"/>
              </w:rPr>
              <w:t>該</w:t>
            </w:r>
            <w:r w:rsidR="002016E9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2016E9">
              <w:rPr>
                <w:rFonts w:ascii="標楷體" w:eastAsia="標楷體" w:hAnsi="標楷體" w:hint="eastAsia"/>
                <w:color w:val="000000"/>
              </w:rPr>
              <w:t>、</w:t>
            </w:r>
            <w:r w:rsidR="002016E9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2016E9">
              <w:rPr>
                <w:rFonts w:ascii="標楷體" w:eastAsia="標楷體" w:hAnsi="標楷體" w:hint="eastAsia"/>
                <w:color w:val="000000"/>
              </w:rPr>
              <w:t>、</w:t>
            </w:r>
            <w:r w:rsidR="002016E9"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="002016E9" w:rsidRPr="00293C02">
              <w:rPr>
                <w:rFonts w:ascii="標楷體" w:eastAsia="標楷體" w:hAnsi="標楷體" w:hint="eastAsia"/>
                <w:color w:val="000000"/>
              </w:rPr>
              <w:t>是否存在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</w:t>
            </w:r>
            <w:r w:rsidRPr="00293C02">
              <w:rPr>
                <w:rFonts w:ascii="標楷體" w:eastAsia="標楷體" w:hAnsi="標楷體" w:hint="eastAsia"/>
                <w:color w:val="000000"/>
              </w:rPr>
              <w:lastRenderedPageBreak/>
              <w:t>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4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刪除資料不存在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="000D1522" w:rsidRPr="0031616F">
              <w:rPr>
                <w:rFonts w:ascii="標楷體" w:eastAsia="標楷體" w:hAnsi="標楷體" w:hint="eastAsia"/>
              </w:rPr>
              <w:t>特殊客觀減損狀況檔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BA5DF3D" w14:textId="77777777" w:rsidR="002F5482" w:rsidRPr="00293C02" w:rsidRDefault="002F5482" w:rsidP="002F54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BDC38AF" w14:textId="7557ECAD" w:rsidR="00C467BE" w:rsidRDefault="002F5482" w:rsidP="002F54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刪除該筆</w:t>
            </w:r>
            <w:r w:rsidRPr="002F5482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C467BE" w:rsidRPr="00F5236F" w14:paraId="03670101" w14:textId="77777777" w:rsidTr="0014495F">
        <w:tc>
          <w:tcPr>
            <w:tcW w:w="848" w:type="dxa"/>
          </w:tcPr>
          <w:p w14:paraId="6AA40C48" w14:textId="77777777" w:rsidR="00C467BE" w:rsidRDefault="00C467BE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29" w:type="dxa"/>
          </w:tcPr>
          <w:p w14:paraId="3278266F" w14:textId="77777777" w:rsidR="00C467BE" w:rsidRDefault="00C467BE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466748F7" w14:textId="77777777" w:rsidR="00C467BE" w:rsidRDefault="00C467BE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</w:tbl>
    <w:p w14:paraId="219E2B9A" w14:textId="77777777" w:rsidR="00C467BE" w:rsidRDefault="00C467BE" w:rsidP="00C467BE">
      <w:pPr>
        <w:ind w:left="1440"/>
      </w:pPr>
    </w:p>
    <w:p w14:paraId="4BFB7B2D" w14:textId="7E7A1047" w:rsidR="00C467BE" w:rsidRPr="007C1268" w:rsidRDefault="00C467BE" w:rsidP="00C467BE">
      <w:pPr>
        <w:pStyle w:val="a"/>
      </w:pPr>
      <w:r w:rsidRPr="007C1268">
        <w:t>輸入畫面資料說明</w:t>
      </w:r>
      <w:r w:rsidR="00FF1A80">
        <w:rPr>
          <w:rFonts w:hint="eastAsia"/>
        </w:rPr>
        <w:t>-刪除</w:t>
      </w:r>
    </w:p>
    <w:p w14:paraId="325F2B26" w14:textId="77777777" w:rsidR="00A86060" w:rsidRDefault="00A86060" w:rsidP="00A86060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A86060" w:rsidRPr="00456B60" w14:paraId="0C8F1FF5" w14:textId="77777777" w:rsidTr="0014495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080718E4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3528C44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60DBD156" w14:textId="77777777" w:rsidR="00A86060" w:rsidRPr="00456B60" w:rsidRDefault="00A86060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6BFAB8C4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A86060" w:rsidRPr="00456B60" w14:paraId="11D2EFE6" w14:textId="77777777" w:rsidTr="0014495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9C9AB14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8B51D7E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73954F2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D7CB097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438F612E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E8FF0C2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23143485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92F9779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</w:tr>
      <w:tr w:rsidR="00A86060" w:rsidRPr="00456B60" w14:paraId="3E01C96B" w14:textId="77777777" w:rsidTr="0014495F">
        <w:trPr>
          <w:trHeight w:val="244"/>
          <w:jc w:val="center"/>
        </w:trPr>
        <w:tc>
          <w:tcPr>
            <w:tcW w:w="530" w:type="dxa"/>
          </w:tcPr>
          <w:p w14:paraId="644A1675" w14:textId="77777777" w:rsidR="00A86060" w:rsidRPr="001343EE" w:rsidRDefault="00A86060" w:rsidP="0014495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094C606C" w14:textId="77777777" w:rsidR="00A86060" w:rsidRPr="001343EE" w:rsidRDefault="00A86060" w:rsidP="0014495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521BC183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DDB93DD" w14:textId="2F10F611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 w:rsidRPr="00A86060">
              <w:rPr>
                <w:rFonts w:ascii="標楷體" w:eastAsia="標楷體" w:hAnsi="標楷體" w:hint="eastAsia"/>
              </w:rPr>
              <w:t>刪除</w:t>
            </w:r>
          </w:p>
        </w:tc>
        <w:tc>
          <w:tcPr>
            <w:tcW w:w="1896" w:type="dxa"/>
          </w:tcPr>
          <w:p w14:paraId="3BC42D86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01335E8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C080962" w14:textId="77777777" w:rsidR="00A86060" w:rsidRPr="00456B60" w:rsidRDefault="00A86060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B5CB111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A86060" w:rsidRPr="00456B60" w14:paraId="6F08D57E" w14:textId="77777777" w:rsidTr="0014495F">
        <w:trPr>
          <w:trHeight w:val="244"/>
          <w:jc w:val="center"/>
        </w:trPr>
        <w:tc>
          <w:tcPr>
            <w:tcW w:w="530" w:type="dxa"/>
          </w:tcPr>
          <w:p w14:paraId="6598EB74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368DBC53" w14:textId="77777777" w:rsidR="00A86060" w:rsidRPr="00456B60" w:rsidRDefault="00A86060" w:rsidP="0014495F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767E874D" w14:textId="2D382389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F199C4A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48DC4E2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DC6F1A3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430C465" w14:textId="77777777" w:rsidR="00A86060" w:rsidRPr="00456B60" w:rsidRDefault="00A86060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1AEEEB8" w14:textId="735585B0" w:rsidR="00A86060" w:rsidRPr="00A60BC3" w:rsidRDefault="00A86060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0C477D">
              <w:rPr>
                <w:rFonts w:ascii="標楷體" w:eastAsia="標楷體" w:hAnsi="標楷體"/>
                <w:color w:val="000000"/>
              </w:rPr>
              <w:t>Ias39Loss.CustNo</w:t>
            </w:r>
          </w:p>
        </w:tc>
      </w:tr>
      <w:tr w:rsidR="000F0432" w:rsidRPr="00456B60" w14:paraId="714AF5E3" w14:textId="77777777" w:rsidTr="0014495F">
        <w:trPr>
          <w:trHeight w:val="244"/>
          <w:jc w:val="center"/>
        </w:trPr>
        <w:tc>
          <w:tcPr>
            <w:tcW w:w="530" w:type="dxa"/>
          </w:tcPr>
          <w:p w14:paraId="40F33C02" w14:textId="77777777" w:rsidR="000F0432" w:rsidRDefault="000F0432" w:rsidP="000F0432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4ABB15D1" w14:textId="77777777" w:rsidR="000F0432" w:rsidRPr="00DF5CD8" w:rsidRDefault="000F0432" w:rsidP="000F043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[客戶資料主檔(CustMain)]</w:t>
            </w:r>
          </w:p>
          <w:p w14:paraId="0640CCB2" w14:textId="77777777" w:rsidR="000F0432" w:rsidRPr="00DF5CD8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3D228B68" w14:textId="7EF96D00" w:rsidR="000F0432" w:rsidRPr="00DF5CD8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[戶名/公司名稱(CustMain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CustName)]</w:t>
            </w:r>
          </w:p>
        </w:tc>
      </w:tr>
      <w:tr w:rsidR="00A86060" w:rsidRPr="00456B60" w14:paraId="75C6633D" w14:textId="77777777" w:rsidTr="0014495F">
        <w:trPr>
          <w:trHeight w:val="244"/>
          <w:jc w:val="center"/>
        </w:trPr>
        <w:tc>
          <w:tcPr>
            <w:tcW w:w="530" w:type="dxa"/>
          </w:tcPr>
          <w:p w14:paraId="63C7EEE3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08246A30" w14:textId="77777777" w:rsidR="00A86060" w:rsidRPr="00456B60" w:rsidRDefault="00A86060" w:rsidP="0014495F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780A603E" w14:textId="3C931C43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11B1C31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8154C68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4210BFE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2D603CA" w14:textId="77777777" w:rsidR="00A86060" w:rsidRPr="00456B60" w:rsidRDefault="00A86060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04741E98" w14:textId="449A08BC" w:rsidR="00A86060" w:rsidRPr="007B7D37" w:rsidRDefault="00A86060" w:rsidP="00A86060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/>
              </w:rPr>
              <w:t>Ias39Loss.FacmNo</w:t>
            </w:r>
          </w:p>
        </w:tc>
      </w:tr>
      <w:tr w:rsidR="00A86060" w:rsidRPr="00456B60" w14:paraId="554BBC0D" w14:textId="77777777" w:rsidTr="0014495F">
        <w:trPr>
          <w:trHeight w:val="244"/>
          <w:jc w:val="center"/>
        </w:trPr>
        <w:tc>
          <w:tcPr>
            <w:tcW w:w="530" w:type="dxa"/>
          </w:tcPr>
          <w:p w14:paraId="56DA19F0" w14:textId="77777777" w:rsidR="00A86060" w:rsidRPr="00456B60" w:rsidRDefault="00A86060" w:rsidP="0014495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0821F2EB" w14:textId="77777777" w:rsidR="00A86060" w:rsidRPr="00456B60" w:rsidRDefault="00A86060" w:rsidP="0014495F">
            <w:pPr>
              <w:rPr>
                <w:rFonts w:ascii="標楷體" w:eastAsia="標楷體" w:hAnsi="標楷體"/>
                <w:color w:val="000000"/>
              </w:rPr>
            </w:pPr>
            <w:r w:rsidRPr="004B4285"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783" w:type="dxa"/>
          </w:tcPr>
          <w:p w14:paraId="1970D5F9" w14:textId="72B012B9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8CD7891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D97149D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7FE9EE1" w14:textId="77777777" w:rsidR="00A86060" w:rsidRPr="00456B60" w:rsidRDefault="00A86060" w:rsidP="0014495F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0E220165" w14:textId="77777777" w:rsidR="00A86060" w:rsidRPr="00456B60" w:rsidRDefault="00A86060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0BBC63C2" w14:textId="7B52031D" w:rsidR="00A86060" w:rsidRPr="00456B60" w:rsidRDefault="00A86060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30F1C">
              <w:rPr>
                <w:rFonts w:ascii="標楷體" w:eastAsia="標楷體" w:hAnsi="標楷體"/>
                <w:color w:val="000000"/>
              </w:rPr>
              <w:t>CustMain.CustName</w:t>
            </w:r>
          </w:p>
        </w:tc>
      </w:tr>
      <w:tr w:rsidR="00A86060" w:rsidRPr="00456B60" w14:paraId="06D38B0C" w14:textId="77777777" w:rsidTr="0014495F">
        <w:trPr>
          <w:trHeight w:val="244"/>
          <w:jc w:val="center"/>
        </w:trPr>
        <w:tc>
          <w:tcPr>
            <w:tcW w:w="530" w:type="dxa"/>
          </w:tcPr>
          <w:p w14:paraId="557A2FDD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4B8B15C3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31CEC9EF" w14:textId="67CB41FC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525A579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049F004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F89BA38" w14:textId="77777777" w:rsidR="00A86060" w:rsidRPr="00456B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1B9DE6B" w14:textId="77777777" w:rsidR="00A86060" w:rsidRPr="00456B60" w:rsidRDefault="00A86060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5BF4C01" w14:textId="67F07F11" w:rsidR="00A86060" w:rsidRPr="001B4EDF" w:rsidRDefault="00A86060" w:rsidP="00A8606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Ias39Loss.MarkDate</w:t>
            </w:r>
          </w:p>
        </w:tc>
      </w:tr>
      <w:tr w:rsidR="00A86060" w:rsidRPr="00456B60" w14:paraId="31D7E792" w14:textId="77777777" w:rsidTr="0014495F">
        <w:trPr>
          <w:trHeight w:val="244"/>
          <w:jc w:val="center"/>
        </w:trPr>
        <w:tc>
          <w:tcPr>
            <w:tcW w:w="530" w:type="dxa"/>
          </w:tcPr>
          <w:p w14:paraId="7C8A062D" w14:textId="77777777" w:rsidR="00A86060" w:rsidRDefault="00A86060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4C2B42DA" w14:textId="77777777" w:rsidR="000F0432" w:rsidRDefault="000F0432" w:rsidP="000F0432">
            <w:pPr>
              <w:snapToGrid w:val="0"/>
              <w:ind w:hanging="1"/>
              <w:rPr>
                <w:rFonts w:ascii="標楷體" w:eastAsia="標楷體" w:hAnsi="標楷體"/>
                <w:color w:val="000000"/>
              </w:rPr>
            </w:pP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[戶號(CustNo)]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[額度編號(FacmNo)]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083017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[發生日期(MarkDate)]</w:t>
            </w:r>
            <w:r>
              <w:rPr>
                <w:rFonts w:ascii="標楷體" w:eastAsia="標楷體" w:hAnsi="標楷體" w:hint="eastAsia"/>
              </w:rPr>
              <w:t>檢核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是否存在於</w:t>
            </w:r>
            <w:r w:rsidRPr="00083017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color w:val="000000"/>
              </w:rPr>
              <w:t>中</w:t>
            </w:r>
          </w:p>
          <w:p w14:paraId="32B08EEC" w14:textId="4C6E7C0C" w:rsidR="000F0432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若不存在則顯示錯誤訊息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DF5CD8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4刪除資料不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存在(</w:t>
            </w:r>
            <w:r w:rsidRPr="006B268E">
              <w:rPr>
                <w:rFonts w:ascii="標楷體" w:eastAsia="標楷體" w:hAnsi="標楷體" w:hint="eastAsia"/>
                <w:color w:val="000000"/>
              </w:rPr>
              <w:t>特殊客觀減損狀況檔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)"</w:t>
            </w:r>
          </w:p>
          <w:p w14:paraId="698F19A6" w14:textId="4C502F01" w:rsidR="00A86060" w:rsidRPr="00CB3F37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</w:t>
            </w:r>
            <w:r>
              <w:rPr>
                <w:rFonts w:ascii="標楷體" w:eastAsia="標楷體" w:hAnsi="標楷體" w:hint="eastAsia"/>
                <w:color w:val="000000"/>
              </w:rPr>
              <w:t>筆</w:t>
            </w:r>
            <w:r w:rsidRPr="000F0432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color w:val="000000"/>
              </w:rPr>
              <w:t>資料</w:t>
            </w:r>
          </w:p>
        </w:tc>
      </w:tr>
      <w:tr w:rsidR="00991286" w:rsidRPr="00456B60" w14:paraId="0F7ED263" w14:textId="77777777" w:rsidTr="0014495F">
        <w:trPr>
          <w:trHeight w:val="244"/>
          <w:jc w:val="center"/>
        </w:trPr>
        <w:tc>
          <w:tcPr>
            <w:tcW w:w="530" w:type="dxa"/>
          </w:tcPr>
          <w:p w14:paraId="42DBA5F4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7F7A5A47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13E6516D" w14:textId="31CB57FF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5CE915A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0AAD97F" w14:textId="77777777" w:rsidR="00991286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01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個別評估</w:t>
            </w:r>
          </w:p>
          <w:p w14:paraId="1566D8FF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99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其他</w:t>
            </w:r>
          </w:p>
        </w:tc>
        <w:tc>
          <w:tcPr>
            <w:tcW w:w="811" w:type="dxa"/>
          </w:tcPr>
          <w:p w14:paraId="259F6BC8" w14:textId="5B343E6C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FF69385" w14:textId="345AB676" w:rsidR="00991286" w:rsidRPr="00456B60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93F6125" w14:textId="6C3E0322" w:rsidR="00991286" w:rsidRPr="007B7D37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991286" w:rsidRPr="00456B60" w14:paraId="30FF34CA" w14:textId="77777777" w:rsidTr="0014495F">
        <w:trPr>
          <w:trHeight w:val="244"/>
          <w:jc w:val="center"/>
        </w:trPr>
        <w:tc>
          <w:tcPr>
            <w:tcW w:w="530" w:type="dxa"/>
          </w:tcPr>
          <w:p w14:paraId="0F59E2E1" w14:textId="77777777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06618D16" w14:textId="77777777" w:rsidR="00991286" w:rsidRPr="00E86426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64350B">
              <w:rPr>
                <w:rFonts w:ascii="標楷體" w:eastAsia="標楷體" w:hAnsi="標楷體" w:hint="eastAsia"/>
              </w:rPr>
              <w:t>註記碼說明</w:t>
            </w:r>
          </w:p>
        </w:tc>
        <w:tc>
          <w:tcPr>
            <w:tcW w:w="783" w:type="dxa"/>
          </w:tcPr>
          <w:p w14:paraId="676E3312" w14:textId="60FB9E49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9AA2E95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0C9B2F7" w14:textId="77777777" w:rsidR="00991286" w:rsidRPr="00091624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4E38759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7CC1E1A" w14:textId="348CBD07" w:rsidR="00991286" w:rsidRPr="00456B60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BFA00D8" w14:textId="1FCC4505" w:rsidR="00991286" w:rsidRPr="005704F4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 w:rsidRPr="0064350B">
              <w:rPr>
                <w:rFonts w:ascii="標楷體" w:eastAsia="標楷體" w:hAnsi="標楷體"/>
              </w:rPr>
              <w:t>Ias39Loss.MarkCode</w:t>
            </w:r>
            <w:r>
              <w:rPr>
                <w:rFonts w:ascii="標楷體" w:eastAsia="標楷體" w:hAnsi="標楷體"/>
              </w:rPr>
              <w:t>Desc</w:t>
            </w:r>
          </w:p>
        </w:tc>
      </w:tr>
      <w:tr w:rsidR="00991286" w:rsidRPr="00456B60" w14:paraId="37D25F1F" w14:textId="77777777" w:rsidTr="0014495F">
        <w:trPr>
          <w:trHeight w:val="244"/>
          <w:jc w:val="center"/>
        </w:trPr>
        <w:tc>
          <w:tcPr>
            <w:tcW w:w="530" w:type="dxa"/>
          </w:tcPr>
          <w:p w14:paraId="4998E673" w14:textId="77777777" w:rsidR="00991286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08" w:type="dxa"/>
          </w:tcPr>
          <w:p w14:paraId="09CDA50B" w14:textId="77777777" w:rsidR="00991286" w:rsidRPr="00B12444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3141539D" w14:textId="2FF44FC1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23185DA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0E8D18A" w14:textId="77777777" w:rsidR="00991286" w:rsidRPr="00091624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EBB70B3" w14:textId="7B05CCDF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7DF6D81" w14:textId="6E9621D6" w:rsidR="00991286" w:rsidRPr="00456B60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1B8AD321" w14:textId="58BD5B49" w:rsidR="00991286" w:rsidRPr="00741EB9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Ias39Loss.StartDate</w:t>
            </w:r>
          </w:p>
        </w:tc>
      </w:tr>
      <w:tr w:rsidR="00991286" w:rsidRPr="00456B60" w14:paraId="629F5865" w14:textId="77777777" w:rsidTr="0014495F">
        <w:trPr>
          <w:trHeight w:val="244"/>
          <w:jc w:val="center"/>
        </w:trPr>
        <w:tc>
          <w:tcPr>
            <w:tcW w:w="530" w:type="dxa"/>
          </w:tcPr>
          <w:p w14:paraId="1C9802B4" w14:textId="77777777" w:rsidR="00991286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0EAC7016" w14:textId="77777777" w:rsidR="00991286" w:rsidRPr="00B12444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0854B46B" w14:textId="2FE9BBDC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49A17BB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68D36E1" w14:textId="77777777" w:rsidR="00991286" w:rsidRPr="00091624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27F1654" w14:textId="6070ABF1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0885E06" w14:textId="4101D56D" w:rsidR="00991286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C6DFD68" w14:textId="154DA0A7" w:rsidR="00991286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/>
              </w:rPr>
              <w:t>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</w:tbl>
    <w:p w14:paraId="160EFDD3" w14:textId="77777777" w:rsidR="00A86060" w:rsidRDefault="00A86060" w:rsidP="00A86060">
      <w:pPr>
        <w:ind w:left="1440"/>
      </w:pPr>
    </w:p>
    <w:p w14:paraId="700D091B" w14:textId="4DB39136" w:rsidR="00C467BE" w:rsidRPr="007C1268" w:rsidRDefault="00C467BE" w:rsidP="00C467BE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FF1A80">
        <w:rPr>
          <w:rFonts w:hint="eastAsia"/>
        </w:rPr>
        <w:t>-刪除</w:t>
      </w:r>
    </w:p>
    <w:p w14:paraId="3F23489F" w14:textId="469D5FAC" w:rsidR="00C467BE" w:rsidRPr="005D3193" w:rsidRDefault="00423B00" w:rsidP="00C467B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E6C1E88" wp14:editId="3A04E177">
            <wp:extent cx="6479540" cy="1576070"/>
            <wp:effectExtent l="0" t="0" r="0" b="508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D740" w14:textId="77777777" w:rsidR="00C467BE" w:rsidRDefault="00C467BE" w:rsidP="00C467BE">
      <w:pPr>
        <w:ind w:left="1440"/>
      </w:pPr>
    </w:p>
    <w:p w14:paraId="403F83C6" w14:textId="06EFD1C1" w:rsidR="00C467BE" w:rsidRDefault="00C467BE" w:rsidP="00C467BE">
      <w:pPr>
        <w:widowControl/>
      </w:pPr>
      <w:r>
        <w:br w:type="page"/>
      </w:r>
    </w:p>
    <w:p w14:paraId="394E7AC2" w14:textId="77777777" w:rsidR="000A40A2" w:rsidRDefault="000A40A2" w:rsidP="00C467BE">
      <w:pPr>
        <w:widowControl/>
      </w:pPr>
    </w:p>
    <w:p w14:paraId="62AFD7E6" w14:textId="538176FE" w:rsidR="000A40A2" w:rsidRPr="00751866" w:rsidRDefault="000A40A2" w:rsidP="000A40A2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203</w:t>
      </w:r>
      <w:r>
        <w:rPr>
          <w:rFonts w:ascii="標楷體" w:hAnsi="標楷體" w:hint="eastAsia"/>
          <w:b/>
          <w:szCs w:val="32"/>
        </w:rPr>
        <w:t>利息</w:t>
      </w:r>
      <w:r w:rsidRPr="0063185C">
        <w:rPr>
          <w:rFonts w:ascii="標楷體" w:hAnsi="標楷體" w:hint="eastAsia"/>
          <w:b/>
          <w:szCs w:val="32"/>
        </w:rPr>
        <w:t>法帳面資料上傳作業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0EFA7E4E" w14:textId="77777777" w:rsidR="000A40A2" w:rsidRDefault="000A40A2" w:rsidP="000A40A2">
      <w:pPr>
        <w:pStyle w:val="a"/>
      </w:pPr>
      <w:r w:rsidRPr="004A1C2C">
        <w:rPr>
          <w:rFonts w:hint="eastAsia"/>
        </w:rPr>
        <w:t>功能說明</w:t>
      </w:r>
    </w:p>
    <w:p w14:paraId="3ACC3174" w14:textId="77777777" w:rsidR="000A40A2" w:rsidRPr="00561F94" w:rsidRDefault="000A40A2" w:rsidP="000A40A2"/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0A40A2" w:rsidRPr="008F20B5" w14:paraId="03AC8159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692150B" w14:textId="77777777" w:rsidR="000A40A2" w:rsidRPr="004A1C2C" w:rsidRDefault="000A40A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3E2208" w14:textId="77777777" w:rsidR="000A40A2" w:rsidRPr="008F20B5" w:rsidRDefault="000A40A2" w:rsidP="0014495F">
            <w:pPr>
              <w:rPr>
                <w:rFonts w:ascii="標楷體" w:eastAsia="標楷體" w:hAnsi="標楷體"/>
              </w:rPr>
            </w:pPr>
            <w:r w:rsidRPr="0063185C">
              <w:rPr>
                <w:rFonts w:ascii="標楷體" w:eastAsia="標楷體" w:hAnsi="標楷體" w:hint="eastAsia"/>
              </w:rPr>
              <w:t>利息法帳面資料上傳作業</w:t>
            </w:r>
          </w:p>
        </w:tc>
      </w:tr>
      <w:tr w:rsidR="000A40A2" w:rsidRPr="008F20B5" w14:paraId="2B9D8118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BEAF14D" w14:textId="77777777" w:rsidR="000A40A2" w:rsidRPr="004A1C2C" w:rsidRDefault="000A40A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F37D2C4" w14:textId="77777777" w:rsidR="000A40A2" w:rsidRPr="004A1C2C" w:rsidRDefault="000A40A2" w:rsidP="0014495F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執行</w:t>
            </w:r>
            <w:r w:rsidRPr="0063185C">
              <w:rPr>
                <w:rFonts w:ascii="標楷體" w:eastAsia="標楷體" w:hAnsi="標楷體" w:hint="eastAsia"/>
              </w:rPr>
              <w:t>利息法帳面資料上傳作業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0A40A2" w:rsidRPr="008F20B5" w14:paraId="305B6FCE" w14:textId="77777777" w:rsidTr="0014495F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46E5208" w14:textId="77777777" w:rsidR="000A40A2" w:rsidRPr="004A1C2C" w:rsidRDefault="000A40A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74DCE5B" w14:textId="092006A8" w:rsidR="000A40A2" w:rsidRPr="004037BD" w:rsidRDefault="000A40A2" w:rsidP="0014495F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207B2C33" w14:textId="11F91045" w:rsidR="000A40A2" w:rsidRPr="00A313C0" w:rsidRDefault="000A40A2" w:rsidP="0014495F">
            <w:pPr>
              <w:ind w:left="269" w:hangingChars="112" w:hanging="269"/>
              <w:rPr>
                <w:rFonts w:ascii="標楷體" w:eastAsia="標楷體" w:hAnsi="標楷體"/>
              </w:rPr>
            </w:pPr>
          </w:p>
        </w:tc>
      </w:tr>
      <w:tr w:rsidR="000A40A2" w:rsidRPr="008F20B5" w14:paraId="3201E2D9" w14:textId="77777777" w:rsidTr="0014495F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EDCEC0E" w14:textId="77777777" w:rsidR="000A40A2" w:rsidRPr="004A1C2C" w:rsidRDefault="000A40A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58B418" w14:textId="77777777" w:rsidR="000A40A2" w:rsidRPr="004A1C2C" w:rsidRDefault="000A40A2" w:rsidP="0014495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689685A5" w14:textId="77777777" w:rsidTr="0014495F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D68686A" w14:textId="77777777" w:rsidR="000A40A2" w:rsidRPr="004A1C2C" w:rsidRDefault="000A40A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7A6C37" w14:textId="77777777" w:rsidR="000A40A2" w:rsidRPr="004A1C2C" w:rsidRDefault="000A40A2" w:rsidP="0014495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51EB45B1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191FAF5" w14:textId="77777777" w:rsidR="000A40A2" w:rsidRPr="004A1C2C" w:rsidRDefault="000A40A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855780D" w14:textId="77777777" w:rsidR="000A40A2" w:rsidRPr="004A1C2C" w:rsidRDefault="000A40A2" w:rsidP="0014495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661CBC3B" w14:textId="77777777" w:rsidTr="0014495F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9DD6F44" w14:textId="77777777" w:rsidR="000A40A2" w:rsidRPr="004A1C2C" w:rsidRDefault="000A40A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F0266FC" w14:textId="77777777" w:rsidR="000A40A2" w:rsidRPr="006F0A8F" w:rsidRDefault="000A40A2" w:rsidP="0014495F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6F0A8F">
              <w:rPr>
                <w:rFonts w:ascii="標楷體" w:eastAsia="標楷體" w:hAnsi="標楷體" w:hint="eastAsia"/>
              </w:rPr>
              <w:t>1</w:t>
            </w:r>
            <w:r w:rsidRPr="006F0A8F">
              <w:rPr>
                <w:rFonts w:ascii="標楷體" w:eastAsia="標楷體" w:hAnsi="標楷體"/>
              </w:rPr>
              <w:t>.</w:t>
            </w:r>
            <w:r w:rsidRPr="006F0A8F">
              <w:rPr>
                <w:rFonts w:ascii="標楷體" w:eastAsia="標楷體" w:hAnsi="標楷體" w:hint="eastAsia"/>
              </w:rPr>
              <w:t>使用共用元件</w:t>
            </w:r>
            <w:r w:rsidRPr="006F0A8F">
              <w:rPr>
                <w:rFonts w:ascii="標楷體" w:eastAsia="標楷體" w:hAnsi="標楷體"/>
              </w:rPr>
              <w:t>FileCom</w:t>
            </w:r>
            <w:r w:rsidRPr="006F0A8F">
              <w:rPr>
                <w:rFonts w:ascii="標楷體" w:eastAsia="標楷體" w:hAnsi="標楷體" w:hint="eastAsia"/>
              </w:rPr>
              <w:t>配合介面</w:t>
            </w:r>
            <w:r w:rsidRPr="001D3B0E">
              <w:rPr>
                <w:rFonts w:ascii="標楷體" w:eastAsia="標楷體" w:hAnsi="標楷體"/>
              </w:rPr>
              <w:t>Ias39IntMethodFileVo</w:t>
            </w:r>
            <w:r w:rsidRPr="006F0A8F">
              <w:rPr>
                <w:rFonts w:ascii="標楷體" w:eastAsia="標楷體" w:hAnsi="標楷體"/>
              </w:rPr>
              <w:t>.java</w:t>
            </w:r>
            <w:r w:rsidRPr="006F0A8F">
              <w:rPr>
                <w:rFonts w:ascii="標楷體" w:eastAsia="標楷體" w:hAnsi="標楷體" w:hint="eastAsia"/>
              </w:rPr>
              <w:t>讀取檔案</w:t>
            </w:r>
          </w:p>
          <w:p w14:paraId="2A359EE0" w14:textId="77777777" w:rsidR="000A40A2" w:rsidRPr="001D3B0E" w:rsidRDefault="000A40A2" w:rsidP="0014495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410D90FA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76E20DC" w14:textId="77777777" w:rsidR="000A40A2" w:rsidRPr="004A1C2C" w:rsidRDefault="000A40A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6EF9AAC" w14:textId="77777777" w:rsidR="000A40A2" w:rsidRPr="004A1C2C" w:rsidRDefault="000A40A2" w:rsidP="0014495F">
            <w:pPr>
              <w:rPr>
                <w:rFonts w:ascii="標楷體" w:eastAsia="標楷體" w:hAnsi="標楷體"/>
              </w:rPr>
            </w:pPr>
          </w:p>
        </w:tc>
      </w:tr>
    </w:tbl>
    <w:p w14:paraId="407F8E27" w14:textId="77777777" w:rsidR="000A40A2" w:rsidRPr="0068704E" w:rsidRDefault="000A40A2" w:rsidP="000A40A2">
      <w:pPr>
        <w:ind w:left="1440"/>
      </w:pPr>
    </w:p>
    <w:p w14:paraId="787D4502" w14:textId="77777777" w:rsidR="000A40A2" w:rsidRPr="00AB764C" w:rsidRDefault="000A40A2" w:rsidP="000A40A2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0A40A2" w:rsidRPr="0022279A" w14:paraId="6B42F34C" w14:textId="77777777" w:rsidTr="0014495F">
        <w:tc>
          <w:tcPr>
            <w:tcW w:w="851" w:type="dxa"/>
            <w:shd w:val="clear" w:color="auto" w:fill="D9D9D9" w:themeFill="background1" w:themeFillShade="D9"/>
          </w:tcPr>
          <w:p w14:paraId="78CD4B91" w14:textId="77777777" w:rsidR="000A40A2" w:rsidRPr="0022279A" w:rsidRDefault="000A40A2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6D904F7" w14:textId="77777777" w:rsidR="000A40A2" w:rsidRPr="0022279A" w:rsidRDefault="000A40A2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EA06B57" w14:textId="77777777" w:rsidR="000A40A2" w:rsidRPr="0022279A" w:rsidRDefault="000A40A2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A40A2" w:rsidRPr="0022279A" w14:paraId="18884187" w14:textId="77777777" w:rsidTr="0014495F">
        <w:tc>
          <w:tcPr>
            <w:tcW w:w="851" w:type="dxa"/>
          </w:tcPr>
          <w:p w14:paraId="027C8CD8" w14:textId="77777777" w:rsidR="000A40A2" w:rsidRPr="0022279A" w:rsidRDefault="000A40A2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7F33F309" w14:textId="77777777" w:rsidR="000A40A2" w:rsidRPr="0022279A" w:rsidRDefault="000A40A2" w:rsidP="0014495F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/>
              </w:rPr>
              <w:t>Ias39IntMethod</w:t>
            </w:r>
          </w:p>
        </w:tc>
        <w:tc>
          <w:tcPr>
            <w:tcW w:w="4110" w:type="dxa"/>
          </w:tcPr>
          <w:p w14:paraId="06FFA5CC" w14:textId="77777777" w:rsidR="000A40A2" w:rsidRPr="0022279A" w:rsidRDefault="000A40A2" w:rsidP="0014495F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 w:hint="eastAsia"/>
              </w:rPr>
              <w:t>利息法帳面資料檔</w:t>
            </w:r>
          </w:p>
        </w:tc>
      </w:tr>
    </w:tbl>
    <w:p w14:paraId="3E469748" w14:textId="77777777" w:rsidR="000A40A2" w:rsidRDefault="000A40A2" w:rsidP="000A40A2">
      <w:pPr>
        <w:ind w:left="1440"/>
      </w:pPr>
    </w:p>
    <w:p w14:paraId="35268AAF" w14:textId="77777777" w:rsidR="000A40A2" w:rsidRPr="00723606" w:rsidRDefault="000A40A2" w:rsidP="000A40A2">
      <w:pPr>
        <w:pStyle w:val="a"/>
        <w:tabs>
          <w:tab w:val="clear" w:pos="1559"/>
        </w:tabs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22A33A23" w14:textId="77777777" w:rsidR="000A40A2" w:rsidRDefault="000A40A2" w:rsidP="000A40A2">
      <w:r>
        <w:rPr>
          <w:noProof/>
        </w:rPr>
        <w:drawing>
          <wp:inline distT="0" distB="0" distL="0" distR="0" wp14:anchorId="0450E251" wp14:editId="2E06E6CA">
            <wp:extent cx="6479540" cy="136779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D08" w14:textId="77777777" w:rsidR="000A40A2" w:rsidRDefault="000A40A2" w:rsidP="000A40A2">
      <w:pPr>
        <w:ind w:left="1440"/>
      </w:pPr>
    </w:p>
    <w:p w14:paraId="15D2CE37" w14:textId="77777777" w:rsidR="000A40A2" w:rsidRPr="00B43742" w:rsidRDefault="000A40A2" w:rsidP="000A40A2">
      <w:pPr>
        <w:pStyle w:val="a"/>
        <w:tabs>
          <w:tab w:val="clear" w:pos="1559"/>
        </w:tabs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p w14:paraId="533DD372" w14:textId="77777777" w:rsidR="000A40A2" w:rsidRDefault="000A40A2" w:rsidP="000A40A2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0A40A2" w:rsidRPr="00F5236F" w14:paraId="36AAD342" w14:textId="77777777" w:rsidTr="0014495F">
        <w:tc>
          <w:tcPr>
            <w:tcW w:w="848" w:type="dxa"/>
            <w:shd w:val="clear" w:color="auto" w:fill="D9D9D9" w:themeFill="background1" w:themeFillShade="D9"/>
          </w:tcPr>
          <w:p w14:paraId="05E5907D" w14:textId="77777777" w:rsidR="000A40A2" w:rsidRPr="00F5236F" w:rsidRDefault="000A40A2" w:rsidP="0014495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52E4B73E" w14:textId="77777777" w:rsidR="000A40A2" w:rsidRPr="00F5236F" w:rsidRDefault="000A40A2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2B56A954" w14:textId="77777777" w:rsidR="000A40A2" w:rsidRPr="00F5236F" w:rsidRDefault="000A40A2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A40A2" w:rsidRPr="00F5236F" w14:paraId="24EC8CA9" w14:textId="77777777" w:rsidTr="0014495F">
        <w:tc>
          <w:tcPr>
            <w:tcW w:w="848" w:type="dxa"/>
          </w:tcPr>
          <w:p w14:paraId="5277595A" w14:textId="77777777" w:rsidR="000A40A2" w:rsidRPr="00744DD4" w:rsidRDefault="000A40A2" w:rsidP="0014495F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47ABAB62" w14:textId="77777777" w:rsidR="000A40A2" w:rsidRPr="00744DD4" w:rsidRDefault="000A40A2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</w:p>
        </w:tc>
        <w:tc>
          <w:tcPr>
            <w:tcW w:w="7246" w:type="dxa"/>
          </w:tcPr>
          <w:p w14:paraId="13E8D36B" w14:textId="281E213C" w:rsidR="000A40A2" w:rsidRDefault="00212939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0A40A2">
              <w:rPr>
                <w:rFonts w:ascii="標楷體" w:eastAsia="標楷體" w:hAnsi="標楷體" w:hint="eastAsia"/>
                <w:lang w:eastAsia="zh-HK"/>
              </w:rPr>
              <w:t>開始執行上傳作業</w:t>
            </w:r>
          </w:p>
          <w:p w14:paraId="7D0E3A19" w14:textId="2914B789" w:rsidR="00212939" w:rsidRDefault="00212939" w:rsidP="00212939">
            <w:pPr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74AE8BF" w14:textId="77777777" w:rsidR="00A01F68" w:rsidRDefault="00A01F68" w:rsidP="00A01F6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 w:rsidRPr="0063185C">
              <w:rPr>
                <w:rFonts w:ascii="標楷體" w:eastAsia="標楷體" w:hAnsi="標楷體" w:hint="eastAsia"/>
              </w:rPr>
              <w:t>上傳</w:t>
            </w:r>
            <w:r>
              <w:rPr>
                <w:rFonts w:ascii="標楷體" w:eastAsia="標楷體" w:hAnsi="標楷體" w:hint="eastAsia"/>
              </w:rPr>
              <w:t>檔案指定位置及檔名：</w:t>
            </w:r>
          </w:p>
          <w:p w14:paraId="3FCFC9B1" w14:textId="3833DCE5" w:rsidR="00A01F68" w:rsidRDefault="00A01F68" w:rsidP="00756E79">
            <w:pPr>
              <w:ind w:leftChars="84" w:left="471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(系統指定上傳資料匣)\</w:t>
            </w:r>
            <w:r w:rsidR="00D04259">
              <w:rPr>
                <w:rFonts w:ascii="標楷體" w:eastAsia="標楷體" w:hAnsi="標楷體" w:hint="eastAsia"/>
              </w:rPr>
              <w:t>日曆日</w:t>
            </w:r>
            <w:r>
              <w:rPr>
                <w:rFonts w:ascii="標楷體" w:eastAsia="標楷體" w:hAnsi="標楷體" w:hint="eastAsia"/>
              </w:rPr>
              <w:t>(西元年月日)</w:t>
            </w:r>
            <w:r>
              <w:rPr>
                <w:rFonts w:ascii="標楷體" w:eastAsia="標楷體" w:hAnsi="標楷體"/>
              </w:rPr>
              <w:t>\</w:t>
            </w:r>
            <w:r>
              <w:rPr>
                <w:rFonts w:ascii="標楷體" w:eastAsia="標楷體" w:hAnsi="標楷體" w:hint="eastAsia"/>
              </w:rPr>
              <w:t>上傳櫃員代號\</w:t>
            </w:r>
            <w:r w:rsidRPr="001B26A0">
              <w:rPr>
                <w:rFonts w:ascii="標楷體" w:eastAsia="標楷體" w:hAnsi="標楷體"/>
              </w:rPr>
              <w:t>FILENA</w:t>
            </w:r>
          </w:p>
          <w:p w14:paraId="21797121" w14:textId="003233D6" w:rsidR="00A01F68" w:rsidRPr="00A313C0" w:rsidRDefault="00A01F68" w:rsidP="00756E79">
            <w:pPr>
              <w:ind w:leftChars="84" w:left="471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Ex:</w:t>
            </w:r>
            <w:r w:rsidRPr="00756E79">
              <w:rPr>
                <w:rFonts w:ascii="標楷體" w:eastAsia="標楷體" w:hAnsi="標楷體"/>
              </w:rPr>
              <w:t xml:space="preserve"> </w:t>
            </w:r>
            <w:r w:rsidRPr="002B79A9">
              <w:rPr>
                <w:rFonts w:ascii="標楷體" w:eastAsia="標楷體" w:hAnsi="標楷體"/>
              </w:rPr>
              <w:t>C:\upload\20210513\001714</w:t>
            </w:r>
            <w:r>
              <w:rPr>
                <w:rFonts w:ascii="標楷體" w:eastAsia="標楷體" w:hAnsi="標楷體"/>
              </w:rPr>
              <w:t>\</w:t>
            </w:r>
            <w:r w:rsidRPr="002B79A9">
              <w:rPr>
                <w:rFonts w:ascii="標楷體" w:eastAsia="標楷體" w:hAnsi="標楷體"/>
              </w:rPr>
              <w:t>FILENA</w:t>
            </w:r>
          </w:p>
          <w:p w14:paraId="1AD1D053" w14:textId="387E7B61" w:rsidR="00430F66" w:rsidRDefault="00A01F68" w:rsidP="00430F66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lang w:eastAsia="zh-HK"/>
              </w:rPr>
              <w:t>3</w:t>
            </w:r>
            <w:r w:rsidR="00430F66">
              <w:rPr>
                <w:rFonts w:ascii="標楷體" w:eastAsia="標楷體" w:hAnsi="標楷體"/>
                <w:lang w:eastAsia="zh-HK"/>
              </w:rPr>
              <w:t>.</w:t>
            </w:r>
            <w:r w:rsidR="00430F66">
              <w:rPr>
                <w:rFonts w:ascii="標楷體" w:eastAsia="標楷體" w:hAnsi="標楷體" w:hint="eastAsia"/>
                <w:lang w:eastAsia="zh-HK"/>
              </w:rPr>
              <w:t>若上傳檔案不存在</w:t>
            </w:r>
            <w:r w:rsidR="00430F66">
              <w:rPr>
                <w:rFonts w:ascii="標楷體" w:eastAsia="標楷體" w:hAnsi="標楷體" w:hint="eastAsia"/>
              </w:rPr>
              <w:t xml:space="preserve">，則顯示錯誤訊息 </w:t>
            </w:r>
            <w:r w:rsidR="00430F66" w:rsidRPr="00F07699">
              <w:rPr>
                <w:rFonts w:ascii="標楷體" w:eastAsia="標楷體" w:hAnsi="標楷體" w:hint="eastAsia"/>
              </w:rPr>
              <w:t>"E001</w:t>
            </w:r>
            <w:r w:rsidR="00430F66">
              <w:rPr>
                <w:rFonts w:ascii="標楷體" w:eastAsia="標楷體" w:hAnsi="標楷體" w:hint="eastAsia"/>
              </w:rPr>
              <w:t>4檔案錯誤(L7203(XXX))</w:t>
            </w:r>
            <w:r w:rsidR="00430F66" w:rsidRPr="00F07699">
              <w:rPr>
                <w:rFonts w:ascii="標楷體" w:eastAsia="標楷體" w:hAnsi="標楷體" w:hint="eastAsia"/>
              </w:rPr>
              <w:t>"</w:t>
            </w:r>
          </w:p>
          <w:p w14:paraId="553D32A5" w14:textId="527E123E" w:rsidR="00161815" w:rsidRPr="00161815" w:rsidRDefault="00A01F68" w:rsidP="00430F66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="00161815">
              <w:rPr>
                <w:rFonts w:ascii="標楷體" w:eastAsia="標楷體" w:hAnsi="標楷體"/>
                <w:lang w:eastAsia="zh-HK"/>
              </w:rPr>
              <w:t>.</w:t>
            </w:r>
            <w:r w:rsidR="005049D6">
              <w:rPr>
                <w:rFonts w:ascii="標楷體" w:eastAsia="標楷體" w:hAnsi="標楷體" w:hint="eastAsia"/>
                <w:lang w:eastAsia="zh-HK"/>
              </w:rPr>
              <w:t>每一筆</w:t>
            </w:r>
            <w:r w:rsidR="00161815">
              <w:rPr>
                <w:rFonts w:ascii="標楷體" w:eastAsia="標楷體" w:hAnsi="標楷體" w:hint="eastAsia"/>
              </w:rPr>
              <w:t>上傳檔案內容的[</w:t>
            </w:r>
            <w:r w:rsidR="00161815" w:rsidRPr="00AC51F6">
              <w:rPr>
                <w:rFonts w:ascii="標楷體" w:eastAsia="標楷體" w:hAnsi="標楷體" w:hint="eastAsia"/>
              </w:rPr>
              <w:t>年月份</w:t>
            </w:r>
            <w:r w:rsidR="00161815">
              <w:rPr>
                <w:rFonts w:ascii="標楷體" w:eastAsia="標楷體" w:hAnsi="標楷體" w:hint="eastAsia"/>
              </w:rPr>
              <w:t>]欄位必須與輸入之[</w:t>
            </w:r>
            <w:r w:rsidR="00161815" w:rsidRPr="00AC51F6">
              <w:rPr>
                <w:rFonts w:ascii="標楷體" w:eastAsia="標楷體" w:hAnsi="標楷體" w:hint="eastAsia"/>
              </w:rPr>
              <w:t>年月份</w:t>
            </w:r>
            <w:r w:rsidR="00161815">
              <w:rPr>
                <w:rFonts w:ascii="標楷體" w:eastAsia="標楷體" w:hAnsi="標楷體" w:hint="eastAsia"/>
              </w:rPr>
              <w:t xml:space="preserve">]一致，否則顯示錯誤訊息 </w:t>
            </w:r>
            <w:r w:rsidR="00161815" w:rsidRPr="00F07699">
              <w:rPr>
                <w:rFonts w:ascii="標楷體" w:eastAsia="標楷體" w:hAnsi="標楷體" w:hint="eastAsia"/>
              </w:rPr>
              <w:t>"E001</w:t>
            </w:r>
            <w:r w:rsidR="00161815">
              <w:rPr>
                <w:rFonts w:ascii="標楷體" w:eastAsia="標楷體" w:hAnsi="標楷體" w:hint="eastAsia"/>
              </w:rPr>
              <w:t>5檢查錯誤(</w:t>
            </w:r>
            <w:r w:rsidR="00161815" w:rsidRPr="00161815">
              <w:rPr>
                <w:rFonts w:ascii="標楷體" w:eastAsia="標楷體" w:hAnsi="標楷體"/>
              </w:rPr>
              <w:t>年月份錯誤</w:t>
            </w:r>
            <w:r w:rsidR="00161815">
              <w:rPr>
                <w:rFonts w:ascii="標楷體" w:eastAsia="標楷體" w:hAnsi="標楷體" w:hint="eastAsia"/>
              </w:rPr>
              <w:t>：XXX)</w:t>
            </w:r>
            <w:r w:rsidR="00161815" w:rsidRPr="00F07699">
              <w:rPr>
                <w:rFonts w:ascii="標楷體" w:eastAsia="標楷體" w:hAnsi="標楷體" w:hint="eastAsia"/>
              </w:rPr>
              <w:t>"</w:t>
            </w:r>
          </w:p>
          <w:p w14:paraId="25D7BAE2" w14:textId="20F33582" w:rsidR="00212939" w:rsidRPr="00293C02" w:rsidRDefault="00A01F68" w:rsidP="002129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5</w:t>
            </w:r>
            <w:r w:rsidR="00212939" w:rsidRPr="00293C02">
              <w:rPr>
                <w:rFonts w:ascii="標楷體" w:eastAsia="標楷體" w:hAnsi="標楷體" w:hint="eastAsia"/>
                <w:color w:val="000000"/>
              </w:rPr>
              <w:t>.</w:t>
            </w:r>
            <w:r w:rsidR="00212939"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212939">
              <w:rPr>
                <w:rFonts w:ascii="標楷體" w:eastAsia="標楷體" w:hAnsi="標楷體" w:hint="eastAsia"/>
                <w:color w:val="000000"/>
              </w:rPr>
              <w:t>若</w:t>
            </w:r>
            <w:r w:rsidR="00212939">
              <w:rPr>
                <w:rFonts w:ascii="標楷體" w:eastAsia="標楷體" w:hAnsi="標楷體" w:hint="eastAsia"/>
              </w:rPr>
              <w:t>[</w:t>
            </w:r>
            <w:r w:rsidR="00212939" w:rsidRPr="00DA56CD">
              <w:rPr>
                <w:rFonts w:ascii="標楷體" w:eastAsia="標楷體" w:hAnsi="標楷體" w:hint="eastAsia"/>
              </w:rPr>
              <w:t>本期折溢價攤銷數</w:t>
            </w:r>
            <w:r w:rsidR="00212939">
              <w:rPr>
                <w:rFonts w:ascii="標楷體" w:eastAsia="標楷體" w:hAnsi="標楷體" w:hint="eastAsia"/>
              </w:rPr>
              <w:t xml:space="preserve">]合計=0，則顯示錯誤訊息 </w:t>
            </w:r>
            <w:r w:rsidR="00212939" w:rsidRPr="00F07699">
              <w:rPr>
                <w:rFonts w:ascii="標楷體" w:eastAsia="標楷體" w:hAnsi="標楷體" w:hint="eastAsia"/>
              </w:rPr>
              <w:t>"E0015本期累計應攤銷折溢價=0"</w:t>
            </w:r>
          </w:p>
          <w:p w14:paraId="602935DC" w14:textId="77777777" w:rsidR="00212939" w:rsidRPr="00293C02" w:rsidRDefault="00212939" w:rsidP="0021293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10ECCC5" w14:textId="2A6EF91F" w:rsidR="00A01F68" w:rsidRDefault="00A01F68" w:rsidP="00A01F6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.交易送出後，資料以整批作業[</w:t>
            </w:r>
            <w:r w:rsidRPr="00B46AB7">
              <w:rPr>
                <w:rFonts w:ascii="標楷體" w:eastAsia="標楷體" w:hAnsi="標楷體"/>
              </w:rPr>
              <w:t>BS720</w:t>
            </w:r>
            <w:r>
              <w:rPr>
                <w:rFonts w:ascii="標楷體" w:eastAsia="標楷體" w:hAnsi="標楷體" w:hint="eastAsia"/>
              </w:rPr>
              <w:t>]更新[</w:t>
            </w:r>
            <w:r w:rsidRPr="000D2ABE">
              <w:rPr>
                <w:rFonts w:ascii="標楷體" w:eastAsia="標楷體" w:hAnsi="標楷體" w:hint="eastAsia"/>
              </w:rPr>
              <w:t>利息法帳面資料檔</w:t>
            </w:r>
            <w:r>
              <w:rPr>
                <w:rFonts w:ascii="標楷體" w:eastAsia="標楷體" w:hAnsi="標楷體" w:hint="eastAsia"/>
              </w:rPr>
              <w:t>(</w:t>
            </w:r>
            <w:r w:rsidRPr="000D2ABE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7E41B0EA" w14:textId="4F4DB2CE" w:rsidR="00212939" w:rsidRDefault="00A01F68" w:rsidP="001078A2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  <w:r w:rsidR="00212939" w:rsidRPr="00D67AF4">
              <w:rPr>
                <w:rFonts w:ascii="標楷體" w:eastAsia="標楷體" w:hAnsi="標楷體" w:hint="eastAsia"/>
              </w:rPr>
              <w:t>.</w:t>
            </w:r>
            <w:r w:rsidR="00A40132">
              <w:rPr>
                <w:rFonts w:ascii="標楷體" w:eastAsia="標楷體" w:hAnsi="標楷體" w:hint="eastAsia"/>
              </w:rPr>
              <w:t>上傳檔案</w:t>
            </w:r>
            <w:r w:rsidR="001078A2">
              <w:rPr>
                <w:rFonts w:ascii="標楷體" w:eastAsia="標楷體" w:hAnsi="標楷體" w:hint="eastAsia"/>
              </w:rPr>
              <w:t>資料</w:t>
            </w:r>
            <w:r w:rsidR="00A40132">
              <w:rPr>
                <w:rFonts w:ascii="標楷體" w:eastAsia="標楷體" w:hAnsi="標楷體" w:hint="eastAsia"/>
              </w:rPr>
              <w:t xml:space="preserve">以 </w:t>
            </w:r>
            <w:r w:rsidR="00A40132" w:rsidRPr="00A01F68">
              <w:rPr>
                <w:rFonts w:ascii="標楷體" w:eastAsia="標楷體" w:hAnsi="標楷體" w:hint="eastAsia"/>
              </w:rPr>
              <w:t>"</w:t>
            </w:r>
            <w:r w:rsidR="00A40132">
              <w:rPr>
                <w:rFonts w:ascii="標楷體" w:eastAsia="標楷體" w:hAnsi="標楷體" w:hint="eastAsia"/>
              </w:rPr>
              <w:t>,</w:t>
            </w:r>
            <w:r w:rsidR="00A40132" w:rsidRPr="00A01F68">
              <w:rPr>
                <w:rFonts w:ascii="標楷體" w:eastAsia="標楷體" w:hAnsi="標楷體" w:hint="eastAsia"/>
              </w:rPr>
              <w:t>"</w:t>
            </w:r>
            <w:r w:rsidR="00A40132">
              <w:rPr>
                <w:rFonts w:ascii="標楷體" w:eastAsia="標楷體" w:hAnsi="標楷體"/>
              </w:rPr>
              <w:t xml:space="preserve"> </w:t>
            </w:r>
            <w:r w:rsidR="00A40132">
              <w:rPr>
                <w:rFonts w:ascii="標楷體" w:eastAsia="標楷體" w:hAnsi="標楷體" w:hint="eastAsia"/>
              </w:rPr>
              <w:t>區</w:t>
            </w:r>
            <w:r w:rsidR="001078A2">
              <w:rPr>
                <w:rFonts w:ascii="標楷體" w:eastAsia="標楷體" w:hAnsi="標楷體" w:hint="eastAsia"/>
              </w:rPr>
              <w:t>分出各欄位，</w:t>
            </w:r>
            <w:r w:rsidR="00212939">
              <w:rPr>
                <w:rFonts w:ascii="標楷體" w:eastAsia="標楷體" w:hAnsi="標楷體" w:hint="eastAsia"/>
              </w:rPr>
              <w:t>新增[</w:t>
            </w:r>
            <w:r w:rsidR="00212939" w:rsidRPr="000D2ABE">
              <w:rPr>
                <w:rFonts w:ascii="標楷體" w:eastAsia="標楷體" w:hAnsi="標楷體" w:hint="eastAsia"/>
              </w:rPr>
              <w:t>利息法帳面資料檔</w:t>
            </w:r>
            <w:r w:rsidR="00212939">
              <w:rPr>
                <w:rFonts w:ascii="標楷體" w:eastAsia="標楷體" w:hAnsi="標楷體" w:hint="eastAsia"/>
              </w:rPr>
              <w:t>(</w:t>
            </w:r>
            <w:r w:rsidR="00212939" w:rsidRPr="000D2ABE">
              <w:rPr>
                <w:rFonts w:ascii="標楷體" w:eastAsia="標楷體" w:hAnsi="標楷體"/>
              </w:rPr>
              <w:t>Ias39IntMethod</w:t>
            </w:r>
            <w:r w:rsidR="00212939">
              <w:rPr>
                <w:rFonts w:ascii="標楷體" w:eastAsia="標楷體" w:hAnsi="標楷體" w:hint="eastAsia"/>
              </w:rPr>
              <w:t>)]該</w:t>
            </w:r>
            <w:r w:rsidR="00212939" w:rsidRPr="001078A2">
              <w:rPr>
                <w:rFonts w:ascii="標楷體" w:eastAsia="標楷體" w:hAnsi="標楷體" w:hint="eastAsia"/>
              </w:rPr>
              <w:t>年</w:t>
            </w:r>
            <w:r w:rsidR="00212939">
              <w:rPr>
                <w:rFonts w:ascii="標楷體" w:eastAsia="標楷體" w:hAnsi="標楷體" w:hint="eastAsia"/>
              </w:rPr>
              <w:t>月份</w:t>
            </w:r>
            <w:r w:rsidR="00212939" w:rsidRPr="00D67AF4">
              <w:rPr>
                <w:rFonts w:ascii="標楷體" w:eastAsia="標楷體" w:hAnsi="標楷體"/>
              </w:rPr>
              <w:t>資料</w:t>
            </w:r>
          </w:p>
          <w:p w14:paraId="2F323DD4" w14:textId="666D9F56" w:rsidR="00212939" w:rsidRDefault="00A01F68" w:rsidP="002129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8</w:t>
            </w:r>
            <w:r w:rsidR="00212939" w:rsidRPr="00212939">
              <w:rPr>
                <w:rFonts w:ascii="標楷體" w:eastAsia="標楷體" w:hAnsi="標楷體" w:hint="eastAsia"/>
                <w:color w:val="000000"/>
              </w:rPr>
              <w:t>.若同一「年月份」資料已建檔，則先刪除該年月份資料，重新建檔</w:t>
            </w:r>
          </w:p>
          <w:p w14:paraId="1FDAB8B4" w14:textId="12F1D7F8" w:rsidR="00A01F68" w:rsidRPr="00A01F68" w:rsidRDefault="00A01F68" w:rsidP="00A01F6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9.</w:t>
            </w:r>
            <w:r>
              <w:rPr>
                <w:rFonts w:ascii="標楷體" w:eastAsia="標楷體" w:hAnsi="標楷體" w:hint="eastAsia"/>
              </w:rPr>
              <w:t>交易完成後，顯示訊息：</w:t>
            </w:r>
            <w:r w:rsidRPr="00A01F68"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 w:hint="eastAsia"/>
              </w:rPr>
              <w:t>主機通知：請列印</w:t>
            </w:r>
            <w:r w:rsidRPr="008A47D2">
              <w:rPr>
                <w:rFonts w:ascii="標楷體" w:eastAsia="標楷體" w:hAnsi="標楷體" w:hint="eastAsia"/>
              </w:rPr>
              <w:t>「</w:t>
            </w:r>
            <w:r w:rsidRPr="008A47D2">
              <w:rPr>
                <w:rFonts w:ascii="標楷體" w:eastAsia="標楷體" w:hAnsi="標楷體"/>
              </w:rPr>
              <w:t>放款利息法折溢價攤銷表</w:t>
            </w:r>
            <w:r>
              <w:rPr>
                <w:rFonts w:ascii="標楷體" w:eastAsia="標楷體" w:hAnsi="標楷體" w:hint="eastAsia"/>
              </w:rPr>
              <w:t>:L9</w:t>
            </w:r>
            <w:r>
              <w:rPr>
                <w:rFonts w:ascii="標楷體" w:eastAsia="標楷體" w:hAnsi="標楷體"/>
              </w:rPr>
              <w:t>719</w:t>
            </w:r>
            <w:r w:rsidRPr="008A47D2">
              <w:rPr>
                <w:rFonts w:ascii="標楷體" w:eastAsia="標楷體" w:hAnsi="標楷體" w:hint="eastAsia"/>
              </w:rPr>
              <w:t>」</w:t>
            </w:r>
            <w:r w:rsidRPr="00A01F68">
              <w:rPr>
                <w:rFonts w:ascii="標楷體" w:eastAsia="標楷體" w:hAnsi="標楷體" w:hint="eastAsia"/>
              </w:rPr>
              <w:t>"</w:t>
            </w:r>
          </w:p>
        </w:tc>
      </w:tr>
      <w:tr w:rsidR="000A40A2" w:rsidRPr="00F5236F" w14:paraId="7AF99850" w14:textId="77777777" w:rsidTr="0014495F">
        <w:tc>
          <w:tcPr>
            <w:tcW w:w="848" w:type="dxa"/>
          </w:tcPr>
          <w:p w14:paraId="21DCFCDF" w14:textId="77777777" w:rsidR="000A40A2" w:rsidRPr="00744DD4" w:rsidRDefault="000A40A2" w:rsidP="0014495F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</w:tcPr>
          <w:p w14:paraId="35DDC9CF" w14:textId="77777777" w:rsidR="000A40A2" w:rsidRPr="00744DD4" w:rsidRDefault="000A40A2" w:rsidP="0014495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1893D907" w14:textId="349B1077" w:rsidR="000A40A2" w:rsidRPr="00744DD4" w:rsidRDefault="000A40A2" w:rsidP="0014495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F55B8D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0A40A2" w:rsidRPr="00F5236F" w14:paraId="0C5DD2CD" w14:textId="77777777" w:rsidTr="0014495F">
        <w:tc>
          <w:tcPr>
            <w:tcW w:w="848" w:type="dxa"/>
          </w:tcPr>
          <w:p w14:paraId="54552CCC" w14:textId="77777777" w:rsidR="000A40A2" w:rsidRPr="00744DD4" w:rsidRDefault="000A40A2" w:rsidP="0014495F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2A47223" w14:textId="77777777" w:rsidR="000A40A2" w:rsidRPr="00744DD4" w:rsidRDefault="000A40A2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59BB955C" w14:textId="77777777" w:rsidR="000A40A2" w:rsidRPr="00744DD4" w:rsidRDefault="000A40A2" w:rsidP="0014495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執行另一筆上傳作業</w:t>
            </w:r>
          </w:p>
        </w:tc>
      </w:tr>
    </w:tbl>
    <w:p w14:paraId="066CB6ED" w14:textId="77777777" w:rsidR="000A40A2" w:rsidRDefault="000A40A2" w:rsidP="000A40A2">
      <w:pPr>
        <w:ind w:left="1440"/>
      </w:pPr>
    </w:p>
    <w:p w14:paraId="13B25B45" w14:textId="77777777" w:rsidR="000A40A2" w:rsidRPr="009258FB" w:rsidRDefault="000A40A2" w:rsidP="000A40A2">
      <w:pPr>
        <w:pStyle w:val="a"/>
      </w:pPr>
      <w:r w:rsidRPr="009258FB">
        <w:t>輸入畫面資料說明</w:t>
      </w:r>
    </w:p>
    <w:p w14:paraId="3C64303F" w14:textId="77777777" w:rsidR="000A40A2" w:rsidRPr="00583AF3" w:rsidRDefault="000A40A2" w:rsidP="000A40A2">
      <w:pPr>
        <w:ind w:left="1440"/>
      </w:pP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0A40A2" w:rsidRPr="00362205" w14:paraId="214FBF36" w14:textId="77777777" w:rsidTr="0014495F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6A9BB3FB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72548EE1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30FA40C1" w14:textId="77777777" w:rsidR="000A40A2" w:rsidRPr="00362205" w:rsidRDefault="000A40A2" w:rsidP="0014495F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0B92FF10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A40A2" w:rsidRPr="00362205" w14:paraId="16450A17" w14:textId="77777777" w:rsidTr="00E41494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0B674F84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156226B7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7173F0F3" w14:textId="48416482" w:rsidR="000A40A2" w:rsidRPr="00362205" w:rsidRDefault="00B058BB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07EF9C82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0E53CF04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4039913D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576" w:type="dxa"/>
            <w:shd w:val="clear" w:color="auto" w:fill="D9D9D9" w:themeFill="background1" w:themeFillShade="D9"/>
          </w:tcPr>
          <w:p w14:paraId="7B85A141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5088417C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</w:p>
        </w:tc>
      </w:tr>
      <w:tr w:rsidR="00DF3468" w:rsidRPr="00362205" w14:paraId="698B629B" w14:textId="77777777" w:rsidTr="00E41494">
        <w:trPr>
          <w:trHeight w:val="244"/>
          <w:jc w:val="center"/>
        </w:trPr>
        <w:tc>
          <w:tcPr>
            <w:tcW w:w="554" w:type="dxa"/>
          </w:tcPr>
          <w:p w14:paraId="71A0D83D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42948BBB" w14:textId="679053FA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57C14A3E" w14:textId="7A5DC766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2D4A070A" w14:textId="1B828E60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0BFCCE4C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7C82EDE8" w14:textId="4F1876C8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45EDD53E" w14:textId="08522822" w:rsidR="00DF3468" w:rsidRPr="00362205" w:rsidRDefault="00DF3468" w:rsidP="00DF34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23615F22" w14:textId="537B842B" w:rsidR="00DF3468" w:rsidRPr="00AC51F6" w:rsidRDefault="00DF3468" w:rsidP="00DF346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1.必須輸入</w:t>
            </w:r>
            <w:r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DF3468" w:rsidRPr="00362205" w14:paraId="238FE188" w14:textId="77777777" w:rsidTr="00E41494">
        <w:trPr>
          <w:trHeight w:val="244"/>
          <w:jc w:val="center"/>
        </w:trPr>
        <w:tc>
          <w:tcPr>
            <w:tcW w:w="554" w:type="dxa"/>
          </w:tcPr>
          <w:p w14:paraId="2A263F85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185FA28B" w14:textId="7235FD38" w:rsidR="00DF3468" w:rsidRPr="00E66926" w:rsidRDefault="00DF3468" w:rsidP="00DF3468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27EB5E14" w14:textId="547A1527" w:rsidR="00DF3468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0B84E5DB" w14:textId="5D6224DC" w:rsidR="00DF3468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會計日月</w:t>
            </w:r>
          </w:p>
        </w:tc>
        <w:tc>
          <w:tcPr>
            <w:tcW w:w="1154" w:type="dxa"/>
          </w:tcPr>
          <w:p w14:paraId="0472CC11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430B62EB" w14:textId="77ED8D9F" w:rsidR="00DF3468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26DEBACC" w14:textId="6F5F1667" w:rsidR="00DF3468" w:rsidRDefault="00DF3468" w:rsidP="00DF34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49B0ED64" w14:textId="418774F2" w:rsidR="00DF3468" w:rsidRPr="0064350B" w:rsidRDefault="00DF3468" w:rsidP="00DF346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1.必須輸入</w:t>
            </w:r>
            <w:r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 w:rsidR="00A74F98"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</w:tc>
      </w:tr>
      <w:tr w:rsidR="00DF3468" w:rsidRPr="00362205" w14:paraId="0D01D977" w14:textId="77777777" w:rsidTr="00E41494">
        <w:trPr>
          <w:trHeight w:val="244"/>
          <w:jc w:val="center"/>
        </w:trPr>
        <w:tc>
          <w:tcPr>
            <w:tcW w:w="554" w:type="dxa"/>
          </w:tcPr>
          <w:p w14:paraId="2352CA8C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3A312876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 w:rsidRPr="005E7DC3">
              <w:rPr>
                <w:rFonts w:ascii="標楷體" w:eastAsia="標楷體" w:hAnsi="標楷體" w:hint="eastAsia"/>
              </w:rPr>
              <w:t>選擇檔案</w:t>
            </w:r>
          </w:p>
        </w:tc>
        <w:tc>
          <w:tcPr>
            <w:tcW w:w="1296" w:type="dxa"/>
          </w:tcPr>
          <w:p w14:paraId="0AEA1B46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233" w:type="dxa"/>
          </w:tcPr>
          <w:p w14:paraId="52250F31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1154" w:type="dxa"/>
          </w:tcPr>
          <w:p w14:paraId="72C49E91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7C0423B9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45DB6492" w14:textId="77777777" w:rsidR="00DF3468" w:rsidRPr="00362205" w:rsidRDefault="00DF3468" w:rsidP="00DF34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0CAE1254" w14:textId="18FA9C90" w:rsidR="00DF3468" w:rsidRPr="00C00D65" w:rsidRDefault="00DF3468" w:rsidP="00DF346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以滑鼠點選[</w:t>
            </w:r>
            <w:r w:rsidRPr="005E7DC3">
              <w:rPr>
                <w:rFonts w:ascii="標楷體" w:eastAsia="標楷體" w:hAnsi="標楷體" w:hint="eastAsia"/>
              </w:rPr>
              <w:t>選擇檔案</w:t>
            </w:r>
            <w:r>
              <w:rPr>
                <w:rFonts w:ascii="標楷體" w:eastAsia="標楷體" w:hAnsi="標楷體" w:hint="eastAsia"/>
              </w:rPr>
              <w:t>]按鈕，選取指定位置、檔名之上傳檔案</w:t>
            </w:r>
          </w:p>
        </w:tc>
      </w:tr>
    </w:tbl>
    <w:p w14:paraId="1B005F82" w14:textId="77777777" w:rsidR="000A40A2" w:rsidRDefault="000A40A2" w:rsidP="000A40A2">
      <w:pPr>
        <w:ind w:left="1440"/>
      </w:pPr>
    </w:p>
    <w:p w14:paraId="785CB752" w14:textId="77777777" w:rsidR="000A40A2" w:rsidRPr="009258FB" w:rsidRDefault="000A40A2" w:rsidP="000A40A2">
      <w:pPr>
        <w:pStyle w:val="a"/>
      </w:pPr>
      <w:r>
        <w:rPr>
          <w:rFonts w:hint="eastAsia"/>
        </w:rPr>
        <w:t>上傳檔案資料欄位</w:t>
      </w:r>
      <w:r w:rsidRPr="009258FB">
        <w:t>說明</w:t>
      </w:r>
    </w:p>
    <w:p w14:paraId="17F1AE5E" w14:textId="77777777" w:rsidR="000A40A2" w:rsidRPr="00583AF3" w:rsidRDefault="000A40A2" w:rsidP="000A40A2">
      <w:pPr>
        <w:ind w:left="1440"/>
      </w:pP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3410"/>
        <w:gridCol w:w="1560"/>
        <w:gridCol w:w="4677"/>
      </w:tblGrid>
      <w:tr w:rsidR="000A40A2" w:rsidRPr="00362205" w14:paraId="157EA5BA" w14:textId="77777777" w:rsidTr="00B3709A">
        <w:trPr>
          <w:trHeight w:val="758"/>
          <w:jc w:val="center"/>
        </w:trPr>
        <w:tc>
          <w:tcPr>
            <w:tcW w:w="554" w:type="dxa"/>
            <w:shd w:val="clear" w:color="auto" w:fill="D9D9D9" w:themeFill="background1" w:themeFillShade="D9"/>
          </w:tcPr>
          <w:p w14:paraId="2DBAFD14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3410" w:type="dxa"/>
            <w:shd w:val="clear" w:color="auto" w:fill="D9D9D9" w:themeFill="background1" w:themeFillShade="D9"/>
          </w:tcPr>
          <w:p w14:paraId="798BB331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2304DA">
              <w:rPr>
                <w:rFonts w:ascii="標楷體" w:eastAsia="標楷體" w:hAnsi="標楷體" w:hint="eastAsia"/>
              </w:rPr>
              <w:t>上傳檔案資料欄位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F665136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134692E9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A40A2" w:rsidRPr="00362205" w14:paraId="574D9E54" w14:textId="77777777" w:rsidTr="00B3709A">
        <w:trPr>
          <w:trHeight w:val="244"/>
          <w:jc w:val="center"/>
        </w:trPr>
        <w:tc>
          <w:tcPr>
            <w:tcW w:w="554" w:type="dxa"/>
          </w:tcPr>
          <w:p w14:paraId="36A88313" w14:textId="59DAA783" w:rsidR="000A40A2" w:rsidRPr="00362205" w:rsidRDefault="00B83D8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410" w:type="dxa"/>
          </w:tcPr>
          <w:p w14:paraId="79B933B6" w14:textId="77777777" w:rsidR="000A40A2" w:rsidRPr="00E66926" w:rsidRDefault="000A40A2" w:rsidP="0014495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560" w:type="dxa"/>
          </w:tcPr>
          <w:p w14:paraId="5101B5B7" w14:textId="4A51C742" w:rsidR="000A40A2" w:rsidRDefault="000A40A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B3709A">
              <w:rPr>
                <w:rFonts w:ascii="標楷體" w:eastAsia="標楷體" w:hAnsi="標楷體" w:hint="eastAsia"/>
              </w:rPr>
              <w:t>Y</w:t>
            </w:r>
            <w:r w:rsidR="00B3709A"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677" w:type="dxa"/>
          </w:tcPr>
          <w:p w14:paraId="5E5E00B2" w14:textId="6F6E88A6" w:rsidR="000A40A2" w:rsidRPr="00AC51F6" w:rsidRDefault="000A40A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YearMonth</w:t>
            </w:r>
          </w:p>
        </w:tc>
      </w:tr>
      <w:tr w:rsidR="000A40A2" w:rsidRPr="00362205" w14:paraId="3AA3126C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FEB69" w14:textId="10577E98" w:rsidR="000A40A2" w:rsidRPr="00362205" w:rsidRDefault="00B83D8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6EE63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4449A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88C80" w14:textId="77777777" w:rsidR="000A40A2" w:rsidRPr="00AC51F6" w:rsidRDefault="000A40A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CustNo</w:t>
            </w:r>
          </w:p>
        </w:tc>
      </w:tr>
      <w:tr w:rsidR="00B83D8C" w:rsidRPr="00362205" w14:paraId="6FCCA305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FA377" w14:textId="5C7679D9" w:rsidR="00B83D8C" w:rsidRDefault="00B83D8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C001" w14:textId="0E44F018" w:rsidR="00B83D8C" w:rsidRPr="00DA56CD" w:rsidRDefault="00B83D8C" w:rsidP="0014495F">
            <w:pPr>
              <w:rPr>
                <w:rFonts w:ascii="標楷體" w:eastAsia="標楷體" w:hAnsi="標楷體"/>
              </w:rPr>
            </w:pPr>
            <w:r w:rsidRPr="00B83D8C">
              <w:rPr>
                <w:rFonts w:ascii="標楷體" w:eastAsia="標楷體" w:hAnsi="標楷體" w:hint="eastAsia"/>
              </w:rPr>
              <w:t>身份證字號/統一編號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8D3E8" w14:textId="32842365" w:rsidR="00B83D8C" w:rsidRDefault="00792276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文字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65A8C" w14:textId="41C11335" w:rsidR="00B83D8C" w:rsidRPr="00055F7D" w:rsidRDefault="00F13AED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0A40A2" w:rsidRPr="00362205" w14:paraId="0AE7A7C0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7FE5" w14:textId="30F0FE9B" w:rsidR="000A40A2" w:rsidRPr="00362205" w:rsidRDefault="00B83D8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532AF" w14:textId="77777777" w:rsidR="000A40A2" w:rsidRPr="00E66926" w:rsidRDefault="000A40A2" w:rsidP="0014495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29C8" w14:textId="77777777" w:rsidR="000A40A2" w:rsidRDefault="000A40A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DBF10" w14:textId="77777777" w:rsidR="000A40A2" w:rsidRPr="00AC51F6" w:rsidRDefault="000A40A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FacmNo</w:t>
            </w:r>
          </w:p>
        </w:tc>
      </w:tr>
      <w:tr w:rsidR="000A40A2" w:rsidRPr="00362205" w14:paraId="2F325D24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B298B" w14:textId="3A386490" w:rsidR="000A40A2" w:rsidRPr="00362205" w:rsidRDefault="00B83D8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5AD8F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02EBA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D5F00" w14:textId="77777777" w:rsidR="000A40A2" w:rsidRPr="00AC51F6" w:rsidRDefault="000A40A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BormNo</w:t>
            </w:r>
          </w:p>
        </w:tc>
      </w:tr>
      <w:tr w:rsidR="000A40A2" w:rsidRPr="00362205" w14:paraId="5DE4D7AC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BF543" w14:textId="77F1CD6C" w:rsidR="000A40A2" w:rsidRPr="00362205" w:rsidRDefault="00B83D8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CD43F" w14:textId="77777777" w:rsidR="000A40A2" w:rsidRPr="00E66926" w:rsidRDefault="000A40A2" w:rsidP="0014495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本期本金餘額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7449C" w14:textId="77777777" w:rsidR="000A40A2" w:rsidRDefault="000A40A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FF8B4" w14:textId="77777777" w:rsidR="000A40A2" w:rsidRPr="00AC51F6" w:rsidRDefault="000A40A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Principal</w:t>
            </w:r>
          </w:p>
        </w:tc>
      </w:tr>
      <w:tr w:rsidR="000A40A2" w:rsidRPr="00362205" w14:paraId="73E0D80B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2C9DC" w14:textId="4A9943B9" w:rsidR="000A40A2" w:rsidRPr="00362205" w:rsidRDefault="00B83D8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D7BC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本期帳面價值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F26D4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1838F" w14:textId="77777777" w:rsidR="000A40A2" w:rsidRPr="00AC51F6" w:rsidRDefault="000A40A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BookValue</w:t>
            </w:r>
          </w:p>
        </w:tc>
      </w:tr>
      <w:tr w:rsidR="000A40A2" w:rsidRPr="00362205" w14:paraId="0B7F0870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08B2" w14:textId="54B42E8C" w:rsidR="000A40A2" w:rsidRPr="00362205" w:rsidRDefault="00B83D8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36151" w14:textId="77777777" w:rsidR="000A40A2" w:rsidRPr="00E66926" w:rsidRDefault="000A40A2" w:rsidP="0014495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r w:rsidRPr="00DA56CD">
              <w:rPr>
                <w:rFonts w:ascii="標楷體" w:eastAsia="標楷體" w:hAnsi="標楷體" w:hint="eastAsia"/>
              </w:rPr>
              <w:t>應攤銷折溢價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9334C" w14:textId="77777777" w:rsidR="000A40A2" w:rsidRDefault="000A40A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1C068" w14:textId="77777777" w:rsidR="000A40A2" w:rsidRPr="00AC51F6" w:rsidRDefault="000A40A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AccumDPAmortized</w:t>
            </w:r>
          </w:p>
        </w:tc>
      </w:tr>
      <w:tr w:rsidR="000A40A2" w:rsidRPr="00362205" w14:paraId="3D3B1F23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5C13" w14:textId="53906271" w:rsidR="000A40A2" w:rsidRPr="00362205" w:rsidRDefault="00B83D8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FFEE6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r w:rsidRPr="00DA56CD">
              <w:rPr>
                <w:rFonts w:ascii="標楷體" w:eastAsia="標楷體" w:hAnsi="標楷體" w:hint="eastAsia"/>
              </w:rPr>
              <w:t>未攤銷折溢價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7A8" w14:textId="77777777" w:rsidR="000A40A2" w:rsidRPr="00362205" w:rsidRDefault="000A40A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B2A85" w14:textId="77777777" w:rsidR="000A40A2" w:rsidRPr="00AC51F6" w:rsidRDefault="000A40A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AccumDPunAmortized</w:t>
            </w:r>
          </w:p>
        </w:tc>
      </w:tr>
      <w:tr w:rsidR="000A40A2" w:rsidRPr="00362205" w14:paraId="2782E9D8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64DFE" w14:textId="76944B56" w:rsidR="000A40A2" w:rsidRPr="00362205" w:rsidRDefault="00B83D8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ADFAA" w14:textId="77777777" w:rsidR="000A40A2" w:rsidRPr="00E66926" w:rsidRDefault="000A40A2" w:rsidP="0014495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本期折溢價攤銷數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36729" w14:textId="77777777" w:rsidR="000A40A2" w:rsidRDefault="000A40A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940AC" w14:textId="77777777" w:rsidR="000A40A2" w:rsidRPr="00AC51F6" w:rsidRDefault="000A40A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DPAmortized</w:t>
            </w:r>
          </w:p>
        </w:tc>
      </w:tr>
    </w:tbl>
    <w:p w14:paraId="6EEAF03E" w14:textId="4F1313D3" w:rsidR="000A40A2" w:rsidRPr="0081487B" w:rsidRDefault="0081487B" w:rsidP="000A40A2">
      <w:pPr>
        <w:ind w:left="1440"/>
        <w:rPr>
          <w:rFonts w:ascii="標楷體" w:eastAsia="標楷體" w:hAnsi="標楷體"/>
        </w:rPr>
      </w:pPr>
      <w:r w:rsidRPr="0081487B">
        <w:rPr>
          <w:rFonts w:ascii="標楷體" w:eastAsia="標楷體" w:hAnsi="標楷體" w:hint="eastAsia"/>
        </w:rPr>
        <w:t>註：</w:t>
      </w:r>
      <w:r>
        <w:rPr>
          <w:rFonts w:ascii="標楷體" w:eastAsia="標楷體" w:hAnsi="標楷體" w:hint="eastAsia"/>
        </w:rPr>
        <w:t xml:space="preserve">各欄位之間以 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 w:hint="eastAsia"/>
        </w:rPr>
        <w:t>,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做為區隔符號</w:t>
      </w:r>
    </w:p>
    <w:p w14:paraId="7119D66B" w14:textId="77777777" w:rsidR="0081487B" w:rsidRPr="00910D51" w:rsidRDefault="0081487B" w:rsidP="000A40A2">
      <w:pPr>
        <w:ind w:left="1440"/>
      </w:pPr>
    </w:p>
    <w:p w14:paraId="460F69F1" w14:textId="7A3A3B7D" w:rsidR="000A40A2" w:rsidRPr="00E50626" w:rsidRDefault="000A40A2" w:rsidP="000A40A2">
      <w:pPr>
        <w:pStyle w:val="a"/>
      </w:pPr>
      <w:r w:rsidRPr="00E50626">
        <w:rPr>
          <w:rFonts w:hint="eastAsia"/>
        </w:rPr>
        <w:t>輸出畫面</w:t>
      </w:r>
    </w:p>
    <w:p w14:paraId="58602049" w14:textId="77777777" w:rsidR="000A40A2" w:rsidRPr="00E50626" w:rsidRDefault="000A40A2" w:rsidP="000A40A2">
      <w:pPr>
        <w:ind w:left="1440"/>
      </w:pPr>
    </w:p>
    <w:p w14:paraId="7AC37346" w14:textId="77777777" w:rsidR="000A40A2" w:rsidRPr="007C1268" w:rsidRDefault="000A40A2" w:rsidP="000A40A2">
      <w:r>
        <w:rPr>
          <w:noProof/>
        </w:rPr>
        <w:drawing>
          <wp:inline distT="0" distB="0" distL="0" distR="0" wp14:anchorId="59D0910C" wp14:editId="31596602">
            <wp:extent cx="6479540" cy="263906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2DB4" w14:textId="77777777" w:rsidR="000A40A2" w:rsidRDefault="000A40A2" w:rsidP="000A40A2">
      <w:pPr>
        <w:ind w:left="1440"/>
      </w:pPr>
    </w:p>
    <w:p w14:paraId="6828342B" w14:textId="77777777" w:rsidR="000A40A2" w:rsidRPr="00625AB6" w:rsidRDefault="000A40A2" w:rsidP="000A40A2">
      <w:pPr>
        <w:pStyle w:val="a"/>
      </w:pPr>
      <w:r w:rsidRPr="00625AB6">
        <w:rPr>
          <w:rFonts w:hint="eastAsia"/>
        </w:rPr>
        <w:t>輸出畫面資料說明</w:t>
      </w:r>
    </w:p>
    <w:p w14:paraId="69665765" w14:textId="77777777" w:rsidR="000A40A2" w:rsidRPr="00AE7A9E" w:rsidRDefault="000A40A2" w:rsidP="000A40A2">
      <w:pPr>
        <w:ind w:left="144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08"/>
        <w:gridCol w:w="3305"/>
      </w:tblGrid>
      <w:tr w:rsidR="000A40A2" w14:paraId="6FDF9D18" w14:textId="77777777" w:rsidTr="0014495F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33AE9C" w14:textId="77777777" w:rsidR="000A40A2" w:rsidRDefault="000A40A2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BE663F" w14:textId="77777777" w:rsidR="000A40A2" w:rsidRDefault="000A40A2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6554FB" w14:textId="77777777" w:rsidR="000A40A2" w:rsidRDefault="000A40A2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79EFB5" w14:textId="77777777" w:rsidR="000A40A2" w:rsidRDefault="000A40A2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EDDA61" w14:textId="77777777" w:rsidR="000A40A2" w:rsidRDefault="000A40A2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0A40A2" w14:paraId="1FD93F01" w14:textId="77777777" w:rsidTr="0014495F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A843F" w14:textId="77777777" w:rsidR="000A40A2" w:rsidRDefault="000A40A2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5FB1" w14:textId="77777777" w:rsidR="000A40A2" w:rsidRDefault="000A40A2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3FE6A" w14:textId="77777777" w:rsidR="000A40A2" w:rsidRDefault="000A40A2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3FEC0" w14:textId="77777777" w:rsidR="000A40A2" w:rsidRDefault="000A40A2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0E836" w14:textId="77777777" w:rsidR="000A40A2" w:rsidRPr="00A96919" w:rsidRDefault="000A40A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統計上傳檔案之資料筆數</w:t>
            </w:r>
          </w:p>
        </w:tc>
      </w:tr>
      <w:tr w:rsidR="000A40A2" w14:paraId="0CB2A69E" w14:textId="77777777" w:rsidTr="0014495F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2C59A" w14:textId="77777777" w:rsidR="000A40A2" w:rsidRDefault="000A40A2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3A6A6" w14:textId="77777777" w:rsidR="000A40A2" w:rsidRDefault="000A40A2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CF1F6" w14:textId="77777777" w:rsidR="000A40A2" w:rsidRDefault="000A40A2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16CBE">
              <w:rPr>
                <w:rFonts w:ascii="標楷體" w:eastAsia="標楷體" w:hAnsi="標楷體" w:hint="eastAsia"/>
                <w:color w:val="000000"/>
                <w:lang w:val="x-none" w:eastAsia="x-none"/>
              </w:rPr>
              <w:t>本期累計應攤銷折溢價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B6B65" w14:textId="77777777" w:rsidR="000A40A2" w:rsidRDefault="000A40A2" w:rsidP="0014495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3D36F" w14:textId="4C50CA10" w:rsidR="000A40A2" w:rsidRDefault="000A40A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累計各筆</w:t>
            </w:r>
            <w:r w:rsidR="007457D2">
              <w:rPr>
                <w:rFonts w:ascii="標楷體" w:eastAsia="標楷體" w:hAnsi="標楷體" w:hint="eastAsia"/>
              </w:rPr>
              <w:t>[</w:t>
            </w:r>
            <w:r w:rsidRPr="007A28B5">
              <w:rPr>
                <w:rFonts w:ascii="標楷體" w:eastAsia="標楷體" w:hAnsi="標楷體" w:hint="eastAsia"/>
              </w:rPr>
              <w:t>本期累應攤銷折溢價</w:t>
            </w:r>
            <w:r>
              <w:rPr>
                <w:rFonts w:ascii="標楷體" w:eastAsia="標楷體" w:hAnsi="標楷體" w:hint="eastAsia"/>
              </w:rPr>
              <w:t>金額</w:t>
            </w:r>
            <w:r w:rsidR="007457D2">
              <w:rPr>
                <w:rFonts w:ascii="標楷體" w:eastAsia="標楷體" w:hAnsi="標楷體" w:hint="eastAsia"/>
              </w:rPr>
              <w:t>]</w:t>
            </w:r>
          </w:p>
          <w:p w14:paraId="73D3500B" w14:textId="77777777" w:rsidR="000A40A2" w:rsidRPr="00A96919" w:rsidRDefault="000A40A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各筆合計後</w:t>
            </w:r>
            <w:r>
              <w:rPr>
                <w:rFonts w:ascii="標楷體" w:eastAsia="標楷體" w:hAnsi="標楷體"/>
              </w:rPr>
              <w:t>,</w:t>
            </w:r>
            <w:r>
              <w:rPr>
                <w:rFonts w:ascii="標楷體" w:eastAsia="標楷體" w:hAnsi="標楷體" w:hint="eastAsia"/>
              </w:rPr>
              <w:t>採四捨五入至整數位</w:t>
            </w:r>
          </w:p>
        </w:tc>
      </w:tr>
    </w:tbl>
    <w:p w14:paraId="3CAEAF2D" w14:textId="77777777" w:rsidR="000A40A2" w:rsidRDefault="000A40A2" w:rsidP="000A40A2">
      <w:pPr>
        <w:ind w:left="1440"/>
      </w:pPr>
    </w:p>
    <w:p w14:paraId="14831888" w14:textId="77777777" w:rsidR="000A40A2" w:rsidRDefault="000A40A2" w:rsidP="000A40A2">
      <w:pPr>
        <w:widowControl/>
      </w:pPr>
      <w:r>
        <w:br w:type="page"/>
      </w:r>
    </w:p>
    <w:p w14:paraId="3BA66B14" w14:textId="77777777" w:rsidR="00C467BE" w:rsidRPr="000A40A2" w:rsidRDefault="00C467BE" w:rsidP="00903DF8">
      <w:pPr>
        <w:widowControl/>
      </w:pPr>
    </w:p>
    <w:p w14:paraId="2ECA4212" w14:textId="4F57C2C2" w:rsidR="00157160" w:rsidRPr="00751866" w:rsidRDefault="00157160" w:rsidP="00157160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90</w:t>
      </w:r>
      <w:r w:rsidR="001144B2">
        <w:rPr>
          <w:rFonts w:ascii="標楷體" w:hAnsi="標楷體"/>
          <w:b/>
          <w:szCs w:val="32"/>
        </w:rPr>
        <w:t>1</w:t>
      </w:r>
      <w:r w:rsidR="00240C03">
        <w:rPr>
          <w:rFonts w:ascii="標楷體" w:hAnsi="標楷體" w:hint="eastAsia"/>
          <w:b/>
          <w:szCs w:val="32"/>
        </w:rPr>
        <w:t>３４號公報</w:t>
      </w:r>
      <w:r w:rsidRPr="007F3E25">
        <w:rPr>
          <w:rFonts w:ascii="標楷體" w:hAnsi="標楷體" w:hint="eastAsia"/>
          <w:b/>
          <w:szCs w:val="32"/>
        </w:rPr>
        <w:t>欄位清單</w:t>
      </w:r>
      <w:r w:rsidR="003C14C8" w:rsidRPr="00A43145">
        <w:rPr>
          <w:rFonts w:ascii="標楷體" w:hAnsi="標楷體" w:hint="eastAsia"/>
          <w:b/>
          <w:szCs w:val="32"/>
        </w:rPr>
        <w:t>產生作業</w:t>
      </w:r>
      <w:ins w:id="400" w:author="陳志嵩" w:date="2021-06-11T09:25:00Z">
        <w:r w:rsidR="002238C5">
          <w:rPr>
            <w:rFonts w:ascii="標楷體" w:hAnsi="標楷體" w:hint="eastAsia"/>
            <w:b/>
            <w:szCs w:val="32"/>
          </w:rPr>
          <w:t xml:space="preserve"> ***</w:t>
        </w:r>
      </w:ins>
    </w:p>
    <w:p w14:paraId="20557AFE" w14:textId="77777777" w:rsidR="00157160" w:rsidRPr="004A1C2C" w:rsidRDefault="00157160" w:rsidP="00157160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57160" w:rsidRPr="008F20B5" w14:paraId="217804AD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A5C1C92" w14:textId="77777777" w:rsidR="00157160" w:rsidRPr="004A1C2C" w:rsidRDefault="00157160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C0CCA8" w14:textId="44B15DDE" w:rsidR="00157160" w:rsidRPr="008F20B5" w:rsidRDefault="00407EA5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３４號公報</w:t>
            </w:r>
            <w:r w:rsidR="00157160" w:rsidRPr="007F3E25">
              <w:rPr>
                <w:rFonts w:ascii="標楷體" w:eastAsia="標楷體" w:hAnsi="標楷體" w:hint="eastAsia"/>
              </w:rPr>
              <w:t>欄位清單</w:t>
            </w:r>
            <w:r w:rsidR="003C14C8" w:rsidRPr="003C14C8">
              <w:rPr>
                <w:rFonts w:ascii="標楷體" w:eastAsia="標楷體" w:hAnsi="標楷體" w:hint="eastAsia"/>
              </w:rPr>
              <w:t>產生作業</w:t>
            </w:r>
          </w:p>
        </w:tc>
      </w:tr>
      <w:tr w:rsidR="00157160" w:rsidRPr="008F20B5" w14:paraId="596EE03D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4582ACE" w14:textId="77777777" w:rsidR="00157160" w:rsidRPr="004A1C2C" w:rsidRDefault="00157160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56EDF08" w14:textId="67DCAF29" w:rsidR="00157160" w:rsidRPr="004A1C2C" w:rsidRDefault="00157160" w:rsidP="0014495F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</w:t>
            </w:r>
            <w:r w:rsidR="00AD57EC">
              <w:rPr>
                <w:rFonts w:ascii="標楷體" w:eastAsia="標楷體" w:hAnsi="標楷體" w:hint="eastAsia"/>
              </w:rPr>
              <w:t>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 w:rsidR="00AD57EC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157160" w:rsidRPr="008F20B5" w14:paraId="3A8A1F98" w14:textId="77777777" w:rsidTr="0014495F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D9D760E" w14:textId="77777777" w:rsidR="00157160" w:rsidRPr="004A1C2C" w:rsidRDefault="00157160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CC6AE28" w14:textId="3EADDFD6" w:rsidR="00157160" w:rsidRPr="004037BD" w:rsidRDefault="00157160" w:rsidP="0014495F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1D1421C7" w14:textId="65F264E5" w:rsidR="00157160" w:rsidRDefault="00157160" w:rsidP="0014495F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.依照勾選項目產生</w:t>
            </w:r>
            <w:r w:rsidR="00AD57EC">
              <w:rPr>
                <w:rFonts w:ascii="標楷體" w:eastAsia="標楷體" w:hAnsi="標楷體" w:hint="eastAsia"/>
              </w:rPr>
              <w:t>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 w:rsidR="00AD57EC">
              <w:rPr>
                <w:rFonts w:ascii="標楷體" w:eastAsia="標楷體" w:hAnsi="標楷體" w:hint="eastAsia"/>
              </w:rPr>
              <w:t>]</w:t>
            </w:r>
          </w:p>
          <w:p w14:paraId="2860A2D7" w14:textId="13963A61" w:rsidR="00157160" w:rsidRPr="0058227F" w:rsidRDefault="00157160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LNM34AP 欄位清單</w:t>
            </w:r>
            <w:r w:rsidR="00CF2833">
              <w:rPr>
                <w:rFonts w:ascii="標楷體" w:eastAsia="標楷體" w:hAnsi="標楷體" w:hint="eastAsia"/>
              </w:rPr>
              <w:t>１</w:t>
            </w:r>
          </w:p>
          <w:p w14:paraId="1E53D9E4" w14:textId="3E96D9F9" w:rsidR="00157160" w:rsidRPr="0058227F" w:rsidRDefault="00157160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 w:hint="eastAsia"/>
              </w:rPr>
              <w:t>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２</w:t>
            </w:r>
          </w:p>
          <w:p w14:paraId="11DAB3C2" w14:textId="14CB3C2B" w:rsidR="00157160" w:rsidRPr="0058227F" w:rsidRDefault="00157160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３</w:t>
            </w:r>
          </w:p>
          <w:p w14:paraId="0E2EC83C" w14:textId="1160DE92" w:rsidR="00157160" w:rsidRPr="0058227F" w:rsidRDefault="00157160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４</w:t>
            </w:r>
          </w:p>
          <w:p w14:paraId="33C46676" w14:textId="42DB65D1" w:rsidR="00157160" w:rsidRPr="0058227F" w:rsidRDefault="00157160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E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５</w:t>
            </w:r>
          </w:p>
          <w:p w14:paraId="109B8D58" w14:textId="20CA87FA" w:rsidR="00157160" w:rsidRPr="00A313C0" w:rsidRDefault="00157160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６</w:t>
            </w:r>
          </w:p>
        </w:tc>
      </w:tr>
      <w:tr w:rsidR="00157160" w:rsidRPr="008F20B5" w14:paraId="35940258" w14:textId="77777777" w:rsidTr="0014495F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FEACDA7" w14:textId="77777777" w:rsidR="00157160" w:rsidRPr="004A1C2C" w:rsidRDefault="00157160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DE06BCA" w14:textId="77777777" w:rsidR="00157160" w:rsidRPr="004A1C2C" w:rsidRDefault="00157160" w:rsidP="0014495F">
            <w:pPr>
              <w:rPr>
                <w:rFonts w:ascii="標楷體" w:eastAsia="標楷體" w:hAnsi="標楷體"/>
              </w:rPr>
            </w:pPr>
          </w:p>
        </w:tc>
      </w:tr>
      <w:tr w:rsidR="00157160" w:rsidRPr="008F20B5" w14:paraId="6B0DF5DD" w14:textId="77777777" w:rsidTr="0014495F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A2ABB45" w14:textId="77777777" w:rsidR="00157160" w:rsidRPr="004A1C2C" w:rsidRDefault="00157160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45EFC9E" w14:textId="77777777" w:rsidR="00157160" w:rsidRPr="004A1C2C" w:rsidRDefault="00157160" w:rsidP="0014495F">
            <w:pPr>
              <w:rPr>
                <w:rFonts w:ascii="標楷體" w:eastAsia="標楷體" w:hAnsi="標楷體"/>
              </w:rPr>
            </w:pPr>
          </w:p>
        </w:tc>
      </w:tr>
      <w:tr w:rsidR="00157160" w:rsidRPr="008F20B5" w14:paraId="16ED340D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9E0F88" w14:textId="77777777" w:rsidR="00157160" w:rsidRPr="004A1C2C" w:rsidRDefault="00157160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7C68BC6" w14:textId="77777777" w:rsidR="00157160" w:rsidRPr="004A1C2C" w:rsidRDefault="00157160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157160" w:rsidRPr="008F20B5" w14:paraId="1C8DBF2D" w14:textId="77777777" w:rsidTr="0014495F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4F299C9" w14:textId="77777777" w:rsidR="00157160" w:rsidRPr="004A1C2C" w:rsidRDefault="00157160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027D4E" w14:textId="16319D19" w:rsidR="00157160" w:rsidRPr="004A1C2C" w:rsidRDefault="007A7B4B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157160" w:rsidRPr="008F20B5" w14:paraId="6423B6C2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4EBF0C7" w14:textId="77777777" w:rsidR="00157160" w:rsidRPr="004A1C2C" w:rsidRDefault="00157160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A80A415" w14:textId="77777777" w:rsidR="00157160" w:rsidRPr="004A1C2C" w:rsidRDefault="00157160" w:rsidP="0014495F">
            <w:pPr>
              <w:rPr>
                <w:rFonts w:ascii="標楷體" w:eastAsia="標楷體" w:hAnsi="標楷體"/>
              </w:rPr>
            </w:pPr>
          </w:p>
        </w:tc>
      </w:tr>
    </w:tbl>
    <w:p w14:paraId="4927175A" w14:textId="77777777" w:rsidR="00157160" w:rsidRPr="0068704E" w:rsidRDefault="00157160" w:rsidP="00157160">
      <w:pPr>
        <w:ind w:left="1440"/>
      </w:pPr>
    </w:p>
    <w:p w14:paraId="7BB7C097" w14:textId="77777777" w:rsidR="00157160" w:rsidRPr="00AB764C" w:rsidRDefault="00157160" w:rsidP="00157160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57160" w:rsidRPr="0022279A" w14:paraId="79E9E19A" w14:textId="77777777" w:rsidTr="0014495F">
        <w:tc>
          <w:tcPr>
            <w:tcW w:w="851" w:type="dxa"/>
            <w:shd w:val="clear" w:color="auto" w:fill="D9D9D9" w:themeFill="background1" w:themeFillShade="D9"/>
          </w:tcPr>
          <w:p w14:paraId="53646C72" w14:textId="77777777" w:rsidR="00157160" w:rsidRPr="0022279A" w:rsidRDefault="00157160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EA13A8A" w14:textId="77777777" w:rsidR="00157160" w:rsidRPr="0022279A" w:rsidRDefault="00157160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1A4F93E8" w14:textId="77777777" w:rsidR="00157160" w:rsidRPr="0022279A" w:rsidRDefault="00157160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57160" w:rsidRPr="0022279A" w14:paraId="2603311B" w14:textId="77777777" w:rsidTr="0014495F">
        <w:tc>
          <w:tcPr>
            <w:tcW w:w="851" w:type="dxa"/>
          </w:tcPr>
          <w:p w14:paraId="1C80C53D" w14:textId="77777777" w:rsidR="00157160" w:rsidRPr="0022279A" w:rsidRDefault="00157160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31B650B" w14:textId="77777777" w:rsidR="00157160" w:rsidRPr="0022279A" w:rsidRDefault="00157160" w:rsidP="0014495F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Ias34Ap</w:t>
            </w:r>
          </w:p>
        </w:tc>
        <w:tc>
          <w:tcPr>
            <w:tcW w:w="4110" w:type="dxa"/>
          </w:tcPr>
          <w:p w14:paraId="1D000D19" w14:textId="78010102" w:rsidR="00157160" w:rsidRPr="0022279A" w:rsidRDefault="00894AEA" w:rsidP="0014495F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A檔</w:t>
            </w:r>
          </w:p>
        </w:tc>
      </w:tr>
      <w:tr w:rsidR="00157160" w:rsidRPr="0022279A" w14:paraId="7B4FA8BF" w14:textId="77777777" w:rsidTr="0014495F">
        <w:tc>
          <w:tcPr>
            <w:tcW w:w="851" w:type="dxa"/>
          </w:tcPr>
          <w:p w14:paraId="637F950D" w14:textId="77777777" w:rsidR="00157160" w:rsidRPr="0022279A" w:rsidRDefault="00157160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3085EF10" w14:textId="77777777" w:rsidR="00157160" w:rsidRPr="0022279A" w:rsidRDefault="00157160" w:rsidP="0014495F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Ias34Bp</w:t>
            </w:r>
          </w:p>
        </w:tc>
        <w:tc>
          <w:tcPr>
            <w:tcW w:w="4110" w:type="dxa"/>
          </w:tcPr>
          <w:p w14:paraId="1D30FC66" w14:textId="3C33F4DA" w:rsidR="00157160" w:rsidRPr="0022279A" w:rsidRDefault="00894AEA" w:rsidP="0014495F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B檔</w:t>
            </w:r>
          </w:p>
        </w:tc>
      </w:tr>
      <w:tr w:rsidR="00157160" w:rsidRPr="0022279A" w14:paraId="035B3E67" w14:textId="77777777" w:rsidTr="0014495F">
        <w:tc>
          <w:tcPr>
            <w:tcW w:w="851" w:type="dxa"/>
          </w:tcPr>
          <w:p w14:paraId="3A09A378" w14:textId="77777777" w:rsidR="00157160" w:rsidRPr="0022279A" w:rsidRDefault="00157160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1ED104A5" w14:textId="77777777" w:rsidR="00157160" w:rsidRPr="0022279A" w:rsidRDefault="00157160" w:rsidP="0014495F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Ias34Cp</w:t>
            </w:r>
          </w:p>
        </w:tc>
        <w:tc>
          <w:tcPr>
            <w:tcW w:w="4110" w:type="dxa"/>
          </w:tcPr>
          <w:p w14:paraId="53ABDD72" w14:textId="79285A78" w:rsidR="00157160" w:rsidRPr="0022279A" w:rsidRDefault="00894AEA" w:rsidP="0014495F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C檔</w:t>
            </w:r>
          </w:p>
        </w:tc>
      </w:tr>
      <w:tr w:rsidR="00157160" w:rsidRPr="0022279A" w14:paraId="71945F05" w14:textId="77777777" w:rsidTr="0014495F">
        <w:tc>
          <w:tcPr>
            <w:tcW w:w="851" w:type="dxa"/>
          </w:tcPr>
          <w:p w14:paraId="5E759CAE" w14:textId="77777777" w:rsidR="00157160" w:rsidRPr="0022279A" w:rsidRDefault="00157160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61089FF1" w14:textId="77777777" w:rsidR="00157160" w:rsidRPr="0022279A" w:rsidRDefault="00157160" w:rsidP="0014495F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Ias34Dp</w:t>
            </w:r>
          </w:p>
        </w:tc>
        <w:tc>
          <w:tcPr>
            <w:tcW w:w="4110" w:type="dxa"/>
          </w:tcPr>
          <w:p w14:paraId="22ECCD80" w14:textId="575F22D5" w:rsidR="00157160" w:rsidRPr="0022279A" w:rsidRDefault="00894AEA" w:rsidP="0014495F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D檔</w:t>
            </w:r>
          </w:p>
        </w:tc>
      </w:tr>
      <w:tr w:rsidR="00157160" w:rsidRPr="0022279A" w14:paraId="3D3A98BA" w14:textId="77777777" w:rsidTr="0014495F">
        <w:tc>
          <w:tcPr>
            <w:tcW w:w="851" w:type="dxa"/>
          </w:tcPr>
          <w:p w14:paraId="640E3382" w14:textId="77777777" w:rsidR="00157160" w:rsidRPr="0022279A" w:rsidRDefault="00157160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0FDAE343" w14:textId="77777777" w:rsidR="00157160" w:rsidRPr="0022279A" w:rsidRDefault="00157160" w:rsidP="0014495F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Ias34Ep</w:t>
            </w:r>
          </w:p>
        </w:tc>
        <w:tc>
          <w:tcPr>
            <w:tcW w:w="4110" w:type="dxa"/>
          </w:tcPr>
          <w:p w14:paraId="5B4D3D6E" w14:textId="00263164" w:rsidR="00157160" w:rsidRPr="0022279A" w:rsidRDefault="00894AEA" w:rsidP="0014495F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E檔</w:t>
            </w:r>
          </w:p>
        </w:tc>
      </w:tr>
      <w:tr w:rsidR="00157160" w:rsidRPr="0022279A" w14:paraId="139D64BD" w14:textId="77777777" w:rsidTr="0014495F">
        <w:tc>
          <w:tcPr>
            <w:tcW w:w="851" w:type="dxa"/>
          </w:tcPr>
          <w:p w14:paraId="0C01E367" w14:textId="77777777" w:rsidR="00157160" w:rsidRPr="0022279A" w:rsidRDefault="00157160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3F7D9300" w14:textId="77777777" w:rsidR="00157160" w:rsidRPr="0022279A" w:rsidRDefault="00157160" w:rsidP="0014495F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Ias34Gp</w:t>
            </w:r>
          </w:p>
        </w:tc>
        <w:tc>
          <w:tcPr>
            <w:tcW w:w="4110" w:type="dxa"/>
          </w:tcPr>
          <w:p w14:paraId="4F7D43C3" w14:textId="462B9A75" w:rsidR="00157160" w:rsidRPr="0022279A" w:rsidRDefault="00894AEA" w:rsidP="0014495F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G檔</w:t>
            </w:r>
          </w:p>
        </w:tc>
      </w:tr>
    </w:tbl>
    <w:p w14:paraId="182E526C" w14:textId="77777777" w:rsidR="00157160" w:rsidRDefault="00157160" w:rsidP="00157160">
      <w:pPr>
        <w:ind w:left="1440"/>
      </w:pPr>
    </w:p>
    <w:p w14:paraId="441CAFB5" w14:textId="77777777" w:rsidR="00157160" w:rsidRPr="00580C29" w:rsidRDefault="00157160" w:rsidP="00157160">
      <w:pPr>
        <w:pStyle w:val="a"/>
      </w:pPr>
      <w:r w:rsidRPr="00580C29">
        <w:t>UI</w:t>
      </w:r>
      <w:r w:rsidRPr="00580C29">
        <w:rPr>
          <w:rFonts w:hint="eastAsia"/>
        </w:rPr>
        <w:t>畫面</w:t>
      </w:r>
    </w:p>
    <w:p w14:paraId="1B8D8E9E" w14:textId="60CA6FBA" w:rsidR="00157160" w:rsidRDefault="00FB057E" w:rsidP="00157160">
      <w:r>
        <w:rPr>
          <w:noProof/>
        </w:rPr>
        <w:lastRenderedPageBreak/>
        <w:drawing>
          <wp:inline distT="0" distB="0" distL="0" distR="0" wp14:anchorId="512D0E95" wp14:editId="433552FB">
            <wp:extent cx="6479540" cy="2501900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1167" w14:textId="77777777" w:rsidR="00157160" w:rsidRDefault="00157160" w:rsidP="00157160">
      <w:pPr>
        <w:ind w:left="1440"/>
      </w:pPr>
    </w:p>
    <w:p w14:paraId="77995343" w14:textId="77777777" w:rsidR="00157160" w:rsidRPr="007646CA" w:rsidRDefault="00157160" w:rsidP="00157160">
      <w:pPr>
        <w:pStyle w:val="a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p w14:paraId="501C300B" w14:textId="77777777" w:rsidR="00157160" w:rsidRDefault="00157160" w:rsidP="00157160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57160" w:rsidRPr="00F5236F" w14:paraId="5CE32B00" w14:textId="77777777" w:rsidTr="0014495F">
        <w:tc>
          <w:tcPr>
            <w:tcW w:w="848" w:type="dxa"/>
            <w:shd w:val="clear" w:color="auto" w:fill="D9D9D9" w:themeFill="background1" w:themeFillShade="D9"/>
          </w:tcPr>
          <w:p w14:paraId="646BF5D4" w14:textId="77777777" w:rsidR="00157160" w:rsidRPr="00F5236F" w:rsidRDefault="00157160" w:rsidP="0014495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CC2AC12" w14:textId="77777777" w:rsidR="00157160" w:rsidRPr="00F5236F" w:rsidRDefault="00157160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734FF126" w14:textId="77777777" w:rsidR="00157160" w:rsidRPr="00F5236F" w:rsidRDefault="00157160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57160" w:rsidRPr="00F5236F" w14:paraId="0BB3EDD0" w14:textId="77777777" w:rsidTr="0014495F">
        <w:tc>
          <w:tcPr>
            <w:tcW w:w="848" w:type="dxa"/>
          </w:tcPr>
          <w:p w14:paraId="11F583EE" w14:textId="77777777" w:rsidR="00157160" w:rsidRPr="00744DD4" w:rsidRDefault="00157160" w:rsidP="0014495F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2D30EA4" w14:textId="77777777" w:rsidR="00157160" w:rsidRPr="00744DD4" w:rsidRDefault="00157160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69831BAB" w14:textId="594C4807" w:rsidR="00157160" w:rsidRDefault="005A3EED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157160">
              <w:rPr>
                <w:rFonts w:ascii="標楷體" w:eastAsia="標楷體" w:hAnsi="標楷體" w:hint="eastAsia"/>
                <w:lang w:eastAsia="zh-HK"/>
              </w:rPr>
              <w:t>根據勾選項目</w:t>
            </w:r>
            <w:r w:rsidR="00F130B2">
              <w:rPr>
                <w:rFonts w:ascii="標楷體" w:eastAsia="標楷體" w:hAnsi="標楷體" w:hint="eastAsia"/>
                <w:lang w:eastAsia="zh-HK"/>
              </w:rPr>
              <w:t>，</w:t>
            </w:r>
            <w:r w:rsidR="00157160">
              <w:rPr>
                <w:rFonts w:ascii="標楷體" w:eastAsia="標楷體" w:hAnsi="標楷體" w:hint="eastAsia"/>
                <w:lang w:eastAsia="zh-HK"/>
              </w:rPr>
              <w:t>開始</w:t>
            </w:r>
            <w:r w:rsidR="00157160">
              <w:rPr>
                <w:rFonts w:ascii="標楷體" w:eastAsia="標楷體" w:hAnsi="標楷體" w:hint="eastAsia"/>
              </w:rPr>
              <w:t>產生</w:t>
            </w:r>
            <w:r w:rsidR="00157160" w:rsidRPr="00D21D13">
              <w:rPr>
                <w:rFonts w:ascii="標楷體" w:eastAsia="標楷體" w:hAnsi="標楷體"/>
              </w:rPr>
              <w:t>34</w:t>
            </w:r>
            <w:r w:rsidR="00157160" w:rsidRPr="00D21D13">
              <w:rPr>
                <w:rFonts w:ascii="標楷體" w:eastAsia="標楷體" w:hAnsi="標楷體" w:hint="eastAsia"/>
              </w:rPr>
              <w:t>號公報欄位清單媒體檔</w:t>
            </w:r>
          </w:p>
          <w:p w14:paraId="6676F8A7" w14:textId="77777777" w:rsidR="005A3EED" w:rsidRPr="00651325" w:rsidRDefault="005A3EED" w:rsidP="005A3EE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D2DFB6D" w14:textId="25CAA64D" w:rsidR="005A3EED" w:rsidRPr="00293C02" w:rsidRDefault="005A3EED" w:rsidP="005A3EED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 w:rsidR="00F130B2"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68137FDA" w14:textId="77777777" w:rsidR="005A3EED" w:rsidRPr="00293C02" w:rsidRDefault="005A3EED" w:rsidP="005A3EE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B993EAF" w14:textId="77777777" w:rsidR="005A3EED" w:rsidRDefault="005A3EED" w:rsidP="005A3EE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="00F130B2">
              <w:rPr>
                <w:rFonts w:ascii="標楷體" w:eastAsia="標楷體" w:hAnsi="標楷體" w:hint="eastAsia"/>
              </w:rPr>
              <w:t>依照勾選項目產生[</w:t>
            </w:r>
            <w:r w:rsidR="00F130B2" w:rsidRPr="00D21D13">
              <w:rPr>
                <w:rFonts w:ascii="標楷體" w:eastAsia="標楷體" w:hAnsi="標楷體"/>
              </w:rPr>
              <w:t>34</w:t>
            </w:r>
            <w:r w:rsidR="00F130B2" w:rsidRPr="00D21D13">
              <w:rPr>
                <w:rFonts w:ascii="標楷體" w:eastAsia="標楷體" w:hAnsi="標楷體" w:hint="eastAsia"/>
              </w:rPr>
              <w:t>號公報欄位清單媒體檔</w:t>
            </w:r>
            <w:r w:rsidR="00F130B2">
              <w:rPr>
                <w:rFonts w:ascii="標楷體" w:eastAsia="標楷體" w:hAnsi="標楷體" w:hint="eastAsia"/>
              </w:rPr>
              <w:t>]</w:t>
            </w:r>
          </w:p>
          <w:p w14:paraId="45E56080" w14:textId="2AD08CFD" w:rsidR="00162583" w:rsidRPr="00162583" w:rsidRDefault="00162583" w:rsidP="005A3EE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157160" w:rsidRPr="00F5236F" w14:paraId="52ED68A9" w14:textId="77777777" w:rsidTr="0014495F">
        <w:tc>
          <w:tcPr>
            <w:tcW w:w="848" w:type="dxa"/>
          </w:tcPr>
          <w:p w14:paraId="10B6F9D7" w14:textId="77777777" w:rsidR="00157160" w:rsidRPr="00744DD4" w:rsidRDefault="00157160" w:rsidP="0014495F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569B6633" w14:textId="77777777" w:rsidR="00157160" w:rsidRPr="00744DD4" w:rsidRDefault="00157160" w:rsidP="0014495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22AC9C1A" w14:textId="4B5715F9" w:rsidR="00157160" w:rsidRPr="00744DD4" w:rsidRDefault="00157160" w:rsidP="0014495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F130B2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57160" w:rsidRPr="00F5236F" w14:paraId="57FB921F" w14:textId="77777777" w:rsidTr="0014495F">
        <w:tc>
          <w:tcPr>
            <w:tcW w:w="848" w:type="dxa"/>
          </w:tcPr>
          <w:p w14:paraId="78D505B7" w14:textId="77777777" w:rsidR="00157160" w:rsidRPr="00744DD4" w:rsidRDefault="00157160" w:rsidP="0014495F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1F493405" w14:textId="77777777" w:rsidR="00157160" w:rsidRPr="00744DD4" w:rsidRDefault="00157160" w:rsidP="0014495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565D6514" w14:textId="77777777" w:rsidR="00157160" w:rsidRPr="00744DD4" w:rsidRDefault="00157160" w:rsidP="0014495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692191A4" w14:textId="77777777" w:rsidR="00157160" w:rsidRDefault="00157160" w:rsidP="00157160">
      <w:pPr>
        <w:ind w:left="1440"/>
      </w:pPr>
    </w:p>
    <w:p w14:paraId="47DD2D60" w14:textId="77777777" w:rsidR="00157160" w:rsidRPr="00B9686C" w:rsidRDefault="00157160" w:rsidP="00157160">
      <w:pPr>
        <w:pStyle w:val="a"/>
      </w:pPr>
      <w:r w:rsidRPr="00B9686C">
        <w:t>輸入畫面資料說明</w:t>
      </w:r>
    </w:p>
    <w:p w14:paraId="0B228BD4" w14:textId="1696B686" w:rsidR="00157160" w:rsidRDefault="00157160" w:rsidP="00157160">
      <w:pPr>
        <w:ind w:left="1440"/>
      </w:pPr>
    </w:p>
    <w:tbl>
      <w:tblPr>
        <w:tblW w:w="104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450"/>
        <w:gridCol w:w="992"/>
        <w:gridCol w:w="1276"/>
        <w:gridCol w:w="1315"/>
        <w:gridCol w:w="811"/>
        <w:gridCol w:w="664"/>
        <w:gridCol w:w="3426"/>
      </w:tblGrid>
      <w:tr w:rsidR="00586539" w:rsidRPr="00456B60" w14:paraId="1D2C385F" w14:textId="77777777" w:rsidTr="00E27785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6A51D60" w14:textId="77777777" w:rsidR="00586539" w:rsidRPr="00456B60" w:rsidRDefault="00586539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50" w:type="dxa"/>
            <w:vMerge w:val="restart"/>
            <w:shd w:val="clear" w:color="auto" w:fill="D9D9D9"/>
          </w:tcPr>
          <w:p w14:paraId="6764CA0F" w14:textId="77777777" w:rsidR="00586539" w:rsidRPr="00456B60" w:rsidRDefault="00586539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20A89EA8" w14:textId="77777777" w:rsidR="00586539" w:rsidRPr="00456B60" w:rsidRDefault="00586539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FDB5A82" w14:textId="77777777" w:rsidR="00586539" w:rsidRPr="00456B60" w:rsidRDefault="00586539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586539" w:rsidRPr="00456B60" w14:paraId="379B56BF" w14:textId="77777777" w:rsidTr="00E27785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47B53D4" w14:textId="77777777" w:rsidR="00586539" w:rsidRPr="00456B60" w:rsidRDefault="00586539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  <w:vMerge/>
            <w:shd w:val="clear" w:color="auto" w:fill="D9D9D9"/>
          </w:tcPr>
          <w:p w14:paraId="4A4BB226" w14:textId="77777777" w:rsidR="00586539" w:rsidRPr="00456B60" w:rsidRDefault="00586539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shd w:val="clear" w:color="auto" w:fill="D9D9D9"/>
          </w:tcPr>
          <w:p w14:paraId="54FE363E" w14:textId="77777777" w:rsidR="00586539" w:rsidRPr="00456B60" w:rsidRDefault="00586539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1276" w:type="dxa"/>
            <w:shd w:val="clear" w:color="auto" w:fill="D9D9D9"/>
          </w:tcPr>
          <w:p w14:paraId="3773CB94" w14:textId="77777777" w:rsidR="00586539" w:rsidRPr="00456B60" w:rsidRDefault="00586539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315" w:type="dxa"/>
            <w:shd w:val="clear" w:color="auto" w:fill="D9D9D9"/>
          </w:tcPr>
          <w:p w14:paraId="7055CB8C" w14:textId="77777777" w:rsidR="00586539" w:rsidRPr="00456B60" w:rsidRDefault="00586539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266EB172" w14:textId="77777777" w:rsidR="00586539" w:rsidRPr="00456B60" w:rsidRDefault="00586539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7F9A385A" w14:textId="77777777" w:rsidR="00586539" w:rsidRPr="00456B60" w:rsidRDefault="00586539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A70E202" w14:textId="77777777" w:rsidR="00586539" w:rsidRPr="00456B60" w:rsidRDefault="00586539" w:rsidP="0014495F">
            <w:pPr>
              <w:rPr>
                <w:rFonts w:ascii="標楷體" w:eastAsia="標楷體" w:hAnsi="標楷體"/>
              </w:rPr>
            </w:pPr>
          </w:p>
        </w:tc>
      </w:tr>
      <w:tr w:rsidR="00586539" w:rsidRPr="00456B60" w14:paraId="75626032" w14:textId="77777777" w:rsidTr="00E27785">
        <w:trPr>
          <w:trHeight w:val="244"/>
          <w:jc w:val="center"/>
        </w:trPr>
        <w:tc>
          <w:tcPr>
            <w:tcW w:w="530" w:type="dxa"/>
          </w:tcPr>
          <w:p w14:paraId="5D5BA611" w14:textId="77777777" w:rsidR="00586539" w:rsidRPr="001343EE" w:rsidRDefault="00586539" w:rsidP="0058653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50" w:type="dxa"/>
          </w:tcPr>
          <w:p w14:paraId="1FFEBB5C" w14:textId="70187113" w:rsidR="00586539" w:rsidRPr="001343EE" w:rsidRDefault="00586539" w:rsidP="00586539">
            <w:pPr>
              <w:rPr>
                <w:rFonts w:ascii="標楷體" w:eastAsia="標楷體" w:hAnsi="標楷體"/>
                <w:lang w:eastAsia="zh-HK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992" w:type="dxa"/>
          </w:tcPr>
          <w:p w14:paraId="0A668274" w14:textId="47030C48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1276" w:type="dxa"/>
          </w:tcPr>
          <w:p w14:paraId="19A7614D" w14:textId="0BA884C3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1315" w:type="dxa"/>
          </w:tcPr>
          <w:p w14:paraId="454C938D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5C55420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E39298B" w14:textId="77777777" w:rsidR="00586539" w:rsidRPr="00456B60" w:rsidRDefault="00586539" w:rsidP="0058653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11FB6BC7" w14:textId="74F19769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86539" w:rsidRPr="00456B60" w14:paraId="163B9BFD" w14:textId="77777777" w:rsidTr="00E27785">
        <w:trPr>
          <w:trHeight w:val="244"/>
          <w:jc w:val="center"/>
        </w:trPr>
        <w:tc>
          <w:tcPr>
            <w:tcW w:w="530" w:type="dxa"/>
          </w:tcPr>
          <w:p w14:paraId="5A115320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50" w:type="dxa"/>
          </w:tcPr>
          <w:p w14:paraId="65AEE14B" w14:textId="155EF276" w:rsidR="00586539" w:rsidRPr="00456B60" w:rsidRDefault="00586539" w:rsidP="00586539"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992" w:type="dxa"/>
          </w:tcPr>
          <w:p w14:paraId="0105DEF4" w14:textId="653C0545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946EEE9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11484A4C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D5708E6" w14:textId="4AA30E7E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EFD1761" w14:textId="1A86D1AA" w:rsidR="00586539" w:rsidRPr="00456B60" w:rsidRDefault="00586539" w:rsidP="0058653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FBD6AF7" w14:textId="77777777" w:rsidR="00586539" w:rsidRDefault="00586539" w:rsidP="0058653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7509DBA1" w14:textId="50BD6AF5" w:rsidR="00586539" w:rsidRPr="00A60BC3" w:rsidRDefault="00586539" w:rsidP="005865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2.取消勾選時,下列各欄位清單皆會取消勾選</w:t>
            </w:r>
          </w:p>
        </w:tc>
      </w:tr>
      <w:tr w:rsidR="00E27785" w:rsidRPr="00456B60" w14:paraId="5E6378B7" w14:textId="77777777" w:rsidTr="00E27785">
        <w:trPr>
          <w:trHeight w:val="244"/>
          <w:jc w:val="center"/>
        </w:trPr>
        <w:tc>
          <w:tcPr>
            <w:tcW w:w="530" w:type="dxa"/>
          </w:tcPr>
          <w:p w14:paraId="370A97E9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50" w:type="dxa"/>
          </w:tcPr>
          <w:p w14:paraId="2C728F27" w14:textId="0A7E1F52" w:rsidR="00E27785" w:rsidRPr="00456B60" w:rsidRDefault="00E27785" w:rsidP="00E27785">
            <w:r w:rsidRPr="00946868">
              <w:rPr>
                <w:rFonts w:ascii="標楷體" w:eastAsia="標楷體" w:hAnsi="標楷體" w:hint="eastAsia"/>
              </w:rPr>
              <w:t>LNM34AP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992" w:type="dxa"/>
          </w:tcPr>
          <w:p w14:paraId="41EA85E9" w14:textId="23D60B8D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D202511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353AECD2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09C007E" w14:textId="6585E471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BCBB132" w14:textId="11395DF2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4EBFADD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6C03A735" w14:textId="0A5F9391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69362CD9" w14:textId="63327B90" w:rsidR="00E27785" w:rsidRPr="007B7D37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LNM34AP.csv</w:t>
            </w:r>
          </w:p>
        </w:tc>
      </w:tr>
      <w:tr w:rsidR="00E27785" w:rsidRPr="00456B60" w14:paraId="1A9BCB41" w14:textId="77777777" w:rsidTr="00E27785">
        <w:trPr>
          <w:trHeight w:val="244"/>
          <w:jc w:val="center"/>
        </w:trPr>
        <w:tc>
          <w:tcPr>
            <w:tcW w:w="530" w:type="dxa"/>
          </w:tcPr>
          <w:p w14:paraId="291AF64C" w14:textId="77777777" w:rsidR="00E27785" w:rsidRPr="00456B60" w:rsidRDefault="00E27785" w:rsidP="00E2778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450" w:type="dxa"/>
          </w:tcPr>
          <w:p w14:paraId="0A679815" w14:textId="231E4FA8" w:rsidR="00E27785" w:rsidRPr="00456B60" w:rsidRDefault="00E27785" w:rsidP="00E27785">
            <w:pPr>
              <w:rPr>
                <w:rFonts w:ascii="標楷體" w:eastAsia="標楷體" w:hAnsi="標楷體"/>
                <w:color w:val="000000"/>
              </w:rPr>
            </w:pPr>
            <w:r w:rsidRPr="00946868">
              <w:rPr>
                <w:rFonts w:ascii="標楷體" w:eastAsia="標楷體" w:hAnsi="標楷體" w:hint="eastAsia"/>
              </w:rPr>
              <w:t>LNM34BP 欄</w:t>
            </w:r>
            <w:r w:rsidRPr="00946868">
              <w:rPr>
                <w:rFonts w:ascii="標楷體" w:eastAsia="標楷體" w:hAnsi="標楷體" w:hint="eastAsia"/>
              </w:rPr>
              <w:lastRenderedPageBreak/>
              <w:t>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992" w:type="dxa"/>
          </w:tcPr>
          <w:p w14:paraId="43420245" w14:textId="7EF9291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勾選框</w:t>
            </w:r>
          </w:p>
        </w:tc>
        <w:tc>
          <w:tcPr>
            <w:tcW w:w="1276" w:type="dxa"/>
          </w:tcPr>
          <w:p w14:paraId="565DE416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6B0403B8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40FA0FC" w14:textId="77777777" w:rsidR="00E27785" w:rsidRPr="00456B60" w:rsidRDefault="00E27785" w:rsidP="00E2778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369F8FD5" w14:textId="19A96042" w:rsidR="00E27785" w:rsidRPr="00456B60" w:rsidRDefault="00E27785" w:rsidP="00E27785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0067E64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342B8311" w14:textId="779D86F8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7CB3D914" w14:textId="044FFA9F" w:rsidR="00E27785" w:rsidRPr="00456B60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B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380B7472" w14:textId="77777777" w:rsidTr="00E27785">
        <w:trPr>
          <w:trHeight w:val="244"/>
          <w:jc w:val="center"/>
        </w:trPr>
        <w:tc>
          <w:tcPr>
            <w:tcW w:w="530" w:type="dxa"/>
          </w:tcPr>
          <w:p w14:paraId="65D1412C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1450" w:type="dxa"/>
          </w:tcPr>
          <w:p w14:paraId="27BE168B" w14:textId="579CEC83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LNM34CP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992" w:type="dxa"/>
          </w:tcPr>
          <w:p w14:paraId="42739901" w14:textId="02D38F29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67C19247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0815A29C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10BF4F7" w14:textId="0927C4B5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2C18DB6" w14:textId="279EA431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2C0CBAA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3951F9CC" w14:textId="1D8EAB51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1BEB96F8" w14:textId="18E8D411" w:rsidR="00E27785" w:rsidRPr="001B4EDF" w:rsidRDefault="00E27785" w:rsidP="00E27785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C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13D4704C" w14:textId="77777777" w:rsidTr="00E27785">
        <w:trPr>
          <w:trHeight w:val="244"/>
          <w:jc w:val="center"/>
        </w:trPr>
        <w:tc>
          <w:tcPr>
            <w:tcW w:w="530" w:type="dxa"/>
          </w:tcPr>
          <w:p w14:paraId="4AF9B81B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450" w:type="dxa"/>
          </w:tcPr>
          <w:p w14:paraId="6918CCEE" w14:textId="5330E5C5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LNM34DP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992" w:type="dxa"/>
          </w:tcPr>
          <w:p w14:paraId="777AC097" w14:textId="094934DF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B3B63E8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41C36C5E" w14:textId="587DFC58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1212A7E" w14:textId="744691AF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067DD2A" w14:textId="5D2A3F7D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F530A49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2FBE99FE" w14:textId="43199B1F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04FA5D28" w14:textId="3E266856" w:rsidR="00E27785" w:rsidRPr="007B7D37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D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2DB846E6" w14:textId="77777777" w:rsidTr="00E27785">
        <w:trPr>
          <w:trHeight w:val="244"/>
          <w:jc w:val="center"/>
        </w:trPr>
        <w:tc>
          <w:tcPr>
            <w:tcW w:w="530" w:type="dxa"/>
          </w:tcPr>
          <w:p w14:paraId="57E4BFE4" w14:textId="77777777" w:rsidR="00E27785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</w:tcPr>
          <w:p w14:paraId="7DA27513" w14:textId="01EC04E3" w:rsidR="00E27785" w:rsidRPr="00E86426" w:rsidRDefault="00E27785" w:rsidP="00E27785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LNM34EP 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992" w:type="dxa"/>
          </w:tcPr>
          <w:p w14:paraId="5C7265A4" w14:textId="26070034" w:rsidR="00E27785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2BB23BA4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6FA6CE1A" w14:textId="77777777" w:rsidR="00E27785" w:rsidRPr="00091624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D3DBF3E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4DE9AD7" w14:textId="05BC4B6C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9C9795F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  <w:p w14:paraId="01421399" w14:textId="45B582C5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165E96A" w14:textId="5EF67F24" w:rsidR="00E27785" w:rsidRPr="005704F4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E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4398CC7E" w14:textId="77777777" w:rsidTr="00E27785">
        <w:trPr>
          <w:trHeight w:val="244"/>
          <w:jc w:val="center"/>
        </w:trPr>
        <w:tc>
          <w:tcPr>
            <w:tcW w:w="530" w:type="dxa"/>
          </w:tcPr>
          <w:p w14:paraId="1184B2A9" w14:textId="77777777" w:rsidR="00E27785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450" w:type="dxa"/>
          </w:tcPr>
          <w:p w14:paraId="2AC6AD5A" w14:textId="734E4620" w:rsidR="00E27785" w:rsidRPr="00B12444" w:rsidRDefault="00E27785" w:rsidP="00E27785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LNM34GP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992" w:type="dxa"/>
          </w:tcPr>
          <w:p w14:paraId="22F512C4" w14:textId="1D089875" w:rsidR="00E27785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2EDD9E1B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07072E6E" w14:textId="77777777" w:rsidR="00E27785" w:rsidRPr="00091624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98CE36A" w14:textId="6DCD83C9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CFD2ED9" w14:textId="0E1332F5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871F6BB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27134D0B" w14:textId="005CA255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92E6300" w14:textId="2A7F5446" w:rsidR="00E27785" w:rsidRPr="00741EB9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G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</w:tbl>
    <w:p w14:paraId="56CB5B11" w14:textId="77777777" w:rsidR="00586539" w:rsidRDefault="00586539" w:rsidP="00586539">
      <w:pPr>
        <w:ind w:left="1440"/>
      </w:pPr>
    </w:p>
    <w:p w14:paraId="634DABF9" w14:textId="5E5566D7" w:rsidR="00157160" w:rsidRPr="00EE604A" w:rsidRDefault="00EC6484" w:rsidP="00157160">
      <w:pPr>
        <w:pStyle w:val="a"/>
      </w:pPr>
      <w:r>
        <w:rPr>
          <w:rFonts w:hint="eastAsia"/>
        </w:rPr>
        <w:t>輸出畫面</w:t>
      </w:r>
    </w:p>
    <w:p w14:paraId="35CB6924" w14:textId="3FC1299F" w:rsidR="00157160" w:rsidRPr="007C1268" w:rsidRDefault="00A43145" w:rsidP="00157160">
      <w:r>
        <w:rPr>
          <w:noProof/>
        </w:rPr>
        <w:drawing>
          <wp:inline distT="0" distB="0" distL="0" distR="0" wp14:anchorId="70667D05" wp14:editId="74E0128A">
            <wp:extent cx="6479540" cy="2245995"/>
            <wp:effectExtent l="0" t="0" r="0" b="1905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6351" w14:textId="0AD3A236" w:rsidR="00157160" w:rsidRDefault="00157160" w:rsidP="00157160">
      <w:pPr>
        <w:ind w:left="1440"/>
      </w:pPr>
    </w:p>
    <w:p w14:paraId="50669272" w14:textId="77777777" w:rsidR="007A7B4B" w:rsidRPr="004037BD" w:rsidRDefault="007A7B4B" w:rsidP="007A7B4B">
      <w:pPr>
        <w:pStyle w:val="a"/>
      </w:pPr>
      <w:r w:rsidRPr="004037BD">
        <w:rPr>
          <w:rFonts w:hint="eastAsia"/>
        </w:rPr>
        <w:lastRenderedPageBreak/>
        <w:t>產生媒體檔</w:t>
      </w:r>
    </w:p>
    <w:p w14:paraId="0A0D1295" w14:textId="177EFF21" w:rsidR="007A7B4B" w:rsidRPr="00D37131" w:rsidRDefault="007A7B4B" w:rsidP="007A7B4B">
      <w:pPr>
        <w:ind w:left="1440"/>
        <w:rPr>
          <w:rFonts w:ascii="標楷體" w:eastAsia="標楷體" w:hAnsi="標楷體"/>
        </w:rPr>
      </w:pPr>
      <w:r w:rsidRPr="00D37131">
        <w:rPr>
          <w:rFonts w:ascii="標楷體" w:eastAsia="標楷體" w:hAnsi="標楷體" w:hint="eastAsia"/>
        </w:rPr>
        <w:t>1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LNM34AP 欄位清單</w:t>
      </w:r>
      <w:r>
        <w:rPr>
          <w:rFonts w:ascii="標楷體" w:eastAsia="標楷體" w:hAnsi="標楷體" w:hint="eastAsia"/>
        </w:rPr>
        <w:t>１</w:t>
      </w:r>
      <w:r w:rsidR="00FE7CD2">
        <w:rPr>
          <w:rFonts w:ascii="標楷體" w:eastAsia="標楷體" w:hAnsi="標楷體" w:hint="eastAsia"/>
        </w:rPr>
        <w:t>：詳見需求規格書[</w:t>
      </w:r>
      <w:r w:rsidR="00FE7CD2" w:rsidRPr="00FE7CD2">
        <w:rPr>
          <w:rFonts w:ascii="標楷體" w:eastAsia="標楷體" w:hAnsi="標楷體" w:hint="eastAsia"/>
        </w:rPr>
        <w:t>LNM34AP-34號公報欄位清單１</w:t>
      </w:r>
      <w:r w:rsidR="00FE7CD2">
        <w:rPr>
          <w:rFonts w:ascii="標楷體" w:eastAsia="標楷體" w:hAnsi="標楷體" w:hint="eastAsia"/>
        </w:rPr>
        <w:t>]</w:t>
      </w:r>
    </w:p>
    <w:p w14:paraId="519F77FA" w14:textId="5FE81EB9" w:rsidR="00AA4B59" w:rsidRPr="00D37131" w:rsidRDefault="00AA4B59" w:rsidP="00AA4B5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2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/>
        </w:rPr>
        <w:t>B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２</w:t>
      </w:r>
      <w:r w:rsidR="00521FC4">
        <w:rPr>
          <w:rFonts w:ascii="標楷體" w:eastAsia="標楷體" w:hAnsi="標楷體" w:hint="eastAsia"/>
        </w:rPr>
        <w:t>：詳見需求規格書[</w:t>
      </w:r>
      <w:r w:rsidR="00521FC4" w:rsidRPr="00FE7CD2">
        <w:rPr>
          <w:rFonts w:ascii="標楷體" w:eastAsia="標楷體" w:hAnsi="標楷體" w:hint="eastAsia"/>
        </w:rPr>
        <w:t>LNM34</w:t>
      </w:r>
      <w:r w:rsidR="00521FC4">
        <w:rPr>
          <w:rFonts w:ascii="標楷體" w:eastAsia="標楷體" w:hAnsi="標楷體" w:hint="eastAsia"/>
        </w:rPr>
        <w:t>B</w:t>
      </w:r>
      <w:r w:rsidR="00521FC4" w:rsidRPr="00FE7CD2">
        <w:rPr>
          <w:rFonts w:ascii="標楷體" w:eastAsia="標楷體" w:hAnsi="標楷體" w:hint="eastAsia"/>
        </w:rPr>
        <w:t>P-34號公報欄位清單</w:t>
      </w:r>
      <w:r w:rsidR="00521FC4">
        <w:rPr>
          <w:rFonts w:ascii="標楷體" w:eastAsia="標楷體" w:hAnsi="標楷體" w:hint="eastAsia"/>
        </w:rPr>
        <w:t>２]</w:t>
      </w:r>
    </w:p>
    <w:p w14:paraId="322EDCFD" w14:textId="01E6975A" w:rsidR="00E77771" w:rsidRPr="00D37131" w:rsidRDefault="00E77771" w:rsidP="00E77771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3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 w:rsidR="0036776F">
        <w:rPr>
          <w:rFonts w:ascii="標楷體" w:eastAsia="標楷體" w:hAnsi="標楷體"/>
        </w:rPr>
        <w:t>C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３</w:t>
      </w:r>
      <w:r w:rsidR="00521FC4">
        <w:rPr>
          <w:rFonts w:ascii="標楷體" w:eastAsia="標楷體" w:hAnsi="標楷體" w:hint="eastAsia"/>
        </w:rPr>
        <w:t>：詳見需求規格書[</w:t>
      </w:r>
      <w:r w:rsidR="00521FC4" w:rsidRPr="00FE7CD2">
        <w:rPr>
          <w:rFonts w:ascii="標楷體" w:eastAsia="標楷體" w:hAnsi="標楷體" w:hint="eastAsia"/>
        </w:rPr>
        <w:t>LNM34</w:t>
      </w:r>
      <w:r w:rsidR="00521FC4">
        <w:rPr>
          <w:rFonts w:ascii="標楷體" w:eastAsia="標楷體" w:hAnsi="標楷體" w:hint="eastAsia"/>
        </w:rPr>
        <w:t>C</w:t>
      </w:r>
      <w:r w:rsidR="00521FC4" w:rsidRPr="00FE7CD2">
        <w:rPr>
          <w:rFonts w:ascii="標楷體" w:eastAsia="標楷體" w:hAnsi="標楷體" w:hint="eastAsia"/>
        </w:rPr>
        <w:t>P-34號公報欄位清單</w:t>
      </w:r>
      <w:r w:rsidR="00521FC4">
        <w:rPr>
          <w:rFonts w:ascii="標楷體" w:eastAsia="標楷體" w:hAnsi="標楷體" w:hint="eastAsia"/>
        </w:rPr>
        <w:t>３]</w:t>
      </w:r>
    </w:p>
    <w:p w14:paraId="700E4099" w14:textId="296B7DB9" w:rsidR="0029429C" w:rsidRPr="00D37131" w:rsidRDefault="0029429C" w:rsidP="0029429C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4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/>
        </w:rPr>
        <w:t>D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４</w:t>
      </w:r>
      <w:r w:rsidR="003D3F3D">
        <w:rPr>
          <w:rFonts w:ascii="標楷體" w:eastAsia="標楷體" w:hAnsi="標楷體" w:hint="eastAsia"/>
        </w:rPr>
        <w:t>：詳見需求規格書[</w:t>
      </w:r>
      <w:r w:rsidR="003D3F3D" w:rsidRPr="00FE7CD2">
        <w:rPr>
          <w:rFonts w:ascii="標楷體" w:eastAsia="標楷體" w:hAnsi="標楷體" w:hint="eastAsia"/>
        </w:rPr>
        <w:t>LNM34</w:t>
      </w:r>
      <w:r w:rsidR="003D3F3D">
        <w:rPr>
          <w:rFonts w:ascii="標楷體" w:eastAsia="標楷體" w:hAnsi="標楷體" w:hint="eastAsia"/>
        </w:rPr>
        <w:t>C</w:t>
      </w:r>
      <w:r w:rsidR="003D3F3D" w:rsidRPr="00FE7CD2">
        <w:rPr>
          <w:rFonts w:ascii="標楷體" w:eastAsia="標楷體" w:hAnsi="標楷體" w:hint="eastAsia"/>
        </w:rPr>
        <w:t>P-34號公報欄位清單</w:t>
      </w:r>
      <w:r w:rsidR="003D3F3D">
        <w:rPr>
          <w:rFonts w:ascii="標楷體" w:eastAsia="標楷體" w:hAnsi="標楷體" w:hint="eastAsia"/>
        </w:rPr>
        <w:t>４]</w:t>
      </w:r>
    </w:p>
    <w:p w14:paraId="49C3D1F8" w14:textId="28088520" w:rsidR="00686D69" w:rsidRPr="00D37131" w:rsidRDefault="00686D69" w:rsidP="00686D6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 w:hint="eastAsia"/>
        </w:rPr>
        <w:t>E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５</w:t>
      </w:r>
      <w:r w:rsidR="00FC4475">
        <w:rPr>
          <w:rFonts w:ascii="標楷體" w:eastAsia="標楷體" w:hAnsi="標楷體" w:hint="eastAsia"/>
        </w:rPr>
        <w:t>：詳見需求規格書[</w:t>
      </w:r>
      <w:r w:rsidR="00FC4475" w:rsidRPr="00FE7CD2">
        <w:rPr>
          <w:rFonts w:ascii="標楷體" w:eastAsia="標楷體" w:hAnsi="標楷體" w:hint="eastAsia"/>
        </w:rPr>
        <w:t>LNM34</w:t>
      </w:r>
      <w:r w:rsidR="00FC4475">
        <w:rPr>
          <w:rFonts w:ascii="標楷體" w:eastAsia="標楷體" w:hAnsi="標楷體"/>
        </w:rPr>
        <w:t>E</w:t>
      </w:r>
      <w:r w:rsidR="00FC4475" w:rsidRPr="00FE7CD2">
        <w:rPr>
          <w:rFonts w:ascii="標楷體" w:eastAsia="標楷體" w:hAnsi="標楷體" w:hint="eastAsia"/>
        </w:rPr>
        <w:t>P-34號公報欄位</w:t>
      </w:r>
      <w:r w:rsidR="003D3F3D" w:rsidRPr="00FE7CD2">
        <w:rPr>
          <w:rFonts w:ascii="標楷體" w:eastAsia="標楷體" w:hAnsi="標楷體" w:hint="eastAsia"/>
        </w:rPr>
        <w:t>清單</w:t>
      </w:r>
      <w:r w:rsidR="00FC4475">
        <w:rPr>
          <w:rFonts w:ascii="標楷體" w:eastAsia="標楷體" w:hAnsi="標楷體" w:hint="eastAsia"/>
        </w:rPr>
        <w:t>５]</w:t>
      </w:r>
    </w:p>
    <w:p w14:paraId="7929C6AD" w14:textId="4EF84747" w:rsidR="00D1686D" w:rsidRPr="00D37131" w:rsidRDefault="00221AEB" w:rsidP="00D1686D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</w:t>
      </w:r>
      <w:r w:rsidR="00D1686D" w:rsidRPr="00D37131">
        <w:rPr>
          <w:rFonts w:ascii="標楷體" w:eastAsia="標楷體" w:hAnsi="標楷體"/>
        </w:rPr>
        <w:t>.</w:t>
      </w:r>
      <w:r w:rsidR="00D1686D" w:rsidRPr="00946868">
        <w:rPr>
          <w:rFonts w:ascii="標楷體" w:eastAsia="標楷體" w:hAnsi="標楷體" w:hint="eastAsia"/>
        </w:rPr>
        <w:t>LNM34</w:t>
      </w:r>
      <w:r w:rsidR="00D1686D">
        <w:rPr>
          <w:rFonts w:ascii="標楷體" w:eastAsia="標楷體" w:hAnsi="標楷體"/>
        </w:rPr>
        <w:t>G</w:t>
      </w:r>
      <w:r w:rsidR="00D1686D" w:rsidRPr="00946868">
        <w:rPr>
          <w:rFonts w:ascii="標楷體" w:eastAsia="標楷體" w:hAnsi="標楷體" w:hint="eastAsia"/>
        </w:rPr>
        <w:t>P 欄位清單</w:t>
      </w:r>
      <w:r w:rsidR="00D1686D">
        <w:rPr>
          <w:rFonts w:ascii="標楷體" w:eastAsia="標楷體" w:hAnsi="標楷體" w:hint="eastAsia"/>
        </w:rPr>
        <w:t>６</w:t>
      </w:r>
      <w:r w:rsidR="00B355BC">
        <w:rPr>
          <w:rFonts w:ascii="標楷體" w:eastAsia="標楷體" w:hAnsi="標楷體" w:hint="eastAsia"/>
        </w:rPr>
        <w:t>：詳見需求規格書[</w:t>
      </w:r>
      <w:r w:rsidR="00B355BC" w:rsidRPr="00FE7CD2">
        <w:rPr>
          <w:rFonts w:ascii="標楷體" w:eastAsia="標楷體" w:hAnsi="標楷體" w:hint="eastAsia"/>
        </w:rPr>
        <w:t>LNM34</w:t>
      </w:r>
      <w:r w:rsidR="00B355BC">
        <w:rPr>
          <w:rFonts w:ascii="標楷體" w:eastAsia="標楷體" w:hAnsi="標楷體" w:hint="eastAsia"/>
        </w:rPr>
        <w:t>G</w:t>
      </w:r>
      <w:r w:rsidR="00B355BC" w:rsidRPr="00FE7CD2">
        <w:rPr>
          <w:rFonts w:ascii="標楷體" w:eastAsia="標楷體" w:hAnsi="標楷體" w:hint="eastAsia"/>
        </w:rPr>
        <w:t>P-34號公報欄位</w:t>
      </w:r>
      <w:r w:rsidR="003D3F3D" w:rsidRPr="00FE7CD2">
        <w:rPr>
          <w:rFonts w:ascii="標楷體" w:eastAsia="標楷體" w:hAnsi="標楷體" w:hint="eastAsia"/>
        </w:rPr>
        <w:t>清單</w:t>
      </w:r>
      <w:r w:rsidR="00B355BC">
        <w:rPr>
          <w:rFonts w:ascii="標楷體" w:eastAsia="標楷體" w:hAnsi="標楷體" w:hint="eastAsia"/>
        </w:rPr>
        <w:t>６]</w:t>
      </w:r>
    </w:p>
    <w:p w14:paraId="0EB43041" w14:textId="77777777" w:rsidR="0029429C" w:rsidRDefault="0029429C" w:rsidP="00D1686D">
      <w:pPr>
        <w:ind w:left="1440"/>
      </w:pPr>
    </w:p>
    <w:p w14:paraId="66280113" w14:textId="251B6D4C" w:rsidR="00157160" w:rsidRDefault="00157160" w:rsidP="00157160">
      <w:pPr>
        <w:widowControl/>
      </w:pPr>
      <w:r>
        <w:br w:type="page"/>
      </w:r>
    </w:p>
    <w:p w14:paraId="283CBB8D" w14:textId="77777777" w:rsidR="001144B2" w:rsidRDefault="001144B2" w:rsidP="00157160">
      <w:pPr>
        <w:widowControl/>
      </w:pPr>
    </w:p>
    <w:p w14:paraId="007FE19B" w14:textId="241B50B2" w:rsidR="001144B2" w:rsidRPr="00F85108" w:rsidRDefault="001144B2" w:rsidP="001144B2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F85108">
        <w:rPr>
          <w:rFonts w:ascii="標楷體" w:hAnsi="標楷體"/>
          <w:b/>
          <w:szCs w:val="32"/>
        </w:rPr>
        <w:t>L7902</w:t>
      </w:r>
      <w:r w:rsidR="00593C72" w:rsidRPr="00593C72">
        <w:rPr>
          <w:rFonts w:ascii="標楷體" w:hAnsi="標楷體" w:hint="eastAsia"/>
          <w:b/>
          <w:szCs w:val="32"/>
        </w:rPr>
        <w:t>ＩＦＲＳ９欄位清單產生作業</w:t>
      </w:r>
      <w:ins w:id="401" w:author="陳志嵩" w:date="2021-06-11T09:25:00Z">
        <w:r w:rsidR="002238C5">
          <w:rPr>
            <w:rFonts w:ascii="標楷體" w:hAnsi="標楷體" w:hint="eastAsia"/>
            <w:b/>
            <w:szCs w:val="32"/>
          </w:rPr>
          <w:t xml:space="preserve"> ***</w:t>
        </w:r>
      </w:ins>
    </w:p>
    <w:p w14:paraId="44FEACE2" w14:textId="77777777" w:rsidR="001144B2" w:rsidRPr="004A1C2C" w:rsidRDefault="001144B2" w:rsidP="001144B2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144B2" w:rsidRPr="008F20B5" w14:paraId="324F2B91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93B2F11" w14:textId="77777777" w:rsidR="001144B2" w:rsidRPr="004A1C2C" w:rsidRDefault="001144B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E89AA17" w14:textId="5DF390FB" w:rsidR="001144B2" w:rsidRPr="008F20B5" w:rsidRDefault="00593C72" w:rsidP="0014495F">
            <w:pPr>
              <w:rPr>
                <w:rFonts w:ascii="標楷體" w:eastAsia="標楷體" w:hAnsi="標楷體"/>
              </w:rPr>
            </w:pPr>
            <w:r w:rsidRPr="00593C72">
              <w:rPr>
                <w:rFonts w:ascii="標楷體" w:eastAsia="標楷體" w:hAnsi="標楷體" w:hint="eastAsia"/>
              </w:rPr>
              <w:t>ＩＦＲＳ９欄位清單產生作業</w:t>
            </w:r>
          </w:p>
        </w:tc>
      </w:tr>
      <w:tr w:rsidR="001144B2" w:rsidRPr="008F20B5" w14:paraId="1B26CBF4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2473338" w14:textId="77777777" w:rsidR="001144B2" w:rsidRPr="004A1C2C" w:rsidRDefault="001144B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084A125" w14:textId="1F06BE09" w:rsidR="001144B2" w:rsidRPr="004A1C2C" w:rsidRDefault="001144B2" w:rsidP="0014495F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</w:t>
            </w:r>
            <w:r w:rsidR="005E4911">
              <w:rPr>
                <w:rFonts w:ascii="標楷體" w:eastAsia="標楷體" w:hAnsi="標楷體" w:hint="eastAsia"/>
              </w:rPr>
              <w:t xml:space="preserve"> </w:t>
            </w:r>
            <w:r w:rsidR="005E4911">
              <w:rPr>
                <w:rFonts w:ascii="標楷體" w:eastAsia="標楷體" w:hAnsi="標楷體"/>
              </w:rPr>
              <w:t xml:space="preserve">IFRS9 </w:t>
            </w:r>
            <w:r w:rsidR="005E4911" w:rsidRPr="007F3E25">
              <w:rPr>
                <w:rFonts w:ascii="標楷體" w:eastAsia="標楷體" w:hAnsi="標楷體" w:hint="eastAsia"/>
              </w:rPr>
              <w:t>欄位清單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1144B2" w:rsidRPr="008F20B5" w14:paraId="195AD68A" w14:textId="77777777" w:rsidTr="0014495F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A6B1C5E" w14:textId="77777777" w:rsidR="001144B2" w:rsidRPr="004A1C2C" w:rsidRDefault="001144B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A2C1BFD" w14:textId="07FEDC1A" w:rsidR="001144B2" w:rsidRPr="004037BD" w:rsidRDefault="001144B2" w:rsidP="0014495F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493A8A95" w14:textId="5D394BDB" w:rsidR="001144B2" w:rsidRDefault="001144B2" w:rsidP="0014495F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.依照勾選項目產生</w:t>
            </w:r>
            <w:r w:rsidR="00A36E5C"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</w:p>
          <w:p w14:paraId="65E34F84" w14:textId="7D730DDD" w:rsidR="001144B2" w:rsidRPr="0058227F" w:rsidRDefault="001144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</w:t>
            </w:r>
            <w:r w:rsidRPr="00714DC2">
              <w:rPr>
                <w:rFonts w:ascii="標楷體" w:eastAsia="標楷體" w:hAnsi="標楷體" w:hint="eastAsia"/>
              </w:rPr>
              <w:t>AP 欄位清單</w:t>
            </w:r>
            <w:r w:rsidR="00A36E5C">
              <w:rPr>
                <w:rFonts w:ascii="標楷體" w:eastAsia="標楷體" w:hAnsi="標楷體" w:hint="eastAsia"/>
              </w:rPr>
              <w:t>１</w:t>
            </w:r>
          </w:p>
          <w:p w14:paraId="5C6E6F8A" w14:textId="5932AE95" w:rsidR="001144B2" w:rsidRPr="0058227F" w:rsidRDefault="001144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A36E5C">
              <w:rPr>
                <w:rFonts w:ascii="標楷體" w:eastAsia="標楷體" w:hAnsi="標楷體" w:hint="eastAsia"/>
              </w:rPr>
              <w:t>２</w:t>
            </w:r>
          </w:p>
          <w:p w14:paraId="13B9F340" w14:textId="35D66A59" w:rsidR="001144B2" w:rsidRPr="0058227F" w:rsidRDefault="001144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A36E5C">
              <w:rPr>
                <w:rFonts w:ascii="標楷體" w:eastAsia="標楷體" w:hAnsi="標楷體" w:hint="eastAsia"/>
              </w:rPr>
              <w:t>３</w:t>
            </w:r>
          </w:p>
          <w:p w14:paraId="5FB5AA3A" w14:textId="21930279" w:rsidR="001144B2" w:rsidRPr="0058227F" w:rsidRDefault="001144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A36E5C">
              <w:rPr>
                <w:rFonts w:ascii="標楷體" w:eastAsia="標楷體" w:hAnsi="標楷體" w:hint="eastAsia"/>
              </w:rPr>
              <w:t>４</w:t>
            </w:r>
          </w:p>
          <w:p w14:paraId="1E2A5CCA" w14:textId="1C249B6C" w:rsidR="00A36E5C" w:rsidRPr="0058227F" w:rsidRDefault="00A36E5C" w:rsidP="00A36E5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606C96">
              <w:rPr>
                <w:rFonts w:ascii="標楷體" w:eastAsia="標楷體" w:hAnsi="標楷體" w:hint="eastAsia"/>
              </w:rPr>
              <w:t>F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575053F4" w14:textId="54B2515A" w:rsidR="001144B2" w:rsidRPr="0058227F" w:rsidRDefault="001144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 w:rsidR="00A36E5C"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</w:t>
            </w:r>
            <w:r w:rsidR="00606C96">
              <w:rPr>
                <w:rFonts w:ascii="標楷體" w:eastAsia="標楷體" w:hAnsi="標楷體" w:hint="eastAsia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A36E5C">
              <w:rPr>
                <w:rFonts w:ascii="標楷體" w:eastAsia="標楷體" w:hAnsi="標楷體" w:hint="eastAsia"/>
              </w:rPr>
              <w:t>７</w:t>
            </w:r>
          </w:p>
          <w:p w14:paraId="760DE5CE" w14:textId="10D4860A" w:rsidR="001144B2" w:rsidRDefault="001144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 w:rsidR="00A36E5C"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9H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A36E5C">
              <w:rPr>
                <w:rFonts w:ascii="標楷體" w:eastAsia="標楷體" w:hAnsi="標楷體" w:hint="eastAsia"/>
              </w:rPr>
              <w:t>８</w:t>
            </w:r>
          </w:p>
          <w:p w14:paraId="45146AE6" w14:textId="4D0DD344" w:rsidR="00A36E5C" w:rsidRDefault="00A36E5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8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9I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９</w:t>
            </w:r>
          </w:p>
          <w:p w14:paraId="3FB18C29" w14:textId="3AC83807" w:rsidR="00A36E5C" w:rsidRPr="00A313C0" w:rsidRDefault="00A36E5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970175">
              <w:rPr>
                <w:rFonts w:ascii="標楷體" w:eastAsia="標楷體" w:hAnsi="標楷體"/>
              </w:rPr>
              <w:t>J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</w:tr>
      <w:tr w:rsidR="001144B2" w:rsidRPr="008F20B5" w14:paraId="3018D5EB" w14:textId="77777777" w:rsidTr="0014495F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E53736" w14:textId="77777777" w:rsidR="001144B2" w:rsidRPr="004A1C2C" w:rsidRDefault="001144B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083EC9C" w14:textId="77777777" w:rsidR="001144B2" w:rsidRPr="004A1C2C" w:rsidRDefault="001144B2" w:rsidP="0014495F">
            <w:pPr>
              <w:rPr>
                <w:rFonts w:ascii="標楷體" w:eastAsia="標楷體" w:hAnsi="標楷體"/>
              </w:rPr>
            </w:pPr>
          </w:p>
        </w:tc>
      </w:tr>
      <w:tr w:rsidR="001144B2" w:rsidRPr="008F20B5" w14:paraId="7E8D1BF4" w14:textId="77777777" w:rsidTr="0014495F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3D36985" w14:textId="77777777" w:rsidR="001144B2" w:rsidRPr="004A1C2C" w:rsidRDefault="001144B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083E24B" w14:textId="77777777" w:rsidR="001144B2" w:rsidRPr="004A1C2C" w:rsidRDefault="001144B2" w:rsidP="0014495F">
            <w:pPr>
              <w:rPr>
                <w:rFonts w:ascii="標楷體" w:eastAsia="標楷體" w:hAnsi="標楷體"/>
              </w:rPr>
            </w:pPr>
          </w:p>
        </w:tc>
      </w:tr>
      <w:tr w:rsidR="001144B2" w:rsidRPr="008F20B5" w14:paraId="785A07D9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764F23" w14:textId="77777777" w:rsidR="001144B2" w:rsidRPr="004A1C2C" w:rsidRDefault="001144B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C6AFFC" w14:textId="77777777" w:rsidR="001144B2" w:rsidRPr="004A1C2C" w:rsidRDefault="001144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1144B2" w:rsidRPr="008F20B5" w14:paraId="3313E7B5" w14:textId="77777777" w:rsidTr="0014495F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0EBFD9A" w14:textId="77777777" w:rsidR="001144B2" w:rsidRPr="004A1C2C" w:rsidRDefault="001144B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6CDAD4" w14:textId="5B9081A5" w:rsidR="001144B2" w:rsidRPr="004A1C2C" w:rsidRDefault="00AD6565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1144B2" w:rsidRPr="008F20B5" w14:paraId="2727F5B9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ACEBCA" w14:textId="77777777" w:rsidR="001144B2" w:rsidRPr="004A1C2C" w:rsidRDefault="001144B2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DDE607B" w14:textId="77777777" w:rsidR="001144B2" w:rsidRPr="004A1C2C" w:rsidRDefault="001144B2" w:rsidP="0014495F">
            <w:pPr>
              <w:rPr>
                <w:rFonts w:ascii="標楷體" w:eastAsia="標楷體" w:hAnsi="標楷體"/>
              </w:rPr>
            </w:pPr>
          </w:p>
        </w:tc>
      </w:tr>
    </w:tbl>
    <w:p w14:paraId="430A8609" w14:textId="77777777" w:rsidR="001144B2" w:rsidRPr="0068704E" w:rsidRDefault="001144B2" w:rsidP="001144B2">
      <w:pPr>
        <w:ind w:left="1440"/>
      </w:pPr>
    </w:p>
    <w:p w14:paraId="05C4DA38" w14:textId="77777777" w:rsidR="001144B2" w:rsidRPr="00AB764C" w:rsidRDefault="001144B2" w:rsidP="001144B2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144B2" w:rsidRPr="0022279A" w14:paraId="7C57D47A" w14:textId="77777777" w:rsidTr="002D6F12">
        <w:tc>
          <w:tcPr>
            <w:tcW w:w="851" w:type="dxa"/>
            <w:shd w:val="clear" w:color="auto" w:fill="D9D9D9" w:themeFill="background1" w:themeFillShade="D9"/>
          </w:tcPr>
          <w:p w14:paraId="6BF44CBD" w14:textId="77777777" w:rsidR="001144B2" w:rsidRPr="0022279A" w:rsidRDefault="001144B2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1630E9EC" w14:textId="77777777" w:rsidR="001144B2" w:rsidRPr="0022279A" w:rsidRDefault="001144B2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D8AAE91" w14:textId="77777777" w:rsidR="001144B2" w:rsidRPr="0022279A" w:rsidRDefault="001144B2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144B2" w:rsidRPr="0022279A" w14:paraId="48D20E6E" w14:textId="77777777" w:rsidTr="002D6F12">
        <w:tc>
          <w:tcPr>
            <w:tcW w:w="851" w:type="dxa"/>
          </w:tcPr>
          <w:p w14:paraId="507F4A6D" w14:textId="77777777" w:rsidR="001144B2" w:rsidRPr="0022279A" w:rsidRDefault="001144B2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3E57060C" w14:textId="7B05F22C" w:rsidR="001144B2" w:rsidRPr="0022279A" w:rsidRDefault="002D6F1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Pr="00714DC2">
              <w:rPr>
                <w:rFonts w:ascii="標楷體" w:eastAsia="標楷體" w:hAnsi="標楷體"/>
              </w:rPr>
              <w:t>Ap</w:t>
            </w:r>
          </w:p>
        </w:tc>
        <w:tc>
          <w:tcPr>
            <w:tcW w:w="4110" w:type="dxa"/>
          </w:tcPr>
          <w:p w14:paraId="2B8FDB05" w14:textId="440D7012" w:rsidR="001144B2" w:rsidRPr="0022279A" w:rsidRDefault="002D6F1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="00DC4BB6"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1</w:t>
            </w:r>
            <w:r w:rsidR="00DC4BB6"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2B4B49" w:rsidRPr="0022279A" w14:paraId="3B5CA4B5" w14:textId="77777777" w:rsidTr="002D6F12">
        <w:tc>
          <w:tcPr>
            <w:tcW w:w="851" w:type="dxa"/>
          </w:tcPr>
          <w:p w14:paraId="3D8073F8" w14:textId="77777777" w:rsidR="002B4B49" w:rsidRPr="0022279A" w:rsidRDefault="002B4B49" w:rsidP="002B4B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3EDBB0D" w14:textId="2237CB5B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LoanIfrsB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22D9FEA" w14:textId="0485303F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="00DC4BB6"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2</w:t>
            </w:r>
            <w:r w:rsidR="00DC4BB6"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2B4B49" w:rsidRPr="0022279A" w14:paraId="37ECC8B6" w14:textId="77777777" w:rsidTr="002D6F12">
        <w:tc>
          <w:tcPr>
            <w:tcW w:w="851" w:type="dxa"/>
          </w:tcPr>
          <w:p w14:paraId="6C277F47" w14:textId="77777777" w:rsidR="002B4B49" w:rsidRPr="0022279A" w:rsidRDefault="002B4B49" w:rsidP="002B4B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24ACA98" w14:textId="2E30F911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LoanIfrsC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4A4AF02D" w14:textId="458FBD2F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="00DC4BB6"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3</w:t>
            </w:r>
            <w:r w:rsidR="00DC4BB6"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5994F178" w14:textId="77777777" w:rsidTr="002D6F12">
        <w:tc>
          <w:tcPr>
            <w:tcW w:w="851" w:type="dxa"/>
          </w:tcPr>
          <w:p w14:paraId="11DCCA35" w14:textId="77777777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5E460FCB" w14:textId="6521F465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LoanIfrsD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40D8D5F5" w14:textId="5D524D79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4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76177332" w14:textId="77777777" w:rsidTr="002D6F12">
        <w:tc>
          <w:tcPr>
            <w:tcW w:w="851" w:type="dxa"/>
          </w:tcPr>
          <w:p w14:paraId="42005DCA" w14:textId="77777777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231AD604" w14:textId="0C794AEE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="00606C96">
              <w:rPr>
                <w:rFonts w:ascii="標楷體" w:eastAsia="標楷體" w:hAnsi="標楷體" w:hint="eastAsia"/>
              </w:rPr>
              <w:t>F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79123CE" w14:textId="0D84FBB5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6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2155EA0B" w14:textId="77777777" w:rsidTr="002D6F12">
        <w:tc>
          <w:tcPr>
            <w:tcW w:w="851" w:type="dxa"/>
          </w:tcPr>
          <w:p w14:paraId="7CAB2B70" w14:textId="77777777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4DAE65A4" w14:textId="55556C3E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="00606C96">
              <w:rPr>
                <w:rFonts w:ascii="標楷體" w:eastAsia="標楷體" w:hAnsi="標楷體" w:hint="eastAsia"/>
              </w:rPr>
              <w:t>G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367E2B75" w14:textId="115137AF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7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401B322D" w14:textId="77777777" w:rsidTr="002D6F12">
        <w:tc>
          <w:tcPr>
            <w:tcW w:w="851" w:type="dxa"/>
          </w:tcPr>
          <w:p w14:paraId="1165EDC7" w14:textId="78A98682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</w:tcPr>
          <w:p w14:paraId="0E5FA1C5" w14:textId="3EAB453D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LoanIfrsH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05CDB812" w14:textId="094EBE1D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8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77C37F88" w14:textId="77777777" w:rsidTr="002D6F12">
        <w:tc>
          <w:tcPr>
            <w:tcW w:w="851" w:type="dxa"/>
          </w:tcPr>
          <w:p w14:paraId="6E60C58E" w14:textId="091CFB0C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</w:tcPr>
          <w:p w14:paraId="1187D74B" w14:textId="02F82D52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LoanIfrsI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235B11B8" w14:textId="47BB19BB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9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743AFDAD" w14:textId="77777777" w:rsidTr="002D6F12">
        <w:tc>
          <w:tcPr>
            <w:tcW w:w="851" w:type="dxa"/>
          </w:tcPr>
          <w:p w14:paraId="22006D62" w14:textId="274F835A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</w:tcPr>
          <w:p w14:paraId="05710E83" w14:textId="59B0CDA0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="00970175">
              <w:rPr>
                <w:rFonts w:ascii="標楷體" w:eastAsia="標楷體" w:hAnsi="標楷體"/>
              </w:rPr>
              <w:t>J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D467D1F" w14:textId="0BE2719A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1</w:t>
            </w:r>
            <w:r w:rsidR="00682B6E">
              <w:rPr>
                <w:rFonts w:ascii="標楷體" w:eastAsia="標楷體" w:hAnsi="標楷體"/>
              </w:rPr>
              <w:t>0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</w:tbl>
    <w:p w14:paraId="780066DC" w14:textId="77777777" w:rsidR="001144B2" w:rsidRDefault="001144B2" w:rsidP="001144B2">
      <w:pPr>
        <w:ind w:left="1440"/>
      </w:pPr>
    </w:p>
    <w:p w14:paraId="4276EEF9" w14:textId="77777777" w:rsidR="001144B2" w:rsidRPr="00580C29" w:rsidRDefault="001144B2" w:rsidP="001144B2">
      <w:pPr>
        <w:pStyle w:val="a"/>
      </w:pPr>
      <w:r w:rsidRPr="00580C29">
        <w:t>UI</w:t>
      </w:r>
      <w:r w:rsidRPr="00580C29">
        <w:rPr>
          <w:rFonts w:hint="eastAsia"/>
        </w:rPr>
        <w:t>畫面</w:t>
      </w:r>
    </w:p>
    <w:p w14:paraId="67BA9368" w14:textId="61BDB7AA" w:rsidR="001144B2" w:rsidRDefault="00C47E9E" w:rsidP="001144B2">
      <w:r>
        <w:rPr>
          <w:noProof/>
        </w:rPr>
        <w:lastRenderedPageBreak/>
        <w:drawing>
          <wp:inline distT="0" distB="0" distL="0" distR="0" wp14:anchorId="463BD74A" wp14:editId="0E7FE074">
            <wp:extent cx="6479540" cy="3332480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EB86" w14:textId="77777777" w:rsidR="001144B2" w:rsidRDefault="001144B2" w:rsidP="001144B2">
      <w:pPr>
        <w:ind w:left="1440"/>
      </w:pPr>
    </w:p>
    <w:p w14:paraId="0D195F5B" w14:textId="77777777" w:rsidR="001144B2" w:rsidRPr="007646CA" w:rsidRDefault="001144B2" w:rsidP="001144B2">
      <w:pPr>
        <w:pStyle w:val="a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p w14:paraId="216BDA49" w14:textId="77777777" w:rsidR="001144B2" w:rsidRDefault="001144B2" w:rsidP="001144B2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144B2" w:rsidRPr="00F5236F" w14:paraId="5DCF7062" w14:textId="77777777" w:rsidTr="0014495F">
        <w:tc>
          <w:tcPr>
            <w:tcW w:w="848" w:type="dxa"/>
            <w:shd w:val="clear" w:color="auto" w:fill="D9D9D9" w:themeFill="background1" w:themeFillShade="D9"/>
          </w:tcPr>
          <w:p w14:paraId="41A1ED26" w14:textId="77777777" w:rsidR="001144B2" w:rsidRPr="00F5236F" w:rsidRDefault="001144B2" w:rsidP="0014495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7C13A158" w14:textId="77777777" w:rsidR="001144B2" w:rsidRPr="00F5236F" w:rsidRDefault="001144B2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1821A54E" w14:textId="77777777" w:rsidR="001144B2" w:rsidRPr="00F5236F" w:rsidRDefault="001144B2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144B2" w:rsidRPr="00F5236F" w14:paraId="2AF0B43F" w14:textId="77777777" w:rsidTr="0014495F">
        <w:tc>
          <w:tcPr>
            <w:tcW w:w="848" w:type="dxa"/>
          </w:tcPr>
          <w:p w14:paraId="7A1751A4" w14:textId="77777777" w:rsidR="001144B2" w:rsidRPr="00744DD4" w:rsidRDefault="001144B2" w:rsidP="0014495F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6BA3EBF3" w14:textId="77777777" w:rsidR="001144B2" w:rsidRPr="00744DD4" w:rsidRDefault="001144B2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291FC479" w14:textId="172316F4" w:rsidR="001144B2" w:rsidRDefault="007A4E65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1144B2">
              <w:rPr>
                <w:rFonts w:ascii="標楷體" w:eastAsia="標楷體" w:hAnsi="標楷體" w:hint="eastAsia"/>
                <w:lang w:eastAsia="zh-HK"/>
              </w:rPr>
              <w:t>根據勾選項目,開始</w:t>
            </w:r>
            <w:r w:rsidR="001144B2">
              <w:rPr>
                <w:rFonts w:ascii="標楷體" w:eastAsia="標楷體" w:hAnsi="標楷體" w:hint="eastAsia"/>
              </w:rPr>
              <w:t>產生</w:t>
            </w:r>
            <w:r w:rsidR="003D6BAB">
              <w:rPr>
                <w:rFonts w:ascii="標楷體" w:eastAsia="標楷體" w:hAnsi="標楷體" w:hint="eastAsia"/>
              </w:rPr>
              <w:t>I</w:t>
            </w:r>
            <w:r w:rsidR="003D6BAB">
              <w:rPr>
                <w:rFonts w:ascii="標楷體" w:eastAsia="標楷體" w:hAnsi="標楷體"/>
              </w:rPr>
              <w:t>FRS9</w:t>
            </w:r>
            <w:r w:rsidR="001144B2" w:rsidRPr="00D21D13">
              <w:rPr>
                <w:rFonts w:ascii="標楷體" w:eastAsia="標楷體" w:hAnsi="標楷體" w:hint="eastAsia"/>
              </w:rPr>
              <w:t>欄位清單媒體檔</w:t>
            </w:r>
          </w:p>
          <w:p w14:paraId="5C3BE74D" w14:textId="77777777" w:rsidR="007A4E65" w:rsidRPr="00651325" w:rsidRDefault="007A4E65" w:rsidP="007A4E6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12560F3" w14:textId="77777777" w:rsidR="007A4E65" w:rsidRPr="00293C02" w:rsidRDefault="007A4E65" w:rsidP="007A4E6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1204F3F1" w14:textId="77777777" w:rsidR="007A4E65" w:rsidRPr="00293C02" w:rsidRDefault="007A4E65" w:rsidP="007A4E6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30F17BA" w14:textId="7AFEB464" w:rsidR="007A4E65" w:rsidRDefault="007A4E65" w:rsidP="007A4E6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3.依照勾選項目產生[</w:t>
            </w: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0A9FAE5C" w14:textId="550E223C" w:rsidR="007A4E65" w:rsidRPr="00744DD4" w:rsidRDefault="007A4E65" w:rsidP="007A4E6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1144B2" w:rsidRPr="00F5236F" w14:paraId="5DE2EB0F" w14:textId="77777777" w:rsidTr="0014495F">
        <w:tc>
          <w:tcPr>
            <w:tcW w:w="848" w:type="dxa"/>
          </w:tcPr>
          <w:p w14:paraId="6F3FB0E5" w14:textId="77777777" w:rsidR="001144B2" w:rsidRPr="00744DD4" w:rsidRDefault="001144B2" w:rsidP="0014495F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7972437D" w14:textId="77777777" w:rsidR="001144B2" w:rsidRPr="00744DD4" w:rsidRDefault="001144B2" w:rsidP="0014495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2F940DD2" w14:textId="3063087D" w:rsidR="001144B2" w:rsidRPr="00744DD4" w:rsidRDefault="001144B2" w:rsidP="0014495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7A4E65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144B2" w:rsidRPr="00F5236F" w14:paraId="17E299B6" w14:textId="77777777" w:rsidTr="0014495F">
        <w:tc>
          <w:tcPr>
            <w:tcW w:w="848" w:type="dxa"/>
          </w:tcPr>
          <w:p w14:paraId="65607A02" w14:textId="77777777" w:rsidR="001144B2" w:rsidRPr="00744DD4" w:rsidRDefault="001144B2" w:rsidP="0014495F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41359D95" w14:textId="77777777" w:rsidR="001144B2" w:rsidRPr="00744DD4" w:rsidRDefault="001144B2" w:rsidP="0014495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40EB2476" w14:textId="77777777" w:rsidR="001144B2" w:rsidRPr="00744DD4" w:rsidRDefault="001144B2" w:rsidP="0014495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6B2FA299" w14:textId="77777777" w:rsidR="001144B2" w:rsidRDefault="001144B2" w:rsidP="001144B2">
      <w:pPr>
        <w:ind w:left="1440"/>
      </w:pPr>
    </w:p>
    <w:p w14:paraId="1D7DAC5D" w14:textId="77777777" w:rsidR="001144B2" w:rsidRPr="00B9686C" w:rsidRDefault="001144B2" w:rsidP="001144B2">
      <w:pPr>
        <w:pStyle w:val="a"/>
      </w:pPr>
      <w:r w:rsidRPr="00B9686C">
        <w:t>輸入畫面資料說明</w:t>
      </w:r>
    </w:p>
    <w:p w14:paraId="794A2B19" w14:textId="77777777" w:rsidR="001144B2" w:rsidRPr="00583AF3" w:rsidRDefault="001144B2" w:rsidP="001144B2">
      <w:pPr>
        <w:ind w:left="1440"/>
      </w:pPr>
    </w:p>
    <w:tbl>
      <w:tblPr>
        <w:tblW w:w="104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709"/>
        <w:gridCol w:w="1296"/>
        <w:gridCol w:w="1233"/>
        <w:gridCol w:w="986"/>
        <w:gridCol w:w="705"/>
        <w:gridCol w:w="576"/>
        <w:gridCol w:w="3423"/>
      </w:tblGrid>
      <w:tr w:rsidR="001144B2" w:rsidRPr="00362205" w14:paraId="079D24FF" w14:textId="77777777" w:rsidTr="0014495F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2D644A94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709" w:type="dxa"/>
            <w:vMerge w:val="restart"/>
            <w:shd w:val="clear" w:color="auto" w:fill="D9D9D9" w:themeFill="background1" w:themeFillShade="D9"/>
          </w:tcPr>
          <w:p w14:paraId="7B8DEA33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0E5EAFF3" w14:textId="77777777" w:rsidR="001144B2" w:rsidRPr="00362205" w:rsidRDefault="001144B2" w:rsidP="0014495F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6190B5D9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144B2" w:rsidRPr="00362205" w14:paraId="0BFEA16B" w14:textId="77777777" w:rsidTr="0014495F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32A0F1FA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709" w:type="dxa"/>
            <w:vMerge/>
            <w:shd w:val="clear" w:color="auto" w:fill="D9D9D9" w:themeFill="background1" w:themeFillShade="D9"/>
          </w:tcPr>
          <w:p w14:paraId="636FC528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51EB785B" w14:textId="466F2A67" w:rsidR="001144B2" w:rsidRPr="00362205" w:rsidRDefault="00B058BB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51751951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86" w:type="dxa"/>
            <w:shd w:val="clear" w:color="auto" w:fill="D9D9D9" w:themeFill="background1" w:themeFillShade="D9"/>
          </w:tcPr>
          <w:p w14:paraId="14592599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705" w:type="dxa"/>
            <w:shd w:val="clear" w:color="auto" w:fill="D9D9D9" w:themeFill="background1" w:themeFillShade="D9"/>
          </w:tcPr>
          <w:p w14:paraId="3B042B02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576" w:type="dxa"/>
            <w:shd w:val="clear" w:color="auto" w:fill="D9D9D9" w:themeFill="background1" w:themeFillShade="D9"/>
          </w:tcPr>
          <w:p w14:paraId="29F2D00F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63248B3D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</w:p>
        </w:tc>
      </w:tr>
      <w:tr w:rsidR="001144B2" w:rsidRPr="00362205" w14:paraId="55DF8CB9" w14:textId="77777777" w:rsidTr="0014495F">
        <w:trPr>
          <w:trHeight w:val="244"/>
          <w:jc w:val="center"/>
        </w:trPr>
        <w:tc>
          <w:tcPr>
            <w:tcW w:w="554" w:type="dxa"/>
          </w:tcPr>
          <w:p w14:paraId="42833BD2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709" w:type="dxa"/>
          </w:tcPr>
          <w:p w14:paraId="3F9AB8BD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1296" w:type="dxa"/>
          </w:tcPr>
          <w:p w14:paraId="2DADEF25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233" w:type="dxa"/>
          </w:tcPr>
          <w:p w14:paraId="04BC3909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</w:tcPr>
          <w:p w14:paraId="43E4B289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</w:tcPr>
          <w:p w14:paraId="37A20850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5E25B708" w14:textId="77777777" w:rsidR="001144B2" w:rsidRPr="00362205" w:rsidRDefault="001144B2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3" w:type="dxa"/>
          </w:tcPr>
          <w:p w14:paraId="67EBA32B" w14:textId="77777777" w:rsidR="001144B2" w:rsidRPr="00C00D65" w:rsidRDefault="001144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自動顯示會計日期</w:t>
            </w:r>
          </w:p>
        </w:tc>
      </w:tr>
      <w:tr w:rsidR="001144B2" w:rsidRPr="00362205" w14:paraId="624ACDFB" w14:textId="77777777" w:rsidTr="0014495F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688D1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BC48A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FE3D5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44C67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E628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16519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03E62" w14:textId="77777777" w:rsidR="001144B2" w:rsidRPr="00362205" w:rsidRDefault="001144B2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60852" w14:textId="55580C8A" w:rsidR="001144B2" w:rsidRDefault="001144B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011A2003" w14:textId="16DA1386" w:rsidR="001144B2" w:rsidRPr="00B95F3B" w:rsidRDefault="001144B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</w:t>
            </w:r>
            <w:r w:rsidR="00DA3097">
              <w:rPr>
                <w:rFonts w:ascii="標楷體" w:eastAsia="標楷體" w:hAnsi="標楷體" w:hint="eastAsia"/>
              </w:rPr>
              <w:t>取消</w:t>
            </w:r>
            <w:r>
              <w:rPr>
                <w:rFonts w:ascii="標楷體" w:eastAsia="標楷體" w:hAnsi="標楷體" w:hint="eastAsia"/>
              </w:rPr>
              <w:t>勾選</w:t>
            </w:r>
          </w:p>
        </w:tc>
      </w:tr>
      <w:tr w:rsidR="001144B2" w:rsidRPr="00362205" w14:paraId="691A34FD" w14:textId="77777777" w:rsidTr="0014495F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D0D8B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D805C" w14:textId="5D9FCD9F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 w:rsidR="003D6BAB">
              <w:rPr>
                <w:rFonts w:ascii="標楷體" w:eastAsia="標楷體" w:hAnsi="標楷體"/>
              </w:rPr>
              <w:t>9</w:t>
            </w:r>
            <w:r w:rsidRPr="00946868">
              <w:rPr>
                <w:rFonts w:ascii="標楷體" w:eastAsia="標楷體" w:hAnsi="標楷體" w:hint="eastAsia"/>
              </w:rPr>
              <w:t>AP 欄位</w:t>
            </w:r>
            <w:r w:rsidRPr="00946868">
              <w:rPr>
                <w:rFonts w:ascii="標楷體" w:eastAsia="標楷體" w:hAnsi="標楷體" w:hint="eastAsia"/>
              </w:rPr>
              <w:lastRenderedPageBreak/>
              <w:t>清單</w:t>
            </w:r>
            <w:r w:rsidR="003D6BAB"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234CB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034C0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47DE4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935B" w14:textId="77777777" w:rsidR="001144B2" w:rsidRPr="00362205" w:rsidRDefault="001144B2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7E9E4" w14:textId="77777777" w:rsidR="001144B2" w:rsidRPr="00362205" w:rsidRDefault="001144B2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4B5E2" w14:textId="25B68995" w:rsidR="001144B2" w:rsidRDefault="001144B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 w:hint="eastAsia"/>
              </w:rPr>
              <w:t>1</w:t>
            </w:r>
          </w:p>
          <w:p w14:paraId="628261B6" w14:textId="45F6C397" w:rsidR="001144B2" w:rsidRDefault="001144B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4F070618" w14:textId="77777777" w:rsidR="001144B2" w:rsidRDefault="001144B2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</w:t>
            </w:r>
            <w:r w:rsidR="00D626B8">
              <w:rPr>
                <w:rFonts w:ascii="標楷體" w:eastAsia="標楷體" w:hAnsi="標楷體" w:hint="eastAsia"/>
              </w:rPr>
              <w:t>清單</w:t>
            </w:r>
            <w:r>
              <w:rPr>
                <w:rFonts w:ascii="標楷體" w:eastAsia="標楷體" w:hAnsi="標楷體" w:hint="eastAsia"/>
              </w:rPr>
              <w:t>檔名：(系統指定下載資料匣)\</w:t>
            </w:r>
            <w:r w:rsidR="00D77DE3" w:rsidRPr="00D77DE3">
              <w:rPr>
                <w:rFonts w:ascii="標楷體" w:eastAsia="標楷體" w:hAnsi="標楷體"/>
              </w:rPr>
              <w:t>LNFAP</w:t>
            </w:r>
            <w:r w:rsidRPr="006F2F20">
              <w:rPr>
                <w:rFonts w:ascii="標楷體" w:eastAsia="標楷體" w:hAnsi="標楷體"/>
              </w:rPr>
              <w:t>.</w:t>
            </w:r>
            <w:r w:rsidR="00D77DE3">
              <w:rPr>
                <w:rFonts w:ascii="標楷體" w:eastAsia="標楷體" w:hAnsi="標楷體"/>
              </w:rPr>
              <w:t>TXT</w:t>
            </w:r>
          </w:p>
          <w:p w14:paraId="3EEB6F50" w14:textId="20AC26F5" w:rsidR="00D77DE3" w:rsidRPr="00D77DE3" w:rsidRDefault="00D77DE3" w:rsidP="00D77DE3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LNFAP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771D026C" w14:textId="77777777" w:rsidTr="0014495F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855C2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ED14A" w14:textId="7724D23B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B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FC73F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B7AAE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E20EE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21B63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15F09" w14:textId="77777777" w:rsidR="00A1722C" w:rsidRPr="00362205" w:rsidRDefault="00A1722C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7AD57" w14:textId="24EC063B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2</w:t>
            </w:r>
          </w:p>
          <w:p w14:paraId="4261D0FA" w14:textId="57890C8E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0374DFCF" w14:textId="68C443FE" w:rsidR="00582599" w:rsidRDefault="00A1722C" w:rsidP="0058259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</w:t>
            </w:r>
            <w:r w:rsidR="00582599">
              <w:rPr>
                <w:rFonts w:ascii="標楷體" w:eastAsia="標楷體" w:hAnsi="標楷體" w:hint="eastAsia"/>
              </w:rPr>
              <w:t>\</w:t>
            </w:r>
            <w:r w:rsidR="00582599" w:rsidRPr="00D77DE3">
              <w:rPr>
                <w:rFonts w:ascii="標楷體" w:eastAsia="標楷體" w:hAnsi="標楷體"/>
              </w:rPr>
              <w:t>LNF</w:t>
            </w:r>
            <w:r w:rsidR="00582599">
              <w:rPr>
                <w:rFonts w:ascii="標楷體" w:eastAsia="標楷體" w:hAnsi="標楷體" w:hint="eastAsia"/>
              </w:rPr>
              <w:t>B</w:t>
            </w:r>
            <w:r w:rsidR="00582599" w:rsidRPr="00D77DE3">
              <w:rPr>
                <w:rFonts w:ascii="標楷體" w:eastAsia="標楷體" w:hAnsi="標楷體"/>
              </w:rPr>
              <w:t>P</w:t>
            </w:r>
            <w:r w:rsidR="00582599" w:rsidRPr="006F2F20">
              <w:rPr>
                <w:rFonts w:ascii="標楷體" w:eastAsia="標楷體" w:hAnsi="標楷體"/>
              </w:rPr>
              <w:t>.</w:t>
            </w:r>
            <w:r w:rsidR="00582599">
              <w:rPr>
                <w:rFonts w:ascii="標楷體" w:eastAsia="標楷體" w:hAnsi="標楷體"/>
              </w:rPr>
              <w:t>TXT</w:t>
            </w:r>
          </w:p>
          <w:p w14:paraId="3D9ACFA7" w14:textId="7B6F7B5A" w:rsidR="00A1722C" w:rsidRPr="00C00D65" w:rsidRDefault="00582599" w:rsidP="0058259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B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120975F3" w14:textId="77777777" w:rsidTr="0014495F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A12D5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14FE5" w14:textId="1F9D498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C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2C7DB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9D0DB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E5985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D15D0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AA5E0" w14:textId="77777777" w:rsidR="00A1722C" w:rsidRPr="00362205" w:rsidRDefault="00A1722C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A6FFE" w14:textId="3C77EF24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3</w:t>
            </w:r>
          </w:p>
          <w:p w14:paraId="1E875983" w14:textId="664C7455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778998A7" w14:textId="1D38403B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4981C258" w14:textId="58094F04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40CD1B6F" w14:textId="77777777" w:rsidTr="0014495F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D7B2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8E65" w14:textId="0E29E78F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D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4A483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81E0B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476A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88EC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E9049" w14:textId="77777777" w:rsidR="00A1722C" w:rsidRPr="00362205" w:rsidRDefault="00A1722C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23675" w14:textId="57C325C2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4</w:t>
            </w:r>
          </w:p>
          <w:p w14:paraId="4C4FFC99" w14:textId="13E68288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6C2F3F3E" w14:textId="440D0A4F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339A481C" w14:textId="4E946BDD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04D4C888" w14:textId="77777777" w:rsidTr="0014495F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0C3B8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132E6" w14:textId="1B6A25D1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4B0EA2">
              <w:rPr>
                <w:rFonts w:ascii="標楷體" w:eastAsia="標楷體" w:hAnsi="標楷體" w:hint="eastAsia"/>
              </w:rPr>
              <w:t>F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A7F37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F3CC4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B1899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B86EB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396F9" w14:textId="77777777" w:rsidR="00A1722C" w:rsidRPr="00362205" w:rsidRDefault="00A1722C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3B1BC" w14:textId="6FB5862C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6</w:t>
            </w:r>
          </w:p>
          <w:p w14:paraId="02666D11" w14:textId="2A0192B5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747DD623" w14:textId="2C5D7863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2E72CAA4" w14:textId="08954841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72130FB5" w14:textId="77777777" w:rsidTr="0014495F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4911A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F8EC0" w14:textId="4E660AD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4B0EA2">
              <w:rPr>
                <w:rFonts w:ascii="標楷體" w:eastAsia="標楷體" w:hAnsi="標楷體" w:hint="eastAsia"/>
              </w:rPr>
              <w:t>G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７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442B4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FBCE5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E7E4C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01308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7098E" w14:textId="77777777" w:rsidR="00A1722C" w:rsidRPr="00362205" w:rsidRDefault="00A1722C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63293" w14:textId="6C911AA2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7</w:t>
            </w:r>
          </w:p>
          <w:p w14:paraId="0D8F0EC5" w14:textId="781801BC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05EE57C7" w14:textId="25B2AC6B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44364C1F" w14:textId="30BCC547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4E1E71BB" w14:textId="77777777" w:rsidTr="0014495F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87F07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E1FDC" w14:textId="3A4EC7A5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 w:hint="eastAsia"/>
              </w:rPr>
              <w:t>H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８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91F8D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C3BE3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613B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9189B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DC08" w14:textId="77777777" w:rsidR="00A1722C" w:rsidRPr="00362205" w:rsidRDefault="00A1722C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30410" w14:textId="6AD2AEEC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8</w:t>
            </w:r>
          </w:p>
          <w:p w14:paraId="07CF95AF" w14:textId="571ED1A9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A6B20ED" w14:textId="62508127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41AE1312" w14:textId="6D0D2E7E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5B71E740" w14:textId="77777777" w:rsidTr="0014495F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E2B2B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AC76F" w14:textId="15545221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I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９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1AEFF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361A3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5A013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EE64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844FA" w14:textId="77777777" w:rsidR="00A1722C" w:rsidRPr="00362205" w:rsidRDefault="00A1722C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AEBB4" w14:textId="3518E961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9</w:t>
            </w:r>
          </w:p>
          <w:p w14:paraId="5B616421" w14:textId="3BE74187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6D2FD935" w14:textId="307D6C77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424B3D0D" w14:textId="19D3A5D4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38638469" w14:textId="77777777" w:rsidTr="0014495F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F2165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0F7BB" w14:textId="39D0EB08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970175">
              <w:rPr>
                <w:rFonts w:ascii="標楷體" w:eastAsia="標楷體" w:hAnsi="標楷體"/>
              </w:rPr>
              <w:t>J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1</w:t>
            </w:r>
            <w:r w:rsidR="004C0F87">
              <w:rPr>
                <w:rFonts w:ascii="標楷體" w:eastAsia="標楷體" w:hAnsi="標楷體"/>
              </w:rPr>
              <w:t>0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AB30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FF36E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A9622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E61A7" w14:textId="77777777" w:rsidR="00A1722C" w:rsidRPr="00362205" w:rsidRDefault="00A1722C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5328F" w14:textId="77777777" w:rsidR="00A1722C" w:rsidRPr="00362205" w:rsidRDefault="00A1722C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1918F" w14:textId="321F1A38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10</w:t>
            </w:r>
          </w:p>
          <w:p w14:paraId="2959ED4C" w14:textId="1E9800DC" w:rsidR="00A1722C" w:rsidRDefault="00A1722C" w:rsidP="0014495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123046EB" w14:textId="65E07EA8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 w:rsidR="002B618D">
              <w:rPr>
                <w:rFonts w:ascii="標楷體" w:eastAsia="標楷體" w:hAnsi="標楷體" w:hint="eastAsia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79F147FC" w14:textId="32F4D36D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 w:rsidR="002B618D">
              <w:rPr>
                <w:rFonts w:ascii="標楷體" w:eastAsia="標楷體" w:hAnsi="標楷體" w:hint="eastAsia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</w:tbl>
    <w:p w14:paraId="14809EBB" w14:textId="77777777" w:rsidR="001144B2" w:rsidRPr="00B56858" w:rsidRDefault="001144B2" w:rsidP="001144B2">
      <w:pPr>
        <w:ind w:left="1440"/>
      </w:pPr>
    </w:p>
    <w:p w14:paraId="25563358" w14:textId="66AFE7B3" w:rsidR="001144B2" w:rsidRPr="00EE604A" w:rsidRDefault="00EC6484" w:rsidP="001144B2">
      <w:pPr>
        <w:pStyle w:val="a"/>
      </w:pPr>
      <w:r>
        <w:rPr>
          <w:rFonts w:hint="eastAsia"/>
        </w:rPr>
        <w:t>輸出畫面</w:t>
      </w:r>
    </w:p>
    <w:p w14:paraId="76FC6E6A" w14:textId="7B2DBD04" w:rsidR="001144B2" w:rsidRPr="007C1268" w:rsidRDefault="00C47E9E" w:rsidP="001144B2">
      <w:r>
        <w:rPr>
          <w:noProof/>
        </w:rPr>
        <w:drawing>
          <wp:inline distT="0" distB="0" distL="0" distR="0" wp14:anchorId="24B94415" wp14:editId="034A73CF">
            <wp:extent cx="6479540" cy="25971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C23B" w14:textId="591CCA2B" w:rsidR="001144B2" w:rsidRDefault="001144B2" w:rsidP="001144B2">
      <w:pPr>
        <w:ind w:left="1440"/>
      </w:pPr>
    </w:p>
    <w:p w14:paraId="5250D4CC" w14:textId="77777777" w:rsidR="00306060" w:rsidRPr="004037BD" w:rsidRDefault="00306060" w:rsidP="00306060">
      <w:pPr>
        <w:pStyle w:val="a"/>
      </w:pPr>
      <w:r w:rsidRPr="004037BD">
        <w:rPr>
          <w:rFonts w:hint="eastAsia"/>
        </w:rPr>
        <w:t>產生媒體檔</w:t>
      </w:r>
    </w:p>
    <w:p w14:paraId="7DA6F536" w14:textId="1C3A1909" w:rsidR="00C15361" w:rsidRPr="00D37131" w:rsidRDefault="00C15361" w:rsidP="00C15361">
      <w:pPr>
        <w:ind w:left="1440"/>
        <w:rPr>
          <w:rFonts w:ascii="標楷體" w:eastAsia="標楷體" w:hAnsi="標楷體"/>
        </w:rPr>
      </w:pPr>
      <w:r w:rsidRPr="00D37131">
        <w:rPr>
          <w:rFonts w:ascii="標楷體" w:eastAsia="標楷體" w:hAnsi="標楷體" w:hint="eastAsia"/>
        </w:rPr>
        <w:lastRenderedPageBreak/>
        <w:t>1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946868">
        <w:rPr>
          <w:rFonts w:ascii="標楷體" w:eastAsia="標楷體" w:hAnsi="標楷體" w:hint="eastAsia"/>
        </w:rPr>
        <w:t>AP 欄位清單</w:t>
      </w:r>
      <w:r>
        <w:rPr>
          <w:rFonts w:ascii="標楷體" w:eastAsia="標楷體" w:hAnsi="標楷體" w:hint="eastAsia"/>
        </w:rPr>
        <w:t>１：詳見需求規格書[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FE7CD2">
        <w:rPr>
          <w:rFonts w:ascii="標楷體" w:eastAsia="標楷體" w:hAnsi="標楷體" w:hint="eastAsia"/>
        </w:rPr>
        <w:t>AP-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欄位清單１</w:t>
      </w:r>
      <w:r>
        <w:rPr>
          <w:rFonts w:ascii="標楷體" w:eastAsia="標楷體" w:hAnsi="標楷體" w:hint="eastAsia"/>
        </w:rPr>
        <w:t>]</w:t>
      </w:r>
    </w:p>
    <w:p w14:paraId="3C21821F" w14:textId="07DD9D4A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2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B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２：詳見需求規格書[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9B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２]</w:t>
      </w:r>
    </w:p>
    <w:p w14:paraId="77A723E8" w14:textId="7062BE71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3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C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３：詳見需求規格書[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9C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３]</w:t>
      </w:r>
    </w:p>
    <w:p w14:paraId="255506A4" w14:textId="496FF05C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4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D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４：詳見需求規格書[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D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４]</w:t>
      </w:r>
    </w:p>
    <w:p w14:paraId="28D2EB44" w14:textId="5E970089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5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F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６：詳見需求規格書[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F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６]</w:t>
      </w:r>
    </w:p>
    <w:p w14:paraId="1BC734BE" w14:textId="75AB55B0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6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G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７：詳見需求規格書[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G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７]</w:t>
      </w:r>
    </w:p>
    <w:p w14:paraId="2E90CC20" w14:textId="7CE2D298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7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H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８：詳見需求規格書[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H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８]</w:t>
      </w:r>
    </w:p>
    <w:p w14:paraId="627DF4B4" w14:textId="693320AB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8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I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９：詳見需求規格書[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I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９]</w:t>
      </w:r>
    </w:p>
    <w:p w14:paraId="61542D7A" w14:textId="60CD9A78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9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="00C051FC">
        <w:rPr>
          <w:rFonts w:ascii="標楷體" w:eastAsia="標楷體" w:hAnsi="標楷體"/>
        </w:rPr>
        <w:t>J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10：詳見需求規格書[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="00C051FC">
        <w:rPr>
          <w:rFonts w:ascii="標楷體" w:eastAsia="標楷體" w:hAnsi="標楷體"/>
        </w:rPr>
        <w:t>J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10]</w:t>
      </w:r>
    </w:p>
    <w:p w14:paraId="439B464A" w14:textId="77777777" w:rsidR="00B85AB3" w:rsidRPr="00B85AB3" w:rsidRDefault="00B85AB3" w:rsidP="00B85AB3">
      <w:pPr>
        <w:ind w:left="1440"/>
        <w:rPr>
          <w:rFonts w:ascii="標楷體" w:eastAsia="標楷體" w:hAnsi="標楷體"/>
        </w:rPr>
      </w:pPr>
    </w:p>
    <w:p w14:paraId="631041AC" w14:textId="49D26E9B" w:rsidR="007137B6" w:rsidRDefault="007137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8EA1F21" w14:textId="77777777" w:rsidR="00B85AB3" w:rsidRDefault="00B85AB3" w:rsidP="00B85AB3">
      <w:pPr>
        <w:ind w:left="1440"/>
        <w:rPr>
          <w:rFonts w:ascii="標楷體" w:eastAsia="標楷體" w:hAnsi="標楷體"/>
        </w:rPr>
      </w:pPr>
    </w:p>
    <w:p w14:paraId="0C232D0B" w14:textId="419814BF" w:rsidR="007137B6" w:rsidRPr="00751866" w:rsidRDefault="007137B6" w:rsidP="007137B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>
        <w:rPr>
          <w:rFonts w:ascii="標楷體" w:hAnsi="標楷體" w:hint="eastAsia"/>
          <w:b/>
          <w:szCs w:val="32"/>
        </w:rPr>
        <w:t xml:space="preserve">L7902暫存用 </w:t>
      </w:r>
    </w:p>
    <w:p w14:paraId="44876919" w14:textId="77777777" w:rsidR="00573983" w:rsidRDefault="00573983" w:rsidP="00573983">
      <w:pPr>
        <w:ind w:left="1440"/>
      </w:pPr>
    </w:p>
    <w:p w14:paraId="62B9CA1F" w14:textId="53339783" w:rsidR="00400CBA" w:rsidRPr="00D37131" w:rsidRDefault="00963267" w:rsidP="00400CBA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</w:t>
      </w:r>
      <w:r w:rsidR="00400CBA" w:rsidRPr="00D37131">
        <w:rPr>
          <w:rFonts w:ascii="標楷體" w:eastAsia="標楷體" w:hAnsi="標楷體"/>
        </w:rPr>
        <w:t>.</w:t>
      </w:r>
      <w:r w:rsidR="00400CBA" w:rsidRPr="00946868">
        <w:rPr>
          <w:rFonts w:ascii="標楷體" w:eastAsia="標楷體" w:hAnsi="標楷體" w:hint="eastAsia"/>
        </w:rPr>
        <w:t>LNM3</w:t>
      </w:r>
      <w:r w:rsidR="00400CBA">
        <w:rPr>
          <w:rFonts w:ascii="標楷體" w:eastAsia="標楷體" w:hAnsi="標楷體" w:hint="eastAsia"/>
        </w:rPr>
        <w:t>9</w:t>
      </w:r>
      <w:r w:rsidR="00400CBA">
        <w:rPr>
          <w:rFonts w:ascii="標楷體" w:eastAsia="標楷體" w:hAnsi="標楷體"/>
        </w:rPr>
        <w:t>D</w:t>
      </w:r>
      <w:r w:rsidR="00400CBA" w:rsidRPr="00946868">
        <w:rPr>
          <w:rFonts w:ascii="標楷體" w:eastAsia="標楷體" w:hAnsi="標楷體" w:hint="eastAsia"/>
        </w:rPr>
        <w:t>P 欄位清單</w:t>
      </w:r>
      <w:r w:rsidR="00400CBA">
        <w:rPr>
          <w:rFonts w:ascii="標楷體" w:eastAsia="標楷體" w:hAnsi="標楷體" w:hint="eastAsia"/>
        </w:rPr>
        <w:t>４</w:t>
      </w:r>
    </w:p>
    <w:p w14:paraId="0C8BF915" w14:textId="15DB8059" w:rsidR="00400CBA" w:rsidRPr="00C85B3C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D</w:t>
      </w:r>
      <w:r w:rsidRPr="00BC3A09">
        <w:rPr>
          <w:rFonts w:ascii="標楷體" w:eastAsia="標楷體" w:hAnsi="標楷體"/>
        </w:rPr>
        <w:t>P.TXT</w:t>
      </w:r>
    </w:p>
    <w:p w14:paraId="70DF4ABB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4142D94D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3C973212" w14:textId="23E03AC7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４</w:t>
      </w:r>
    </w:p>
    <w:p w14:paraId="0F68A0E1" w14:textId="4EFDD7AC" w:rsidR="00400CBA" w:rsidRPr="0028467C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400CBA">
        <w:rPr>
          <w:rFonts w:ascii="標楷體" w:eastAsia="標楷體" w:hAnsi="標楷體" w:hint="eastAsia"/>
        </w:rPr>
        <w:t>放款與AR-估計回收率用</w:t>
      </w:r>
    </w:p>
    <w:p w14:paraId="3BF07E07" w14:textId="63871F5A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frsD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141FA56B" w14:textId="42653897" w:rsidR="00400CBA" w:rsidRDefault="00400CBA" w:rsidP="00400CBA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frsD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1D19A94E" w14:textId="77777777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400CBA" w:rsidRPr="00CE3D0E" w14:paraId="569C77B1" w14:textId="77777777" w:rsidTr="0014495F">
        <w:tc>
          <w:tcPr>
            <w:tcW w:w="457" w:type="dxa"/>
            <w:vAlign w:val="center"/>
          </w:tcPr>
          <w:p w14:paraId="7C80C7FC" w14:textId="77777777" w:rsidR="00400CBA" w:rsidRPr="00CE3D0E" w:rsidRDefault="00400CBA" w:rsidP="0014495F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738506A7" w14:textId="77777777" w:rsidR="00400CBA" w:rsidRPr="00CE3D0E" w:rsidRDefault="00400CBA" w:rsidP="0014495F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515D3B77" w14:textId="6115E412" w:rsidR="00400CBA" w:rsidRPr="00CE3D0E" w:rsidRDefault="00B058BB" w:rsidP="0014495F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00BF1562" w14:textId="77777777" w:rsidR="00400CBA" w:rsidRPr="00CE3D0E" w:rsidRDefault="00400CBA" w:rsidP="0014495F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3DA3F937" w14:textId="77777777" w:rsidR="00400CBA" w:rsidRPr="00CE3D0E" w:rsidRDefault="00400CBA" w:rsidP="0014495F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400CBA" w:rsidRPr="00CE3D0E" w14:paraId="04E3B9E3" w14:textId="77777777" w:rsidTr="002A2E79">
        <w:tc>
          <w:tcPr>
            <w:tcW w:w="457" w:type="dxa"/>
            <w:vAlign w:val="center"/>
          </w:tcPr>
          <w:p w14:paraId="4BA895E5" w14:textId="77777777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1D8B4ECE" w14:textId="77777777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045AFBCC" w14:textId="77777777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6" w:type="dxa"/>
            <w:vAlign w:val="center"/>
          </w:tcPr>
          <w:p w14:paraId="317A751C" w14:textId="77777777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41" w:type="dxa"/>
            <w:vAlign w:val="center"/>
          </w:tcPr>
          <w:p w14:paraId="41EB8F42" w14:textId="6C1A8D64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LoanIfrs</w:t>
            </w:r>
            <w:r w:rsidR="002037F3" w:rsidRPr="002A2E79">
              <w:rPr>
                <w:rFonts w:ascii="標楷體" w:eastAsia="標楷體" w:hAnsi="標楷體" w:hint="eastAsia"/>
              </w:rPr>
              <w:t>D</w:t>
            </w:r>
            <w:r w:rsidRPr="002A2E79">
              <w:rPr>
                <w:rFonts w:ascii="標楷體" w:eastAsia="標楷體" w:hAnsi="標楷體"/>
              </w:rPr>
              <w:t>p.CustNo</w:t>
            </w:r>
          </w:p>
        </w:tc>
      </w:tr>
      <w:tr w:rsidR="00400CBA" w:rsidRPr="00CE3D0E" w14:paraId="3B1CEF6C" w14:textId="77777777" w:rsidTr="002A2E79">
        <w:tc>
          <w:tcPr>
            <w:tcW w:w="457" w:type="dxa"/>
            <w:vAlign w:val="center"/>
          </w:tcPr>
          <w:p w14:paraId="2F5EE3F3" w14:textId="77777777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665BBABD" w14:textId="77777777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1098" w:type="dxa"/>
            <w:vAlign w:val="center"/>
          </w:tcPr>
          <w:p w14:paraId="6817E037" w14:textId="77777777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776" w:type="dxa"/>
            <w:vAlign w:val="center"/>
          </w:tcPr>
          <w:p w14:paraId="77018BF9" w14:textId="77777777" w:rsidR="00400CBA" w:rsidRPr="002A2E79" w:rsidRDefault="00400CBA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163C22D" w14:textId="77777777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空白</w:t>
            </w:r>
          </w:p>
        </w:tc>
      </w:tr>
      <w:tr w:rsidR="00400CBA" w:rsidRPr="00CE3D0E" w14:paraId="2DC76736" w14:textId="77777777" w:rsidTr="002A2E79">
        <w:tc>
          <w:tcPr>
            <w:tcW w:w="457" w:type="dxa"/>
            <w:vAlign w:val="center"/>
          </w:tcPr>
          <w:p w14:paraId="6019C91D" w14:textId="77777777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5845574B" w14:textId="77777777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7732B873" w14:textId="77777777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6" w:type="dxa"/>
            <w:vAlign w:val="center"/>
          </w:tcPr>
          <w:p w14:paraId="6FDB1CAB" w14:textId="77777777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41" w:type="dxa"/>
            <w:vAlign w:val="center"/>
          </w:tcPr>
          <w:p w14:paraId="43E7C6EE" w14:textId="3BC07017" w:rsidR="00400CBA" w:rsidRPr="002A2E79" w:rsidRDefault="00400CBA" w:rsidP="0014495F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LoanIfrs</w:t>
            </w:r>
            <w:r w:rsidR="002037F3" w:rsidRPr="002A2E79">
              <w:rPr>
                <w:rFonts w:ascii="標楷體" w:eastAsia="標楷體" w:hAnsi="標楷體" w:hint="eastAsia"/>
              </w:rPr>
              <w:t>D</w:t>
            </w:r>
            <w:r w:rsidRPr="002A2E79">
              <w:rPr>
                <w:rFonts w:ascii="標楷體" w:eastAsia="標楷體" w:hAnsi="標楷體"/>
              </w:rPr>
              <w:t>p.FacmNo</w:t>
            </w:r>
          </w:p>
        </w:tc>
      </w:tr>
      <w:tr w:rsidR="002037F3" w:rsidRPr="00CE3D0E" w14:paraId="47308AC7" w14:textId="77777777" w:rsidTr="002A2E79">
        <w:tc>
          <w:tcPr>
            <w:tcW w:w="457" w:type="dxa"/>
            <w:vAlign w:val="center"/>
          </w:tcPr>
          <w:p w14:paraId="55CF58C9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0E8DEC84" w14:textId="3D445064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8" w:type="dxa"/>
            <w:vAlign w:val="center"/>
          </w:tcPr>
          <w:p w14:paraId="75B74117" w14:textId="4CE970D9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6" w:type="dxa"/>
            <w:vAlign w:val="center"/>
          </w:tcPr>
          <w:p w14:paraId="124917F4" w14:textId="02B3EC6F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41" w:type="dxa"/>
            <w:vAlign w:val="center"/>
          </w:tcPr>
          <w:p w14:paraId="1928A437" w14:textId="0B024E9B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LoanIfrs</w:t>
            </w:r>
            <w:r w:rsidRPr="002A2E79">
              <w:rPr>
                <w:rFonts w:ascii="標楷體" w:eastAsia="標楷體" w:hAnsi="標楷體" w:hint="eastAsia"/>
              </w:rPr>
              <w:t>D</w:t>
            </w:r>
            <w:r w:rsidRPr="002A2E79">
              <w:rPr>
                <w:rFonts w:ascii="標楷體" w:eastAsia="標楷體" w:hAnsi="標楷體"/>
              </w:rPr>
              <w:t>p.BormNo</w:t>
            </w:r>
          </w:p>
        </w:tc>
      </w:tr>
      <w:tr w:rsidR="002037F3" w:rsidRPr="00CE3D0E" w14:paraId="2ECFD5AE" w14:textId="77777777" w:rsidTr="002A2E79">
        <w:tc>
          <w:tcPr>
            <w:tcW w:w="457" w:type="dxa"/>
            <w:vAlign w:val="center"/>
          </w:tcPr>
          <w:p w14:paraId="2C48C1FF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7E4714F9" w14:textId="02BEB5F6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會計科目</w:t>
            </w:r>
          </w:p>
        </w:tc>
        <w:tc>
          <w:tcPr>
            <w:tcW w:w="1098" w:type="dxa"/>
            <w:vAlign w:val="center"/>
          </w:tcPr>
          <w:p w14:paraId="07FC7D49" w14:textId="3E14AAE8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C5F117D" w14:textId="459D9470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99999999</w:t>
            </w:r>
          </w:p>
        </w:tc>
        <w:tc>
          <w:tcPr>
            <w:tcW w:w="4241" w:type="dxa"/>
            <w:vAlign w:val="center"/>
          </w:tcPr>
          <w:p w14:paraId="662EDC8C" w14:textId="69639DE0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6DABC52D" w14:textId="77777777" w:rsidTr="002A2E79">
        <w:tc>
          <w:tcPr>
            <w:tcW w:w="457" w:type="dxa"/>
            <w:vAlign w:val="center"/>
          </w:tcPr>
          <w:p w14:paraId="7645407C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59C7D1CD" w14:textId="69574FBE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案件狀態</w:t>
            </w:r>
          </w:p>
        </w:tc>
        <w:tc>
          <w:tcPr>
            <w:tcW w:w="1098" w:type="dxa"/>
            <w:vAlign w:val="center"/>
          </w:tcPr>
          <w:p w14:paraId="61C88FF2" w14:textId="1E6A36F0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66471506" w14:textId="2777EAD3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4FFE666A" w14:textId="08EDFE1A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5DC6BC49" w14:textId="77777777" w:rsidTr="002A2E79">
        <w:tc>
          <w:tcPr>
            <w:tcW w:w="457" w:type="dxa"/>
            <w:vAlign w:val="center"/>
          </w:tcPr>
          <w:p w14:paraId="71B832ED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7</w:t>
            </w:r>
          </w:p>
        </w:tc>
        <w:tc>
          <w:tcPr>
            <w:tcW w:w="2372" w:type="dxa"/>
            <w:vAlign w:val="center"/>
          </w:tcPr>
          <w:p w14:paraId="4286975F" w14:textId="559B20C3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8" w:type="dxa"/>
            <w:vAlign w:val="center"/>
          </w:tcPr>
          <w:p w14:paraId="4069F94B" w14:textId="5BE31E5C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C8D8DA9" w14:textId="7A5C04DE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F9477D9" w14:textId="6DF4FFD8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36E57146" w14:textId="77777777" w:rsidTr="002A2E79">
        <w:tc>
          <w:tcPr>
            <w:tcW w:w="457" w:type="dxa"/>
            <w:vAlign w:val="center"/>
          </w:tcPr>
          <w:p w14:paraId="2C323169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8</w:t>
            </w:r>
          </w:p>
        </w:tc>
        <w:tc>
          <w:tcPr>
            <w:tcW w:w="2372" w:type="dxa"/>
            <w:vAlign w:val="center"/>
          </w:tcPr>
          <w:p w14:paraId="1C9E4A69" w14:textId="3B44C988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貸放日期</w:t>
            </w:r>
          </w:p>
        </w:tc>
        <w:tc>
          <w:tcPr>
            <w:tcW w:w="1098" w:type="dxa"/>
            <w:vAlign w:val="center"/>
          </w:tcPr>
          <w:p w14:paraId="7F9959A2" w14:textId="7D1E3352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910A499" w14:textId="2472BACA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4E874817" w14:textId="661D2B49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6C74BB1A" w14:textId="77777777" w:rsidTr="002A2E79">
        <w:tc>
          <w:tcPr>
            <w:tcW w:w="457" w:type="dxa"/>
            <w:vAlign w:val="center"/>
          </w:tcPr>
          <w:p w14:paraId="1B3758E2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9</w:t>
            </w:r>
          </w:p>
        </w:tc>
        <w:tc>
          <w:tcPr>
            <w:tcW w:w="2372" w:type="dxa"/>
            <w:vAlign w:val="center"/>
          </w:tcPr>
          <w:p w14:paraId="35599066" w14:textId="58F44770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到期日</w:t>
            </w:r>
          </w:p>
        </w:tc>
        <w:tc>
          <w:tcPr>
            <w:tcW w:w="1098" w:type="dxa"/>
            <w:vAlign w:val="center"/>
          </w:tcPr>
          <w:p w14:paraId="480558AB" w14:textId="3F92523D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0277A21" w14:textId="7B289BB0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5850DF1" w14:textId="3ADB4C80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2DB5AF78" w14:textId="77777777" w:rsidTr="002A2E79">
        <w:tc>
          <w:tcPr>
            <w:tcW w:w="457" w:type="dxa"/>
            <w:vAlign w:val="center"/>
          </w:tcPr>
          <w:p w14:paraId="553ACB81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10</w:t>
            </w:r>
          </w:p>
        </w:tc>
        <w:tc>
          <w:tcPr>
            <w:tcW w:w="2372" w:type="dxa"/>
            <w:vAlign w:val="center"/>
          </w:tcPr>
          <w:p w14:paraId="4B9E05D4" w14:textId="2E657625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8" w:type="dxa"/>
            <w:vAlign w:val="center"/>
          </w:tcPr>
          <w:p w14:paraId="08527A6C" w14:textId="23B86426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F2F43FE" w14:textId="37BF6792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3506168" w14:textId="31EC6AE3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68199A4" w14:textId="77777777" w:rsidTr="002A2E79">
        <w:tc>
          <w:tcPr>
            <w:tcW w:w="457" w:type="dxa"/>
            <w:vAlign w:val="center"/>
          </w:tcPr>
          <w:p w14:paraId="2E195C85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11</w:t>
            </w:r>
          </w:p>
        </w:tc>
        <w:tc>
          <w:tcPr>
            <w:tcW w:w="2372" w:type="dxa"/>
            <w:vAlign w:val="center"/>
          </w:tcPr>
          <w:p w14:paraId="1DFF3090" w14:textId="057236D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撥款金額(台幣)</w:t>
            </w:r>
          </w:p>
        </w:tc>
        <w:tc>
          <w:tcPr>
            <w:tcW w:w="1098" w:type="dxa"/>
            <w:vAlign w:val="center"/>
          </w:tcPr>
          <w:p w14:paraId="61F6BA69" w14:textId="16AE77C3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15A2D87" w14:textId="3E35386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B9176A7" w14:textId="0D7F2F15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855EFDB" w14:textId="77777777" w:rsidTr="002A2E79">
        <w:tc>
          <w:tcPr>
            <w:tcW w:w="457" w:type="dxa"/>
            <w:vAlign w:val="center"/>
          </w:tcPr>
          <w:p w14:paraId="14F01288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12</w:t>
            </w:r>
          </w:p>
        </w:tc>
        <w:tc>
          <w:tcPr>
            <w:tcW w:w="2372" w:type="dxa"/>
            <w:vAlign w:val="center"/>
          </w:tcPr>
          <w:p w14:paraId="590398BD" w14:textId="09AEC84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本金餘額</w:t>
            </w:r>
            <w:r w:rsidRPr="002A2E79">
              <w:rPr>
                <w:rFonts w:ascii="標楷體" w:eastAsia="標楷體" w:hAnsi="標楷體" w:cs="Arial"/>
              </w:rPr>
              <w:t>(</w:t>
            </w:r>
            <w:r w:rsidRPr="002A2E79">
              <w:rPr>
                <w:rFonts w:ascii="標楷體" w:eastAsia="標楷體" w:hAnsi="標楷體" w:cs="Arial" w:hint="eastAsia"/>
              </w:rPr>
              <w:t>撥款</w:t>
            </w:r>
            <w:r w:rsidRPr="002A2E79">
              <w:rPr>
                <w:rFonts w:ascii="標楷體" w:eastAsia="標楷體" w:hAnsi="標楷體" w:cs="Arial"/>
              </w:rPr>
              <w:t>)(</w:t>
            </w:r>
            <w:r w:rsidRPr="002A2E79">
              <w:rPr>
                <w:rFonts w:ascii="標楷體" w:eastAsia="標楷體" w:hAnsi="標楷體" w:cs="Arial" w:hint="eastAsia"/>
              </w:rPr>
              <w:t>台幣</w:t>
            </w:r>
            <w:r w:rsidRPr="002A2E79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8" w:type="dxa"/>
            <w:vAlign w:val="center"/>
          </w:tcPr>
          <w:p w14:paraId="7A076060" w14:textId="6B90782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08093B4A" w14:textId="205D791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B84FFCC" w14:textId="30C4735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9FB6DF3" w14:textId="77777777" w:rsidTr="002A2E79">
        <w:tc>
          <w:tcPr>
            <w:tcW w:w="457" w:type="dxa"/>
            <w:vAlign w:val="center"/>
          </w:tcPr>
          <w:p w14:paraId="63DF679E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13</w:t>
            </w:r>
          </w:p>
        </w:tc>
        <w:tc>
          <w:tcPr>
            <w:tcW w:w="2372" w:type="dxa"/>
            <w:vAlign w:val="center"/>
          </w:tcPr>
          <w:p w14:paraId="0C97080C" w14:textId="1146DE8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應收利息(台幣)</w:t>
            </w:r>
          </w:p>
        </w:tc>
        <w:tc>
          <w:tcPr>
            <w:tcW w:w="1098" w:type="dxa"/>
            <w:vAlign w:val="center"/>
          </w:tcPr>
          <w:p w14:paraId="191C5A33" w14:textId="1D89A91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FBD25F3" w14:textId="4528A6D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4665C9CC" w14:textId="5E4D55AF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82779CC" w14:textId="77777777" w:rsidTr="002A2E79">
        <w:tc>
          <w:tcPr>
            <w:tcW w:w="457" w:type="dxa"/>
            <w:vAlign w:val="center"/>
          </w:tcPr>
          <w:p w14:paraId="4DB5F11F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14</w:t>
            </w:r>
          </w:p>
        </w:tc>
        <w:tc>
          <w:tcPr>
            <w:tcW w:w="2372" w:type="dxa"/>
            <w:vAlign w:val="center"/>
          </w:tcPr>
          <w:p w14:paraId="57F0170A" w14:textId="66D4CA5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法拍及火險費用(台幣)</w:t>
            </w:r>
          </w:p>
        </w:tc>
        <w:tc>
          <w:tcPr>
            <w:tcW w:w="1098" w:type="dxa"/>
            <w:vAlign w:val="center"/>
          </w:tcPr>
          <w:p w14:paraId="30B0C03D" w14:textId="1EF29440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07CBA354" w14:textId="3820E5C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2A4585B7" w14:textId="28962944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6DA862E" w14:textId="77777777" w:rsidTr="002A2E79">
        <w:tc>
          <w:tcPr>
            <w:tcW w:w="457" w:type="dxa"/>
            <w:vAlign w:val="center"/>
          </w:tcPr>
          <w:p w14:paraId="2D78696B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15</w:t>
            </w:r>
          </w:p>
        </w:tc>
        <w:tc>
          <w:tcPr>
            <w:tcW w:w="2372" w:type="dxa"/>
            <w:vAlign w:val="center"/>
          </w:tcPr>
          <w:p w14:paraId="7F70ED55" w14:textId="0C638D3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8" w:type="dxa"/>
            <w:vAlign w:val="center"/>
          </w:tcPr>
          <w:p w14:paraId="2A4DD050" w14:textId="5B1D8C4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6" w:type="dxa"/>
            <w:vAlign w:val="center"/>
          </w:tcPr>
          <w:p w14:paraId="063D5F6A" w14:textId="2ED30B5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41" w:type="dxa"/>
            <w:vAlign w:val="center"/>
          </w:tcPr>
          <w:p w14:paraId="7B820A85" w14:textId="17F0BEE2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D257004" w14:textId="77777777" w:rsidTr="002A2E79">
        <w:tc>
          <w:tcPr>
            <w:tcW w:w="457" w:type="dxa"/>
            <w:vAlign w:val="center"/>
          </w:tcPr>
          <w:p w14:paraId="485A61E9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16</w:t>
            </w:r>
          </w:p>
        </w:tc>
        <w:tc>
          <w:tcPr>
            <w:tcW w:w="2372" w:type="dxa"/>
            <w:vAlign w:val="center"/>
          </w:tcPr>
          <w:p w14:paraId="4E6B0142" w14:textId="622DBC3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轉催收款日期</w:t>
            </w:r>
          </w:p>
        </w:tc>
        <w:tc>
          <w:tcPr>
            <w:tcW w:w="1098" w:type="dxa"/>
            <w:vAlign w:val="center"/>
          </w:tcPr>
          <w:p w14:paraId="7A1C241A" w14:textId="24C4547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4A20590" w14:textId="1AE86FA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CECA291" w14:textId="2CE09DB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80BD053" w14:textId="77777777" w:rsidTr="002A2E79">
        <w:tc>
          <w:tcPr>
            <w:tcW w:w="457" w:type="dxa"/>
            <w:vAlign w:val="center"/>
          </w:tcPr>
          <w:p w14:paraId="70470D09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17</w:t>
            </w:r>
          </w:p>
        </w:tc>
        <w:tc>
          <w:tcPr>
            <w:tcW w:w="2372" w:type="dxa"/>
            <w:vAlign w:val="center"/>
          </w:tcPr>
          <w:p w14:paraId="70CC0C53" w14:textId="0F9980A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轉銷呆帳日期</w:t>
            </w:r>
          </w:p>
        </w:tc>
        <w:tc>
          <w:tcPr>
            <w:tcW w:w="1098" w:type="dxa"/>
            <w:vAlign w:val="center"/>
          </w:tcPr>
          <w:p w14:paraId="5F01C84F" w14:textId="17800490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26E57CA" w14:textId="253BB61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3E2AB919" w14:textId="6D6C43A2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7A7DE93B" w14:textId="77777777" w:rsidTr="002A2E79">
        <w:tc>
          <w:tcPr>
            <w:tcW w:w="457" w:type="dxa"/>
            <w:vAlign w:val="center"/>
          </w:tcPr>
          <w:p w14:paraId="4843A445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18</w:t>
            </w:r>
          </w:p>
        </w:tc>
        <w:tc>
          <w:tcPr>
            <w:tcW w:w="2372" w:type="dxa"/>
            <w:vAlign w:val="center"/>
          </w:tcPr>
          <w:p w14:paraId="6601B3AC" w14:textId="0EE8C915" w:rsidR="005037BA" w:rsidRPr="002A2E79" w:rsidRDefault="005037BA" w:rsidP="005037BA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2A2E79">
              <w:rPr>
                <w:rFonts w:ascii="標楷體" w:eastAsia="標楷體" w:hAnsi="標楷體" w:cs="Arial" w:hint="eastAsia"/>
              </w:rPr>
              <w:t>轉銷呆帳金額</w:t>
            </w:r>
          </w:p>
        </w:tc>
        <w:tc>
          <w:tcPr>
            <w:tcW w:w="1098" w:type="dxa"/>
            <w:vAlign w:val="center"/>
          </w:tcPr>
          <w:p w14:paraId="6A56A7B2" w14:textId="1F3CBE4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196C4C2E" w14:textId="785D355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6AB3457E" w14:textId="230930C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B90DBCE" w14:textId="77777777" w:rsidTr="002A2E79">
        <w:tc>
          <w:tcPr>
            <w:tcW w:w="457" w:type="dxa"/>
            <w:vAlign w:val="center"/>
          </w:tcPr>
          <w:p w14:paraId="4B69834E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19</w:t>
            </w:r>
          </w:p>
        </w:tc>
        <w:tc>
          <w:tcPr>
            <w:tcW w:w="2372" w:type="dxa"/>
            <w:vAlign w:val="center"/>
          </w:tcPr>
          <w:p w14:paraId="29DF1F61" w14:textId="1376D24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stage3發生日期</w:t>
            </w:r>
          </w:p>
        </w:tc>
        <w:tc>
          <w:tcPr>
            <w:tcW w:w="1098" w:type="dxa"/>
            <w:vAlign w:val="center"/>
          </w:tcPr>
          <w:p w14:paraId="6FC3901F" w14:textId="5E53B83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C7CE4D5" w14:textId="4CCF0EE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6AE62E73" w14:textId="3696DC11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2A880502" w14:textId="77777777" w:rsidTr="002A2E79">
        <w:tc>
          <w:tcPr>
            <w:tcW w:w="457" w:type="dxa"/>
            <w:vAlign w:val="center"/>
          </w:tcPr>
          <w:p w14:paraId="1F4D2237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20</w:t>
            </w:r>
          </w:p>
        </w:tc>
        <w:tc>
          <w:tcPr>
            <w:tcW w:w="2372" w:type="dxa"/>
            <w:vAlign w:val="center"/>
          </w:tcPr>
          <w:p w14:paraId="6D264A2E" w14:textId="506D57E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上述發生日期前之最近一次利率</w:t>
            </w:r>
          </w:p>
        </w:tc>
        <w:tc>
          <w:tcPr>
            <w:tcW w:w="1098" w:type="dxa"/>
            <w:vAlign w:val="center"/>
          </w:tcPr>
          <w:p w14:paraId="70F8BB5F" w14:textId="668CD7F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13924AD" w14:textId="597E8FF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41" w:type="dxa"/>
            <w:vAlign w:val="center"/>
          </w:tcPr>
          <w:p w14:paraId="43AEF8B5" w14:textId="5A884D20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2487558E" w14:textId="77777777" w:rsidTr="002A2E79">
        <w:tc>
          <w:tcPr>
            <w:tcW w:w="457" w:type="dxa"/>
            <w:vAlign w:val="center"/>
          </w:tcPr>
          <w:p w14:paraId="3F34DB9E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21</w:t>
            </w:r>
          </w:p>
        </w:tc>
        <w:tc>
          <w:tcPr>
            <w:tcW w:w="2372" w:type="dxa"/>
            <w:vAlign w:val="center"/>
          </w:tcPr>
          <w:p w14:paraId="69DA1795" w14:textId="0DD2845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上述發生日期時之本金餘額(台幣)</w:t>
            </w:r>
          </w:p>
        </w:tc>
        <w:tc>
          <w:tcPr>
            <w:tcW w:w="1098" w:type="dxa"/>
            <w:vAlign w:val="center"/>
          </w:tcPr>
          <w:p w14:paraId="6EC7B180" w14:textId="4E27808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7DF17DCC" w14:textId="5C79E4A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5FC50616" w14:textId="6EF00B1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1D1521C" w14:textId="77777777" w:rsidTr="002A2E79">
        <w:tc>
          <w:tcPr>
            <w:tcW w:w="457" w:type="dxa"/>
            <w:vAlign w:val="center"/>
          </w:tcPr>
          <w:p w14:paraId="76EA0113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lastRenderedPageBreak/>
              <w:t>22</w:t>
            </w:r>
          </w:p>
        </w:tc>
        <w:tc>
          <w:tcPr>
            <w:tcW w:w="2372" w:type="dxa"/>
            <w:vAlign w:val="center"/>
          </w:tcPr>
          <w:p w14:paraId="0A38239A" w14:textId="602C2A1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上述發生日期時之應收利息(台幣)</w:t>
            </w:r>
          </w:p>
        </w:tc>
        <w:tc>
          <w:tcPr>
            <w:tcW w:w="1098" w:type="dxa"/>
            <w:vAlign w:val="center"/>
          </w:tcPr>
          <w:p w14:paraId="26BA7B6D" w14:textId="3112293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B1DCC14" w14:textId="20C3990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9AD8B9A" w14:textId="46AA9C5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E3B36CE" w14:textId="77777777" w:rsidTr="002A2E79">
        <w:tc>
          <w:tcPr>
            <w:tcW w:w="457" w:type="dxa"/>
            <w:vAlign w:val="center"/>
          </w:tcPr>
          <w:p w14:paraId="3647DABB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23</w:t>
            </w:r>
          </w:p>
        </w:tc>
        <w:tc>
          <w:tcPr>
            <w:tcW w:w="2372" w:type="dxa"/>
            <w:vAlign w:val="center"/>
          </w:tcPr>
          <w:p w14:paraId="7D9F1A9C" w14:textId="1957937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上述發生日期時之法拍及火險費用(台幣)</w:t>
            </w:r>
          </w:p>
        </w:tc>
        <w:tc>
          <w:tcPr>
            <w:tcW w:w="1098" w:type="dxa"/>
            <w:vAlign w:val="center"/>
          </w:tcPr>
          <w:p w14:paraId="5BCCDB57" w14:textId="5C1B5E5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5D077E6E" w14:textId="20FF6B4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3463A845" w14:textId="4BA996D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8A91185" w14:textId="77777777" w:rsidTr="002A2E79">
        <w:tc>
          <w:tcPr>
            <w:tcW w:w="457" w:type="dxa"/>
            <w:vAlign w:val="center"/>
          </w:tcPr>
          <w:p w14:paraId="70B27192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24</w:t>
            </w:r>
          </w:p>
        </w:tc>
        <w:tc>
          <w:tcPr>
            <w:tcW w:w="2372" w:type="dxa"/>
            <w:vAlign w:val="center"/>
          </w:tcPr>
          <w:p w14:paraId="08BBEE3F" w14:textId="4FC01CC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stage3發生後第一年本金回收金額(台幣)</w:t>
            </w:r>
          </w:p>
        </w:tc>
        <w:tc>
          <w:tcPr>
            <w:tcW w:w="1098" w:type="dxa"/>
            <w:vAlign w:val="center"/>
          </w:tcPr>
          <w:p w14:paraId="2CAF9246" w14:textId="210B614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68B416C" w14:textId="4CA058B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759BCB5" w14:textId="794EDEA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34F97AEA" w14:textId="77777777" w:rsidTr="002A2E79">
        <w:tc>
          <w:tcPr>
            <w:tcW w:w="457" w:type="dxa"/>
            <w:vAlign w:val="center"/>
          </w:tcPr>
          <w:p w14:paraId="2911E3C6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25</w:t>
            </w:r>
          </w:p>
        </w:tc>
        <w:tc>
          <w:tcPr>
            <w:tcW w:w="2372" w:type="dxa"/>
            <w:vAlign w:val="center"/>
          </w:tcPr>
          <w:p w14:paraId="2E5BEF35" w14:textId="181D107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stage3發生後第二年本金回收金額(台幣)</w:t>
            </w:r>
          </w:p>
        </w:tc>
        <w:tc>
          <w:tcPr>
            <w:tcW w:w="1098" w:type="dxa"/>
            <w:vAlign w:val="center"/>
          </w:tcPr>
          <w:p w14:paraId="17F49AA6" w14:textId="3E78D9A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1DDD9658" w14:textId="3D42755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67E7717B" w14:textId="55979BA2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1AC8AD1" w14:textId="77777777" w:rsidTr="002A2E79">
        <w:tc>
          <w:tcPr>
            <w:tcW w:w="457" w:type="dxa"/>
            <w:vAlign w:val="center"/>
          </w:tcPr>
          <w:p w14:paraId="61ED26D1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26</w:t>
            </w:r>
          </w:p>
        </w:tc>
        <w:tc>
          <w:tcPr>
            <w:tcW w:w="2372" w:type="dxa"/>
            <w:vAlign w:val="center"/>
          </w:tcPr>
          <w:p w14:paraId="61F70886" w14:textId="2E0E00C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stage3發生後第三年本金回收金額(台幣)</w:t>
            </w:r>
          </w:p>
        </w:tc>
        <w:tc>
          <w:tcPr>
            <w:tcW w:w="1098" w:type="dxa"/>
            <w:vAlign w:val="center"/>
          </w:tcPr>
          <w:p w14:paraId="5D0EEC65" w14:textId="3B6201F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08FD83A" w14:textId="395FBAE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2C569C07" w14:textId="64AF8A5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325CE3F5" w14:textId="77777777" w:rsidTr="002A2E79">
        <w:tc>
          <w:tcPr>
            <w:tcW w:w="457" w:type="dxa"/>
            <w:vAlign w:val="center"/>
          </w:tcPr>
          <w:p w14:paraId="23563856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27</w:t>
            </w:r>
          </w:p>
        </w:tc>
        <w:tc>
          <w:tcPr>
            <w:tcW w:w="2372" w:type="dxa"/>
            <w:vAlign w:val="center"/>
          </w:tcPr>
          <w:p w14:paraId="3DBC0EDD" w14:textId="6A40675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stage3發生後第四年本金回收金額(台幣)</w:t>
            </w:r>
          </w:p>
        </w:tc>
        <w:tc>
          <w:tcPr>
            <w:tcW w:w="1098" w:type="dxa"/>
            <w:vAlign w:val="center"/>
          </w:tcPr>
          <w:p w14:paraId="72930308" w14:textId="2AF518A3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0CE84671" w14:textId="17BEE9E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45E30C55" w14:textId="6581F7F9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EBC5DDD" w14:textId="77777777" w:rsidTr="002A2E79">
        <w:tc>
          <w:tcPr>
            <w:tcW w:w="457" w:type="dxa"/>
            <w:vAlign w:val="center"/>
          </w:tcPr>
          <w:p w14:paraId="30A207FE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28</w:t>
            </w:r>
          </w:p>
        </w:tc>
        <w:tc>
          <w:tcPr>
            <w:tcW w:w="2372" w:type="dxa"/>
            <w:vAlign w:val="center"/>
          </w:tcPr>
          <w:p w14:paraId="53197AE2" w14:textId="43C99CB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stage3發生後第五年本金回收金額(台幣)</w:t>
            </w:r>
          </w:p>
        </w:tc>
        <w:tc>
          <w:tcPr>
            <w:tcW w:w="1098" w:type="dxa"/>
            <w:vAlign w:val="center"/>
          </w:tcPr>
          <w:p w14:paraId="138C0140" w14:textId="1220F23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7D18C339" w14:textId="14F97FB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A064CC8" w14:textId="1B729E4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25FD605C" w14:textId="77777777" w:rsidTr="002A2E79">
        <w:tc>
          <w:tcPr>
            <w:tcW w:w="457" w:type="dxa"/>
            <w:vAlign w:val="center"/>
          </w:tcPr>
          <w:p w14:paraId="3B69AC85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29</w:t>
            </w:r>
          </w:p>
        </w:tc>
        <w:tc>
          <w:tcPr>
            <w:tcW w:w="2372" w:type="dxa"/>
            <w:vAlign w:val="center"/>
          </w:tcPr>
          <w:p w14:paraId="600C3DDC" w14:textId="288F15F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stage3發生後第一年應收利息回收金額(台幣)</w:t>
            </w:r>
          </w:p>
        </w:tc>
        <w:tc>
          <w:tcPr>
            <w:tcW w:w="1098" w:type="dxa"/>
            <w:vAlign w:val="center"/>
          </w:tcPr>
          <w:p w14:paraId="50AE0F11" w14:textId="42A4CDB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4084D977" w14:textId="4773ED1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43977F59" w14:textId="220BE958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129767B" w14:textId="77777777" w:rsidTr="002A2E79">
        <w:tc>
          <w:tcPr>
            <w:tcW w:w="457" w:type="dxa"/>
            <w:vAlign w:val="center"/>
          </w:tcPr>
          <w:p w14:paraId="046679E6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30</w:t>
            </w:r>
          </w:p>
        </w:tc>
        <w:tc>
          <w:tcPr>
            <w:tcW w:w="2372" w:type="dxa"/>
            <w:vAlign w:val="center"/>
          </w:tcPr>
          <w:p w14:paraId="6A5F232D" w14:textId="14498E2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stage3發生後第二年應收利息回收金額(台幣)</w:t>
            </w:r>
          </w:p>
        </w:tc>
        <w:tc>
          <w:tcPr>
            <w:tcW w:w="1098" w:type="dxa"/>
            <w:vAlign w:val="center"/>
          </w:tcPr>
          <w:p w14:paraId="5ED55F25" w14:textId="34F3BB6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3AAFFA90" w14:textId="0569AA4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194402BB" w14:textId="3A7CC7A7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7EE5CD4A" w14:textId="77777777" w:rsidTr="002A2E79">
        <w:tc>
          <w:tcPr>
            <w:tcW w:w="457" w:type="dxa"/>
            <w:vAlign w:val="center"/>
          </w:tcPr>
          <w:p w14:paraId="0EB32F84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31</w:t>
            </w:r>
          </w:p>
        </w:tc>
        <w:tc>
          <w:tcPr>
            <w:tcW w:w="2372" w:type="dxa"/>
            <w:vAlign w:val="center"/>
          </w:tcPr>
          <w:p w14:paraId="0B32A4D6" w14:textId="64DE37B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stage3發生後第三年應收利息回收金額(台幣)</w:t>
            </w:r>
          </w:p>
        </w:tc>
        <w:tc>
          <w:tcPr>
            <w:tcW w:w="1098" w:type="dxa"/>
            <w:vAlign w:val="center"/>
          </w:tcPr>
          <w:p w14:paraId="30EA5CF7" w14:textId="41B708D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9FD448D" w14:textId="25DA004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7EA79AAD" w14:textId="27FCBCC5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3878D917" w14:textId="77777777" w:rsidTr="002A2E79">
        <w:tc>
          <w:tcPr>
            <w:tcW w:w="457" w:type="dxa"/>
            <w:vAlign w:val="center"/>
          </w:tcPr>
          <w:p w14:paraId="51018632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32</w:t>
            </w:r>
          </w:p>
        </w:tc>
        <w:tc>
          <w:tcPr>
            <w:tcW w:w="2372" w:type="dxa"/>
            <w:vAlign w:val="center"/>
          </w:tcPr>
          <w:p w14:paraId="4285FECF" w14:textId="3C0C5C5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stage3發生後第四年應收利息回收金額(台幣)</w:t>
            </w:r>
          </w:p>
        </w:tc>
        <w:tc>
          <w:tcPr>
            <w:tcW w:w="1098" w:type="dxa"/>
            <w:vAlign w:val="center"/>
          </w:tcPr>
          <w:p w14:paraId="298D3274" w14:textId="1A8B28B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8D54B28" w14:textId="5124D00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19B10E28" w14:textId="65FBD49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E8CF5C7" w14:textId="77777777" w:rsidTr="002A2E79">
        <w:tc>
          <w:tcPr>
            <w:tcW w:w="457" w:type="dxa"/>
            <w:vAlign w:val="center"/>
          </w:tcPr>
          <w:p w14:paraId="0F2D28EA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33</w:t>
            </w:r>
          </w:p>
        </w:tc>
        <w:tc>
          <w:tcPr>
            <w:tcW w:w="2372" w:type="dxa"/>
            <w:vAlign w:val="center"/>
          </w:tcPr>
          <w:p w14:paraId="52875F84" w14:textId="414069C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stage3發生後第五年應收利息回收金額(台幣)</w:t>
            </w:r>
          </w:p>
        </w:tc>
        <w:tc>
          <w:tcPr>
            <w:tcW w:w="1098" w:type="dxa"/>
            <w:vAlign w:val="center"/>
          </w:tcPr>
          <w:p w14:paraId="2E6821DF" w14:textId="704EFCC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BE83676" w14:textId="2145250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71A553CE" w14:textId="4B176B7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7160EAB" w14:textId="77777777" w:rsidTr="002A2E79">
        <w:tc>
          <w:tcPr>
            <w:tcW w:w="457" w:type="dxa"/>
            <w:vAlign w:val="center"/>
          </w:tcPr>
          <w:p w14:paraId="30BDBB85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34</w:t>
            </w:r>
          </w:p>
        </w:tc>
        <w:tc>
          <w:tcPr>
            <w:tcW w:w="2372" w:type="dxa"/>
            <w:vAlign w:val="center"/>
          </w:tcPr>
          <w:p w14:paraId="79CFAA44" w14:textId="5F26B2C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stage3發生後第一年法拍及火險費用回收金額(台幣)</w:t>
            </w:r>
          </w:p>
        </w:tc>
        <w:tc>
          <w:tcPr>
            <w:tcW w:w="1098" w:type="dxa"/>
            <w:vAlign w:val="center"/>
          </w:tcPr>
          <w:p w14:paraId="2EC3E173" w14:textId="4FACC20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BACBE3D" w14:textId="319D896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1D0AEC40" w14:textId="552FC920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2FAA60C9" w14:textId="77777777" w:rsidTr="002A2E79">
        <w:tc>
          <w:tcPr>
            <w:tcW w:w="457" w:type="dxa"/>
            <w:vAlign w:val="center"/>
          </w:tcPr>
          <w:p w14:paraId="343D9189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35</w:t>
            </w:r>
          </w:p>
        </w:tc>
        <w:tc>
          <w:tcPr>
            <w:tcW w:w="2372" w:type="dxa"/>
            <w:vAlign w:val="center"/>
          </w:tcPr>
          <w:p w14:paraId="3904FF53" w14:textId="6AA5AB6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stage3發生後第二</w:t>
            </w:r>
            <w:r w:rsidRPr="002A2E79">
              <w:rPr>
                <w:rFonts w:ascii="標楷體" w:eastAsia="標楷體" w:hAnsi="標楷體" w:cs="Arial" w:hint="eastAsia"/>
              </w:rPr>
              <w:lastRenderedPageBreak/>
              <w:t>年法拍及火險費用回收金額(台幣)</w:t>
            </w:r>
          </w:p>
        </w:tc>
        <w:tc>
          <w:tcPr>
            <w:tcW w:w="1098" w:type="dxa"/>
            <w:vAlign w:val="center"/>
          </w:tcPr>
          <w:p w14:paraId="0FC3E2BB" w14:textId="2492908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1776" w:type="dxa"/>
            <w:vAlign w:val="center"/>
          </w:tcPr>
          <w:p w14:paraId="68DDCFA9" w14:textId="25BFE29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20747B49" w14:textId="5305BC57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0496F92" w14:textId="77777777" w:rsidTr="002A2E79">
        <w:tc>
          <w:tcPr>
            <w:tcW w:w="457" w:type="dxa"/>
            <w:vAlign w:val="center"/>
          </w:tcPr>
          <w:p w14:paraId="364FBA83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lastRenderedPageBreak/>
              <w:t>36</w:t>
            </w:r>
          </w:p>
        </w:tc>
        <w:tc>
          <w:tcPr>
            <w:tcW w:w="2372" w:type="dxa"/>
            <w:vAlign w:val="center"/>
          </w:tcPr>
          <w:p w14:paraId="2BB315F9" w14:textId="70AD54D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stage3發生後第三年法拍及火險費用回收金額(台幣)</w:t>
            </w:r>
          </w:p>
        </w:tc>
        <w:tc>
          <w:tcPr>
            <w:tcW w:w="1098" w:type="dxa"/>
            <w:vAlign w:val="center"/>
          </w:tcPr>
          <w:p w14:paraId="105EB7E5" w14:textId="10F0989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CC175C7" w14:textId="791B937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44D025DD" w14:textId="0AB7E4C3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83FE075" w14:textId="77777777" w:rsidTr="002A2E79">
        <w:tc>
          <w:tcPr>
            <w:tcW w:w="457" w:type="dxa"/>
            <w:vAlign w:val="center"/>
          </w:tcPr>
          <w:p w14:paraId="1C49F72D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37</w:t>
            </w:r>
          </w:p>
        </w:tc>
        <w:tc>
          <w:tcPr>
            <w:tcW w:w="2372" w:type="dxa"/>
            <w:vAlign w:val="center"/>
          </w:tcPr>
          <w:p w14:paraId="5C9C4999" w14:textId="449CFF2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stage3發生後第四年法拍及火險費用回收金額(台幣)</w:t>
            </w:r>
          </w:p>
        </w:tc>
        <w:tc>
          <w:tcPr>
            <w:tcW w:w="1098" w:type="dxa"/>
            <w:vAlign w:val="center"/>
          </w:tcPr>
          <w:p w14:paraId="72C0490C" w14:textId="529E0EF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55BF42BA" w14:textId="14B12A3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256FACAB" w14:textId="7E1B9E5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74BAEAD4" w14:textId="77777777" w:rsidTr="002A2E79">
        <w:tc>
          <w:tcPr>
            <w:tcW w:w="457" w:type="dxa"/>
            <w:vAlign w:val="center"/>
          </w:tcPr>
          <w:p w14:paraId="5592B528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38</w:t>
            </w:r>
          </w:p>
        </w:tc>
        <w:tc>
          <w:tcPr>
            <w:tcW w:w="2372" w:type="dxa"/>
            <w:vAlign w:val="center"/>
          </w:tcPr>
          <w:p w14:paraId="783C9266" w14:textId="55F5011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stage3發生後第五年法拍及火險費用回收金額(台幣)</w:t>
            </w:r>
          </w:p>
        </w:tc>
        <w:tc>
          <w:tcPr>
            <w:tcW w:w="1098" w:type="dxa"/>
            <w:vAlign w:val="center"/>
          </w:tcPr>
          <w:p w14:paraId="46C94F36" w14:textId="0FB6886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3F0A3B5" w14:textId="689C5F63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31C52F78" w14:textId="3AECA6D1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4729EC5" w14:textId="77777777" w:rsidTr="002A2E79">
        <w:tc>
          <w:tcPr>
            <w:tcW w:w="457" w:type="dxa"/>
            <w:vAlign w:val="center"/>
          </w:tcPr>
          <w:p w14:paraId="41CFB7DC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39</w:t>
            </w:r>
          </w:p>
        </w:tc>
        <w:tc>
          <w:tcPr>
            <w:tcW w:w="2372" w:type="dxa"/>
            <w:vAlign w:val="center"/>
          </w:tcPr>
          <w:p w14:paraId="58CD3BAD" w14:textId="3337903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8" w:type="dxa"/>
            <w:vAlign w:val="center"/>
          </w:tcPr>
          <w:p w14:paraId="547743FF" w14:textId="75E9DAD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7E7879E8" w14:textId="4D16960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1" w:type="dxa"/>
            <w:vAlign w:val="center"/>
          </w:tcPr>
          <w:p w14:paraId="6EE9A52D" w14:textId="4C10312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462885B" w14:textId="77777777" w:rsidTr="002A2E79">
        <w:tc>
          <w:tcPr>
            <w:tcW w:w="457" w:type="dxa"/>
            <w:vAlign w:val="center"/>
          </w:tcPr>
          <w:p w14:paraId="0C41A2F1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40</w:t>
            </w:r>
          </w:p>
        </w:tc>
        <w:tc>
          <w:tcPr>
            <w:tcW w:w="2372" w:type="dxa"/>
            <w:vAlign w:val="center"/>
          </w:tcPr>
          <w:p w14:paraId="4D14B3F1" w14:textId="75A57FE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8" w:type="dxa"/>
            <w:vAlign w:val="center"/>
          </w:tcPr>
          <w:p w14:paraId="2E480DD4" w14:textId="095D023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1D47395C" w14:textId="62313E5D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0027DD54" w14:textId="13F968A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47E5A19" w14:textId="77777777" w:rsidTr="002A2E79">
        <w:tc>
          <w:tcPr>
            <w:tcW w:w="457" w:type="dxa"/>
            <w:vAlign w:val="center"/>
          </w:tcPr>
          <w:p w14:paraId="2315BE50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41</w:t>
            </w:r>
          </w:p>
        </w:tc>
        <w:tc>
          <w:tcPr>
            <w:tcW w:w="2372" w:type="dxa"/>
            <w:vAlign w:val="center"/>
          </w:tcPr>
          <w:p w14:paraId="1432CE33" w14:textId="6928918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8" w:type="dxa"/>
            <w:vAlign w:val="center"/>
          </w:tcPr>
          <w:p w14:paraId="7C1D3CFC" w14:textId="2F429D10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08B9942C" w14:textId="27ACC0D3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92751EB" w14:textId="041EABAD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BE4821F" w14:textId="77777777" w:rsidTr="002A2E79">
        <w:tc>
          <w:tcPr>
            <w:tcW w:w="457" w:type="dxa"/>
            <w:vAlign w:val="center"/>
          </w:tcPr>
          <w:p w14:paraId="4E532DA0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42</w:t>
            </w:r>
          </w:p>
        </w:tc>
        <w:tc>
          <w:tcPr>
            <w:tcW w:w="2372" w:type="dxa"/>
            <w:vAlign w:val="center"/>
          </w:tcPr>
          <w:p w14:paraId="680A23F8" w14:textId="5464460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8" w:type="dxa"/>
            <w:vAlign w:val="center"/>
          </w:tcPr>
          <w:p w14:paraId="6812E0EB" w14:textId="78F42A2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374B92EE" w14:textId="65C7B9D7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1B79BE6" w14:textId="6965144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52B36E1" w14:textId="77777777" w:rsidTr="002A2E79">
        <w:tc>
          <w:tcPr>
            <w:tcW w:w="457" w:type="dxa"/>
            <w:vAlign w:val="center"/>
          </w:tcPr>
          <w:p w14:paraId="1860C89D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43</w:t>
            </w:r>
          </w:p>
        </w:tc>
        <w:tc>
          <w:tcPr>
            <w:tcW w:w="2372" w:type="dxa"/>
            <w:vAlign w:val="center"/>
          </w:tcPr>
          <w:p w14:paraId="53FCF159" w14:textId="25E068A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企業戶</w:t>
            </w:r>
            <w:r w:rsidRPr="002A2E79">
              <w:rPr>
                <w:rFonts w:ascii="標楷體" w:eastAsia="標楷體" w:hAnsi="標楷體" w:cs="Arial"/>
              </w:rPr>
              <w:t>/</w:t>
            </w:r>
            <w:r w:rsidRPr="002A2E79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8" w:type="dxa"/>
            <w:vAlign w:val="center"/>
          </w:tcPr>
          <w:p w14:paraId="29C3B3A8" w14:textId="00848E4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53D00314" w14:textId="784EA55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007E37B1" w14:textId="23F547F3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FA3D2C0" w14:textId="77777777" w:rsidTr="002A2E79">
        <w:tc>
          <w:tcPr>
            <w:tcW w:w="457" w:type="dxa"/>
            <w:vAlign w:val="center"/>
          </w:tcPr>
          <w:p w14:paraId="65E50458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44</w:t>
            </w:r>
          </w:p>
        </w:tc>
        <w:tc>
          <w:tcPr>
            <w:tcW w:w="2372" w:type="dxa"/>
            <w:vAlign w:val="center"/>
          </w:tcPr>
          <w:p w14:paraId="1DE4888F" w14:textId="2D1B4873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8" w:type="dxa"/>
            <w:vAlign w:val="center"/>
          </w:tcPr>
          <w:p w14:paraId="63578F58" w14:textId="5902ABA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3123020E" w14:textId="61FF3991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271299D2" w14:textId="2C1CA553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</w:tbl>
    <w:p w14:paraId="6B148108" w14:textId="79A4C661" w:rsidR="00400CBA" w:rsidRDefault="00400CBA" w:rsidP="00400CBA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2037F3">
        <w:rPr>
          <w:rFonts w:ascii="標楷體" w:eastAsia="標楷體" w:hAnsi="標楷體" w:hint="eastAsia"/>
        </w:rPr>
        <w:t>D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CustNo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2037F3">
        <w:rPr>
          <w:rFonts w:ascii="標楷體" w:eastAsia="標楷體" w:hAnsi="標楷體" w:hint="eastAsia"/>
        </w:rPr>
        <w:t>D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FacmNo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2037F3">
        <w:rPr>
          <w:rFonts w:ascii="標楷體" w:eastAsia="標楷體" w:hAnsi="標楷體" w:hint="eastAsia"/>
        </w:rPr>
        <w:t>D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BormNo</w:t>
      </w:r>
    </w:p>
    <w:p w14:paraId="0CA70074" w14:textId="77777777" w:rsidR="00400CBA" w:rsidRDefault="00400CBA" w:rsidP="00400CBA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7DC90F05" w14:textId="77777777" w:rsidR="00400CBA" w:rsidRDefault="00400CBA" w:rsidP="00400CBA">
      <w:pPr>
        <w:ind w:left="1440"/>
      </w:pPr>
    </w:p>
    <w:p w14:paraId="25522B74" w14:textId="77777777" w:rsidR="00400CBA" w:rsidRPr="00AC3BFC" w:rsidRDefault="00400CBA" w:rsidP="00400CBA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5C59C5B3" w14:textId="73FC741B" w:rsidR="00400CBA" w:rsidRPr="00C85B3C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 w:rsidR="002037F3">
        <w:rPr>
          <w:rFonts w:ascii="標楷體" w:eastAsia="標楷體" w:hAnsi="標楷體" w:hint="eastAsia"/>
        </w:rPr>
        <w:t>D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7B024595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21345200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6F3AA0FD" w14:textId="77777777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400CBA" w:rsidRPr="00CE3D0E" w14:paraId="5B4D123E" w14:textId="77777777" w:rsidTr="0014495F">
        <w:tc>
          <w:tcPr>
            <w:tcW w:w="457" w:type="dxa"/>
            <w:vAlign w:val="center"/>
          </w:tcPr>
          <w:p w14:paraId="373F05B1" w14:textId="77777777" w:rsidR="00400CBA" w:rsidRPr="00CE3D0E" w:rsidRDefault="00400CBA" w:rsidP="0014495F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07CA33D7" w14:textId="77777777" w:rsidR="00400CBA" w:rsidRPr="00CE3D0E" w:rsidRDefault="00400CBA" w:rsidP="0014495F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73337F17" w14:textId="4312211A" w:rsidR="00400CBA" w:rsidRPr="00CE3D0E" w:rsidRDefault="00B058BB" w:rsidP="0014495F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199F9A35" w14:textId="77777777" w:rsidR="00400CBA" w:rsidRPr="00CE3D0E" w:rsidRDefault="00400CBA" w:rsidP="0014495F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1AEB98AE" w14:textId="77777777" w:rsidR="00400CBA" w:rsidRPr="00CE3D0E" w:rsidRDefault="00400CBA" w:rsidP="0014495F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400CBA" w:rsidRPr="00CE3D0E" w14:paraId="32DECFBF" w14:textId="77777777" w:rsidTr="0014495F">
        <w:tc>
          <w:tcPr>
            <w:tcW w:w="457" w:type="dxa"/>
            <w:vAlign w:val="center"/>
          </w:tcPr>
          <w:p w14:paraId="36C1B5DB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406A6A86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4D8579F6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4A49FB2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0A8F3487" w14:textId="2A825D5F" w:rsidR="00400CBA" w:rsidRPr="002A734C" w:rsidRDefault="00D04259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400CBA" w:rsidRPr="00CE3D0E" w14:paraId="432D59D1" w14:textId="77777777" w:rsidTr="0014495F">
        <w:tc>
          <w:tcPr>
            <w:tcW w:w="457" w:type="dxa"/>
            <w:vAlign w:val="center"/>
          </w:tcPr>
          <w:p w14:paraId="28D4AEC6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0241BA59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2E96A8B2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4D28FA1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7CDCF198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400CBA" w:rsidRPr="00CE3D0E" w14:paraId="623054E5" w14:textId="77777777" w:rsidTr="0014495F">
        <w:tc>
          <w:tcPr>
            <w:tcW w:w="457" w:type="dxa"/>
            <w:vAlign w:val="center"/>
          </w:tcPr>
          <w:p w14:paraId="3DDB7BAC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282439AC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10C53A34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795691A3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091E15A0" w14:textId="77777777" w:rsidR="00400CBA" w:rsidRPr="002A734C" w:rsidRDefault="00400CBA" w:rsidP="0014495F">
            <w:pPr>
              <w:rPr>
                <w:rFonts w:ascii="標楷體" w:eastAsia="標楷體" w:hAnsi="標楷體"/>
              </w:rPr>
            </w:pPr>
          </w:p>
        </w:tc>
      </w:tr>
    </w:tbl>
    <w:p w14:paraId="7335B0C0" w14:textId="77777777" w:rsidR="00400CBA" w:rsidRDefault="00400CBA" w:rsidP="00400CBA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6DCAB49A" w14:textId="77777777" w:rsidR="00400CBA" w:rsidRPr="000F58EB" w:rsidRDefault="00400CBA" w:rsidP="00400CBA">
      <w:pPr>
        <w:ind w:left="1440"/>
      </w:pPr>
    </w:p>
    <w:p w14:paraId="147F65B8" w14:textId="77777777" w:rsidR="00400CBA" w:rsidRDefault="00400CBA" w:rsidP="00400CBA">
      <w:pPr>
        <w:ind w:left="1440"/>
      </w:pPr>
    </w:p>
    <w:p w14:paraId="163C36AA" w14:textId="77777777" w:rsidR="001144B2" w:rsidRDefault="001144B2" w:rsidP="001144B2">
      <w:pPr>
        <w:widowControl/>
      </w:pPr>
      <w:r>
        <w:br w:type="page"/>
      </w:r>
    </w:p>
    <w:p w14:paraId="70099A41" w14:textId="77777777" w:rsidR="00725D62" w:rsidRDefault="00725D62" w:rsidP="00725D62">
      <w:pPr>
        <w:widowControl/>
      </w:pPr>
    </w:p>
    <w:p w14:paraId="1EF09526" w14:textId="77A46BB0" w:rsidR="000D6684" w:rsidRPr="00751866" w:rsidRDefault="000D6684" w:rsidP="0063185C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L7201</w:t>
      </w:r>
      <w:r w:rsidRPr="00751866">
        <w:rPr>
          <w:rFonts w:ascii="標楷體" w:hAnsi="標楷體" w:hint="eastAsia"/>
          <w:b/>
          <w:szCs w:val="32"/>
        </w:rPr>
        <w:t>表外放款承諾資料產出</w:t>
      </w:r>
    </w:p>
    <w:p w14:paraId="0E96A18F" w14:textId="77777777" w:rsidR="000D6684" w:rsidRPr="004A1C2C" w:rsidRDefault="000D6684" w:rsidP="000D6684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0D6684" w:rsidRPr="008F20B5" w14:paraId="75E024CF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3C09AC1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EFDB39B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0A8CBD60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2F121CB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AA47AE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33983A40" w14:textId="77777777" w:rsidTr="0014495F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449B336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6D0652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269DDC8F" w14:textId="77777777" w:rsidTr="0014495F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1FF8782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2FE7365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1CF35AE0" w14:textId="77777777" w:rsidTr="0014495F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231EF6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B678203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733A9705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EF1F62D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37DFC07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6B3C1A89" w14:textId="77777777" w:rsidTr="0014495F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9C08C09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AC8FA6D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0FA896AA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BD2EC08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5B5EF42" w14:textId="77777777" w:rsidR="000D6684" w:rsidRPr="004A1C2C" w:rsidRDefault="000D6684" w:rsidP="0014495F">
            <w:pPr>
              <w:rPr>
                <w:rFonts w:ascii="標楷體" w:eastAsia="標楷體" w:hAnsi="標楷體"/>
              </w:rPr>
            </w:pPr>
          </w:p>
        </w:tc>
      </w:tr>
    </w:tbl>
    <w:p w14:paraId="51A8A982" w14:textId="77777777" w:rsidR="000D6684" w:rsidRPr="004A1C2C" w:rsidRDefault="000D6684" w:rsidP="000D6684">
      <w:pPr>
        <w:rPr>
          <w:rFonts w:ascii="標楷體" w:eastAsia="標楷體" w:hAnsi="標楷體"/>
        </w:rPr>
      </w:pPr>
    </w:p>
    <w:p w14:paraId="4E7BD171" w14:textId="77777777" w:rsidR="000D6684" w:rsidRPr="004A1C2C" w:rsidRDefault="000D6684" w:rsidP="000D6684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7F1EC77F" w14:textId="77777777" w:rsidR="000D6684" w:rsidRPr="004A1C2C" w:rsidRDefault="000D6684" w:rsidP="000D6684">
      <w:pPr>
        <w:pStyle w:val="42"/>
        <w:spacing w:after="72"/>
        <w:ind w:left="1133"/>
        <w:rPr>
          <w:rFonts w:ascii="標楷體" w:hAnsi="標楷體"/>
        </w:rPr>
      </w:pPr>
      <w:r w:rsidRPr="004A1C2C">
        <w:rPr>
          <w:rFonts w:ascii="標楷體" w:hAnsi="標楷體" w:hint="eastAsia"/>
        </w:rPr>
        <w:t>輸入畫面：</w:t>
      </w:r>
    </w:p>
    <w:p w14:paraId="5AD83F1B" w14:textId="77777777" w:rsidR="000D6684" w:rsidRPr="008F20B5" w:rsidRDefault="000D6684" w:rsidP="000D6684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0" w:color="auto"/>
        </w:pBdr>
        <w:tabs>
          <w:tab w:val="left" w:pos="4320"/>
        </w:tabs>
        <w:rPr>
          <w:rFonts w:ascii="標楷體" w:eastAsia="標楷體" w:hAnsi="標楷體"/>
          <w:sz w:val="20"/>
        </w:rPr>
      </w:pPr>
      <w:r w:rsidRPr="004A1C2C">
        <w:rPr>
          <w:rFonts w:ascii="標楷體" w:eastAsia="標楷體" w:hAnsi="標楷體"/>
          <w:noProof/>
          <w:sz w:val="20"/>
        </w:rPr>
        <w:drawing>
          <wp:inline distT="0" distB="0" distL="0" distR="0" wp14:anchorId="1D4B2769" wp14:editId="6733B5BE">
            <wp:extent cx="6479540" cy="939005"/>
            <wp:effectExtent l="1905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3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9E545" w14:textId="77777777" w:rsidR="000D6684" w:rsidRPr="004A1C2C" w:rsidRDefault="000D6684" w:rsidP="000D6684">
      <w:pPr>
        <w:pStyle w:val="1text"/>
        <w:rPr>
          <w:rFonts w:ascii="標楷體" w:hAnsi="標楷體"/>
        </w:rPr>
      </w:pPr>
    </w:p>
    <w:tbl>
      <w:tblPr>
        <w:tblW w:w="103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18"/>
        <w:gridCol w:w="1596"/>
        <w:gridCol w:w="1481"/>
        <w:gridCol w:w="1275"/>
        <w:gridCol w:w="709"/>
        <w:gridCol w:w="709"/>
        <w:gridCol w:w="3905"/>
      </w:tblGrid>
      <w:tr w:rsidR="000D6684" w:rsidRPr="008F20B5" w14:paraId="55A6DED6" w14:textId="77777777" w:rsidTr="0014495F">
        <w:trPr>
          <w:trHeight w:val="388"/>
          <w:jc w:val="center"/>
        </w:trPr>
        <w:tc>
          <w:tcPr>
            <w:tcW w:w="718" w:type="dxa"/>
            <w:vMerge w:val="restart"/>
          </w:tcPr>
          <w:p w14:paraId="71DD6892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596" w:type="dxa"/>
            <w:vMerge w:val="restart"/>
          </w:tcPr>
          <w:p w14:paraId="5601A771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174" w:type="dxa"/>
            <w:gridSpan w:val="4"/>
          </w:tcPr>
          <w:p w14:paraId="18818460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905" w:type="dxa"/>
            <w:vMerge w:val="restart"/>
          </w:tcPr>
          <w:p w14:paraId="3BC0270D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D6684" w:rsidRPr="008F20B5" w14:paraId="153CA005" w14:textId="77777777" w:rsidTr="0014495F">
        <w:trPr>
          <w:trHeight w:val="244"/>
          <w:jc w:val="center"/>
        </w:trPr>
        <w:tc>
          <w:tcPr>
            <w:tcW w:w="718" w:type="dxa"/>
            <w:vMerge/>
          </w:tcPr>
          <w:p w14:paraId="7DBF8BA9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596" w:type="dxa"/>
            <w:vMerge/>
          </w:tcPr>
          <w:p w14:paraId="385DBD05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481" w:type="dxa"/>
          </w:tcPr>
          <w:p w14:paraId="7F292E92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275" w:type="dxa"/>
          </w:tcPr>
          <w:p w14:paraId="69EC9B5C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709" w:type="dxa"/>
          </w:tcPr>
          <w:p w14:paraId="3511103C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709" w:type="dxa"/>
          </w:tcPr>
          <w:p w14:paraId="6AA89247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905" w:type="dxa"/>
            <w:vMerge/>
          </w:tcPr>
          <w:p w14:paraId="6000AEBE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1C8DBA72" w14:textId="77777777" w:rsidTr="0014495F">
        <w:trPr>
          <w:trHeight w:val="291"/>
          <w:jc w:val="center"/>
        </w:trPr>
        <w:tc>
          <w:tcPr>
            <w:tcW w:w="718" w:type="dxa"/>
          </w:tcPr>
          <w:p w14:paraId="51D38FFF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1596" w:type="dxa"/>
          </w:tcPr>
          <w:p w14:paraId="3C47FB9C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481" w:type="dxa"/>
          </w:tcPr>
          <w:p w14:paraId="308C5E93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前一月份</w:t>
            </w:r>
          </w:p>
        </w:tc>
        <w:tc>
          <w:tcPr>
            <w:tcW w:w="1275" w:type="dxa"/>
          </w:tcPr>
          <w:p w14:paraId="1414EB25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018DB7B2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V</w:t>
            </w:r>
          </w:p>
        </w:tc>
        <w:tc>
          <w:tcPr>
            <w:tcW w:w="709" w:type="dxa"/>
          </w:tcPr>
          <w:p w14:paraId="34CCE58E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3905" w:type="dxa"/>
          </w:tcPr>
          <w:p w14:paraId="338F53C7" w14:textId="77777777" w:rsidR="000D6684" w:rsidRPr="008F20B5" w:rsidRDefault="000D6684" w:rsidP="0014495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必須輸入</w:t>
            </w:r>
          </w:p>
        </w:tc>
      </w:tr>
    </w:tbl>
    <w:p w14:paraId="04366BA4" w14:textId="77777777" w:rsidR="000D6684" w:rsidRPr="004A1C2C" w:rsidRDefault="000D6684" w:rsidP="000D6684">
      <w:pPr>
        <w:pStyle w:val="42"/>
        <w:spacing w:after="72"/>
        <w:ind w:leftChars="0" w:left="0"/>
        <w:rPr>
          <w:rFonts w:ascii="標楷體" w:hAnsi="標楷體"/>
        </w:rPr>
      </w:pPr>
    </w:p>
    <w:p w14:paraId="36CC2199" w14:textId="77777777" w:rsidR="000D6684" w:rsidRDefault="000D6684" w:rsidP="000D6684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B603DCA" w14:textId="5031B074" w:rsidR="005237C4" w:rsidRDefault="005237C4" w:rsidP="005237C4">
      <w:pPr>
        <w:widowControl/>
        <w:rPr>
          <w:rFonts w:ascii="標楷體" w:hAnsi="標楷體"/>
        </w:rPr>
      </w:pPr>
    </w:p>
    <w:p w14:paraId="6D38C6C5" w14:textId="77777777" w:rsidR="00945D52" w:rsidRPr="004A1C2C" w:rsidRDefault="00945D52" w:rsidP="00945D52">
      <w:pPr>
        <w:pStyle w:val="3"/>
        <w:spacing w:after="240"/>
        <w:ind w:leftChars="100" w:left="240"/>
        <w:rPr>
          <w:rFonts w:ascii="標楷體" w:hAnsi="標楷體"/>
        </w:rPr>
      </w:pPr>
      <w:r w:rsidRPr="004A1C2C">
        <w:rPr>
          <w:rFonts w:ascii="標楷體" w:hAnsi="標楷體" w:hint="eastAsia"/>
        </w:rPr>
        <w:t>二、</w:t>
      </w:r>
      <w:r w:rsidR="004739DE" w:rsidRPr="008F20B5">
        <w:rPr>
          <w:rFonts w:ascii="標楷體" w:hAnsi="標楷體"/>
          <w:b/>
          <w:szCs w:val="32"/>
        </w:rPr>
        <w:t>E-LOAN</w:t>
      </w:r>
      <w:r w:rsidRPr="004A1C2C">
        <w:rPr>
          <w:rFonts w:ascii="標楷體" w:hAnsi="標楷體" w:cs="標楷體" w:hint="eastAsia"/>
        </w:rPr>
        <w:t>作業</w:t>
      </w:r>
    </w:p>
    <w:p w14:paraId="362E598B" w14:textId="77777777" w:rsidR="00756408" w:rsidRPr="008F20B5" w:rsidRDefault="00361479" w:rsidP="00751866">
      <w:pPr>
        <w:pStyle w:val="3"/>
        <w:numPr>
          <w:ilvl w:val="2"/>
          <w:numId w:val="64"/>
        </w:numPr>
        <w:rPr>
          <w:rFonts w:ascii="標楷體" w:hAnsi="標楷體"/>
          <w:b/>
          <w:szCs w:val="32"/>
        </w:rPr>
      </w:pPr>
      <w:bookmarkStart w:id="402" w:name="_E-LOAN上行共用區域TITA-Header欄位"/>
      <w:bookmarkStart w:id="403" w:name="_Toc22036600"/>
      <w:bookmarkEnd w:id="402"/>
      <w:r w:rsidRPr="008F20B5">
        <w:rPr>
          <w:rFonts w:ascii="標楷體" w:hAnsi="標楷體"/>
          <w:b/>
          <w:szCs w:val="32"/>
        </w:rPr>
        <w:t>E-LOAN</w:t>
      </w:r>
      <w:bookmarkStart w:id="404" w:name="_Toc22036601"/>
      <w:r w:rsidRPr="008F20B5">
        <w:rPr>
          <w:rFonts w:ascii="標楷體" w:hAnsi="標楷體" w:hint="eastAsia"/>
          <w:b/>
          <w:szCs w:val="32"/>
        </w:rPr>
        <w:t>上行</w:t>
      </w:r>
      <w:bookmarkEnd w:id="404"/>
      <w:r w:rsidRPr="008F20B5">
        <w:rPr>
          <w:rFonts w:ascii="標楷體" w:hAnsi="標楷體" w:hint="eastAsia"/>
          <w:b/>
          <w:szCs w:val="32"/>
        </w:rPr>
        <w:t>共用區域</w:t>
      </w:r>
      <w:r w:rsidRPr="008F20B5">
        <w:rPr>
          <w:rFonts w:ascii="標楷體" w:hAnsi="標楷體"/>
          <w:b/>
          <w:szCs w:val="32"/>
        </w:rPr>
        <w:t>TITA-Header欄位</w:t>
      </w:r>
      <w:bookmarkEnd w:id="403"/>
    </w:p>
    <w:p w14:paraId="56AC6CE8" w14:textId="1C1EE6F0" w:rsidR="00FA55E6" w:rsidRDefault="00361479" w:rsidP="004A1C2C">
      <w:pPr>
        <w:pStyle w:val="af9"/>
        <w:widowControl/>
        <w:ind w:leftChars="0" w:left="840" w:firstLineChars="100" w:firstLine="240"/>
        <w:rPr>
          <w:ins w:id="405" w:author="ST1" w:date="2020-12-18T11:16:00Z"/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Pr="008F20B5">
        <w:rPr>
          <w:rFonts w:ascii="標楷體" w:eastAsia="標楷體" w:hAnsi="標楷體" w:hint="eastAsia"/>
        </w:rPr>
        <w:t>型態</w:t>
      </w:r>
      <w:r w:rsidRPr="008F20B5">
        <w:rPr>
          <w:rFonts w:ascii="標楷體" w:eastAsia="標楷體" w:hAnsi="標楷體"/>
        </w:rPr>
        <w:t>X：字串，</w:t>
      </w:r>
      <w:ins w:id="406" w:author="ST1" w:date="2020-12-22T19:45:00Z">
        <w:r w:rsidR="00DF1560">
          <w:rPr>
            <w:rFonts w:ascii="標楷體" w:eastAsia="標楷體" w:hAnsi="標楷體" w:hint="eastAsia"/>
          </w:rPr>
          <w:t>若無欄位說明，則</w:t>
        </w:r>
      </w:ins>
      <w:ins w:id="407" w:author="ST1" w:date="2020-12-18T11:17:00Z">
        <w:r w:rsidR="00FA55E6">
          <w:rPr>
            <w:rFonts w:ascii="標楷體" w:eastAsia="標楷體" w:hAnsi="標楷體" w:hint="eastAsia"/>
          </w:rPr>
          <w:t>預設</w:t>
        </w:r>
        <w:r w:rsidR="005862C2">
          <w:rPr>
            <w:rFonts w:ascii="標楷體" w:eastAsia="標楷體" w:hAnsi="標楷體" w:hint="eastAsia"/>
          </w:rPr>
          <w:t>值為空字串</w:t>
        </w:r>
      </w:ins>
    </w:p>
    <w:p w14:paraId="207EFDB1" w14:textId="4C0F7B7E" w:rsidR="00361479" w:rsidRDefault="005862C2" w:rsidP="004A1C2C">
      <w:pPr>
        <w:pStyle w:val="af9"/>
        <w:widowControl/>
        <w:ind w:leftChars="0" w:left="840" w:firstLineChars="100" w:firstLine="240"/>
        <w:rPr>
          <w:ins w:id="408" w:author="ST1" w:date="2020-12-18T11:22:00Z"/>
          <w:rFonts w:ascii="標楷體" w:eastAsia="標楷體" w:hAnsi="標楷體"/>
        </w:rPr>
      </w:pPr>
      <w:ins w:id="409" w:author="ST1" w:date="2020-12-18T11:18:00Z">
        <w:r>
          <w:rPr>
            <w:rFonts w:ascii="標楷體" w:eastAsia="標楷體" w:hAnsi="標楷體" w:hint="eastAsia"/>
          </w:rPr>
          <w:t>2</w:t>
        </w:r>
        <w:r>
          <w:rPr>
            <w:rFonts w:ascii="標楷體" w:eastAsia="標楷體" w:hAnsi="標楷體"/>
          </w:rPr>
          <w:t>.</w:t>
        </w:r>
        <w:r w:rsidRPr="008F20B5">
          <w:rPr>
            <w:rFonts w:ascii="標楷體" w:eastAsia="標楷體" w:hAnsi="標楷體" w:hint="eastAsia"/>
          </w:rPr>
          <w:t>型態</w:t>
        </w:r>
      </w:ins>
      <w:r w:rsidR="00361479" w:rsidRPr="008F20B5">
        <w:rPr>
          <w:rFonts w:ascii="標楷體" w:eastAsia="標楷體" w:hAnsi="標楷體"/>
        </w:rPr>
        <w:t>9：</w:t>
      </w:r>
      <w:ins w:id="410" w:author="ST1" w:date="2020-12-18T11:20:00Z">
        <w:r w:rsidRPr="008F20B5">
          <w:rPr>
            <w:rFonts w:ascii="標楷體" w:eastAsia="標楷體" w:hAnsi="標楷體" w:hint="eastAsia"/>
            <w:lang w:eastAsia="zh-HK"/>
          </w:rPr>
          <w:t>數字</w:t>
        </w:r>
        <w:r>
          <w:rPr>
            <w:rFonts w:ascii="標楷體" w:eastAsia="標楷體" w:hAnsi="標楷體" w:hint="eastAsia"/>
            <w:lang w:eastAsia="zh-HK"/>
          </w:rPr>
          <w:t>，</w:t>
        </w:r>
      </w:ins>
      <w:ins w:id="411" w:author="ST1" w:date="2020-12-22T19:46:00Z">
        <w:r w:rsidR="00DF1560">
          <w:rPr>
            <w:rFonts w:ascii="標楷體" w:eastAsia="標楷體" w:hAnsi="標楷體" w:hint="eastAsia"/>
          </w:rPr>
          <w:t>若無欄位說明，則預設</w:t>
        </w:r>
      </w:ins>
      <w:ins w:id="412" w:author="ST1" w:date="2020-12-18T11:18:00Z">
        <w:del w:id="413" w:author="ST1" w:date="2020-12-22T19:46:00Z">
          <w:r w:rsidDel="00DF1560">
            <w:rPr>
              <w:rFonts w:ascii="標楷體" w:eastAsia="標楷體" w:hAnsi="標楷體" w:hint="eastAsia"/>
            </w:rPr>
            <w:delText>預設</w:delText>
          </w:r>
        </w:del>
        <w:r>
          <w:rPr>
            <w:rFonts w:ascii="標楷體" w:eastAsia="標楷體" w:hAnsi="標楷體" w:hint="eastAsia"/>
          </w:rPr>
          <w:t>值為0</w:t>
        </w:r>
      </w:ins>
      <w:ins w:id="414" w:author="ST1" w:date="2020-12-18T11:19:00Z">
        <w:del w:id="415" w:author="ST1" w:date="2020-12-22T19:46:00Z">
          <w:r w:rsidDel="00DF1560">
            <w:rPr>
              <w:rFonts w:ascii="標楷體" w:eastAsia="標楷體" w:hAnsi="標楷體" w:hint="eastAsia"/>
            </w:rPr>
            <w:delText>，</w:delText>
          </w:r>
        </w:del>
      </w:ins>
      <w:del w:id="416" w:author="ST1" w:date="2020-12-22T19:46:00Z">
        <w:r w:rsidR="00361479" w:rsidRPr="008F20B5" w:rsidDel="00DF1560">
          <w:rPr>
            <w:rFonts w:ascii="標楷體" w:eastAsia="標楷體" w:hAnsi="標楷體" w:hint="eastAsia"/>
            <w:lang w:eastAsia="zh-HK"/>
          </w:rPr>
          <w:delText>數字</w:delText>
        </w:r>
        <w:r w:rsidR="00361479" w:rsidRPr="008F20B5" w:rsidDel="00DF1560">
          <w:rPr>
            <w:rFonts w:ascii="標楷體" w:eastAsia="標楷體" w:hAnsi="標楷體" w:hint="eastAsia"/>
          </w:rPr>
          <w:delText>左補</w:delText>
        </w:r>
        <w:r w:rsidR="00361479" w:rsidRPr="008F20B5" w:rsidDel="00DF1560">
          <w:rPr>
            <w:rFonts w:ascii="標楷體" w:eastAsia="標楷體" w:hAnsi="標楷體"/>
          </w:rPr>
          <w:delText>0</w:delText>
        </w:r>
      </w:del>
    </w:p>
    <w:p w14:paraId="035E7982" w14:textId="7A0C7E2F" w:rsidR="005862C2" w:rsidRDefault="005862C2" w:rsidP="004A1C2C">
      <w:pPr>
        <w:pStyle w:val="af9"/>
        <w:widowControl/>
        <w:ind w:leftChars="0" w:left="840" w:firstLineChars="100" w:firstLine="240"/>
        <w:rPr>
          <w:ins w:id="417" w:author="ST1" w:date="2020-12-18T11:29:00Z"/>
          <w:rFonts w:ascii="標楷體" w:eastAsia="標楷體" w:hAnsi="標楷體"/>
          <w:b/>
        </w:rPr>
      </w:pPr>
      <w:ins w:id="418" w:author="ST1" w:date="2020-12-18T11:22:00Z">
        <w:r>
          <w:rPr>
            <w:rFonts w:ascii="標楷體" w:eastAsia="標楷體" w:hAnsi="標楷體" w:hint="eastAsia"/>
          </w:rPr>
          <w:t>3</w:t>
        </w:r>
        <w:r>
          <w:rPr>
            <w:rFonts w:ascii="標楷體" w:eastAsia="標楷體" w:hAnsi="標楷體"/>
          </w:rPr>
          <w:t>.</w:t>
        </w:r>
        <w:r>
          <w:rPr>
            <w:rFonts w:ascii="標楷體" w:eastAsia="標楷體" w:hAnsi="標楷體" w:hint="eastAsia"/>
          </w:rPr>
          <w:t>日</w:t>
        </w:r>
      </w:ins>
      <w:ins w:id="419" w:author="ST1" w:date="2020-12-18T11:23:00Z">
        <w:r>
          <w:rPr>
            <w:rFonts w:ascii="標楷體" w:eastAsia="標楷體" w:hAnsi="標楷體" w:hint="eastAsia"/>
          </w:rPr>
          <w:t>期</w:t>
        </w:r>
        <w:r w:rsidRPr="005862C2">
          <w:rPr>
            <w:rFonts w:ascii="標楷體" w:eastAsia="標楷體" w:hAnsi="標楷體" w:hint="eastAsia"/>
            <w:rPrChange w:id="420" w:author="ST1" w:date="2020-12-18T11:23:00Z">
              <w:rPr>
                <w:rFonts w:ascii="標楷體" w:eastAsia="標楷體" w:hAnsi="標楷體" w:hint="eastAsia"/>
                <w:b/>
              </w:rPr>
            </w:rPrChange>
          </w:rPr>
          <w:t>欄</w:t>
        </w:r>
      </w:ins>
      <w:ins w:id="421" w:author="ST1" w:date="2020-12-18T11:25:00Z">
        <w:r w:rsidRPr="008F20B5">
          <w:rPr>
            <w:rFonts w:ascii="標楷體" w:eastAsia="標楷體" w:hAnsi="標楷體"/>
          </w:rPr>
          <w:t>：</w:t>
        </w:r>
        <w:r>
          <w:rPr>
            <w:rFonts w:ascii="標楷體" w:eastAsia="標楷體" w:hAnsi="標楷體" w:hint="eastAsia"/>
          </w:rPr>
          <w:t xml:space="preserve"> </w:t>
        </w:r>
      </w:ins>
      <w:ins w:id="422" w:author="ST1" w:date="2020-12-18T11:24:00Z">
        <w:r>
          <w:rPr>
            <w:rFonts w:ascii="標楷體" w:eastAsia="標楷體" w:hAnsi="標楷體" w:hint="eastAsia"/>
          </w:rPr>
          <w:t>YYYMM</w:t>
        </w:r>
      </w:ins>
      <w:ins w:id="423" w:author="ST1" w:date="2020-12-18T11:26:00Z">
        <w:r>
          <w:rPr>
            <w:rFonts w:ascii="標楷體" w:eastAsia="標楷體" w:hAnsi="標楷體" w:hint="eastAsia"/>
          </w:rPr>
          <w:t>:民國年</w:t>
        </w:r>
      </w:ins>
      <w:ins w:id="424" w:author="ST1" w:date="2020-12-18T11:25:00Z">
        <w:r>
          <w:rPr>
            <w:rFonts w:ascii="標楷體" w:eastAsia="標楷體" w:hAnsi="標楷體" w:hint="eastAsia"/>
          </w:rPr>
          <w:t>，</w:t>
        </w:r>
      </w:ins>
      <w:ins w:id="425" w:author="ST1" w:date="2020-12-18T11:26:00Z">
        <w:r w:rsidRPr="004A1C2C">
          <w:rPr>
            <w:rFonts w:ascii="標楷體" w:eastAsia="標楷體" w:hAnsi="標楷體"/>
            <w:color w:val="000000" w:themeColor="text1"/>
          </w:rPr>
          <w:t>Yyyymmdd</w:t>
        </w:r>
        <w:r>
          <w:rPr>
            <w:rFonts w:ascii="標楷體" w:eastAsia="標楷體" w:hAnsi="標楷體" w:hint="eastAsia"/>
            <w:color w:val="000000" w:themeColor="text1"/>
          </w:rPr>
          <w:t>:</w:t>
        </w:r>
        <w:r>
          <w:rPr>
            <w:rFonts w:ascii="標楷體" w:eastAsia="標楷體" w:hAnsi="標楷體" w:hint="eastAsia"/>
          </w:rPr>
          <w:t>西元年</w:t>
        </w:r>
      </w:ins>
      <w:ins w:id="426" w:author="ST1" w:date="2020-12-18T11:27:00Z">
        <w:r>
          <w:rPr>
            <w:rFonts w:ascii="標楷體" w:eastAsia="標楷體" w:hAnsi="標楷體" w:hint="eastAsia"/>
          </w:rPr>
          <w:t>(</w:t>
        </w:r>
        <w:r w:rsidRPr="004C258A">
          <w:rPr>
            <w:rFonts w:ascii="標楷體" w:eastAsia="標楷體" w:hAnsi="標楷體" w:hint="eastAsia"/>
            <w:rPrChange w:id="427" w:author="ST1" w:date="2020-12-18T11:28:00Z">
              <w:rPr>
                <w:rFonts w:ascii="標楷體" w:eastAsia="標楷體" w:hAnsi="標楷體" w:hint="eastAsia"/>
                <w:b/>
              </w:rPr>
            </w:rPrChange>
          </w:rPr>
          <w:t>欄位說明</w:t>
        </w:r>
      </w:ins>
      <w:ins w:id="428" w:author="ST1" w:date="2020-12-18T11:28:00Z">
        <w:r w:rsidR="004C258A">
          <w:rPr>
            <w:rFonts w:ascii="標楷體" w:eastAsia="標楷體" w:hAnsi="標楷體" w:hint="eastAsia"/>
          </w:rPr>
          <w:t>內</w:t>
        </w:r>
      </w:ins>
      <w:ins w:id="429" w:author="ST1" w:date="2020-12-18T11:27:00Z">
        <w:r w:rsidRPr="004C258A">
          <w:rPr>
            <w:rFonts w:ascii="標楷體" w:eastAsia="標楷體" w:hAnsi="標楷體" w:hint="eastAsia"/>
            <w:rPrChange w:id="430" w:author="ST1" w:date="2020-12-18T11:28:00Z">
              <w:rPr>
                <w:rFonts w:ascii="標楷體" w:eastAsia="標楷體" w:hAnsi="標楷體" w:hint="eastAsia"/>
                <w:b/>
              </w:rPr>
            </w:rPrChange>
          </w:rPr>
          <w:t>會標示</w:t>
        </w:r>
      </w:ins>
      <w:ins w:id="431" w:author="ST1" w:date="2020-12-18T11:28:00Z">
        <w:r w:rsidR="004C258A">
          <w:rPr>
            <w:rFonts w:ascii="標楷體" w:eastAsia="標楷體" w:hAnsi="標楷體" w:hint="eastAsia"/>
          </w:rPr>
          <w:t>該欄為</w:t>
        </w:r>
      </w:ins>
      <w:ins w:id="432" w:author="ST1" w:date="2020-12-18T11:27:00Z">
        <w:r>
          <w:rPr>
            <w:rFonts w:ascii="標楷體" w:eastAsia="標楷體" w:hAnsi="標楷體" w:hint="eastAsia"/>
          </w:rPr>
          <w:t>西元年</w:t>
        </w:r>
        <w:r>
          <w:rPr>
            <w:rFonts w:ascii="標楷體" w:eastAsia="標楷體" w:hAnsi="標楷體" w:hint="eastAsia"/>
            <w:b/>
          </w:rPr>
          <w:t>)</w:t>
        </w:r>
      </w:ins>
      <w:ins w:id="433" w:author="ST1" w:date="2020-12-18T11:29:00Z">
        <w:r w:rsidR="007C5613">
          <w:rPr>
            <w:rFonts w:ascii="標楷體" w:eastAsia="標楷體" w:hAnsi="標楷體" w:hint="eastAsia"/>
            <w:b/>
          </w:rPr>
          <w:t>，</w:t>
        </w:r>
      </w:ins>
    </w:p>
    <w:p w14:paraId="4C51D94B" w14:textId="4FDD65AE" w:rsidR="007C5613" w:rsidRPr="007C5613" w:rsidRDefault="007C5613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ins w:id="434" w:author="ST1" w:date="2020-12-18T11:29:00Z">
        <w:r>
          <w:rPr>
            <w:rFonts w:ascii="標楷體" w:eastAsia="標楷體" w:hAnsi="標楷體" w:hint="eastAsia"/>
            <w:b/>
          </w:rPr>
          <w:t xml:space="preserve">           </w:t>
        </w:r>
      </w:ins>
      <w:ins w:id="435" w:author="ST1" w:date="2020-12-18T11:31:00Z">
        <w:r>
          <w:rPr>
            <w:rFonts w:ascii="標楷體" w:eastAsia="標楷體" w:hAnsi="標楷體" w:hint="eastAsia"/>
            <w:b/>
          </w:rPr>
          <w:t>其</w:t>
        </w:r>
      </w:ins>
      <w:ins w:id="436" w:author="ST1" w:date="2020-12-18T11:29:00Z">
        <w:r>
          <w:rPr>
            <w:rFonts w:ascii="標楷體" w:eastAsia="標楷體" w:hAnsi="標楷體" w:hint="eastAsia"/>
          </w:rPr>
          <w:t>預設值</w:t>
        </w:r>
        <w:r>
          <w:rPr>
            <w:rFonts w:ascii="標楷體" w:eastAsia="標楷體" w:hAnsi="標楷體" w:hint="eastAsia"/>
            <w:b/>
          </w:rPr>
          <w:t>依</w:t>
        </w:r>
        <w:r w:rsidRPr="008F20B5">
          <w:rPr>
            <w:rFonts w:ascii="標楷體" w:eastAsia="標楷體" w:hAnsi="標楷體" w:hint="eastAsia"/>
          </w:rPr>
          <w:t>型態</w:t>
        </w:r>
      </w:ins>
      <w:ins w:id="437" w:author="ST1" w:date="2020-12-18T11:30:00Z">
        <w:r>
          <w:rPr>
            <w:rFonts w:ascii="標楷體" w:eastAsia="標楷體" w:hAnsi="標楷體" w:hint="eastAsia"/>
          </w:rPr>
          <w:t>為X</w:t>
        </w:r>
      </w:ins>
      <w:ins w:id="438" w:author="ST1" w:date="2020-12-18T11:31:00Z">
        <w:r>
          <w:rPr>
            <w:rFonts w:ascii="標楷體" w:eastAsia="標楷體" w:hAnsi="標楷體"/>
          </w:rPr>
          <w:t>:</w:t>
        </w:r>
      </w:ins>
      <w:ins w:id="439" w:author="ST1" w:date="2020-12-18T11:30:00Z">
        <w:r>
          <w:rPr>
            <w:rFonts w:ascii="標楷體" w:eastAsia="標楷體" w:hAnsi="標楷體" w:hint="eastAsia"/>
          </w:rPr>
          <w:t>空字串、</w:t>
        </w:r>
      </w:ins>
      <w:ins w:id="440" w:author="ST1" w:date="2020-12-18T11:31:00Z">
        <w:r w:rsidRPr="008F20B5">
          <w:rPr>
            <w:rFonts w:ascii="標楷體" w:eastAsia="標楷體" w:hAnsi="標楷體"/>
          </w:rPr>
          <w:t>9</w:t>
        </w:r>
        <w:r>
          <w:rPr>
            <w:rFonts w:ascii="標楷體" w:eastAsia="標楷體" w:hAnsi="標楷體" w:hint="eastAsia"/>
          </w:rPr>
          <w:t>:0</w:t>
        </w:r>
      </w:ins>
    </w:p>
    <w:tbl>
      <w:tblPr>
        <w:tblW w:w="11057" w:type="dxa"/>
        <w:tblInd w:w="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  <w:tblPrChange w:id="441" w:author="ST1" w:date="2020-12-18T11:26:00Z">
          <w:tblPr>
            <w:tblW w:w="10206" w:type="dxa"/>
            <w:tblInd w:w="28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567"/>
        <w:gridCol w:w="1985"/>
        <w:gridCol w:w="2268"/>
        <w:gridCol w:w="992"/>
        <w:gridCol w:w="851"/>
        <w:gridCol w:w="851"/>
        <w:gridCol w:w="3543"/>
        <w:tblGridChange w:id="442">
          <w:tblGrid>
            <w:gridCol w:w="567"/>
            <w:gridCol w:w="1985"/>
            <w:gridCol w:w="2268"/>
            <w:gridCol w:w="992"/>
            <w:gridCol w:w="851"/>
            <w:gridCol w:w="851"/>
            <w:gridCol w:w="3543"/>
          </w:tblGrid>
        </w:tblGridChange>
      </w:tblGrid>
      <w:tr w:rsidR="005862C2" w:rsidRPr="008F20B5" w14:paraId="493AA1B4" w14:textId="77777777" w:rsidTr="005862C2">
        <w:trPr>
          <w:cantSplit/>
          <w:trHeight w:val="316"/>
          <w:tblHeader/>
          <w:trPrChange w:id="443" w:author="ST1" w:date="2020-12-18T11:26:00Z">
            <w:trPr>
              <w:cantSplit/>
              <w:trHeight w:val="316"/>
              <w:tblHeader/>
            </w:trPr>
          </w:trPrChange>
        </w:trPr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4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42D7295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535AF295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4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63192C7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4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57CCF354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4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6C9FCCA2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PrChange w:id="44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</w:tcPr>
            </w:tcPrChange>
          </w:tcPr>
          <w:p w14:paraId="6710481B" w14:textId="77777777" w:rsidR="005862C2" w:rsidRPr="008F20B5" w:rsidRDefault="005862C2" w:rsidP="00C95E73">
            <w:pPr>
              <w:widowControl/>
              <w:jc w:val="center"/>
              <w:rPr>
                <w:ins w:id="449" w:author="ST1" w:date="2020-12-18T11:26:00Z"/>
                <w:rFonts w:ascii="標楷體" w:eastAsia="標楷體" w:hAnsi="標楷體"/>
                <w:b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5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497A4B00" w14:textId="04E883AD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5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739C2B6B" w14:textId="77777777" w:rsidR="005862C2" w:rsidRPr="008F20B5" w:rsidRDefault="005862C2" w:rsidP="00C95E73">
            <w:pPr>
              <w:spacing w:line="140" w:lineRule="atLeast"/>
              <w:ind w:rightChars="-11" w:right="-26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5862C2" w:rsidRPr="008F20B5" w14:paraId="651BE087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A08D68" w14:textId="1856F7C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5D952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KINBR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72F4F0F" w14:textId="35D799A8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F8C925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5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FAAF9BC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5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4949FC" w14:textId="76AB2B59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A83592" w14:textId="0FA83E5E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3F6EC8E0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81879C" w14:textId="27DE937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3C7370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TLRNO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2594FD" w14:textId="6B84F750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D166C7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6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7F68430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6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60DB54" w14:textId="7D3B5345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1CAE2E1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'E-LOAN'</w:t>
            </w:r>
          </w:p>
        </w:tc>
      </w:tr>
      <w:tr w:rsidR="005862C2" w:rsidRPr="008F20B5" w14:paraId="3474DD43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1D0BE0" w14:textId="0E1CF0FF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5D435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DECB4C5" w14:textId="7142D131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DFDFCE" w14:textId="446D5791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7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7D20F28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7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99AD97" w14:textId="773A04AB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7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9A545D5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DE6B505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5927DD" w14:textId="31C5311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15AF891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ENTDY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9FE9DC3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帳務日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7F6E61C" w14:textId="74F909E8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8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2BFFE54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8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5E6705A" w14:textId="209C2EE6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470FEAB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618E1A2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99E3AC" w14:textId="0C99B865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8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3C00112" w14:textId="5B004BAE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ORGKIN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F5E33B" w14:textId="32A0FAE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原交易序號－單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1B4A83" w14:textId="35A0BAE8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8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222DF68" w14:textId="77777777" w:rsidR="005862C2" w:rsidRPr="008F20B5" w:rsidRDefault="005862C2" w:rsidP="00EE2BAC">
            <w:pPr>
              <w:spacing w:line="140" w:lineRule="atLeast"/>
              <w:jc w:val="center"/>
              <w:rPr>
                <w:ins w:id="48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067C00" w14:textId="3A8CAF03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CFE1DE" w14:textId="190F6BCC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119533A8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2A001B" w14:textId="2E82C7BC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9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252D3F7" w14:textId="3564448D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ORGTLR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9A817E" w14:textId="1F6C78B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66CC04" w14:textId="2590B28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9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72E2F82" w14:textId="77777777" w:rsidR="005862C2" w:rsidRPr="008F20B5" w:rsidRDefault="005862C2" w:rsidP="00EE2BAC">
            <w:pPr>
              <w:spacing w:line="140" w:lineRule="atLeast"/>
              <w:jc w:val="center"/>
              <w:rPr>
                <w:ins w:id="49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AD7810" w14:textId="4EE1600A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E3EA03" w14:textId="48D86FE7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429DC75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8867DF" w14:textId="465E960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0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F05C175" w14:textId="62A6B61A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ADB919F" w14:textId="0469C125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6E8516" w14:textId="55F5B33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0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D3FFE6C" w14:textId="77777777" w:rsidR="005862C2" w:rsidRPr="008F20B5" w:rsidRDefault="005862C2" w:rsidP="00EE2BAC">
            <w:pPr>
              <w:spacing w:line="140" w:lineRule="atLeast"/>
              <w:jc w:val="center"/>
              <w:rPr>
                <w:ins w:id="50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EF46E71" w14:textId="01E159D5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23DA988" w14:textId="4225BE63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FF0000"/>
              </w:rPr>
              <w:t>0</w:t>
            </w:r>
          </w:p>
        </w:tc>
      </w:tr>
      <w:tr w:rsidR="005862C2" w:rsidRPr="008F20B5" w14:paraId="10E8BF53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039FE98" w14:textId="10FDFF39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E8DF90" w14:textId="7B34DD95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ORGDD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FD5890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原帳務日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F7AD97" w14:textId="36259FF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8411C6A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1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1CB229D" w14:textId="5B1037F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FBDA0C" w14:textId="4F60347A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3F323DD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C009923" w14:textId="3D960F8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DFFA03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TRMTYP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B2494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前置系統種類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B206D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2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28F1CF4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2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4BCCB49" w14:textId="14EBBB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CF6218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'EL'</w:t>
            </w:r>
          </w:p>
        </w:tc>
      </w:tr>
      <w:tr w:rsidR="005862C2" w:rsidRPr="008F20B5" w14:paraId="1939404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B39367" w14:textId="40DE812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2AA02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4EA174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294BC3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2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F4AE4B2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2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04ECC2" w14:textId="375692C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5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66723B" w14:textId="20D233A7" w:rsidR="005862C2" w:rsidRPr="004A1C2C" w:rsidRDefault="005862C2" w:rsidP="004A1C2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'L7100'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：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E-LOAN案件資料上送</w:t>
            </w:r>
          </w:p>
        </w:tc>
      </w:tr>
      <w:tr w:rsidR="005862C2" w:rsidRPr="008F20B5" w14:paraId="6362FDAF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83BB3D" w14:textId="20EF53C6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B2F610" w14:textId="532E9EBB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MRKEY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896BB06" w14:textId="1F6C78D7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991AEA5" w14:textId="1A11740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3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A33EA11" w14:textId="77777777" w:rsidR="005862C2" w:rsidRPr="008F20B5" w:rsidRDefault="005862C2" w:rsidP="00EE2BAC">
            <w:pPr>
              <w:spacing w:line="140" w:lineRule="atLeast"/>
              <w:jc w:val="center"/>
              <w:rPr>
                <w:ins w:id="53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E5C522" w14:textId="47343DCE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C8975A" w14:textId="76B69321" w:rsidR="005862C2" w:rsidRPr="008F20B5" w:rsidRDefault="005862C2" w:rsidP="006F25D3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TXCD='L7100'放空白</w:t>
            </w:r>
          </w:p>
        </w:tc>
      </w:tr>
      <w:tr w:rsidR="005862C2" w:rsidRPr="008F20B5" w14:paraId="7774A820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EF1E9C" w14:textId="55373F4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12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0762202" w14:textId="4382EB4B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CIFKEY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F0390AD" w14:textId="77777777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D2108B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4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60ECA76" w14:textId="77777777" w:rsidR="005862C2" w:rsidRPr="008F20B5" w:rsidRDefault="005862C2" w:rsidP="00EE2BAC">
            <w:pPr>
              <w:spacing w:line="140" w:lineRule="atLeast"/>
              <w:jc w:val="center"/>
              <w:rPr>
                <w:ins w:id="545" w:author="ST1" w:date="2020-12-18T11:26:00Z"/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3D17A37" w14:textId="74A76D08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r w:rsidRPr="004A1C2C">
              <w:rPr>
                <w:rFonts w:ascii="標楷體" w:eastAsia="標楷體" w:hAnsi="標楷體"/>
              </w:rPr>
              <w:t>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4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E9F7C69" w14:textId="20C53A4A" w:rsidR="005862C2" w:rsidRPr="008F20B5" w:rsidRDefault="005862C2" w:rsidP="004A1C2C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TXCD='L7100'</w:t>
            </w:r>
            <w:r w:rsidRPr="004A1C2C">
              <w:rPr>
                <w:rFonts w:ascii="標楷體" w:eastAsia="標楷體" w:hAnsi="標楷體" w:hint="eastAsia"/>
              </w:rPr>
              <w:t>放統一編號</w:t>
            </w:r>
          </w:p>
        </w:tc>
      </w:tr>
      <w:tr w:rsidR="005862C2" w:rsidRPr="008F20B5" w14:paraId="49E4992D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4BEA01" w14:textId="0849832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5CDD56" w14:textId="6F08A428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CIFERR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A41631" w14:textId="18E6B3CE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統一編號錯誤註記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F4297E" w14:textId="6F04CFAA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5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EFD4123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5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E8C2DB" w14:textId="1079E2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5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D881D9B" w14:textId="77777777" w:rsidR="005862C2" w:rsidRPr="004A1C2C" w:rsidRDefault="005862C2" w:rsidP="00EE2BA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5862C2" w:rsidRPr="008F20B5" w14:paraId="4CFEB8D6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62C7B0" w14:textId="4959FD0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9392B6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HCODE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703FE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訂正記號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50A7C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6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98203A4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6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B419133" w14:textId="44B89D9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D6C40CC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4EC741E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305C4B4" w14:textId="1C4CCEB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581ADC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CRDB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0B5239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借貸別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75E288E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6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8457691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6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468CE0" w14:textId="0BD2925B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975D8B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F8775C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2F5579" w14:textId="49A2D57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EEF41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HSUPCD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217478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中心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AP要求端末主管授權記號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21290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7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4A7194D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7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305AA5" w14:textId="0BE2536C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3124901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7F3057E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D6DCD0" w14:textId="33585F0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5E216F0" w14:textId="6F0F96F1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96ED4D" w14:textId="6750F7C9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幣別代碼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21A5CF8" w14:textId="5938FF70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8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5269408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8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6D6033" w14:textId="198241E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71050A8" w14:textId="1E4EE71E" w:rsidR="005862C2" w:rsidRPr="00DA4FCA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  <w:highlight w:val="yellow"/>
                <w:rPrChange w:id="588" w:author="ST1" w:date="2020-12-10T11:58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ins w:id="589" w:author="ST1" w:date="2020-12-10T11:58:00Z">
              <w:r w:rsidRPr="00DA4FCA">
                <w:rPr>
                  <w:rFonts w:ascii="標楷體" w:eastAsia="標楷體" w:hAnsi="標楷體"/>
                  <w:color w:val="000000" w:themeColor="text1"/>
                  <w:highlight w:val="yellow"/>
                  <w:rPrChange w:id="590" w:author="ST1" w:date="2020-12-10T11:58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0</w:t>
              </w:r>
            </w:ins>
          </w:p>
        </w:tc>
      </w:tr>
      <w:tr w:rsidR="005862C2" w:rsidRPr="008F20B5" w14:paraId="098C008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1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BDC834" w14:textId="06E301C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2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B6513B" w14:textId="4DC906B0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CURNM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3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56EBD9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4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A2AC23" w14:textId="34127963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9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60A730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96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B29F6B" w14:textId="2409C65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3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8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9AAA82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'TWD'</w:t>
            </w:r>
          </w:p>
        </w:tc>
      </w:tr>
      <w:tr w:rsidR="005862C2" w:rsidRPr="008F20B5" w14:paraId="5D9E0A7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9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FC7FC6" w14:textId="5A02276D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0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BEB52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TXAMT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1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37A9E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交易金額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2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7DC08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0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C70FB25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04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34F20E7" w14:textId="79EBF709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12.2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6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DAE2A6A" w14:textId="2521CCE1" w:rsidR="005862C2" w:rsidRPr="004A1C2C" w:rsidRDefault="005862C2" w:rsidP="00363C89">
            <w:pPr>
              <w:spacing w:line="140" w:lineRule="atLeast"/>
              <w:ind w:rightChars="225" w:right="5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'000000000000.00'</w:t>
            </w:r>
          </w:p>
        </w:tc>
      </w:tr>
      <w:tr w:rsidR="005862C2" w:rsidRPr="008F20B5" w14:paraId="2515592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7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05190E" w14:textId="1CBD974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8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59EF80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9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9E7C2F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0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0F0E2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1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10D05C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12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9E2051" w14:textId="455FA36A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4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4AA7D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</w:tr>
      <w:tr w:rsidR="005862C2" w:rsidRPr="008F20B5" w14:paraId="35C0E772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5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F098DD9" w14:textId="30603EF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6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939A84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7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59BAE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8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07856C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1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CB913DB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20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3A579BD" w14:textId="6BA38F30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2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3C2E17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</w:tr>
      <w:tr w:rsidR="005862C2" w:rsidRPr="008F20B5" w14:paraId="409983D5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3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47BD801" w14:textId="775CD6A8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4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E1A852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5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737E31" w14:textId="20619859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交易日期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(日曆日)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6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BBCE0C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2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1BC4A2A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28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0867B2" w14:textId="633BA1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0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57EE811" w14:textId="1802265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Yyyymmdd</w:t>
            </w:r>
            <w:ins w:id="631" w:author="ST1" w:date="2020-12-18T11:22:00Z">
              <w:r>
                <w:rPr>
                  <w:rFonts w:ascii="標楷體" w:eastAsia="標楷體" w:hAnsi="標楷體" w:hint="eastAsia"/>
                  <w:color w:val="000000" w:themeColor="text1"/>
                </w:rPr>
                <w:t>(西元)</w:t>
              </w:r>
            </w:ins>
          </w:p>
        </w:tc>
      </w:tr>
      <w:tr w:rsidR="005862C2" w:rsidRPr="008F20B5" w14:paraId="25C56407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6349EF" w14:textId="3FA3E31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818419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CALTM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5985F8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交易時間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1955738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3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877BB41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3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3FDA62" w14:textId="2F75E24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1A9AFAD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hhmmssss</w:t>
            </w:r>
          </w:p>
        </w:tc>
      </w:tr>
      <w:tr w:rsidR="005862C2" w:rsidRPr="008F20B5" w14:paraId="5EDF707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09B34C4" w14:textId="0D4ADC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43FCF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MTTPSEQ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4CB80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連動次數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3C707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4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EB68BD4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4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B30DC5" w14:textId="0457933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32433AE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6D3009B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E9EE9A" w14:textId="0C0234A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573695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TOTAFG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9C9E1F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下送電文處理方式</w:t>
            </w:r>
          </w:p>
          <w:p w14:paraId="7E6AE69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lastRenderedPageBreak/>
              <w:t>0：多筆(不串接)</w:t>
            </w:r>
          </w:p>
          <w:p w14:paraId="661D6587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1：多筆(串接)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0CCE641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lastRenderedPageBreak/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5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F36BE56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5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AA08E8" w14:textId="2C1F135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24761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38F2520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6F843DD" w14:textId="198DDDD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lastRenderedPageBreak/>
              <w:t>26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D50344D" w14:textId="3FB30BB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F33E99" w14:textId="4D1FA6C9" w:rsidR="005862C2" w:rsidRPr="008F20B5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B53824" w14:textId="569FC57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6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3E10C7E" w14:textId="77777777" w:rsidR="005862C2" w:rsidRPr="008F20B5" w:rsidRDefault="005862C2" w:rsidP="00363C89">
            <w:pPr>
              <w:spacing w:line="140" w:lineRule="atLeast"/>
              <w:jc w:val="center"/>
              <w:rPr>
                <w:ins w:id="66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1379EA3" w14:textId="3230C42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DCD99B9" w14:textId="1787845B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4C2D2F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CB399D" w14:textId="4BAA617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6E06D0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A083E0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掛帳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940F5B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6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E04D5D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6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1FB039" w14:textId="3BA903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7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6B83168" w14:textId="015BFD7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15C9114B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6E4C14" w14:textId="4118761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E6953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9AB18EF" w14:textId="6276DD05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收件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3E8777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7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6A1A424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7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83D017A" w14:textId="7A8CCD0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7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76E83F4" w14:textId="674358F6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7B07046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DA92211" w14:textId="1DB8B70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8CCC6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8975C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審核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7883F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8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67F1E0E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8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6BCD24" w14:textId="0222A776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8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8A98959" w14:textId="1356431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201C3061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416060" w14:textId="6F59A4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1B251C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6B5BA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一／二／三段式交易記號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FA88750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9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86E5393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9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F5BF0E3" w14:textId="55B0BDC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53512BA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</w:tr>
      <w:tr w:rsidR="005862C2" w:rsidRPr="008F20B5" w14:paraId="47A260EB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78C5AA" w14:textId="5D112A5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843EF1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ACTFG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138013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交易進行記號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C93C692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0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A2F523A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0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3580DD" w14:textId="3B8937D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9D9678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785DCA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B6D03B8" w14:textId="7692436A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034765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SECNO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ACF944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結帳業務別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E383B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0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C3C995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0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41C1ED" w14:textId="247233D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5B979E3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FC70431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56F78D9" w14:textId="6431245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07BBF7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MCNT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6C7578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修正次數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9E35C80" w14:textId="4C4C91CC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1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853C2BC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1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608786" w14:textId="4BD3D308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3BDE2C" w14:textId="308217A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EB51C3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0F8AD34" w14:textId="09D3162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F19A93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TITFCD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7C75A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有無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 xml:space="preserve"> TITF 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BB1C27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2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8C46AF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2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833E7BF" w14:textId="60625E3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4E739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3E76C175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08DBFF" w14:textId="0205828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ECBA4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RELOAD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B3EEB1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更正重登記號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D8EA85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704286F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3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A9D194" w14:textId="62489EE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5D9C56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A0A6BE1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E87274" w14:textId="286D3CE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C7BBAE3" w14:textId="01C624D1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BATCHNO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BD5BED" w14:textId="297F2791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87C552E" w14:textId="0E1D9DA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C7BE4CA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4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4DCCDDB" w14:textId="158FE61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4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D2260C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50E7D67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4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9D8F94" w14:textId="7173D2C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59A1C53" w14:textId="51825FF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DELAY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43D63C9" w14:textId="1837C9A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229E260" w14:textId="014B60D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1527F1E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4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BDE33E0" w14:textId="4804F5B2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5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78D84B" w14:textId="33890CDC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31B46E2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5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79DA5BE" w14:textId="49A9F21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5EC2C6A" w14:textId="11A9488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FMTCHK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0708F70" w14:textId="2F3ECFC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93B869E" w14:textId="12D85506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D1BDA68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5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BA82774" w14:textId="54E3400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5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CFE4EA1" w14:textId="55EA1CD2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7132086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6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32EEDC0" w14:textId="7A64CFAC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A63C254" w14:textId="26510252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FROMMQ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022F9B6" w14:textId="17B4BD5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8D2BC39" w14:textId="1042830D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D3368E6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6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78B88FD" w14:textId="20969DE0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6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1300D0" w14:textId="4343A125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1BFA10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6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1DC72A" w14:textId="5E095F3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76E6B60" w14:textId="0CD2C701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FUNCIND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21A28E8" w14:textId="0BCF6142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09FF665" w14:textId="34962583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C87F192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7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3BC3750" w14:textId="484C272E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7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A2E1DC" w14:textId="56118073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7FAF0E99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7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9E596C" w14:textId="605366C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7D96D48" w14:textId="282FE13C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LockNo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B425652" w14:textId="4FE079F6" w:rsidR="005862C2" w:rsidRPr="004A1C2C" w:rsidRDefault="005862C2" w:rsidP="004A1C2C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AF66899" w14:textId="71B3B0E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C9947E2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8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A178321" w14:textId="764B2A0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8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0E891E" w14:textId="69E8F2AC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1CB5DC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8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94E1BC" w14:textId="7FB0213E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3A4E30E" w14:textId="7165E527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LockCustNo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7A7705E" w14:textId="6DD232F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D8EAFA5" w14:textId="5202ED9D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F9BBA4C" w14:textId="77777777" w:rsidR="005862C2" w:rsidRPr="008F20B5" w:rsidRDefault="005862C2" w:rsidP="00363C89">
            <w:pPr>
              <w:spacing w:line="140" w:lineRule="atLeast"/>
              <w:jc w:val="center"/>
              <w:rPr>
                <w:ins w:id="78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5F5438E" w14:textId="5F67790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7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9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2D66BD" w14:textId="4208C22E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29CB9E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9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DE19D6" w14:textId="3AE077D8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D91EDA1" w14:textId="465C064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AUTHNO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255E685" w14:textId="28B7F56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權限群組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4795C87" w14:textId="4BD7EDC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6C8B78B" w14:textId="77777777" w:rsidR="005862C2" w:rsidRPr="008F20B5" w:rsidRDefault="005862C2" w:rsidP="00363C89">
            <w:pPr>
              <w:spacing w:line="140" w:lineRule="atLeast"/>
              <w:jc w:val="center"/>
              <w:rPr>
                <w:ins w:id="79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EDF6335" w14:textId="3446AF88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9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EDE2FD" w14:textId="1341B092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T1000</w:t>
            </w:r>
          </w:p>
        </w:tc>
      </w:tr>
      <w:tr w:rsidR="005862C2" w:rsidRPr="008F20B5" w14:paraId="5D27DF2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80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17BC76B" w14:textId="14F5D057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80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49E42FE" w14:textId="347DB786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AGENT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80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67CCC23" w14:textId="504ADFDC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被代理人員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80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CB02797" w14:textId="47201D9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80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06CAA79" w14:textId="77777777" w:rsidR="005862C2" w:rsidRPr="008F20B5" w:rsidRDefault="005862C2" w:rsidP="00363C89">
            <w:pPr>
              <w:spacing w:line="140" w:lineRule="atLeast"/>
              <w:jc w:val="center"/>
              <w:rPr>
                <w:ins w:id="80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80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CEBB3A2" w14:textId="2D361FBF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80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957175B" w14:textId="56CAFD43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</w:tbl>
    <w:p w14:paraId="5CD9888E" w14:textId="77777777" w:rsidR="00361479" w:rsidRPr="008F20B5" w:rsidRDefault="00361479" w:rsidP="00361479">
      <w:pPr>
        <w:rPr>
          <w:rFonts w:ascii="標楷體" w:eastAsia="標楷體" w:hAnsi="標楷體"/>
        </w:rPr>
      </w:pPr>
      <w:bookmarkStart w:id="808" w:name="_Toc459985192"/>
    </w:p>
    <w:p w14:paraId="2058860E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7F1B9216" w14:textId="77777777" w:rsidR="00B26C57" w:rsidRPr="004A1C2C" w:rsidRDefault="00B26C57" w:rsidP="00B26C57">
      <w:pPr>
        <w:rPr>
          <w:rFonts w:ascii="標楷體" w:eastAsia="標楷體" w:hAnsi="標楷體"/>
        </w:rPr>
      </w:pPr>
      <w:bookmarkStart w:id="809" w:name="_Toc22036602"/>
    </w:p>
    <w:p w14:paraId="5FC04F60" w14:textId="77777777" w:rsidR="00361479" w:rsidRPr="008F20B5" w:rsidRDefault="00361479" w:rsidP="00751866">
      <w:pPr>
        <w:pStyle w:val="3"/>
        <w:numPr>
          <w:ilvl w:val="2"/>
          <w:numId w:val="64"/>
        </w:numPr>
        <w:spacing w:before="0"/>
        <w:rPr>
          <w:rFonts w:ascii="標楷體" w:hAnsi="標楷體"/>
          <w:b/>
          <w:szCs w:val="32"/>
        </w:rPr>
      </w:pPr>
      <w:r w:rsidRPr="008F20B5">
        <w:rPr>
          <w:rFonts w:ascii="標楷體" w:hAnsi="標楷體"/>
          <w:b/>
          <w:szCs w:val="32"/>
        </w:rPr>
        <w:t>E-LOAN</w:t>
      </w:r>
      <w:r w:rsidRPr="008F20B5">
        <w:rPr>
          <w:rFonts w:ascii="標楷體" w:hAnsi="標楷體" w:hint="eastAsia"/>
          <w:b/>
          <w:szCs w:val="32"/>
        </w:rPr>
        <w:t>下行共用區域</w:t>
      </w:r>
      <w:r w:rsidRPr="008F20B5">
        <w:rPr>
          <w:rFonts w:ascii="標楷體" w:hAnsi="標楷體"/>
          <w:b/>
          <w:szCs w:val="32"/>
        </w:rPr>
        <w:t>TOTA-Header欄位</w:t>
      </w:r>
    </w:p>
    <w:bookmarkEnd w:id="808"/>
    <w:bookmarkEnd w:id="809"/>
    <w:p w14:paraId="19C18015" w14:textId="50FA4F5D" w:rsidR="00B26C57" w:rsidRPr="008F20B5" w:rsidRDefault="00361479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="00B26C57" w:rsidRPr="008F20B5">
        <w:rPr>
          <w:rFonts w:ascii="標楷體" w:eastAsia="標楷體" w:hAnsi="標楷體" w:hint="eastAsia"/>
        </w:rPr>
        <w:t>型態</w:t>
      </w:r>
      <w:r w:rsidR="00B26C57" w:rsidRPr="008F20B5">
        <w:rPr>
          <w:rFonts w:ascii="標楷體" w:eastAsia="標楷體" w:hAnsi="標楷體"/>
        </w:rPr>
        <w:t>X：字串，9：</w:t>
      </w:r>
      <w:r w:rsidR="00B26C57" w:rsidRPr="008F20B5">
        <w:rPr>
          <w:rFonts w:ascii="標楷體" w:eastAsia="標楷體" w:hAnsi="標楷體" w:hint="eastAsia"/>
        </w:rPr>
        <w:t>數字左補</w:t>
      </w:r>
      <w:r w:rsidR="00B26C57" w:rsidRPr="008F20B5">
        <w:rPr>
          <w:rFonts w:ascii="標楷體" w:eastAsia="標楷體" w:hAnsi="標楷體"/>
        </w:rPr>
        <w:t>0</w:t>
      </w:r>
    </w:p>
    <w:tbl>
      <w:tblPr>
        <w:tblW w:w="105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6"/>
        <w:gridCol w:w="2012"/>
        <w:gridCol w:w="2524"/>
        <w:gridCol w:w="709"/>
        <w:gridCol w:w="851"/>
        <w:gridCol w:w="3996"/>
      </w:tblGrid>
      <w:tr w:rsidR="00361479" w:rsidRPr="008F20B5" w14:paraId="46E6D1A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5B784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6321FCAE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E7849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D6657B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FFE43F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40014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3EC23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361479" w:rsidRPr="008F20B5" w14:paraId="7F60674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05024E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3624A0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MSGLNG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281A77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下行電文長度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8C2951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19B2FD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F44DFA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9C3DAA" w:rsidRPr="008F20B5" w14:paraId="2A221F2C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F809BA" w14:textId="2FE8922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99D5CD" w14:textId="4F463CE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TXRSEQ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BD9E9" w14:textId="614DACE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3B894" w14:textId="14B1BD73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5CE60C" w14:textId="6B1F408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F243DC" w14:textId="2D47823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0000E-LOANnnnnnnnn</w:t>
            </w:r>
          </w:p>
        </w:tc>
      </w:tr>
      <w:tr w:rsidR="009C3DAA" w:rsidRPr="008F20B5" w14:paraId="02A772CE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6616FC" w14:textId="2DC38BC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8C8A73" w14:textId="41D57DAC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BRNO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853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單</w:t>
            </w:r>
            <w:r w:rsidRPr="008F20B5">
              <w:rPr>
                <w:rFonts w:ascii="標楷體" w:eastAsia="標楷體" w:hAnsi="標楷體" w:hint="eastAsia"/>
              </w:rPr>
              <w:t>位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別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A62950" w14:textId="3643146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8BCEB6" w14:textId="4672F3A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85DE21" w14:textId="42FB5DDC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'0000'</w:t>
            </w:r>
          </w:p>
        </w:tc>
      </w:tr>
      <w:tr w:rsidR="009C3DAA" w:rsidRPr="008F20B5" w14:paraId="651BD57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EC0201" w14:textId="404CA03B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15D0E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TLRNO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FC3E7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經辦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D0BF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F8D261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BA669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'E-LOAN'</w:t>
            </w:r>
          </w:p>
        </w:tc>
      </w:tr>
      <w:tr w:rsidR="009C3DAA" w:rsidRPr="008F20B5" w14:paraId="3F57515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D8654E" w14:textId="56ABD31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B35AF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TXTNO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4C84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傳輸編號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737DB7" w14:textId="18CD3900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AACB57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47BE2B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自</w:t>
            </w:r>
            <w:r w:rsidRPr="008F20B5">
              <w:rPr>
                <w:rFonts w:ascii="標楷體" w:eastAsia="標楷體" w:hAnsi="標楷體" w:hint="eastAsia"/>
              </w:rPr>
              <w:t>動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編</w:t>
            </w:r>
            <w:r w:rsidRPr="008F20B5">
              <w:rPr>
                <w:rFonts w:ascii="標楷體" w:eastAsia="標楷體" w:hAnsi="標楷體" w:hint="eastAsia"/>
              </w:rPr>
              <w:t>號</w:t>
            </w:r>
          </w:p>
        </w:tc>
      </w:tr>
      <w:tr w:rsidR="009C3DAA" w:rsidRPr="008F20B5" w14:paraId="7764562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D72DCD" w14:textId="1410783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04CCB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CALDY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2F627F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交易日期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E29B4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6C818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B13C55" w14:textId="272F9841" w:rsidR="009C3DAA" w:rsidRPr="008F20B5" w:rsidRDefault="00FA55E6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Y</w:t>
            </w:r>
            <w:r w:rsidR="009C3DAA" w:rsidRPr="008F20B5">
              <w:rPr>
                <w:rFonts w:ascii="標楷體" w:eastAsia="標楷體" w:hAnsi="標楷體"/>
              </w:rPr>
              <w:t>yyymmdd</w:t>
            </w:r>
            <w:ins w:id="810" w:author="ST1" w:date="2020-12-18T11:09:00Z">
              <w:r>
                <w:rPr>
                  <w:rFonts w:ascii="標楷體" w:eastAsia="標楷體" w:hAnsi="標楷體" w:hint="eastAsia"/>
                </w:rPr>
                <w:t>(西元)</w:t>
              </w:r>
            </w:ins>
          </w:p>
        </w:tc>
      </w:tr>
      <w:tr w:rsidR="009C3DAA" w:rsidRPr="008F20B5" w14:paraId="306F631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49143E" w14:textId="56E086D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9A69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CALTM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C06D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交易時間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06CB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57318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14A0F4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hhmmssss</w:t>
            </w:r>
          </w:p>
        </w:tc>
      </w:tr>
      <w:tr w:rsidR="009C3DAA" w:rsidRPr="008F20B5" w14:paraId="29E1256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386662" w14:textId="7EA183B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BC83F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MSGEND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1F3D5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結束記號</w:t>
            </w:r>
          </w:p>
          <w:p w14:paraId="187FAD05" w14:textId="6FFADFA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1：結束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1D47F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5DF26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29D51A" w14:textId="77777777" w:rsidR="009C3DAA" w:rsidRPr="008F20B5" w:rsidRDefault="009C3DAA" w:rsidP="009C3DA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</w:tr>
      <w:tr w:rsidR="009C3DAA" w:rsidRPr="008F20B5" w14:paraId="5F16B2A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3D966" w14:textId="0663997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97EBC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TXRSUT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3C32D0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訊息種類</w:t>
            </w:r>
          </w:p>
          <w:p w14:paraId="2D763E63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507D69BF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4EB30E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3804C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1C9805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4800BB1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</w:tr>
      <w:tr w:rsidR="009C3DAA" w:rsidRPr="008F20B5" w14:paraId="4EAB7E7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69018C" w14:textId="6CA6033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6D0DE3" w14:textId="2F65B59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TXCD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BA6F84" w14:textId="5E005AB6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5501AF" w14:textId="587F0BA2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2E4B2D" w14:textId="1CEE36C5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06C474" w14:textId="4FC1CFEA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L7100</w:t>
            </w:r>
          </w:p>
        </w:tc>
      </w:tr>
      <w:tr w:rsidR="009C3DAA" w:rsidRPr="008F20B5" w14:paraId="7DA22E0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CFB0B2" w14:textId="0A0E535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BA46DA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MSGID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3CD6C9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08C2B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221328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45E654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1B95E2D9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B00D2" w14:textId="62A04DF4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4B3E93" w14:textId="7EF97B9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MLDRY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C4F6B" w14:textId="24B7533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保留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F7052" w14:textId="0BB0CE8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4D953" w14:textId="24A5D706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820F68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5F1AD826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CBE88E" w14:textId="3ADB749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563BC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MRKEY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EFD61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F55CC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A35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4BE07" w14:textId="6FC5795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E95689" w:rsidRPr="008F20B5" w14:paraId="5D3ADC05" w14:textId="77777777" w:rsidTr="00C95E73">
        <w:trPr>
          <w:ins w:id="811" w:author="ST1" w:date="2020-12-06T18:35:00Z"/>
        </w:trPr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78659" w14:textId="533077C7" w:rsidR="00E95689" w:rsidRPr="008F20B5" w:rsidRDefault="00E95689" w:rsidP="009C3DAA">
            <w:pPr>
              <w:spacing w:line="140" w:lineRule="atLeast"/>
              <w:rPr>
                <w:ins w:id="812" w:author="ST1" w:date="2020-12-06T18:35:00Z"/>
                <w:rFonts w:ascii="標楷體" w:eastAsia="標楷體" w:hAnsi="標楷體"/>
              </w:rPr>
            </w:pPr>
            <w:ins w:id="813" w:author="ST1" w:date="2020-12-06T18:35:00Z">
              <w:r w:rsidRPr="008F20B5">
                <w:rPr>
                  <w:rFonts w:ascii="標楷體" w:eastAsia="標楷體" w:hAnsi="標楷體"/>
                </w:rPr>
                <w:t>14</w:t>
              </w:r>
            </w:ins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9EAC2" w14:textId="18D4E862" w:rsidR="00E95689" w:rsidRPr="00E95689" w:rsidRDefault="00E95689" w:rsidP="009C3DAA">
            <w:pPr>
              <w:spacing w:line="140" w:lineRule="atLeast"/>
              <w:rPr>
                <w:ins w:id="814" w:author="ST1" w:date="2020-12-06T18:35:00Z"/>
                <w:rFonts w:ascii="標楷體" w:eastAsia="標楷體" w:hAnsi="標楷體"/>
                <w:color w:val="FF0000"/>
                <w:rPrChange w:id="815" w:author="ST1" w:date="2020-12-06T18:37:00Z">
                  <w:rPr>
                    <w:ins w:id="816" w:author="ST1" w:date="2020-12-06T18:35:00Z"/>
                    <w:rFonts w:ascii="標楷體" w:eastAsia="標楷體" w:hAnsi="標楷體"/>
                  </w:rPr>
                </w:rPrChange>
              </w:rPr>
            </w:pPr>
            <w:ins w:id="817" w:author="ST1" w:date="2020-12-06T18:35:00Z">
              <w:r w:rsidRPr="00E95689">
                <w:rPr>
                  <w:rFonts w:ascii="標楷體" w:eastAsia="標楷體" w:hAnsi="標楷體"/>
                  <w:color w:val="FF0000"/>
                  <w:rPrChange w:id="818" w:author="ST1" w:date="2020-12-06T18:37:00Z">
                    <w:rPr>
                      <w:rFonts w:ascii="標楷體" w:eastAsia="標楷體" w:hAnsi="標楷體"/>
                    </w:rPr>
                  </w:rPrChange>
                </w:rPr>
                <w:t>FILLER</w:t>
              </w:r>
            </w:ins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0FF9ED" w14:textId="3CC8FC21" w:rsidR="00E95689" w:rsidRPr="00E95689" w:rsidRDefault="00E95689" w:rsidP="009C3DAA">
            <w:pPr>
              <w:spacing w:line="140" w:lineRule="atLeast"/>
              <w:rPr>
                <w:ins w:id="819" w:author="ST1" w:date="2020-12-06T18:35:00Z"/>
                <w:rFonts w:ascii="標楷體" w:eastAsia="標楷體" w:hAnsi="標楷體"/>
                <w:color w:val="FF0000"/>
                <w:rPrChange w:id="820" w:author="ST1" w:date="2020-12-06T18:37:00Z">
                  <w:rPr>
                    <w:ins w:id="821" w:author="ST1" w:date="2020-12-06T18:35:00Z"/>
                    <w:rFonts w:ascii="標楷體" w:eastAsia="標楷體" w:hAnsi="標楷體"/>
                  </w:rPr>
                </w:rPrChange>
              </w:rPr>
            </w:pPr>
            <w:ins w:id="822" w:author="ST1" w:date="2020-12-06T18:35:00Z">
              <w:r w:rsidRPr="00E95689">
                <w:rPr>
                  <w:rFonts w:ascii="標楷體" w:eastAsia="標楷體" w:hAnsi="標楷體" w:hint="eastAsia"/>
                  <w:color w:val="FF0000"/>
                  <w:rPrChange w:id="823" w:author="ST1" w:date="2020-12-06T18:37:00Z">
                    <w:rPr>
                      <w:rFonts w:ascii="標楷體" w:eastAsia="標楷體" w:hAnsi="標楷體" w:hint="eastAsia"/>
                    </w:rPr>
                  </w:rPrChange>
                </w:rPr>
                <w:t>保留</w:t>
              </w:r>
              <w:r w:rsidRPr="00E95689">
                <w:rPr>
                  <w:rFonts w:ascii="標楷體" w:eastAsia="標楷體" w:hAnsi="標楷體"/>
                  <w:color w:val="FF0000"/>
                  <w:rPrChange w:id="824" w:author="ST1" w:date="2020-12-06T18:37:00Z">
                    <w:rPr>
                      <w:rFonts w:ascii="標楷體" w:eastAsia="標楷體" w:hAnsi="標楷體"/>
                    </w:rPr>
                  </w:rPrChange>
                </w:rPr>
                <w:t>/</w:t>
              </w:r>
            </w:ins>
            <w:ins w:id="825" w:author="ST1" w:date="2020-12-06T18:36:00Z">
              <w:r w:rsidRPr="00E95689">
                <w:rPr>
                  <w:rFonts w:ascii="標楷體" w:eastAsia="標楷體" w:hAnsi="標楷體" w:hint="eastAsia"/>
                  <w:color w:val="FF0000"/>
                  <w:rPrChange w:id="826" w:author="ST1" w:date="2020-12-06T18:37:00Z">
                    <w:rPr>
                      <w:rFonts w:ascii="標楷體" w:eastAsia="標楷體" w:hAnsi="標楷體" w:cs="新細明體" w:hint="eastAsia"/>
                      <w:b/>
                      <w:bCs/>
                      <w:color w:val="0070C0"/>
                      <w:kern w:val="0"/>
                      <w:sz w:val="28"/>
                      <w:szCs w:val="28"/>
                    </w:rPr>
                  </w:rPrChange>
                </w:rPr>
                <w:t>下行</w:t>
              </w:r>
              <w:r w:rsidRPr="00E95689">
                <w:rPr>
                  <w:rFonts w:ascii="標楷體" w:eastAsia="標楷體" w:hAnsi="標楷體"/>
                  <w:color w:val="FF0000"/>
                  <w:rPrChange w:id="827" w:author="ST1" w:date="2020-12-06T18:37:00Z">
                    <w:rPr>
                      <w:rFonts w:ascii="標楷體" w:eastAsia="標楷體" w:hAnsi="標楷體" w:cs="新細明體"/>
                      <w:b/>
                      <w:bCs/>
                      <w:color w:val="0070C0"/>
                      <w:kern w:val="0"/>
                      <w:sz w:val="28"/>
                      <w:szCs w:val="28"/>
                    </w:rPr>
                  </w:rPrChange>
                </w:rPr>
                <w:t>欄位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F3F70E" w14:textId="41BE4D9F" w:rsidR="00E95689" w:rsidRPr="00E95689" w:rsidRDefault="00E95689" w:rsidP="009C3DAA">
            <w:pPr>
              <w:spacing w:line="140" w:lineRule="atLeast"/>
              <w:jc w:val="center"/>
              <w:rPr>
                <w:ins w:id="828" w:author="ST1" w:date="2020-12-06T18:35:00Z"/>
                <w:rFonts w:ascii="標楷體" w:eastAsia="標楷體" w:hAnsi="標楷體"/>
                <w:color w:val="FF0000"/>
                <w:rPrChange w:id="829" w:author="ST1" w:date="2020-12-06T18:37:00Z">
                  <w:rPr>
                    <w:ins w:id="830" w:author="ST1" w:date="2020-12-06T18:35:00Z"/>
                    <w:rFonts w:ascii="標楷體" w:eastAsia="標楷體" w:hAnsi="標楷體"/>
                  </w:rPr>
                </w:rPrChange>
              </w:rPr>
            </w:pPr>
            <w:ins w:id="831" w:author="ST1" w:date="2020-12-06T18:37:00Z">
              <w:r w:rsidRPr="00E95689">
                <w:rPr>
                  <w:rFonts w:ascii="標楷體" w:eastAsia="標楷體" w:hAnsi="標楷體"/>
                  <w:color w:val="FF0000"/>
                  <w:rPrChange w:id="832" w:author="ST1" w:date="2020-12-06T18:37:00Z">
                    <w:rPr>
                      <w:rFonts w:ascii="標楷體" w:eastAsia="標楷體" w:hAnsi="標楷體"/>
                    </w:rPr>
                  </w:rPrChange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599486" w14:textId="77777777" w:rsidR="00E95689" w:rsidRPr="008F20B5" w:rsidRDefault="00E95689" w:rsidP="009C3DAA">
            <w:pPr>
              <w:spacing w:line="140" w:lineRule="atLeast"/>
              <w:jc w:val="center"/>
              <w:rPr>
                <w:ins w:id="833" w:author="ST1" w:date="2020-12-06T18:35:00Z"/>
                <w:rFonts w:ascii="標楷體" w:eastAsia="標楷體" w:hAnsi="標楷體"/>
              </w:rPr>
            </w:pP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A3BA9D" w14:textId="77777777" w:rsidR="00E95689" w:rsidRPr="008F20B5" w:rsidRDefault="00E95689" w:rsidP="009C3DAA">
            <w:pPr>
              <w:spacing w:line="140" w:lineRule="atLeast"/>
              <w:rPr>
                <w:ins w:id="834" w:author="ST1" w:date="2020-12-06T18:35:00Z"/>
                <w:rFonts w:ascii="標楷體" w:eastAsia="標楷體" w:hAnsi="標楷體"/>
              </w:rPr>
            </w:pPr>
          </w:p>
        </w:tc>
      </w:tr>
      <w:tr w:rsidR="009C3DAA" w:rsidRPr="008F20B5" w14:paraId="2E8F6E35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E32032" w14:textId="6553188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del w:id="835" w:author="ST1" w:date="2020-12-06T18:35:00Z">
              <w:r w:rsidRPr="008F20B5" w:rsidDel="00E95689">
                <w:rPr>
                  <w:rFonts w:ascii="標楷體" w:eastAsia="標楷體" w:hAnsi="標楷體"/>
                </w:rPr>
                <w:delText>4</w:delText>
              </w:r>
            </w:del>
            <w:ins w:id="836" w:author="ST1" w:date="2020-12-06T18:35:00Z">
              <w:r w:rsidR="00E95689">
                <w:rPr>
                  <w:rFonts w:ascii="標楷體" w:eastAsia="標楷體" w:hAnsi="標楷體" w:hint="eastAsia"/>
                </w:rPr>
                <w:t>5</w:t>
              </w:r>
            </w:ins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56D157" w14:textId="25CE7C2D" w:rsidR="009C3DAA" w:rsidRPr="007669D2" w:rsidRDefault="000A14EF" w:rsidP="009C3DAA">
            <w:pPr>
              <w:spacing w:line="140" w:lineRule="atLeast"/>
              <w:rPr>
                <w:rFonts w:ascii="標楷體" w:eastAsia="標楷體" w:hAnsi="標楷體"/>
                <w:color w:val="0070C0"/>
                <w:rPrChange w:id="837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ins w:id="838" w:author="ST1" w:date="2020-12-01T17:26:00Z">
              <w:r w:rsidRPr="007669D2">
                <w:rPr>
                  <w:rFonts w:ascii="標楷體" w:eastAsia="標楷體" w:hAnsi="標楷體"/>
                  <w:color w:val="0070C0"/>
                  <w:rPrChange w:id="839" w:author="ST1" w:date="2020-12-01T18:37:00Z">
                    <w:rPr>
                      <w:rFonts w:ascii="標楷體" w:eastAsia="標楷體" w:hAnsi="標楷體"/>
                    </w:rPr>
                  </w:rPrChange>
                </w:rPr>
                <w:t>ErrMsg</w:t>
              </w:r>
            </w:ins>
            <w:del w:id="840" w:author="ST1" w:date="2020-12-01T17:25:00Z">
              <w:r w:rsidR="009C3DAA" w:rsidRPr="007669D2" w:rsidDel="000A14EF">
                <w:rPr>
                  <w:rFonts w:ascii="標楷體" w:eastAsia="標楷體" w:hAnsi="標楷體"/>
                  <w:color w:val="0070C0"/>
                  <w:rPrChange w:id="841" w:author="ST1" w:date="2020-12-01T18:37:00Z">
                    <w:rPr>
                      <w:rFonts w:ascii="標楷體" w:eastAsia="標楷體" w:hAnsi="標楷體"/>
                    </w:rPr>
                  </w:rPrChange>
                </w:rPr>
                <w:delText>FILLER</w:delText>
              </w:r>
            </w:del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A9D2C5" w14:textId="4C0CCD60" w:rsidR="009C3DAA" w:rsidRPr="007669D2" w:rsidRDefault="007B01DA" w:rsidP="009C3DAA">
            <w:pPr>
              <w:spacing w:line="140" w:lineRule="atLeast"/>
              <w:rPr>
                <w:rFonts w:ascii="標楷體" w:eastAsia="標楷體" w:hAnsi="標楷體"/>
                <w:color w:val="0070C0"/>
                <w:rPrChange w:id="842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ins w:id="843" w:author="ST1" w:date="2020-12-01T17:27:00Z">
              <w:r w:rsidRPr="007669D2">
                <w:rPr>
                  <w:rFonts w:ascii="標楷體" w:eastAsia="標楷體" w:hAnsi="標楷體" w:hint="eastAsia"/>
                  <w:color w:val="0070C0"/>
                  <w:rPrChange w:id="844" w:author="ST1" w:date="2020-12-01T18:37:00Z">
                    <w:rPr>
                      <w:rFonts w:ascii="標楷體" w:eastAsia="標楷體" w:hAnsi="標楷體" w:hint="eastAsia"/>
                    </w:rPr>
                  </w:rPrChange>
                </w:rPr>
                <w:t>錯誤</w:t>
              </w:r>
            </w:ins>
            <w:ins w:id="845" w:author="ST1" w:date="2020-12-01T17:26:00Z">
              <w:r w:rsidR="000A14EF" w:rsidRPr="007669D2">
                <w:rPr>
                  <w:rFonts w:ascii="標楷體" w:eastAsia="標楷體" w:hAnsi="標楷體" w:hint="eastAsia"/>
                  <w:color w:val="0070C0"/>
                  <w:rPrChange w:id="846" w:author="ST1" w:date="2020-12-01T18:37:00Z">
                    <w:rPr>
                      <w:rFonts w:ascii="標楷體" w:eastAsia="標楷體" w:hAnsi="標楷體" w:hint="eastAsia"/>
                    </w:rPr>
                  </w:rPrChange>
                </w:rPr>
                <w:t>訊息</w:t>
              </w:r>
            </w:ins>
            <w:del w:id="847" w:author="ST1" w:date="2020-12-01T17:26:00Z">
              <w:r w:rsidR="009C3DAA" w:rsidRPr="007669D2" w:rsidDel="000A14EF">
                <w:rPr>
                  <w:rFonts w:ascii="標楷體" w:eastAsia="標楷體" w:hAnsi="標楷體" w:hint="eastAsia"/>
                  <w:color w:val="0070C0"/>
                  <w:rPrChange w:id="848" w:author="ST1" w:date="2020-12-01T18:37:00Z">
                    <w:rPr>
                      <w:rFonts w:ascii="標楷體" w:eastAsia="標楷體" w:hAnsi="標楷體" w:hint="eastAsia"/>
                    </w:rPr>
                  </w:rPrChange>
                </w:rPr>
                <w:delText>保留</w:delText>
              </w:r>
            </w:del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079315" w14:textId="77777777" w:rsidR="009C3DAA" w:rsidRPr="007669D2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  <w:rPrChange w:id="849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r w:rsidRPr="007669D2">
              <w:rPr>
                <w:rFonts w:ascii="標楷體" w:eastAsia="標楷體" w:hAnsi="標楷體"/>
                <w:color w:val="0070C0"/>
                <w:rPrChange w:id="850" w:author="ST1" w:date="2020-12-01T18:37:00Z">
                  <w:rPr>
                    <w:rFonts w:ascii="標楷體" w:eastAsia="標楷體" w:hAnsi="標楷體"/>
                  </w:rPr>
                </w:rPrChange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232FE" w14:textId="681847A5" w:rsidR="009C3DAA" w:rsidRPr="007669D2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  <w:rPrChange w:id="851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del w:id="852" w:author="ST1" w:date="2020-12-01T17:26:00Z">
              <w:r w:rsidRPr="007669D2" w:rsidDel="000A14EF">
                <w:rPr>
                  <w:rFonts w:ascii="標楷體" w:eastAsia="標楷體" w:hAnsi="標楷體"/>
                  <w:color w:val="0070C0"/>
                  <w:rPrChange w:id="853" w:author="ST1" w:date="2020-12-01T18:37:00Z">
                    <w:rPr>
                      <w:rFonts w:ascii="標楷體" w:eastAsia="標楷體" w:hAnsi="標楷體"/>
                    </w:rPr>
                  </w:rPrChange>
                </w:rPr>
                <w:delText>8</w:delText>
              </w:r>
            </w:del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8B141C" w14:textId="61FECF9D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</w:tbl>
    <w:p w14:paraId="4F83C0CB" w14:textId="77777777" w:rsidR="00361479" w:rsidRPr="008F20B5" w:rsidRDefault="00361479" w:rsidP="00361479">
      <w:pPr>
        <w:pStyle w:val="af9"/>
        <w:widowControl/>
        <w:ind w:leftChars="0"/>
        <w:rPr>
          <w:rFonts w:ascii="標楷體" w:eastAsia="標楷體" w:hAnsi="標楷體"/>
        </w:rPr>
      </w:pPr>
    </w:p>
    <w:p w14:paraId="0C8807E9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0C318043" w14:textId="77777777" w:rsidR="00B26C57" w:rsidRPr="008F20B5" w:rsidRDefault="00B26C57" w:rsidP="00751866">
      <w:pPr>
        <w:pStyle w:val="3"/>
        <w:numPr>
          <w:ilvl w:val="2"/>
          <w:numId w:val="64"/>
        </w:numPr>
        <w:spacing w:before="0"/>
        <w:rPr>
          <w:rFonts w:ascii="標楷體" w:hAnsi="標楷體"/>
          <w:b/>
          <w:szCs w:val="32"/>
        </w:rPr>
      </w:pPr>
      <w:bookmarkStart w:id="854" w:name="_JSON_傳輸格式"/>
      <w:bookmarkStart w:id="855" w:name="_Toc22036603"/>
      <w:bookmarkEnd w:id="854"/>
      <w:r w:rsidRPr="008F20B5">
        <w:rPr>
          <w:rFonts w:ascii="標楷體" w:hAnsi="標楷體"/>
          <w:b/>
          <w:szCs w:val="32"/>
        </w:rPr>
        <w:lastRenderedPageBreak/>
        <w:t xml:space="preserve">JSON </w:t>
      </w:r>
      <w:r w:rsidRPr="008F20B5">
        <w:rPr>
          <w:rFonts w:ascii="標楷體" w:hAnsi="標楷體" w:hint="eastAsia"/>
          <w:b/>
        </w:rPr>
        <w:t>傳輸格式</w:t>
      </w:r>
    </w:p>
    <w:p w14:paraId="62123DD0" w14:textId="77777777" w:rsidR="00B26C57" w:rsidRPr="008F20B5" w:rsidRDefault="00B26C57" w:rsidP="00B26C57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 Json格式，全為字串</w:t>
      </w:r>
    </w:p>
    <w:bookmarkEnd w:id="855"/>
    <w:p w14:paraId="5042D63C" w14:textId="77777777" w:rsidR="00B271B5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</w:p>
    <w:p w14:paraId="01B962FA" w14:textId="282E352F" w:rsidR="009B7240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 w:hint="eastAsia"/>
          <w:lang w:eastAsia="zh-HK"/>
        </w:rPr>
        <w:t>範例</w:t>
      </w:r>
      <w:r w:rsidR="009B7240" w:rsidRPr="008F20B5">
        <w:rPr>
          <w:rFonts w:ascii="標楷體" w:eastAsia="標楷體" w:hAnsi="標楷體" w:hint="eastAsia"/>
          <w:lang w:eastAsia="zh-HK"/>
        </w:rPr>
        <w:t>：</w:t>
      </w:r>
    </w:p>
    <w:p w14:paraId="128B6026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[輸入電文]</w:t>
      </w:r>
    </w:p>
    <w:p w14:paraId="07F45A1D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4431C8E0" w14:textId="77777777" w:rsidR="00B271B5" w:rsidRPr="008F20B5" w:rsidRDefault="00B271B5" w:rsidP="004A1C2C">
      <w:pPr>
        <w:ind w:leftChars="500" w:left="120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"{\"KINBR\":\"0000\",\"TLRNO\":\"E-LOAN\",\"TXTNO\":\"00000000\",\"ENTDY\":\"1090520\",\"ORGKIN\":\"\",\"ORGTLR\":\"\",\"ORGTNO\":\"00000000\",\"ORGDD\":\"00\",\"TRMTYP\":\"EL\",\"TXCD\":\"L7100\",\"MRKEY\":\"\",\"CIFKEY\":\"F222222222\",\"CIFERR\":\"\",\"HCODE\":\"0\",\"CRDB\":\"0\",\"HSUPCD\":\"0\",\"CURCD\":\"00\",\"CURNM\":\"TWD\",\"TXAMT\":\"000000000000.00\",\"EMPNOT\":\"CU3178\",\"EMPNOS\":\"CU3178\",\"CALDY\":\"20201007\",\"CALTM\":\"09100000\",\"MTTPSEQ\":\"0\",\"TOTAFG\":\"0\",\"OBUFG\":\"0\",\"ACBRNO\":\"0000\",\"RBRNO\":\"0000\",\"FBRNO\":\"0000\",\"RELCD\":\"1\",\"ACTFG\":\"0\",\"SECNO\":\"\",\"MCNT\":\"0\",\"TITFCD\":\"0\",\"RELOAD\":\"0\",\"BATCHNO\":\"\",\"DELAY\":\"0\",\"FMTCHK\":\"\",\"FROMMQ\":\"\",\"FUNCIND\":\"0\",\"LockNo\": \"00000000000\", \"LockCustNo\": \"0000000\",\"AUTHNO\": \"      \",\"AGENT\": \"      \",\"BODY\":[{\"TranCode\":\"L1105\",\"FunCd\":\"1\",\"CustId\":\"F222222222\",\"CustTelSeq\":\"1\",\"TelTypeCode\":\"01\",\"TelArea\":\"02   \",\"TelNo\":\"23895858  \",\"TelExt\":\"1142 \",\"Mobile\":\"\",\"TelChgRsnCode\":\"01\",\"RelationCode\":\"\",\"LiaisonName\":\"\",\"Rmk\":\"\",\"Enable\":\"Y\",\"StopReason\":\"1\",\"TelNoUKey\":\"1\"}]}"</w:t>
      </w:r>
    </w:p>
    <w:p w14:paraId="44F41802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6349EE60" w14:textId="0DDC8D9B" w:rsidR="00B271B5" w:rsidRDefault="00B271B5" w:rsidP="00B271B5">
      <w:pPr>
        <w:widowControl/>
        <w:ind w:leftChars="300" w:left="720" w:firstLine="480"/>
        <w:rPr>
          <w:ins w:id="856" w:author="ST1" w:date="2020-12-06T18:43:00Z"/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[輸出電文]</w:t>
      </w:r>
    </w:p>
    <w:p w14:paraId="61312E5A" w14:textId="77777777" w:rsidR="00E95689" w:rsidRPr="008F20B5" w:rsidRDefault="00E95689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293754C0" w14:textId="078C0FE2" w:rsidR="00E95689" w:rsidRPr="00E95689" w:rsidRDefault="00E95689" w:rsidP="00E95689">
      <w:pPr>
        <w:ind w:leftChars="500" w:left="1200"/>
        <w:rPr>
          <w:ins w:id="857" w:author="ST1" w:date="2020-12-06T18:39:00Z"/>
          <w:rFonts w:ascii="標楷體" w:eastAsia="標楷體" w:hAnsi="標楷體"/>
          <w:color w:val="FF0000"/>
          <w:rPrChange w:id="858" w:author="ST1" w:date="2020-12-06T18:43:00Z">
            <w:rPr>
              <w:ins w:id="859" w:author="ST1" w:date="2020-12-06T18:39:00Z"/>
              <w:rFonts w:ascii="標楷體" w:eastAsia="標楷體" w:hAnsi="標楷體"/>
            </w:rPr>
          </w:rPrChange>
        </w:rPr>
      </w:pPr>
      <w:ins w:id="860" w:author="ST1" w:date="2020-12-06T18:42:00Z">
        <w:r w:rsidRPr="00E95689">
          <w:rPr>
            <w:rFonts w:ascii="標楷體" w:eastAsia="標楷體" w:hAnsi="標楷體"/>
            <w:color w:val="FF0000"/>
            <w:rPrChange w:id="861" w:author="ST1" w:date="2020-12-06T18:43:00Z">
              <w:rPr>
                <w:rFonts w:ascii="標楷體" w:eastAsia="標楷體" w:hAnsi="標楷體"/>
              </w:rPr>
            </w:rPrChange>
          </w:rPr>
          <w:t>[</w:t>
        </w:r>
      </w:ins>
      <w:ins w:id="862" w:author="ST1" w:date="2020-12-06T18:43:00Z">
        <w:r w:rsidRPr="00E95689">
          <w:rPr>
            <w:rFonts w:ascii="標楷體" w:eastAsia="標楷體" w:hAnsi="標楷體" w:hint="eastAsia"/>
            <w:color w:val="FF0000"/>
            <w:rPrChange w:id="863" w:author="ST1" w:date="2020-12-06T18:43:00Z">
              <w:rPr>
                <w:rFonts w:ascii="標楷體" w:eastAsia="標楷體" w:hAnsi="標楷體" w:hint="eastAsia"/>
              </w:rPr>
            </w:rPrChange>
          </w:rPr>
          <w:t>範例</w:t>
        </w:r>
        <w:r w:rsidRPr="00E95689">
          <w:rPr>
            <w:rFonts w:ascii="標楷體" w:eastAsia="標楷體" w:hAnsi="標楷體"/>
            <w:color w:val="FF0000"/>
            <w:rPrChange w:id="864" w:author="ST1" w:date="2020-12-06T18:43:00Z">
              <w:rPr>
                <w:rFonts w:ascii="標楷體" w:eastAsia="標楷體" w:hAnsi="標楷體"/>
              </w:rPr>
            </w:rPrChange>
          </w:rPr>
          <w:t>1:</w:t>
        </w:r>
      </w:ins>
      <w:ins w:id="865" w:author="ST1" w:date="2020-12-06T18:42:00Z">
        <w:r w:rsidRPr="00E95689">
          <w:rPr>
            <w:rFonts w:ascii="標楷體" w:eastAsia="標楷體" w:hAnsi="標楷體" w:hint="eastAsia"/>
            <w:color w:val="FF0000"/>
            <w:rPrChange w:id="866" w:author="ST1" w:date="2020-12-06T18:43:00Z">
              <w:rPr>
                <w:rFonts w:ascii="標楷體" w:eastAsia="標楷體" w:hAnsi="標楷體" w:hint="eastAsia"/>
              </w:rPr>
            </w:rPrChange>
          </w:rPr>
          <w:t>失敗</w:t>
        </w:r>
        <w:r w:rsidRPr="00E95689">
          <w:rPr>
            <w:rFonts w:ascii="標楷體" w:eastAsia="標楷體" w:hAnsi="標楷體"/>
            <w:color w:val="FF0000"/>
            <w:rPrChange w:id="867" w:author="ST1" w:date="2020-12-06T18:43:00Z">
              <w:rPr>
                <w:rFonts w:ascii="標楷體" w:eastAsia="標楷體" w:hAnsi="標楷體"/>
              </w:rPr>
            </w:rPrChange>
          </w:rPr>
          <w:t>]</w:t>
        </w:r>
      </w:ins>
    </w:p>
    <w:p w14:paraId="4ABB0744" w14:textId="77777777" w:rsidR="00E95689" w:rsidRPr="001D64B6" w:rsidRDefault="00E95689" w:rsidP="00E95689">
      <w:pPr>
        <w:ind w:leftChars="500" w:left="1200"/>
        <w:rPr>
          <w:ins w:id="868" w:author="ST1" w:date="2020-12-06T18:39:00Z"/>
          <w:rFonts w:ascii="標楷體" w:eastAsia="標楷體" w:hAnsi="標楷體"/>
          <w:color w:val="FF0000"/>
        </w:rPr>
      </w:pPr>
      <w:ins w:id="869" w:author="ST1" w:date="2020-12-06T18:39:00Z">
        <w:r w:rsidRPr="001D64B6">
          <w:rPr>
            <w:rFonts w:ascii="標楷體" w:eastAsia="標楷體" w:hAnsi="標楷體"/>
            <w:color w:val="FF0000"/>
          </w:rPr>
          <w:t>{"Status":"E", "ErrMeg":"商品代碼 = XX021 key Duplicate"}</w:t>
        </w:r>
      </w:ins>
    </w:p>
    <w:p w14:paraId="264AB710" w14:textId="0BF2534E" w:rsidR="00B271B5" w:rsidRDefault="00B271B5" w:rsidP="00B271B5">
      <w:pPr>
        <w:widowControl/>
        <w:ind w:leftChars="300" w:left="720" w:firstLine="480"/>
        <w:rPr>
          <w:ins w:id="870" w:author="ST1" w:date="2020-12-06T18:43:00Z"/>
          <w:rFonts w:ascii="標楷體" w:eastAsia="標楷體" w:hAnsi="標楷體"/>
        </w:rPr>
      </w:pPr>
    </w:p>
    <w:p w14:paraId="17783C43" w14:textId="14285B29" w:rsidR="00E95689" w:rsidRPr="001D64B6" w:rsidRDefault="00E95689" w:rsidP="00E95689">
      <w:pPr>
        <w:ind w:leftChars="500" w:left="1200"/>
        <w:rPr>
          <w:ins w:id="871" w:author="ST1" w:date="2020-12-06T18:43:00Z"/>
          <w:rFonts w:ascii="標楷體" w:eastAsia="標楷體" w:hAnsi="標楷體"/>
          <w:color w:val="FF0000"/>
        </w:rPr>
      </w:pPr>
      <w:ins w:id="872" w:author="ST1" w:date="2020-12-06T18:43:00Z">
        <w:r w:rsidRPr="001D64B6">
          <w:rPr>
            <w:rFonts w:ascii="標楷體" w:eastAsia="標楷體" w:hAnsi="標楷體" w:hint="eastAsia"/>
            <w:color w:val="FF0000"/>
          </w:rPr>
          <w:t>[範例</w:t>
        </w:r>
        <w:r>
          <w:rPr>
            <w:rFonts w:ascii="標楷體" w:eastAsia="標楷體" w:hAnsi="標楷體" w:hint="eastAsia"/>
            <w:color w:val="FF0000"/>
          </w:rPr>
          <w:t>2</w:t>
        </w:r>
        <w:r w:rsidRPr="001D64B6">
          <w:rPr>
            <w:rFonts w:ascii="標楷體" w:eastAsia="標楷體" w:hAnsi="標楷體" w:hint="eastAsia"/>
            <w:color w:val="FF0000"/>
          </w:rPr>
          <w:t>:</w:t>
        </w:r>
        <w:r>
          <w:rPr>
            <w:rFonts w:ascii="標楷體" w:eastAsia="標楷體" w:hAnsi="標楷體" w:hint="eastAsia"/>
            <w:color w:val="FF0000"/>
          </w:rPr>
          <w:t>成功</w:t>
        </w:r>
      </w:ins>
      <w:ins w:id="873" w:author="ST1" w:date="2020-12-06T18:44:00Z">
        <w:r>
          <w:rPr>
            <w:rFonts w:ascii="標楷體" w:eastAsia="標楷體" w:hAnsi="標楷體"/>
            <w:color w:val="FF0000"/>
          </w:rPr>
          <w:t xml:space="preserve"> </w:t>
        </w:r>
        <w:r>
          <w:rPr>
            <w:rFonts w:ascii="標楷體" w:eastAsia="標楷體" w:hAnsi="標楷體" w:hint="eastAsia"/>
            <w:color w:val="FF0000"/>
          </w:rPr>
          <w:t>-</w:t>
        </w:r>
      </w:ins>
      <w:ins w:id="874" w:author="ST1" w:date="2020-12-06T18:45:00Z">
        <w:r>
          <w:rPr>
            <w:rFonts w:ascii="標楷體" w:eastAsia="標楷體" w:hAnsi="標楷體"/>
            <w:color w:val="FF0000"/>
          </w:rPr>
          <w:t xml:space="preserve"> </w:t>
        </w:r>
      </w:ins>
      <w:ins w:id="875" w:author="ST1" w:date="2020-12-06T18:44:00Z">
        <w:r>
          <w:rPr>
            <w:rFonts w:ascii="標楷體" w:eastAsia="標楷體" w:hAnsi="標楷體" w:hint="eastAsia"/>
            <w:color w:val="FF0000"/>
          </w:rPr>
          <w:t>含一個</w:t>
        </w:r>
        <w:r w:rsidRPr="001D64B6">
          <w:rPr>
            <w:rFonts w:ascii="標楷體" w:eastAsia="標楷體" w:hAnsi="標楷體" w:hint="eastAsia"/>
            <w:color w:val="FF0000"/>
          </w:rPr>
          <w:t>下行</w:t>
        </w:r>
        <w:r w:rsidRPr="001D64B6">
          <w:rPr>
            <w:rFonts w:ascii="標楷體" w:eastAsia="標楷體" w:hAnsi="標楷體"/>
            <w:color w:val="FF0000"/>
          </w:rPr>
          <w:t>欄位</w:t>
        </w:r>
      </w:ins>
      <w:ins w:id="876" w:author="ST1" w:date="2020-12-06T18:43:00Z">
        <w:r w:rsidRPr="001D64B6">
          <w:rPr>
            <w:rFonts w:ascii="標楷體" w:eastAsia="標楷體" w:hAnsi="標楷體" w:hint="eastAsia"/>
            <w:color w:val="FF0000"/>
          </w:rPr>
          <w:t>]</w:t>
        </w:r>
      </w:ins>
    </w:p>
    <w:p w14:paraId="6A7281AB" w14:textId="4A4A681C" w:rsidR="00E95689" w:rsidRPr="008F20B5" w:rsidDel="00E95689" w:rsidRDefault="00E95689" w:rsidP="00B271B5">
      <w:pPr>
        <w:widowControl/>
        <w:ind w:leftChars="300" w:left="720" w:firstLine="480"/>
        <w:rPr>
          <w:del w:id="877" w:author="ST1" w:date="2020-12-06T18:43:00Z"/>
          <w:rFonts w:ascii="標楷體" w:eastAsia="標楷體" w:hAnsi="標楷體"/>
        </w:rPr>
      </w:pPr>
    </w:p>
    <w:p w14:paraId="1461F16F" w14:textId="59D99B2E" w:rsidR="00E95689" w:rsidRDefault="00E95689" w:rsidP="00E95689">
      <w:pPr>
        <w:widowControl/>
        <w:ind w:leftChars="500" w:left="1200"/>
        <w:rPr>
          <w:ins w:id="878" w:author="ST1" w:date="2020-12-06T18:47:00Z"/>
          <w:rFonts w:ascii="標楷體" w:eastAsia="標楷體" w:hAnsi="標楷體"/>
          <w:color w:val="FF0000"/>
        </w:rPr>
      </w:pPr>
      <w:ins w:id="879" w:author="ST1" w:date="2020-12-06T18:40:00Z">
        <w:r w:rsidRPr="00E95689">
          <w:rPr>
            <w:rFonts w:ascii="標楷體" w:eastAsia="標楷體" w:hAnsi="標楷體"/>
            <w:color w:val="FF0000"/>
            <w:rPrChange w:id="880" w:author="ST1" w:date="2020-12-06T18:42:00Z">
              <w:rPr>
                <w:rFonts w:ascii="標楷體" w:eastAsia="標楷體" w:hAnsi="標楷體"/>
              </w:rPr>
            </w:rPrChange>
          </w:rPr>
          <w:t>{"sendTo": "iFX","MSGLEN": "","TXRSEQ": "0000E-LOAN00095611","BRNO": "0000","TLRNO": "E-LOAN","TXTNO": "00095611","CALDY": "20201203","CALTM": "20133591","MSGEND": "1","TXRSUT": "S","TXCD": "L7100","MSGID": "L7100","MLDRY": "","MRKEY": "","FILLER": "","occursList": [],"OApplNo": "900099","statuts": "S","ErrMsg":""}</w:t>
        </w:r>
      </w:ins>
    </w:p>
    <w:p w14:paraId="0C23253B" w14:textId="77777777" w:rsidR="00776AC8" w:rsidRPr="00E95689" w:rsidRDefault="00776AC8">
      <w:pPr>
        <w:widowControl/>
        <w:ind w:leftChars="500" w:left="1200"/>
        <w:rPr>
          <w:ins w:id="881" w:author="ST1" w:date="2020-12-06T18:40:00Z"/>
          <w:rFonts w:ascii="標楷體" w:eastAsia="標楷體" w:hAnsi="標楷體"/>
          <w:color w:val="FF0000"/>
          <w:rPrChange w:id="882" w:author="ST1" w:date="2020-12-06T18:42:00Z">
            <w:rPr>
              <w:ins w:id="883" w:author="ST1" w:date="2020-12-06T18:40:00Z"/>
              <w:rFonts w:ascii="標楷體" w:eastAsia="標楷體" w:hAnsi="標楷體"/>
            </w:rPr>
          </w:rPrChange>
        </w:rPr>
        <w:pPrChange w:id="884" w:author="ST1" w:date="2020-12-06T18:42:00Z">
          <w:pPr>
            <w:widowControl/>
            <w:ind w:leftChars="300" w:left="720" w:firstLine="480"/>
          </w:pPr>
        </w:pPrChange>
      </w:pPr>
    </w:p>
    <w:p w14:paraId="6DB8E105" w14:textId="05724B9A" w:rsidR="00776AC8" w:rsidRDefault="00776AC8">
      <w:pPr>
        <w:widowControl/>
        <w:rPr>
          <w:ins w:id="885" w:author="ST1" w:date="2020-12-06T18:47:00Z"/>
          <w:rFonts w:ascii="標楷體" w:eastAsia="標楷體" w:hAnsi="標楷體"/>
        </w:rPr>
      </w:pPr>
      <w:ins w:id="886" w:author="ST1" w:date="2020-12-06T18:47:00Z">
        <w:r>
          <w:rPr>
            <w:rFonts w:ascii="標楷體" w:eastAsia="標楷體" w:hAnsi="標楷體"/>
          </w:rPr>
          <w:br w:type="page"/>
        </w:r>
      </w:ins>
    </w:p>
    <w:p w14:paraId="0CCB15B6" w14:textId="77777777" w:rsidR="00776AC8" w:rsidRDefault="00776AC8" w:rsidP="00776AC8">
      <w:pPr>
        <w:widowControl/>
        <w:ind w:leftChars="300" w:left="720" w:firstLine="480"/>
        <w:rPr>
          <w:ins w:id="887" w:author="ST1" w:date="2020-12-06T18:46:00Z"/>
          <w:rFonts w:ascii="標楷體" w:eastAsia="標楷體" w:hAnsi="標楷體"/>
        </w:rPr>
      </w:pPr>
    </w:p>
    <w:p w14:paraId="689D6890" w14:textId="36E40C1A" w:rsidR="00776AC8" w:rsidRPr="001D64B6" w:rsidRDefault="00776AC8" w:rsidP="00776AC8">
      <w:pPr>
        <w:ind w:leftChars="500" w:left="1200"/>
        <w:rPr>
          <w:ins w:id="888" w:author="ST1" w:date="2020-12-06T18:46:00Z"/>
          <w:rFonts w:ascii="標楷體" w:eastAsia="標楷體" w:hAnsi="標楷體"/>
          <w:color w:val="FF0000"/>
        </w:rPr>
      </w:pPr>
      <w:ins w:id="889" w:author="ST1" w:date="2020-12-06T18:46:00Z">
        <w:r w:rsidRPr="001D64B6">
          <w:rPr>
            <w:rFonts w:ascii="標楷體" w:eastAsia="標楷體" w:hAnsi="標楷體" w:hint="eastAsia"/>
            <w:color w:val="FF0000"/>
          </w:rPr>
          <w:t>[範例</w:t>
        </w:r>
        <w:r>
          <w:rPr>
            <w:rFonts w:ascii="標楷體" w:eastAsia="標楷體" w:hAnsi="標楷體" w:hint="eastAsia"/>
            <w:color w:val="FF0000"/>
          </w:rPr>
          <w:t>3</w:t>
        </w:r>
        <w:r w:rsidRPr="001D64B6">
          <w:rPr>
            <w:rFonts w:ascii="標楷體" w:eastAsia="標楷體" w:hAnsi="標楷體" w:hint="eastAsia"/>
            <w:color w:val="FF0000"/>
          </w:rPr>
          <w:t>:</w:t>
        </w:r>
        <w:r>
          <w:rPr>
            <w:rFonts w:ascii="標楷體" w:eastAsia="標楷體" w:hAnsi="標楷體" w:hint="eastAsia"/>
            <w:color w:val="FF0000"/>
          </w:rPr>
          <w:t>成功</w:t>
        </w:r>
        <w:r>
          <w:rPr>
            <w:rFonts w:ascii="標楷體" w:eastAsia="標楷體" w:hAnsi="標楷體"/>
            <w:color w:val="FF0000"/>
          </w:rPr>
          <w:t xml:space="preserve"> </w:t>
        </w:r>
        <w:r>
          <w:rPr>
            <w:rFonts w:ascii="標楷體" w:eastAsia="標楷體" w:hAnsi="標楷體" w:hint="eastAsia"/>
            <w:color w:val="FF0000"/>
          </w:rPr>
          <w:t>-</w:t>
        </w:r>
        <w:r>
          <w:rPr>
            <w:rFonts w:ascii="標楷體" w:eastAsia="標楷體" w:hAnsi="標楷體"/>
            <w:color w:val="FF0000"/>
          </w:rPr>
          <w:t xml:space="preserve"> </w:t>
        </w:r>
        <w:r>
          <w:rPr>
            <w:rFonts w:ascii="標楷體" w:eastAsia="標楷體" w:hAnsi="標楷體" w:hint="eastAsia"/>
            <w:color w:val="FF0000"/>
          </w:rPr>
          <w:t>含二個</w:t>
        </w:r>
        <w:r w:rsidRPr="001D64B6">
          <w:rPr>
            <w:rFonts w:ascii="標楷體" w:eastAsia="標楷體" w:hAnsi="標楷體" w:hint="eastAsia"/>
            <w:color w:val="FF0000"/>
          </w:rPr>
          <w:t>下行</w:t>
        </w:r>
        <w:r w:rsidRPr="001D64B6">
          <w:rPr>
            <w:rFonts w:ascii="標楷體" w:eastAsia="標楷體" w:hAnsi="標楷體"/>
            <w:color w:val="FF0000"/>
          </w:rPr>
          <w:t>欄位</w:t>
        </w:r>
        <w:r w:rsidRPr="001D64B6">
          <w:rPr>
            <w:rFonts w:ascii="標楷體" w:eastAsia="標楷體" w:hAnsi="標楷體" w:hint="eastAsia"/>
            <w:color w:val="FF0000"/>
          </w:rPr>
          <w:t>]</w:t>
        </w:r>
      </w:ins>
    </w:p>
    <w:p w14:paraId="0200B2AF" w14:textId="547503A1" w:rsidR="00E95689" w:rsidRPr="00776AC8" w:rsidRDefault="00B271B5" w:rsidP="00B271B5">
      <w:pPr>
        <w:ind w:leftChars="500" w:left="1200"/>
        <w:rPr>
          <w:ins w:id="890" w:author="ST1" w:date="2020-12-06T18:40:00Z"/>
          <w:rFonts w:ascii="標楷體" w:eastAsia="標楷體" w:hAnsi="標楷體"/>
          <w:color w:val="FF0000"/>
          <w:rPrChange w:id="891" w:author="ST1" w:date="2020-12-06T18:47:00Z">
            <w:rPr>
              <w:ins w:id="892" w:author="ST1" w:date="2020-12-06T18:40:00Z"/>
              <w:rFonts w:ascii="標楷體" w:eastAsia="標楷體" w:hAnsi="標楷體"/>
            </w:rPr>
          </w:rPrChange>
        </w:rPr>
      </w:pPr>
      <w:del w:id="893" w:author="ST1" w:date="2020-12-06T18:40:00Z">
        <w:r w:rsidRPr="00776AC8" w:rsidDel="00E95689">
          <w:rPr>
            <w:rFonts w:ascii="標楷體" w:eastAsia="標楷體" w:hAnsi="標楷體"/>
            <w:color w:val="FF0000"/>
            <w:rPrChange w:id="894" w:author="ST1" w:date="2020-12-06T18:47:00Z">
              <w:rPr>
                <w:rFonts w:ascii="標楷體" w:eastAsia="標楷體" w:hAnsi="標楷體"/>
              </w:rPr>
            </w:rPrChange>
          </w:rPr>
          <w:delText>{"sendTo":"iFX","MSGLEN":"","TXRSEQ":"0000E-LOAN00095603","BRNO":"0000","TLRNO":"E-LOAN","TXTNO":"00095603","CALDY":"20201007","CALTM":"18411996","MSGEND":"1","TXRSUT":"S","TXCD":"L7100","MSGID":"L7100","MLDRY":"","MRKEY":"","FILLER":"","occursList":[],"Statuts":"S"}</w:delText>
        </w:r>
      </w:del>
    </w:p>
    <w:p w14:paraId="1D506DD7" w14:textId="5983171E" w:rsidR="00E95689" w:rsidRPr="00776AC8" w:rsidRDefault="00776AC8" w:rsidP="00B271B5">
      <w:pPr>
        <w:ind w:leftChars="500" w:left="1200"/>
        <w:rPr>
          <w:ins w:id="895" w:author="ST1" w:date="2020-12-06T18:46:00Z"/>
          <w:rFonts w:ascii="標楷體" w:eastAsia="標楷體" w:hAnsi="標楷體"/>
          <w:color w:val="FF0000"/>
          <w:rPrChange w:id="896" w:author="ST1" w:date="2020-12-06T18:47:00Z">
            <w:rPr>
              <w:ins w:id="897" w:author="ST1" w:date="2020-12-06T18:46:00Z"/>
              <w:rFonts w:ascii="標楷體" w:eastAsia="標楷體" w:hAnsi="標楷體"/>
            </w:rPr>
          </w:rPrChange>
        </w:rPr>
      </w:pPr>
      <w:ins w:id="898" w:author="ST1" w:date="2020-12-06T18:46:00Z">
        <w:r w:rsidRPr="00776AC8">
          <w:rPr>
            <w:rFonts w:ascii="標楷體" w:eastAsia="標楷體" w:hAnsi="標楷體"/>
            <w:color w:val="FF0000"/>
            <w:rPrChange w:id="899" w:author="ST1" w:date="2020-12-06T18:47:00Z">
              <w:rPr>
                <w:rFonts w:ascii="標楷體" w:eastAsia="標楷體" w:hAnsi="標楷體"/>
              </w:rPr>
            </w:rPrChange>
          </w:rPr>
          <w:t>{"sendTo": "iFX","MSGLEN": "","TXRSEQ": "0000E-LOAN00095612","BRNO": "0000","TLRNO": "E-LOAN","TXTNO": "00095612","CALDY": "20201203","CALTM": "20155225","MSGEND": "1","TXRSUT": "S","TXCD": "L7100","MSGID": "L7100","MLDRY": "","MRKEY": "","FILLER": "","occursList": [],"OCustNo": "24","OFacmNo": "3""statuts": "S","ErrMsg":""}</w:t>
        </w:r>
      </w:ins>
    </w:p>
    <w:p w14:paraId="151ABCBB" w14:textId="03B39EC9" w:rsidR="00776AC8" w:rsidRPr="00776AC8" w:rsidDel="00776AC8" w:rsidRDefault="00776AC8" w:rsidP="00B271B5">
      <w:pPr>
        <w:ind w:leftChars="500" w:left="1200"/>
        <w:rPr>
          <w:del w:id="900" w:author="ST1" w:date="2020-12-06T18:48:00Z"/>
          <w:rFonts w:ascii="標楷體" w:eastAsia="標楷體" w:hAnsi="標楷體"/>
          <w:color w:val="FF0000"/>
          <w:rPrChange w:id="901" w:author="ST1" w:date="2020-12-06T18:47:00Z">
            <w:rPr>
              <w:del w:id="902" w:author="ST1" w:date="2020-12-06T18:48:00Z"/>
              <w:rFonts w:ascii="標楷體" w:eastAsia="標楷體" w:hAnsi="標楷體"/>
            </w:rPr>
          </w:rPrChange>
        </w:rPr>
      </w:pPr>
    </w:p>
    <w:p w14:paraId="5516C556" w14:textId="345F0C8A" w:rsidR="00B271B5" w:rsidRPr="008F20B5" w:rsidDel="00E95689" w:rsidRDefault="00B271B5" w:rsidP="00B271B5">
      <w:pPr>
        <w:ind w:leftChars="500" w:left="1200"/>
        <w:rPr>
          <w:del w:id="903" w:author="ST1" w:date="2020-12-06T18:39:00Z"/>
          <w:rFonts w:ascii="標楷體" w:eastAsia="標楷體" w:hAnsi="標楷體"/>
        </w:rPr>
      </w:pPr>
    </w:p>
    <w:p w14:paraId="42BABD33" w14:textId="0656CC99" w:rsidR="009B7240" w:rsidRPr="00C66F4E" w:rsidDel="00E95689" w:rsidRDefault="009B7240" w:rsidP="00361479">
      <w:pPr>
        <w:ind w:leftChars="500" w:left="1200"/>
        <w:rPr>
          <w:del w:id="904" w:author="ST1" w:date="2020-12-06T18:39:00Z"/>
          <w:rFonts w:ascii="標楷體" w:eastAsia="標楷體" w:hAnsi="標楷體"/>
          <w:color w:val="FF0000"/>
          <w:rPrChange w:id="905" w:author="ST1" w:date="2020-12-03T17:45:00Z">
            <w:rPr>
              <w:del w:id="906" w:author="ST1" w:date="2020-12-06T18:39:00Z"/>
              <w:rFonts w:ascii="標楷體" w:eastAsia="標楷體" w:hAnsi="標楷體"/>
            </w:rPr>
          </w:rPrChange>
        </w:rPr>
      </w:pPr>
    </w:p>
    <w:p w14:paraId="7783328A" w14:textId="29AC5178" w:rsidR="00B271B5" w:rsidRPr="008F20B5" w:rsidRDefault="00B271B5">
      <w:pPr>
        <w:widowControl/>
        <w:rPr>
          <w:rFonts w:ascii="標楷體" w:eastAsia="標楷體" w:hAnsi="標楷體"/>
        </w:rPr>
      </w:pPr>
      <w:del w:id="907" w:author="ST1" w:date="2020-12-06T18:48:00Z">
        <w:r w:rsidRPr="008F20B5" w:rsidDel="00776AC8">
          <w:rPr>
            <w:rFonts w:ascii="標楷體" w:eastAsia="標楷體" w:hAnsi="標楷體"/>
          </w:rPr>
          <w:br w:type="page"/>
        </w:r>
      </w:del>
    </w:p>
    <w:p w14:paraId="5901F1F1" w14:textId="77777777" w:rsidR="00756408" w:rsidRPr="008F20B5" w:rsidRDefault="00756408" w:rsidP="00BB1296">
      <w:pPr>
        <w:ind w:leftChars="500" w:left="1200"/>
        <w:rPr>
          <w:rFonts w:ascii="標楷體" w:eastAsia="標楷體" w:hAnsi="標楷體"/>
        </w:rPr>
      </w:pPr>
    </w:p>
    <w:p w14:paraId="6D7A9959" w14:textId="3740A7CF" w:rsidR="000274CC" w:rsidRPr="008F20B5" w:rsidRDefault="000274CC" w:rsidP="000274C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 xml:space="preserve">2. </w:t>
      </w:r>
      <w:r w:rsidR="00D05C3A" w:rsidRPr="008F20B5">
        <w:rPr>
          <w:rFonts w:ascii="標楷體" w:eastAsia="標楷體" w:hAnsi="標楷體" w:hint="eastAsia"/>
        </w:rPr>
        <w:t>交易可輸</w:t>
      </w:r>
      <w:r w:rsidRPr="008F20B5">
        <w:rPr>
          <w:rFonts w:ascii="標楷體" w:eastAsia="標楷體" w:hAnsi="標楷體" w:hint="eastAsia"/>
        </w:rPr>
        <w:t>入多組</w:t>
      </w:r>
      <w:r w:rsidR="00D05C3A" w:rsidRPr="008F20B5">
        <w:rPr>
          <w:rFonts w:ascii="標楷體" w:eastAsia="標楷體" w:hAnsi="標楷體" w:hint="eastAsia"/>
        </w:rPr>
        <w:t>資料</w:t>
      </w:r>
      <w:r w:rsidR="00B271B5" w:rsidRPr="008F20B5">
        <w:rPr>
          <w:rFonts w:ascii="標楷體" w:eastAsia="標楷體" w:hAnsi="標楷體"/>
        </w:rPr>
        <w:t xml:space="preserve"> (</w:t>
      </w:r>
      <w:r w:rsidR="00B271B5" w:rsidRPr="008F20B5">
        <w:rPr>
          <w:rFonts w:ascii="標楷體" w:eastAsia="標楷體" w:hAnsi="標楷體" w:hint="eastAsia"/>
          <w:lang w:eastAsia="zh-HK"/>
        </w:rPr>
        <w:t>展開後範例</w:t>
      </w:r>
      <w:r w:rsidR="00B271B5" w:rsidRPr="008F20B5">
        <w:rPr>
          <w:rFonts w:ascii="標楷體" w:eastAsia="標楷體" w:hAnsi="標楷體"/>
        </w:rPr>
        <w:t>)</w:t>
      </w:r>
    </w:p>
    <w:p w14:paraId="1359EB16" w14:textId="42CBA2F6" w:rsidR="000274CC" w:rsidRPr="008F20B5" w:rsidRDefault="000274CC" w:rsidP="000274CC">
      <w:pPr>
        <w:widowControl/>
        <w:ind w:leftChars="300" w:left="720" w:firstLine="480"/>
        <w:rPr>
          <w:rFonts w:ascii="標楷體" w:eastAsia="標楷體" w:hAnsi="標楷體"/>
          <w:lang w:eastAsia="zh-HK"/>
        </w:rPr>
      </w:pPr>
      <w:r w:rsidRPr="008F20B5">
        <w:rPr>
          <w:rFonts w:ascii="標楷體" w:eastAsia="標楷體" w:hAnsi="標楷體" w:hint="eastAsia"/>
          <w:lang w:eastAsia="zh-HK"/>
        </w:rPr>
        <w:t>例：</w:t>
      </w:r>
    </w:p>
    <w:p w14:paraId="4B82787C" w14:textId="5ABDD311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08" w:author="吳承憲" w:date="2020-11-26T10:13:00Z">
            <w:rPr>
              <w:rFonts w:ascii="標楷體" w:eastAsia="標楷體" w:hAnsi="標楷體"/>
            </w:rPr>
          </w:rPrChange>
        </w:rPr>
      </w:pPr>
      <w:r w:rsidRPr="008F20B5">
        <w:rPr>
          <w:rFonts w:ascii="標楷體" w:eastAsia="標楷體" w:hAnsi="標楷體"/>
        </w:rPr>
        <w:t xml:space="preserve">  </w:t>
      </w:r>
      <w:r w:rsidRPr="00175EE9">
        <w:rPr>
          <w:rFonts w:ascii="標楷體" w:eastAsia="標楷體" w:hAnsi="標楷體"/>
          <w:highlight w:val="yellow"/>
          <w:rPrChange w:id="909" w:author="吳承憲" w:date="2020-11-26T10:13:00Z">
            <w:rPr>
              <w:rFonts w:ascii="標楷體" w:eastAsia="標楷體" w:hAnsi="標楷體"/>
            </w:rPr>
          </w:rPrChange>
        </w:rPr>
        <w:t>"</w:t>
      </w:r>
      <w:r w:rsidR="00F837E9" w:rsidRPr="00175EE9">
        <w:rPr>
          <w:rFonts w:ascii="標楷體" w:eastAsia="標楷體" w:hAnsi="標楷體"/>
          <w:highlight w:val="yellow"/>
          <w:rPrChange w:id="910" w:author="吳承憲" w:date="2020-11-26T10:13:00Z">
            <w:rPr>
              <w:rFonts w:ascii="標楷體" w:eastAsia="標楷體" w:hAnsi="標楷體"/>
            </w:rPr>
          </w:rPrChange>
        </w:rPr>
        <w:t xml:space="preserve"> L2153BreachaOccurs</w:t>
      </w:r>
      <w:r w:rsidRPr="00175EE9">
        <w:rPr>
          <w:rFonts w:ascii="標楷體" w:eastAsia="標楷體" w:hAnsi="標楷體"/>
          <w:highlight w:val="yellow"/>
          <w:rPrChange w:id="911" w:author="吳承憲" w:date="2020-11-26T10:13:00Z">
            <w:rPr>
              <w:rFonts w:ascii="標楷體" w:eastAsia="標楷體" w:hAnsi="標楷體"/>
            </w:rPr>
          </w:rPrChange>
        </w:rPr>
        <w:t>": [</w:t>
      </w:r>
    </w:p>
    <w:p w14:paraId="67551C63" w14:textId="77777777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12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13" w:author="吳承憲" w:date="2020-11-26T10:13:00Z">
            <w:rPr>
              <w:rFonts w:ascii="標楷體" w:eastAsia="標楷體" w:hAnsi="標楷體"/>
            </w:rPr>
          </w:rPrChange>
        </w:rPr>
        <w:t xml:space="preserve">    {</w:t>
      </w:r>
    </w:p>
    <w:p w14:paraId="472EFF05" w14:textId="41EC907F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14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15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="00F837E9"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16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BreachaYyA</w:t>
      </w:r>
      <w:r w:rsidRPr="00175EE9">
        <w:rPr>
          <w:rFonts w:ascii="標楷體" w:eastAsia="標楷體" w:hAnsi="標楷體"/>
          <w:highlight w:val="yellow"/>
          <w:rPrChange w:id="917" w:author="吳承憲" w:date="2020-11-26T10:13:00Z">
            <w:rPr>
              <w:rFonts w:ascii="標楷體" w:eastAsia="標楷體" w:hAnsi="標楷體"/>
            </w:rPr>
          </w:rPrChange>
        </w:rPr>
        <w:t>": "0",</w:t>
      </w:r>
    </w:p>
    <w:p w14:paraId="70FA42B9" w14:textId="7D468CBE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18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19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="00F837E9"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20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BreachaYyB</w:t>
      </w:r>
      <w:r w:rsidRPr="00175EE9">
        <w:rPr>
          <w:rFonts w:ascii="標楷體" w:eastAsia="標楷體" w:hAnsi="標楷體"/>
          <w:highlight w:val="yellow"/>
          <w:rPrChange w:id="921" w:author="吳承憲" w:date="2020-11-26T10:13:00Z">
            <w:rPr>
              <w:rFonts w:ascii="標楷體" w:eastAsia="標楷體" w:hAnsi="標楷體"/>
            </w:rPr>
          </w:rPrChange>
        </w:rPr>
        <w:t>": "</w:t>
      </w:r>
      <w:r w:rsidR="00F837E9" w:rsidRPr="00175EE9">
        <w:rPr>
          <w:rFonts w:ascii="標楷體" w:eastAsia="標楷體" w:hAnsi="標楷體"/>
          <w:highlight w:val="yellow"/>
          <w:rPrChange w:id="922" w:author="吳承憲" w:date="2020-11-26T10:13:00Z">
            <w:rPr>
              <w:rFonts w:ascii="標楷體" w:eastAsia="標楷體" w:hAnsi="標楷體"/>
            </w:rPr>
          </w:rPrChange>
        </w:rPr>
        <w:t>1</w:t>
      </w:r>
      <w:r w:rsidRPr="00175EE9">
        <w:rPr>
          <w:rFonts w:ascii="標楷體" w:eastAsia="標楷體" w:hAnsi="標楷體"/>
          <w:highlight w:val="yellow"/>
          <w:rPrChange w:id="923" w:author="吳承憲" w:date="2020-11-26T10:13:00Z">
            <w:rPr>
              <w:rFonts w:ascii="標楷體" w:eastAsia="標楷體" w:hAnsi="標楷體"/>
            </w:rPr>
          </w:rPrChange>
        </w:rPr>
        <w:t>",</w:t>
      </w:r>
    </w:p>
    <w:p w14:paraId="4BDEA03A" w14:textId="0BA69B30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24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25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="00F837E9"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26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BreachaPercent</w:t>
      </w:r>
      <w:r w:rsidR="00F837E9" w:rsidRPr="00175EE9">
        <w:rPr>
          <w:rFonts w:ascii="標楷體" w:eastAsia="標楷體" w:hAnsi="標楷體"/>
          <w:highlight w:val="yellow"/>
          <w:rPrChange w:id="927" w:author="吳承憲" w:date="2020-11-26T10:13:00Z">
            <w:rPr>
              <w:rFonts w:ascii="標楷體" w:eastAsia="標楷體" w:hAnsi="標楷體"/>
            </w:rPr>
          </w:rPrChange>
        </w:rPr>
        <w:t xml:space="preserve"> </w:t>
      </w:r>
      <w:r w:rsidRPr="00175EE9">
        <w:rPr>
          <w:rFonts w:ascii="標楷體" w:eastAsia="標楷體" w:hAnsi="標楷體"/>
          <w:highlight w:val="yellow"/>
          <w:rPrChange w:id="928" w:author="吳承憲" w:date="2020-11-26T10:13:00Z">
            <w:rPr>
              <w:rFonts w:ascii="標楷體" w:eastAsia="標楷體" w:hAnsi="標楷體"/>
            </w:rPr>
          </w:rPrChange>
        </w:rPr>
        <w:t>": "</w:t>
      </w:r>
      <w:r w:rsidR="00F837E9" w:rsidRPr="00175EE9">
        <w:rPr>
          <w:rFonts w:ascii="標楷體" w:eastAsia="標楷體" w:hAnsi="標楷體"/>
          <w:highlight w:val="yellow"/>
          <w:rPrChange w:id="929" w:author="吳承憲" w:date="2020-11-26T10:13:00Z">
            <w:rPr>
              <w:rFonts w:ascii="標楷體" w:eastAsia="標楷體" w:hAnsi="標楷體"/>
            </w:rPr>
          </w:rPrChange>
        </w:rPr>
        <w:t>1.00</w:t>
      </w:r>
      <w:r w:rsidRPr="00175EE9">
        <w:rPr>
          <w:rFonts w:ascii="標楷體" w:eastAsia="標楷體" w:hAnsi="標楷體"/>
          <w:highlight w:val="yellow"/>
          <w:rPrChange w:id="930" w:author="吳承憲" w:date="2020-11-26T10:13:00Z">
            <w:rPr>
              <w:rFonts w:ascii="標楷體" w:eastAsia="標楷體" w:hAnsi="標楷體"/>
            </w:rPr>
          </w:rPrChange>
        </w:rPr>
        <w:t>",</w:t>
      </w:r>
    </w:p>
    <w:p w14:paraId="3B31FAA2" w14:textId="2CF2085B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31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32" w:author="吳承憲" w:date="2020-11-26T10:13:00Z">
            <w:rPr>
              <w:rFonts w:ascii="標楷體" w:eastAsia="標楷體" w:hAnsi="標楷體"/>
            </w:rPr>
          </w:rPrChange>
        </w:rPr>
        <w:t xml:space="preserve">    },</w:t>
      </w:r>
    </w:p>
    <w:p w14:paraId="5C37467A" w14:textId="3B58500E" w:rsidR="00F837E9" w:rsidRPr="00175EE9" w:rsidRDefault="00F837E9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33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34" w:author="吳承憲" w:date="2020-11-26T10:13:00Z">
            <w:rPr>
              <w:rFonts w:ascii="標楷體" w:eastAsia="標楷體" w:hAnsi="標楷體"/>
            </w:rPr>
          </w:rPrChange>
        </w:rPr>
        <w:t>…</w:t>
      </w:r>
    </w:p>
    <w:p w14:paraId="6107F867" w14:textId="77777777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35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36" w:author="吳承憲" w:date="2020-11-26T10:13:00Z">
            <w:rPr>
              <w:rFonts w:ascii="標楷體" w:eastAsia="標楷體" w:hAnsi="標楷體"/>
            </w:rPr>
          </w:rPrChange>
        </w:rPr>
        <w:t xml:space="preserve">    {</w:t>
      </w:r>
    </w:p>
    <w:p w14:paraId="2EE9E18C" w14:textId="6A16744F" w:rsidR="00F837E9" w:rsidRPr="00175EE9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37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38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39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BreachaYyA</w:t>
      </w:r>
      <w:r w:rsidRPr="00175EE9">
        <w:rPr>
          <w:rFonts w:ascii="標楷體" w:eastAsia="標楷體" w:hAnsi="標楷體"/>
          <w:highlight w:val="yellow"/>
          <w:rPrChange w:id="940" w:author="吳承憲" w:date="2020-11-26T10:13:00Z">
            <w:rPr>
              <w:rFonts w:ascii="標楷體" w:eastAsia="標楷體" w:hAnsi="標楷體"/>
            </w:rPr>
          </w:rPrChange>
        </w:rPr>
        <w:t>": "1",</w:t>
      </w:r>
    </w:p>
    <w:p w14:paraId="5D7E7107" w14:textId="2AC505DE" w:rsidR="00F837E9" w:rsidRPr="00175EE9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41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42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43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BreachaYyB</w:t>
      </w:r>
      <w:r w:rsidRPr="00175EE9">
        <w:rPr>
          <w:rFonts w:ascii="標楷體" w:eastAsia="標楷體" w:hAnsi="標楷體"/>
          <w:highlight w:val="yellow"/>
          <w:rPrChange w:id="944" w:author="吳承憲" w:date="2020-11-26T10:13:00Z">
            <w:rPr>
              <w:rFonts w:ascii="標楷體" w:eastAsia="標楷體" w:hAnsi="標楷體"/>
            </w:rPr>
          </w:rPrChange>
        </w:rPr>
        <w:t>": "2",</w:t>
      </w:r>
    </w:p>
    <w:p w14:paraId="56C30A16" w14:textId="05A74F7B" w:rsidR="00F837E9" w:rsidRPr="00175EE9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45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46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47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BreachaPercent</w:t>
      </w:r>
      <w:r w:rsidRPr="00175EE9">
        <w:rPr>
          <w:rFonts w:ascii="標楷體" w:eastAsia="標楷體" w:hAnsi="標楷體"/>
          <w:highlight w:val="yellow"/>
          <w:rPrChange w:id="948" w:author="吳承憲" w:date="2020-11-26T10:13:00Z">
            <w:rPr>
              <w:rFonts w:ascii="標楷體" w:eastAsia="標楷體" w:hAnsi="標楷體"/>
            </w:rPr>
          </w:rPrChange>
        </w:rPr>
        <w:t xml:space="preserve"> ": "0.90",</w:t>
      </w:r>
    </w:p>
    <w:p w14:paraId="3C78B13C" w14:textId="77777777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49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50" w:author="吳承憲" w:date="2020-11-26T10:13:00Z">
            <w:rPr>
              <w:rFonts w:ascii="標楷體" w:eastAsia="標楷體" w:hAnsi="標楷體"/>
            </w:rPr>
          </w:rPrChange>
        </w:rPr>
        <w:t xml:space="preserve">    }</w:t>
      </w:r>
    </w:p>
    <w:p w14:paraId="7D342AC7" w14:textId="77777777" w:rsidR="00D05C3A" w:rsidRPr="008F20B5" w:rsidRDefault="00D05C3A" w:rsidP="00D05C3A">
      <w:pPr>
        <w:widowControl/>
        <w:ind w:leftChars="300" w:left="720" w:firstLine="480"/>
        <w:rPr>
          <w:rFonts w:ascii="標楷體" w:eastAsia="標楷體" w:hAnsi="標楷體"/>
        </w:rPr>
      </w:pPr>
      <w:r w:rsidRPr="00175EE9">
        <w:rPr>
          <w:rFonts w:ascii="標楷體" w:eastAsia="標楷體" w:hAnsi="標楷體"/>
          <w:highlight w:val="yellow"/>
          <w:rPrChange w:id="951" w:author="吳承憲" w:date="2020-11-26T10:13:00Z">
            <w:rPr>
              <w:rFonts w:ascii="標楷體" w:eastAsia="標楷體" w:hAnsi="標楷體"/>
            </w:rPr>
          </w:rPrChange>
        </w:rPr>
        <w:t xml:space="preserve">  ]</w:t>
      </w:r>
    </w:p>
    <w:p w14:paraId="1A5A24D5" w14:textId="240A5D6D" w:rsidR="009B7240" w:rsidRDefault="009B7240" w:rsidP="004A1C2C">
      <w:pPr>
        <w:widowControl/>
        <w:rPr>
          <w:ins w:id="952" w:author="ST1" w:date="2020-12-06T18:48:00Z"/>
          <w:rFonts w:ascii="標楷體" w:eastAsia="標楷體" w:hAnsi="標楷體"/>
        </w:rPr>
      </w:pPr>
    </w:p>
    <w:p w14:paraId="3CAEE747" w14:textId="316EC513" w:rsidR="00776AC8" w:rsidRDefault="00776AC8" w:rsidP="004A1C2C">
      <w:pPr>
        <w:widowControl/>
        <w:rPr>
          <w:ins w:id="953" w:author="ST1" w:date="2020-12-06T18:48:00Z"/>
          <w:rFonts w:ascii="標楷體" w:eastAsia="標楷體" w:hAnsi="標楷體"/>
        </w:rPr>
      </w:pPr>
    </w:p>
    <w:p w14:paraId="018B42EC" w14:textId="58C2AF81" w:rsidR="00776AC8" w:rsidRDefault="00776AC8">
      <w:pPr>
        <w:widowControl/>
        <w:rPr>
          <w:ins w:id="954" w:author="ST1" w:date="2020-12-06T18:48:00Z"/>
          <w:rFonts w:ascii="標楷體" w:eastAsia="標楷體" w:hAnsi="標楷體"/>
        </w:rPr>
      </w:pPr>
      <w:ins w:id="955" w:author="ST1" w:date="2020-12-06T18:48:00Z">
        <w:r>
          <w:rPr>
            <w:rFonts w:ascii="標楷體" w:eastAsia="標楷體" w:hAnsi="標楷體"/>
          </w:rPr>
          <w:br w:type="page"/>
        </w:r>
      </w:ins>
    </w:p>
    <w:p w14:paraId="3FD3C7EC" w14:textId="77777777" w:rsidR="00776AC8" w:rsidRPr="004A1C2C" w:rsidRDefault="00776AC8" w:rsidP="004A1C2C">
      <w:pPr>
        <w:widowControl/>
        <w:rPr>
          <w:rFonts w:ascii="標楷體" w:eastAsia="標楷體" w:hAnsi="標楷體"/>
        </w:rPr>
      </w:pPr>
    </w:p>
    <w:p w14:paraId="0F43BDB9" w14:textId="77777777" w:rsidR="009B7240" w:rsidRPr="008F20B5" w:rsidRDefault="009B7240" w:rsidP="00751866">
      <w:pPr>
        <w:pStyle w:val="3"/>
        <w:numPr>
          <w:ilvl w:val="2"/>
          <w:numId w:val="64"/>
        </w:numPr>
        <w:spacing w:before="0"/>
        <w:rPr>
          <w:rFonts w:ascii="標楷體" w:hAnsi="標楷體"/>
          <w:b/>
          <w:szCs w:val="32"/>
        </w:rPr>
      </w:pPr>
      <w:r w:rsidRPr="008F20B5">
        <w:rPr>
          <w:rFonts w:ascii="標楷體" w:hAnsi="標楷體"/>
          <w:b/>
          <w:szCs w:val="32"/>
        </w:rPr>
        <w:t xml:space="preserve">L7100 </w:t>
      </w:r>
      <w:r w:rsidRPr="008F20B5">
        <w:rPr>
          <w:rFonts w:ascii="標楷體" w:hAnsi="標楷體"/>
          <w:b/>
        </w:rPr>
        <w:t>E-LOAN案件資料上送</w:t>
      </w:r>
    </w:p>
    <w:p w14:paraId="34D21A7B" w14:textId="77777777" w:rsidR="009B7240" w:rsidRPr="008F20B5" w:rsidRDefault="009B7240" w:rsidP="00C95E73">
      <w:pPr>
        <w:pStyle w:val="af9"/>
        <w:widowControl/>
        <w:ind w:leftChars="0" w:left="840" w:firstLineChars="100" w:firstLine="2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</w:rPr>
        <w:t>1.</w:t>
      </w:r>
      <w:r w:rsidR="00C95E73" w:rsidRPr="008F20B5">
        <w:rPr>
          <w:rFonts w:ascii="標楷體" w:eastAsia="標楷體" w:hAnsi="標楷體" w:hint="eastAsia"/>
          <w:sz w:val="28"/>
          <w:szCs w:val="28"/>
        </w:rPr>
        <w:t>依客戶戶號為傳送單位，以交易陣列方式組電文上送。</w:t>
      </w:r>
    </w:p>
    <w:p w14:paraId="7B4EA3F7" w14:textId="41955075" w:rsidR="00C95E73" w:rsidRPr="008F20B5" w:rsidRDefault="00C95E73" w:rsidP="00C95E73">
      <w:pPr>
        <w:pStyle w:val="af9"/>
        <w:widowControl/>
        <w:spacing w:after="240"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2.</w:t>
      </w:r>
      <w:r w:rsidRPr="008F20B5">
        <w:rPr>
          <w:rFonts w:ascii="標楷體" w:eastAsia="標楷體" w:hAnsi="標楷體" w:hint="eastAsia"/>
        </w:rPr>
        <w:t>見</w:t>
      </w:r>
      <w:hyperlink w:anchor="_JSON_傳輸格式" w:history="1">
        <w:r w:rsidRPr="008F20B5">
          <w:rPr>
            <w:rStyle w:val="a7"/>
            <w:rFonts w:ascii="標楷體" w:eastAsia="標楷體" w:hAnsi="標楷體"/>
          </w:rPr>
          <w:t xml:space="preserve">JSON </w:t>
        </w:r>
        <w:r w:rsidRPr="008F20B5">
          <w:rPr>
            <w:rStyle w:val="a7"/>
            <w:rFonts w:ascii="標楷體" w:eastAsia="標楷體" w:hAnsi="標楷體" w:hint="eastAsia"/>
          </w:rPr>
          <w:t>傳輸格式</w:t>
        </w:r>
      </w:hyperlink>
      <w:r w:rsidRPr="008F20B5">
        <w:rPr>
          <w:rFonts w:ascii="標楷體" w:eastAsia="標楷體" w:hAnsi="標楷體" w:hint="eastAsia"/>
        </w:rPr>
        <w:t>範例。</w:t>
      </w:r>
    </w:p>
    <w:tbl>
      <w:tblPr>
        <w:tblW w:w="5059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956" w:author="家興 余" w:date="2021-01-22T09:43:00Z">
          <w:tblPr>
            <w:tblW w:w="4710" w:type="pct"/>
            <w:tblInd w:w="5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3"/>
        <w:gridCol w:w="1555"/>
        <w:gridCol w:w="4088"/>
        <w:gridCol w:w="611"/>
        <w:gridCol w:w="611"/>
        <w:gridCol w:w="623"/>
        <w:gridCol w:w="2263"/>
        <w:tblGridChange w:id="957">
          <w:tblGrid>
            <w:gridCol w:w="562"/>
            <w:gridCol w:w="1552"/>
            <w:gridCol w:w="4089"/>
            <w:gridCol w:w="611"/>
            <w:gridCol w:w="611"/>
            <w:gridCol w:w="2178"/>
            <w:gridCol w:w="2178"/>
          </w:tblGrid>
        </w:tblGridChange>
      </w:tblGrid>
      <w:tr w:rsidR="0095355E" w:rsidRPr="00583560" w14:paraId="02ECC574" w14:textId="77777777" w:rsidTr="0095355E">
        <w:trPr>
          <w:trHeight w:val="350"/>
          <w:trPrChange w:id="958" w:author="家興 余" w:date="2021-01-22T09:43:00Z">
            <w:trPr>
              <w:trHeight w:val="350"/>
            </w:trPr>
          </w:trPrChange>
        </w:trPr>
        <w:tc>
          <w:tcPr>
            <w:tcW w:w="273" w:type="pct"/>
            <w:shd w:val="clear" w:color="auto" w:fill="auto"/>
            <w:hideMark/>
            <w:tcPrChange w:id="959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12F53F48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bookmarkStart w:id="960" w:name="RANGE!A3"/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  <w:bookmarkEnd w:id="960"/>
          </w:p>
        </w:tc>
        <w:tc>
          <w:tcPr>
            <w:tcW w:w="754" w:type="pct"/>
            <w:shd w:val="clear" w:color="auto" w:fill="auto"/>
            <w:hideMark/>
            <w:tcPrChange w:id="961" w:author="家興 余" w:date="2021-01-22T09:43:00Z">
              <w:tcPr>
                <w:tcW w:w="808" w:type="pct"/>
                <w:shd w:val="clear" w:color="auto" w:fill="auto"/>
                <w:hideMark/>
              </w:tcPr>
            </w:tcPrChange>
          </w:tcPr>
          <w:p w14:paraId="65896D11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82" w:type="pct"/>
            <w:shd w:val="clear" w:color="auto" w:fill="auto"/>
            <w:hideMark/>
            <w:tcPrChange w:id="962" w:author="家興 余" w:date="2021-01-22T09:43:00Z">
              <w:tcPr>
                <w:tcW w:w="2129" w:type="pct"/>
                <w:shd w:val="clear" w:color="auto" w:fill="auto"/>
                <w:hideMark/>
              </w:tcPr>
            </w:tcPrChange>
          </w:tcPr>
          <w:p w14:paraId="642A230E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96" w:type="pct"/>
            <w:shd w:val="clear" w:color="auto" w:fill="auto"/>
            <w:hideMark/>
            <w:tcPrChange w:id="963" w:author="家興 余" w:date="2021-01-22T09:43:00Z">
              <w:tcPr>
                <w:tcW w:w="318" w:type="pct"/>
                <w:shd w:val="clear" w:color="auto" w:fill="auto"/>
                <w:hideMark/>
              </w:tcPr>
            </w:tcPrChange>
          </w:tcPr>
          <w:p w14:paraId="3F8FAFE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96" w:type="pct"/>
            <w:shd w:val="clear" w:color="auto" w:fill="auto"/>
            <w:hideMark/>
            <w:tcPrChange w:id="964" w:author="家興 余" w:date="2021-01-22T09:43:00Z">
              <w:tcPr>
                <w:tcW w:w="318" w:type="pct"/>
                <w:shd w:val="clear" w:color="auto" w:fill="auto"/>
                <w:hideMark/>
              </w:tcPr>
            </w:tcPrChange>
          </w:tcPr>
          <w:p w14:paraId="065CB06D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302" w:type="pct"/>
            <w:tcPrChange w:id="965" w:author="家興 余" w:date="2021-01-22T09:43:00Z">
              <w:tcPr>
                <w:tcW w:w="1" w:type="pct"/>
              </w:tcPr>
            </w:tcPrChange>
          </w:tcPr>
          <w:p w14:paraId="2CAF9479" w14:textId="4008DDC7" w:rsidR="0095355E" w:rsidRPr="00583560" w:rsidRDefault="0095355E">
            <w:pPr>
              <w:widowControl/>
              <w:jc w:val="center"/>
              <w:rPr>
                <w:ins w:id="966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67" w:author="家興 余" w:date="2021-01-22T09:42:00Z">
                <w:pPr>
                  <w:widowControl/>
                </w:pPr>
              </w:pPrChange>
            </w:pPr>
            <w:ins w:id="968" w:author="家興 余" w:date="2021-01-22T09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099" w:type="pct"/>
            <w:shd w:val="clear" w:color="auto" w:fill="auto"/>
            <w:hideMark/>
            <w:tcPrChange w:id="969" w:author="家興 余" w:date="2021-01-22T09:43:00Z">
              <w:tcPr>
                <w:tcW w:w="1134" w:type="pct"/>
                <w:shd w:val="clear" w:color="auto" w:fill="auto"/>
                <w:hideMark/>
              </w:tcPr>
            </w:tcPrChange>
          </w:tcPr>
          <w:p w14:paraId="2CE90836" w14:textId="7F63A4A0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95355E" w:rsidRPr="00583560" w14:paraId="0DF30741" w14:textId="77777777" w:rsidTr="0095355E">
        <w:trPr>
          <w:trHeight w:val="340"/>
          <w:trPrChange w:id="970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71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505FB1B5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754" w:type="pct"/>
            <w:shd w:val="clear" w:color="auto" w:fill="auto"/>
            <w:hideMark/>
            <w:tcPrChange w:id="972" w:author="家興 余" w:date="2021-01-22T09:43:00Z">
              <w:tcPr>
                <w:tcW w:w="808" w:type="pct"/>
                <w:shd w:val="clear" w:color="auto" w:fill="auto"/>
                <w:hideMark/>
              </w:tcPr>
            </w:tcPrChange>
          </w:tcPr>
          <w:p w14:paraId="023139F0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/>
                <w:rPrChange w:id="973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974" w:author="ST1" w:date="2020-12-02T11:46:00Z">
                  <w:rPr/>
                </w:rPrChange>
              </w:rPr>
              <w:instrText xml:space="preserve"> HYPERLINK \l "_E-LOAN</w:instrText>
            </w:r>
            <w:r w:rsidRPr="00583560">
              <w:rPr>
                <w:rFonts w:ascii="標楷體" w:eastAsia="標楷體" w:hAnsi="標楷體" w:hint="eastAsia"/>
                <w:rPrChange w:id="975" w:author="ST1" w:date="2020-12-02T11:46:00Z">
                  <w:rPr>
                    <w:rFonts w:hint="eastAsia"/>
                  </w:rPr>
                </w:rPrChange>
              </w:rPr>
              <w:instrText>上行共用區域</w:instrText>
            </w:r>
            <w:r w:rsidRPr="00583560">
              <w:rPr>
                <w:rFonts w:ascii="標楷體" w:eastAsia="標楷體" w:hAnsi="標楷體"/>
                <w:rPrChange w:id="976" w:author="ST1" w:date="2020-12-02T11:46:00Z">
                  <w:rPr/>
                </w:rPrChange>
              </w:rPr>
              <w:instrText>TITA-Header</w:instrText>
            </w:r>
            <w:r w:rsidRPr="00583560">
              <w:rPr>
                <w:rFonts w:ascii="標楷體" w:eastAsia="標楷體" w:hAnsi="標楷體" w:hint="eastAsia"/>
                <w:rPrChange w:id="977" w:author="ST1" w:date="2020-12-02T11:46:00Z">
                  <w:rPr>
                    <w:rFonts w:hint="eastAsia"/>
                  </w:rPr>
                </w:rPrChange>
              </w:rPr>
              <w:instrText>欄位</w:instrText>
            </w:r>
            <w:r w:rsidRPr="00583560">
              <w:rPr>
                <w:rFonts w:ascii="標楷體" w:eastAsia="標楷體" w:hAnsi="標楷體"/>
                <w:rPrChange w:id="978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979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</w:rPr>
              <w:t>TITA-HEADER</w:t>
            </w:r>
            <w:r w:rsidRPr="00583560">
              <w:rPr>
                <w:rStyle w:val="a7"/>
                <w:rFonts w:ascii="標楷體" w:eastAsia="標楷體" w:hAnsi="標楷體"/>
                <w:rPrChange w:id="980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hideMark/>
            <w:tcPrChange w:id="981" w:author="家興 余" w:date="2021-01-22T09:43:00Z">
              <w:tcPr>
                <w:tcW w:w="2129" w:type="pct"/>
                <w:shd w:val="clear" w:color="auto" w:fill="auto"/>
                <w:hideMark/>
              </w:tcPr>
            </w:tcPrChange>
          </w:tcPr>
          <w:p w14:paraId="358853C0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  <w:tcPrChange w:id="982" w:author="家興 余" w:date="2021-01-22T09:43:00Z">
              <w:tcPr>
                <w:tcW w:w="318" w:type="pct"/>
                <w:shd w:val="clear" w:color="auto" w:fill="auto"/>
              </w:tcPr>
            </w:tcPrChange>
          </w:tcPr>
          <w:p w14:paraId="4A01C2FF" w14:textId="183C5DED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hideMark/>
            <w:tcPrChange w:id="983" w:author="家興 余" w:date="2021-01-22T09:43:00Z">
              <w:tcPr>
                <w:tcW w:w="318" w:type="pct"/>
                <w:shd w:val="clear" w:color="auto" w:fill="auto"/>
                <w:hideMark/>
              </w:tcPr>
            </w:tcPrChange>
          </w:tcPr>
          <w:p w14:paraId="40A27DBD" w14:textId="5EEC1EEB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984" w:author="家興 余" w:date="2021-01-22T09:43:00Z">
              <w:tcPr>
                <w:tcW w:w="1" w:type="pct"/>
              </w:tcPr>
            </w:tcPrChange>
          </w:tcPr>
          <w:p w14:paraId="2EFC1BBC" w14:textId="77777777" w:rsidR="0095355E" w:rsidRPr="00583560" w:rsidRDefault="0095355E">
            <w:pPr>
              <w:widowControl/>
              <w:jc w:val="center"/>
              <w:rPr>
                <w:ins w:id="985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86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987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34BE91FB" w14:textId="66DFB3A8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6882592A" w14:textId="77777777" w:rsidTr="0095355E">
        <w:trPr>
          <w:trHeight w:val="340"/>
          <w:trPrChange w:id="988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89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3F69FD83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990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02F6D92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BODY</w:t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991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68B51DC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  <w:vAlign w:val="center"/>
            <w:tcPrChange w:id="99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9D013E6" w14:textId="5BA00D02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99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E985A7D" w14:textId="261FF89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994" w:author="家興 余" w:date="2021-01-22T09:43:00Z">
              <w:tcPr>
                <w:tcW w:w="1" w:type="pct"/>
              </w:tcPr>
            </w:tcPrChange>
          </w:tcPr>
          <w:p w14:paraId="353C99BD" w14:textId="77777777" w:rsidR="0095355E" w:rsidRPr="00583560" w:rsidRDefault="0095355E">
            <w:pPr>
              <w:widowControl/>
              <w:jc w:val="center"/>
              <w:rPr>
                <w:ins w:id="995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96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997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75D431AB" w14:textId="18C0BDC3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481E8D26" w14:textId="77777777" w:rsidTr="0095355E">
        <w:trPr>
          <w:trHeight w:val="340"/>
          <w:trPrChange w:id="998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99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6BA39DC3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00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7EE82531" w14:textId="77777777" w:rsidR="0095355E" w:rsidRPr="00583560" w:rsidRDefault="0095355E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1001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02" w:author="ST1" w:date="2020-12-02T11:46:00Z">
                  <w:rPr/>
                </w:rPrChange>
              </w:rPr>
              <w:instrText xml:space="preserve"> HYPERLINK \l "_L1101</w:instrText>
            </w:r>
            <w:r w:rsidRPr="00583560">
              <w:rPr>
                <w:rFonts w:ascii="標楷體" w:eastAsia="標楷體" w:hAnsi="標楷體" w:hint="eastAsia"/>
                <w:rPrChange w:id="1003" w:author="ST1" w:date="2020-12-02T11:46:00Z">
                  <w:rPr>
                    <w:rFonts w:hint="eastAsia"/>
                  </w:rPr>
                </w:rPrChange>
              </w:rPr>
              <w:instrText>顧客基本資料維護</w:instrText>
            </w:r>
            <w:r w:rsidRPr="00583560">
              <w:rPr>
                <w:rFonts w:ascii="標楷體" w:eastAsia="標楷體" w:hAnsi="標楷體"/>
                <w:rPrChange w:id="1004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05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u w:val="none"/>
              </w:rPr>
              <w:t xml:space="preserve"> </w:t>
            </w:r>
            <w:r w:rsidRPr="00583560">
              <w:rPr>
                <w:rStyle w:val="a7"/>
                <w:rFonts w:ascii="標楷體" w:eastAsia="標楷體" w:hAnsi="標楷體"/>
              </w:rPr>
              <w:t>L1101</w:t>
            </w:r>
            <w:r w:rsidRPr="00583560">
              <w:rPr>
                <w:rStyle w:val="a7"/>
                <w:rFonts w:ascii="標楷體" w:eastAsia="標楷體" w:hAnsi="標楷體"/>
                <w:rPrChange w:id="1006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07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2AE7C39C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顧客基本資料維護</w:t>
            </w:r>
          </w:p>
        </w:tc>
        <w:tc>
          <w:tcPr>
            <w:tcW w:w="296" w:type="pct"/>
            <w:shd w:val="clear" w:color="auto" w:fill="auto"/>
            <w:vAlign w:val="center"/>
            <w:tcPrChange w:id="100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848066D" w14:textId="4EF64A34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0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E2B3368" w14:textId="5989852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10" w:author="家興 余" w:date="2021-01-22T09:43:00Z">
              <w:tcPr>
                <w:tcW w:w="1" w:type="pct"/>
              </w:tcPr>
            </w:tcPrChange>
          </w:tcPr>
          <w:p w14:paraId="434BFE05" w14:textId="77777777" w:rsidR="0095355E" w:rsidRPr="00583560" w:rsidRDefault="0095355E">
            <w:pPr>
              <w:widowControl/>
              <w:jc w:val="center"/>
              <w:rPr>
                <w:ins w:id="1011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12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13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7A5FCBE8" w14:textId="78103CEE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583560" w14:paraId="1BED3D88" w14:textId="77777777" w:rsidTr="0095355E">
        <w:trPr>
          <w:trHeight w:val="340"/>
          <w:trPrChange w:id="1014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15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5719CD09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16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13DBB122" w14:textId="77777777" w:rsidR="0095355E" w:rsidRPr="00583560" w:rsidRDefault="0095355E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1017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18" w:author="ST1" w:date="2020-12-02T11:46:00Z">
                  <w:rPr/>
                </w:rPrChange>
              </w:rPr>
              <w:instrText xml:space="preserve"> HYPERLINK \l "_L2111</w:instrText>
            </w:r>
            <w:r w:rsidRPr="00583560">
              <w:rPr>
                <w:rFonts w:ascii="標楷體" w:eastAsia="標楷體" w:hAnsi="標楷體" w:hint="eastAsia"/>
                <w:rPrChange w:id="1019" w:author="ST1" w:date="2020-12-02T11:46:00Z">
                  <w:rPr>
                    <w:rFonts w:hint="eastAsia"/>
                  </w:rPr>
                </w:rPrChange>
              </w:rPr>
              <w:instrText>案件申請登錄</w:instrText>
            </w:r>
            <w:r w:rsidRPr="00583560">
              <w:rPr>
                <w:rFonts w:ascii="標楷體" w:eastAsia="標楷體" w:hAnsi="標楷體"/>
                <w:rPrChange w:id="1020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21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u w:val="none"/>
              </w:rPr>
              <w:t xml:space="preserve"> </w:t>
            </w:r>
            <w:r w:rsidRPr="00583560">
              <w:rPr>
                <w:rStyle w:val="a7"/>
                <w:rFonts w:ascii="標楷體" w:eastAsia="標楷體" w:hAnsi="標楷體"/>
              </w:rPr>
              <w:t>L2111</w:t>
            </w:r>
            <w:r w:rsidRPr="00583560">
              <w:rPr>
                <w:rStyle w:val="a7"/>
                <w:rFonts w:ascii="標楷體" w:eastAsia="標楷體" w:hAnsi="標楷體"/>
                <w:rPrChange w:id="1022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23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E27172D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案件申請登錄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2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CB11188" w14:textId="4C05B4F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2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5FFA75BB" w14:textId="11FD60FF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26" w:author="家興 余" w:date="2021-01-22T09:43:00Z">
              <w:tcPr>
                <w:tcW w:w="1" w:type="pct"/>
              </w:tcPr>
            </w:tcPrChange>
          </w:tcPr>
          <w:p w14:paraId="688F6F98" w14:textId="77777777" w:rsidR="0095355E" w:rsidRPr="00583560" w:rsidRDefault="0095355E">
            <w:pPr>
              <w:widowControl/>
              <w:jc w:val="center"/>
              <w:rPr>
                <w:ins w:id="1027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28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29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2683735B" w14:textId="077C5030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583560" w14:paraId="3C729F16" w14:textId="77777777" w:rsidTr="0095355E">
        <w:trPr>
          <w:trHeight w:val="340"/>
          <w:trPrChange w:id="1030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31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775E4B37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32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777881C0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33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34" w:author="ST1" w:date="2020-12-02T11:46:00Z">
                  <w:rPr/>
                </w:rPrChange>
              </w:rPr>
              <w:instrText xml:space="preserve"> HYPERLINK \l "_L2153</w:instrText>
            </w:r>
            <w:r w:rsidRPr="00583560">
              <w:rPr>
                <w:rFonts w:ascii="標楷體" w:eastAsia="標楷體" w:hAnsi="標楷體" w:hint="eastAsia"/>
                <w:rPrChange w:id="1035" w:author="ST1" w:date="2020-12-02T11:46:00Z">
                  <w:rPr>
                    <w:rFonts w:hint="eastAsia"/>
                  </w:rPr>
                </w:rPrChange>
              </w:rPr>
              <w:instrText>核准額度登錄</w:instrText>
            </w:r>
            <w:r w:rsidRPr="00583560">
              <w:rPr>
                <w:rFonts w:ascii="標楷體" w:eastAsia="標楷體" w:hAnsi="標楷體"/>
                <w:rPrChange w:id="1036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37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L2153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38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39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5169DDB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核准額度登錄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4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FB2C52F" w14:textId="5E55871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4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84361C1" w14:textId="122C5D44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42" w:author="家興 余" w:date="2021-01-22T09:43:00Z">
              <w:tcPr>
                <w:tcW w:w="1" w:type="pct"/>
              </w:tcPr>
            </w:tcPrChange>
          </w:tcPr>
          <w:p w14:paraId="14ECB646" w14:textId="77777777" w:rsidR="0095355E" w:rsidRPr="00583560" w:rsidRDefault="0095355E">
            <w:pPr>
              <w:widowControl/>
              <w:jc w:val="center"/>
              <w:rPr>
                <w:ins w:id="1043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44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45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4C0A2678" w14:textId="4F88F0BE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2CB9A8F9" w14:textId="77777777" w:rsidTr="0095355E">
        <w:trPr>
          <w:trHeight w:val="340"/>
          <w:trPrChange w:id="1046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47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144DF280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48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0D5CD45F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49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50" w:author="ST1" w:date="2020-12-02T11:46:00Z">
                  <w:rPr/>
                </w:rPrChange>
              </w:rPr>
              <w:instrText xml:space="preserve"> HYPERLINK \l "_L2411</w:instrText>
            </w:r>
            <w:r w:rsidRPr="00583560">
              <w:rPr>
                <w:rFonts w:ascii="標楷體" w:eastAsia="標楷體" w:hAnsi="標楷體" w:hint="eastAsia"/>
                <w:rPrChange w:id="1051" w:author="ST1" w:date="2020-12-02T11:46:00Z">
                  <w:rPr>
                    <w:rFonts w:hint="eastAsia"/>
                  </w:rPr>
                </w:rPrChange>
              </w:rPr>
              <w:instrText>不動產擔保品資料登錄</w:instrText>
            </w:r>
            <w:r w:rsidRPr="00583560">
              <w:rPr>
                <w:rFonts w:ascii="標楷體" w:eastAsia="標楷體" w:hAnsi="標楷體"/>
                <w:rPrChange w:id="1052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53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L2411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54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55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D4BF902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56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69C99EB" w14:textId="439A6E4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5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0C99E31" w14:textId="16856001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58" w:author="家興 余" w:date="2021-01-22T09:43:00Z">
              <w:tcPr>
                <w:tcW w:w="1" w:type="pct"/>
              </w:tcPr>
            </w:tcPrChange>
          </w:tcPr>
          <w:p w14:paraId="5CB2FA70" w14:textId="77777777" w:rsidR="0095355E" w:rsidRPr="00583560" w:rsidRDefault="0095355E">
            <w:pPr>
              <w:widowControl/>
              <w:jc w:val="center"/>
              <w:rPr>
                <w:ins w:id="1059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60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61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31C6A521" w14:textId="3CA123B2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72CAD044" w14:textId="77777777" w:rsidTr="0095355E">
        <w:trPr>
          <w:trHeight w:val="340"/>
          <w:trPrChange w:id="1062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63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699424F5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64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735AB64C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65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66" w:author="ST1" w:date="2020-12-02T11:46:00Z">
                  <w:rPr/>
                </w:rPrChange>
              </w:rPr>
              <w:instrText xml:space="preserve"> HYPERLINK \l "_L2416</w:instrText>
            </w:r>
            <w:r w:rsidRPr="00583560">
              <w:rPr>
                <w:rFonts w:ascii="標楷體" w:eastAsia="標楷體" w:hAnsi="標楷體" w:hint="eastAsia"/>
                <w:rPrChange w:id="1067" w:author="ST1" w:date="2020-12-02T11:46:00Z">
                  <w:rPr>
                    <w:rFonts w:hint="eastAsia"/>
                  </w:rPr>
                </w:rPrChange>
              </w:rPr>
              <w:instrText>不動產土地擔保品資料登錄</w:instrText>
            </w:r>
            <w:r w:rsidRPr="00583560">
              <w:rPr>
                <w:rFonts w:ascii="標楷體" w:eastAsia="標楷體" w:hAnsi="標楷體"/>
                <w:rPrChange w:id="1068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69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L2416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70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71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7A108601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不動產土地擔保品資料登錄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7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F1D311" w14:textId="1EC891B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7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3B1302" w14:textId="0F8AF8A5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74" w:author="家興 余" w:date="2021-01-22T09:43:00Z">
              <w:tcPr>
                <w:tcW w:w="1" w:type="pct"/>
              </w:tcPr>
            </w:tcPrChange>
          </w:tcPr>
          <w:p w14:paraId="4C25EF6C" w14:textId="77777777" w:rsidR="0095355E" w:rsidRPr="00583560" w:rsidRDefault="0095355E">
            <w:pPr>
              <w:widowControl/>
              <w:jc w:val="center"/>
              <w:rPr>
                <w:ins w:id="1075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76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77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035519C8" w14:textId="18AAAA31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352B1541" w14:textId="77777777" w:rsidTr="0095355E">
        <w:trPr>
          <w:trHeight w:val="340"/>
          <w:trPrChange w:id="1078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79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69A4ACE6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80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D89EF8F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81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82" w:author="ST1" w:date="2020-12-02T11:46:00Z">
                  <w:rPr/>
                </w:rPrChange>
              </w:rPr>
              <w:instrText xml:space="preserve"> HYPERLINK \l "_L2415</w:instrText>
            </w:r>
            <w:r w:rsidRPr="00583560">
              <w:rPr>
                <w:rFonts w:ascii="標楷體" w:eastAsia="標楷體" w:hAnsi="標楷體" w:hint="eastAsia"/>
                <w:rPrChange w:id="1083" w:author="ST1" w:date="2020-12-02T11:46:00Z">
                  <w:rPr>
                    <w:rFonts w:hint="eastAsia"/>
                  </w:rPr>
                </w:rPrChange>
              </w:rPr>
              <w:instrText>不動產建物擔保品資料登錄</w:instrText>
            </w:r>
            <w:r w:rsidRPr="00583560">
              <w:rPr>
                <w:rFonts w:ascii="標楷體" w:eastAsia="標楷體" w:hAnsi="標楷體"/>
                <w:rPrChange w:id="1084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85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L2415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86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87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5FB83264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不動產建物擔保品資料查詢</w:t>
            </w:r>
          </w:p>
        </w:tc>
        <w:tc>
          <w:tcPr>
            <w:tcW w:w="296" w:type="pct"/>
            <w:shd w:val="clear" w:color="auto" w:fill="auto"/>
            <w:vAlign w:val="center"/>
            <w:tcPrChange w:id="108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8720078" w14:textId="5946807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8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888C2C8" w14:textId="00BC4A9A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90" w:author="家興 余" w:date="2021-01-22T09:43:00Z">
              <w:tcPr>
                <w:tcW w:w="1" w:type="pct"/>
              </w:tcPr>
            </w:tcPrChange>
          </w:tcPr>
          <w:p w14:paraId="5FAF1C43" w14:textId="77777777" w:rsidR="0095355E" w:rsidRPr="00583560" w:rsidRDefault="0095355E">
            <w:pPr>
              <w:widowControl/>
              <w:jc w:val="center"/>
              <w:rPr>
                <w:ins w:id="1091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92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93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01A51534" w14:textId="122287BC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321E321B" w14:textId="77777777" w:rsidTr="0095355E">
        <w:trPr>
          <w:trHeight w:val="340"/>
          <w:trPrChange w:id="1094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95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50DB1C48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96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00D8C7F2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97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98" w:author="ST1" w:date="2020-12-02T11:46:00Z">
                  <w:rPr/>
                </w:rPrChange>
              </w:rPr>
              <w:instrText xml:space="preserve"> HYPERLINK \l "_L2412</w:instrText>
            </w:r>
            <w:r w:rsidRPr="00583560">
              <w:rPr>
                <w:rFonts w:ascii="標楷體" w:eastAsia="標楷體" w:hAnsi="標楷體" w:hint="eastAsia"/>
                <w:rPrChange w:id="1099" w:author="ST1" w:date="2020-12-02T11:46:00Z">
                  <w:rPr>
                    <w:rFonts w:hint="eastAsia"/>
                  </w:rPr>
                </w:rPrChange>
              </w:rPr>
              <w:instrText>動產擔保品資料登錄</w:instrText>
            </w:r>
            <w:r w:rsidRPr="00583560">
              <w:rPr>
                <w:rFonts w:ascii="標楷體" w:eastAsia="標楷體" w:hAnsi="標楷體"/>
                <w:rPrChange w:id="1100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01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L2412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02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03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77B392D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10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D4D37E8" w14:textId="13C7FE4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0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4666AC57" w14:textId="7A72C1A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06" w:author="家興 余" w:date="2021-01-22T09:43:00Z">
              <w:tcPr>
                <w:tcW w:w="1" w:type="pct"/>
              </w:tcPr>
            </w:tcPrChange>
          </w:tcPr>
          <w:p w14:paraId="2881970D" w14:textId="77777777" w:rsidR="0095355E" w:rsidRPr="00583560" w:rsidRDefault="0095355E">
            <w:pPr>
              <w:widowControl/>
              <w:jc w:val="center"/>
              <w:rPr>
                <w:ins w:id="1107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08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09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6BEE5ACC" w14:textId="5BDC2B9A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059F53A9" w14:textId="77777777" w:rsidTr="0095355E">
        <w:trPr>
          <w:trHeight w:val="340"/>
          <w:trPrChange w:id="1110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111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4B750229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112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2E0BC41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113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14" w:author="ST1" w:date="2020-12-02T11:46:00Z">
                  <w:rPr/>
                </w:rPrChange>
              </w:rPr>
              <w:instrText xml:space="preserve"> HYPERLINK \l "_L2413</w:instrText>
            </w:r>
            <w:r w:rsidRPr="00583560">
              <w:rPr>
                <w:rFonts w:ascii="標楷體" w:eastAsia="標楷體" w:hAnsi="標楷體" w:hint="eastAsia"/>
                <w:rPrChange w:id="1115" w:author="ST1" w:date="2020-12-02T11:46:00Z">
                  <w:rPr>
                    <w:rFonts w:hint="eastAsia"/>
                  </w:rPr>
                </w:rPrChange>
              </w:rPr>
              <w:instrText>股票擔保品資料登錄</w:instrText>
            </w:r>
            <w:r w:rsidRPr="00583560">
              <w:rPr>
                <w:rFonts w:ascii="標楷體" w:eastAsia="標楷體" w:hAnsi="標楷體"/>
                <w:rPrChange w:id="1116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17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L2413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18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19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2A2EFE3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股票擔保品資料查詢</w:t>
            </w:r>
          </w:p>
        </w:tc>
        <w:tc>
          <w:tcPr>
            <w:tcW w:w="296" w:type="pct"/>
            <w:shd w:val="clear" w:color="auto" w:fill="auto"/>
            <w:vAlign w:val="center"/>
            <w:tcPrChange w:id="112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FD9D559" w14:textId="2115FFEA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2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2DA70CE" w14:textId="6407787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22" w:author="家興 余" w:date="2021-01-22T09:43:00Z">
              <w:tcPr>
                <w:tcW w:w="1" w:type="pct"/>
              </w:tcPr>
            </w:tcPrChange>
          </w:tcPr>
          <w:p w14:paraId="432226B6" w14:textId="77777777" w:rsidR="0095355E" w:rsidRPr="00583560" w:rsidRDefault="0095355E">
            <w:pPr>
              <w:widowControl/>
              <w:jc w:val="center"/>
              <w:rPr>
                <w:ins w:id="1123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24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25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11264E87" w14:textId="0E8C9AFA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59E6B95A" w14:textId="77777777" w:rsidTr="0095355E">
        <w:trPr>
          <w:trHeight w:val="340"/>
          <w:trPrChange w:id="1126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127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4C5930DE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128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14B49083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129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30" w:author="ST1" w:date="2020-12-02T11:46:00Z">
                  <w:rPr/>
                </w:rPrChange>
              </w:rPr>
              <w:instrText xml:space="preserve"> HYPERLINK \l "_L2414</w:instrText>
            </w:r>
            <w:r w:rsidRPr="00583560">
              <w:rPr>
                <w:rFonts w:ascii="標楷體" w:eastAsia="標楷體" w:hAnsi="標楷體" w:hint="eastAsia"/>
                <w:rPrChange w:id="1131" w:author="ST1" w:date="2020-12-02T11:46:00Z">
                  <w:rPr>
                    <w:rFonts w:hint="eastAsia"/>
                  </w:rPr>
                </w:rPrChange>
              </w:rPr>
              <w:instrText>其他擔保品資料登錄</w:instrText>
            </w:r>
            <w:r w:rsidRPr="00583560">
              <w:rPr>
                <w:rFonts w:ascii="標楷體" w:eastAsia="標楷體" w:hAnsi="標楷體"/>
                <w:rPrChange w:id="1132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33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L2414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34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35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E18BF96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136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467AE111" w14:textId="40FF3E6A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3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3192183" w14:textId="1B0A3F0D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38" w:author="家興 余" w:date="2021-01-22T09:43:00Z">
              <w:tcPr>
                <w:tcW w:w="1" w:type="pct"/>
              </w:tcPr>
            </w:tcPrChange>
          </w:tcPr>
          <w:p w14:paraId="33705F59" w14:textId="77777777" w:rsidR="0095355E" w:rsidRPr="00583560" w:rsidRDefault="0095355E">
            <w:pPr>
              <w:widowControl/>
              <w:jc w:val="center"/>
              <w:rPr>
                <w:ins w:id="1139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40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41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2627A4B7" w14:textId="1033EF4F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3F4E2DF8" w14:textId="77777777" w:rsidTr="0095355E">
        <w:trPr>
          <w:trHeight w:val="340"/>
          <w:trPrChange w:id="1142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143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0361865E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144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4F6C815D" w14:textId="6D2B2690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145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46" w:author="ST1" w:date="2020-12-02T11:46:00Z">
                  <w:rPr/>
                </w:rPrChange>
              </w:rPr>
              <w:instrText xml:space="preserve"> HYPERLINK \l "_L4611</w:instrText>
            </w:r>
            <w:r w:rsidRPr="00583560">
              <w:rPr>
                <w:rFonts w:ascii="標楷體" w:eastAsia="標楷體" w:hAnsi="標楷體" w:hint="eastAsia"/>
                <w:rPrChange w:id="1147" w:author="ST1" w:date="2020-12-02T11:46:00Z">
                  <w:rPr>
                    <w:rFonts w:hint="eastAsia"/>
                  </w:rPr>
                </w:rPrChange>
              </w:rPr>
              <w:instrText>續約保單資料維護</w:instrText>
            </w:r>
            <w:r w:rsidRPr="00583560">
              <w:rPr>
                <w:rFonts w:ascii="標楷體" w:eastAsia="標楷體" w:hAnsi="標楷體"/>
                <w:rPrChange w:id="1148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49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L4610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50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51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0ABB5FD" w14:textId="2B73467E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保險單明細資料登錄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15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6715F49" w14:textId="00642412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5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614C15" w14:textId="1CC8874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54" w:author="家興 余" w:date="2021-01-22T09:43:00Z">
              <w:tcPr>
                <w:tcW w:w="1" w:type="pct"/>
              </w:tcPr>
            </w:tcPrChange>
          </w:tcPr>
          <w:p w14:paraId="1164ED0A" w14:textId="77777777" w:rsidR="0095355E" w:rsidRPr="00583560" w:rsidRDefault="0095355E">
            <w:pPr>
              <w:widowControl/>
              <w:jc w:val="center"/>
              <w:rPr>
                <w:ins w:id="1155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56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57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3DB0B64B" w14:textId="7906B544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63EB2684" w14:textId="77777777" w:rsidTr="0095355E">
        <w:trPr>
          <w:trHeight w:val="340"/>
          <w:trPrChange w:id="1158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159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35464AF3" w14:textId="77777777" w:rsidR="0095355E" w:rsidRPr="00583560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160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4B62D88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161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62" w:author="ST1" w:date="2020-12-02T11:46:00Z">
                  <w:rPr/>
                </w:rPrChange>
              </w:rPr>
              <w:instrText xml:space="preserve"> HYPERLINK \l "_L2101</w:instrText>
            </w:r>
            <w:r w:rsidRPr="00583560">
              <w:rPr>
                <w:rFonts w:ascii="標楷體" w:eastAsia="標楷體" w:hAnsi="標楷體" w:hint="eastAsia"/>
                <w:rPrChange w:id="1163" w:author="ST1" w:date="2020-12-02T11:46:00Z">
                  <w:rPr>
                    <w:rFonts w:hint="eastAsia"/>
                  </w:rPr>
                </w:rPrChange>
              </w:rPr>
              <w:instrText>商品參數維護</w:instrText>
            </w:r>
            <w:r w:rsidRPr="00583560">
              <w:rPr>
                <w:rFonts w:ascii="標楷體" w:eastAsia="標楷體" w:hAnsi="標楷體"/>
                <w:rPrChange w:id="1164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65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L2101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66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67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BFDB1C5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商品參數維護</w:t>
            </w:r>
          </w:p>
        </w:tc>
        <w:tc>
          <w:tcPr>
            <w:tcW w:w="296" w:type="pct"/>
            <w:shd w:val="clear" w:color="auto" w:fill="auto"/>
            <w:vAlign w:val="center"/>
            <w:tcPrChange w:id="116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E99939C" w14:textId="4CFC930C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6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4C06E43" w14:textId="10A218B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70" w:author="家興 余" w:date="2021-01-22T09:43:00Z">
              <w:tcPr>
                <w:tcW w:w="1" w:type="pct"/>
              </w:tcPr>
            </w:tcPrChange>
          </w:tcPr>
          <w:p w14:paraId="08EBA0E2" w14:textId="77777777" w:rsidR="0095355E" w:rsidRPr="00583560" w:rsidRDefault="0095355E">
            <w:pPr>
              <w:widowControl/>
              <w:jc w:val="center"/>
              <w:rPr>
                <w:ins w:id="1171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72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73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552C8B8" w14:textId="59D62346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4395509B" w14:textId="77777777" w:rsidTr="0095355E">
        <w:trPr>
          <w:trHeight w:val="340"/>
          <w:trPrChange w:id="1174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175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268B125E" w14:textId="37384414" w:rsidR="0095355E" w:rsidRPr="00583560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754" w:type="pct"/>
            <w:shd w:val="clear" w:color="auto" w:fill="auto"/>
            <w:vAlign w:val="center"/>
            <w:tcPrChange w:id="1176" w:author="家興 余" w:date="2021-01-22T09:43:00Z">
              <w:tcPr>
                <w:tcW w:w="808" w:type="pct"/>
                <w:shd w:val="clear" w:color="auto" w:fill="auto"/>
                <w:vAlign w:val="center"/>
              </w:tcPr>
            </w:tcPrChange>
          </w:tcPr>
          <w:p w14:paraId="404C6F46" w14:textId="77777777" w:rsidR="0095355E" w:rsidRPr="00583560" w:rsidRDefault="0095355E" w:rsidP="002C5589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/>
                <w:rPrChange w:id="1177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78" w:author="ST1" w:date="2020-12-02T11:46:00Z">
                  <w:rPr/>
                </w:rPrChange>
              </w:rPr>
              <w:instrText xml:space="preserve"> HYPERLINK \l "_L6302</w:instrText>
            </w:r>
            <w:r w:rsidRPr="00583560">
              <w:rPr>
                <w:rFonts w:ascii="標楷體" w:eastAsia="標楷體" w:hAnsi="標楷體" w:hint="eastAsia"/>
                <w:rPrChange w:id="1179" w:author="ST1" w:date="2020-12-02T11:46:00Z">
                  <w:rPr>
                    <w:rFonts w:hint="eastAsia"/>
                  </w:rPr>
                </w:rPrChange>
              </w:rPr>
              <w:instrText>指標利率登錄</w:instrText>
            </w:r>
            <w:r w:rsidRPr="00583560">
              <w:rPr>
                <w:rFonts w:ascii="標楷體" w:eastAsia="標楷體" w:hAnsi="標楷體"/>
                <w:rPrChange w:id="1180" w:author="ST1" w:date="2020-12-02T11:46:00Z">
                  <w:rPr/>
                </w:rPrChange>
              </w:rPr>
              <w:instrText>/</w:instrText>
            </w:r>
            <w:r w:rsidRPr="00583560">
              <w:rPr>
                <w:rFonts w:ascii="標楷體" w:eastAsia="標楷體" w:hAnsi="標楷體" w:hint="eastAsia"/>
                <w:rPrChange w:id="1181" w:author="ST1" w:date="2020-12-02T11:46:00Z">
                  <w:rPr>
                    <w:rFonts w:hint="eastAsia"/>
                  </w:rPr>
                </w:rPrChange>
              </w:rPr>
              <w:instrText>維護</w:instrText>
            </w:r>
            <w:r w:rsidRPr="00583560">
              <w:rPr>
                <w:rFonts w:ascii="標楷體" w:eastAsia="標楷體" w:hAnsi="標楷體"/>
                <w:rPrChange w:id="1182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83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L6302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84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tcPrChange w:id="1185" w:author="家興 余" w:date="2021-01-22T09:43:00Z">
              <w:tcPr>
                <w:tcW w:w="2129" w:type="pct"/>
                <w:shd w:val="clear" w:color="auto" w:fill="auto"/>
                <w:vAlign w:val="center"/>
              </w:tcPr>
            </w:tcPrChange>
          </w:tcPr>
          <w:p w14:paraId="4F55A313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hint="eastAsia"/>
                <w:lang w:eastAsia="zh-HK"/>
              </w:rPr>
              <w:t>指標</w:t>
            </w:r>
            <w:r w:rsidRPr="00583560">
              <w:rPr>
                <w:rFonts w:ascii="標楷體" w:eastAsia="標楷體" w:hAnsi="標楷體" w:hint="eastAsia"/>
              </w:rPr>
              <w:t>利率登錄</w:t>
            </w:r>
            <w:r w:rsidRPr="00583560">
              <w:rPr>
                <w:rFonts w:ascii="標楷體" w:eastAsia="標楷體" w:hAnsi="標楷體"/>
              </w:rPr>
              <w:t>/維護</w:t>
            </w:r>
          </w:p>
        </w:tc>
        <w:tc>
          <w:tcPr>
            <w:tcW w:w="296" w:type="pct"/>
            <w:shd w:val="clear" w:color="auto" w:fill="auto"/>
            <w:vAlign w:val="center"/>
            <w:tcPrChange w:id="1186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35DF728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8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DF788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88" w:author="家興 余" w:date="2021-01-22T09:43:00Z">
              <w:tcPr>
                <w:tcW w:w="1" w:type="pct"/>
              </w:tcPr>
            </w:tcPrChange>
          </w:tcPr>
          <w:p w14:paraId="39D41687" w14:textId="77777777" w:rsidR="0095355E" w:rsidRPr="00583560" w:rsidRDefault="0095355E">
            <w:pPr>
              <w:widowControl/>
              <w:jc w:val="center"/>
              <w:rPr>
                <w:ins w:id="1189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90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91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2620637C" w14:textId="5287ABBB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06BEBFDF" w14:textId="77777777" w:rsidTr="0095355E">
        <w:trPr>
          <w:trHeight w:val="340"/>
          <w:trPrChange w:id="1192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193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2422BDD" w14:textId="049894D4" w:rsidR="0095355E" w:rsidRPr="00583560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</w:p>
        </w:tc>
        <w:tc>
          <w:tcPr>
            <w:tcW w:w="754" w:type="pct"/>
            <w:shd w:val="clear" w:color="auto" w:fill="auto"/>
            <w:tcPrChange w:id="1194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4F99AA28" w14:textId="77777777" w:rsidR="0095355E" w:rsidRPr="00583560" w:rsidRDefault="0095355E" w:rsidP="00E112C0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/>
                <w:rPrChange w:id="1195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96" w:author="ST1" w:date="2020-12-02T11:46:00Z">
                  <w:rPr/>
                </w:rPrChange>
              </w:rPr>
              <w:instrText xml:space="preserve"> HYPERLINK \l "_L1105</w:instrText>
            </w:r>
            <w:r w:rsidRPr="00583560">
              <w:rPr>
                <w:rFonts w:ascii="標楷體" w:eastAsia="標楷體" w:hAnsi="標楷體" w:hint="eastAsia"/>
                <w:rPrChange w:id="1197" w:author="ST1" w:date="2020-12-02T11:46:00Z">
                  <w:rPr>
                    <w:rFonts w:hint="eastAsia"/>
                  </w:rPr>
                </w:rPrChange>
              </w:rPr>
              <w:instrText>顧客聯絡電話維護</w:instrText>
            </w:r>
            <w:r w:rsidRPr="00583560">
              <w:rPr>
                <w:rFonts w:ascii="標楷體" w:eastAsia="標楷體" w:hAnsi="標楷體"/>
                <w:rPrChange w:id="1198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99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</w:rPr>
              <w:t>L1105</w:t>
            </w:r>
            <w:r w:rsidRPr="00583560">
              <w:rPr>
                <w:rStyle w:val="a7"/>
                <w:rFonts w:ascii="標楷體" w:eastAsia="標楷體" w:hAnsi="標楷體"/>
                <w:rPrChange w:id="1200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tcPrChange w:id="1201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55219772" w14:textId="77777777" w:rsidR="0095355E" w:rsidRPr="00583560" w:rsidRDefault="0095355E" w:rsidP="009B7240">
            <w:pPr>
              <w:widowControl/>
              <w:rPr>
                <w:rFonts w:ascii="標楷體" w:eastAsia="標楷體" w:hAnsi="標楷體"/>
                <w:lang w:eastAsia="zh-HK"/>
              </w:rPr>
            </w:pPr>
            <w:r w:rsidRPr="00583560">
              <w:rPr>
                <w:rFonts w:ascii="標楷體" w:eastAsia="標楷體" w:hAnsi="標楷體" w:hint="eastAsia"/>
              </w:rPr>
              <w:t>顧客聯絡電話維護</w:t>
            </w:r>
          </w:p>
        </w:tc>
        <w:tc>
          <w:tcPr>
            <w:tcW w:w="296" w:type="pct"/>
            <w:shd w:val="clear" w:color="auto" w:fill="auto"/>
            <w:vAlign w:val="center"/>
            <w:tcPrChange w:id="120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4BBE53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0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755C2B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04" w:author="家興 余" w:date="2021-01-22T09:43:00Z">
              <w:tcPr>
                <w:tcW w:w="1" w:type="pct"/>
              </w:tcPr>
            </w:tcPrChange>
          </w:tcPr>
          <w:p w14:paraId="414AE3AD" w14:textId="77777777" w:rsidR="0095355E" w:rsidRPr="00583560" w:rsidRDefault="0095355E">
            <w:pPr>
              <w:widowControl/>
              <w:jc w:val="center"/>
              <w:rPr>
                <w:ins w:id="1205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06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07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701C3F8C" w14:textId="1870FA9C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764B1134" w14:textId="77777777" w:rsidTr="0095355E">
        <w:trPr>
          <w:trHeight w:val="340"/>
          <w:trPrChange w:id="1208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09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30F20C1C" w14:textId="500EEB03" w:rsidR="0095355E" w:rsidRPr="00583560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754" w:type="pct"/>
            <w:shd w:val="clear" w:color="auto" w:fill="auto"/>
            <w:tcPrChange w:id="1210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50C7598D" w14:textId="41730963" w:rsidR="0095355E" w:rsidRPr="00583560" w:rsidRDefault="0095355E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1211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212" w:author="ST1" w:date="2020-12-02T11:46:00Z">
                  <w:rPr/>
                </w:rPrChange>
              </w:rPr>
              <w:instrText xml:space="preserve"> HYPERLINK \l "_L2250</w:instrText>
            </w:r>
            <w:r w:rsidRPr="00583560">
              <w:rPr>
                <w:rFonts w:ascii="標楷體" w:eastAsia="標楷體" w:hAnsi="標楷體" w:hint="eastAsia"/>
                <w:rPrChange w:id="1213" w:author="ST1" w:date="2020-12-02T11:46:00Z">
                  <w:rPr>
                    <w:rFonts w:hint="eastAsia"/>
                  </w:rPr>
                </w:rPrChange>
              </w:rPr>
              <w:instrText>保證人資料登錄</w:instrText>
            </w:r>
            <w:r w:rsidRPr="00583560">
              <w:rPr>
                <w:rFonts w:ascii="標楷體" w:eastAsia="標楷體" w:hAnsi="標楷體"/>
                <w:rPrChange w:id="1214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Fonts w:ascii="標楷體" w:hAnsi="標楷體"/>
                <w:rPrChange w:id="1215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rPrChange w:id="1216" w:author="ST1" w:date="2020-12-02T11:46:00Z">
                  <w:rPr>
                    <w:rStyle w:val="a7"/>
                    <w:rFonts w:eastAsia="標楷體"/>
                  </w:rPr>
                </w:rPrChange>
              </w:rPr>
              <w:t>L2250</w:t>
            </w:r>
            <w:r w:rsidRPr="00583560">
              <w:rPr>
                <w:rStyle w:val="a7"/>
                <w:rFonts w:ascii="標楷體" w:eastAsia="標楷體" w:hAnsi="標楷體"/>
                <w:rPrChange w:id="1217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tcPrChange w:id="1218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0AC345BA" w14:textId="1255B820" w:rsidR="0095355E" w:rsidRPr="00583560" w:rsidRDefault="0095355E">
            <w:pPr>
              <w:widowControl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 w:hint="eastAsia"/>
              </w:rPr>
              <w:t>保證人資料登錄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21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0569956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2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5452487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21" w:author="家興 余" w:date="2021-01-22T09:43:00Z">
              <w:tcPr>
                <w:tcW w:w="1" w:type="pct"/>
              </w:tcPr>
            </w:tcPrChange>
          </w:tcPr>
          <w:p w14:paraId="22D3A852" w14:textId="77777777" w:rsidR="0095355E" w:rsidRPr="00583560" w:rsidRDefault="0095355E">
            <w:pPr>
              <w:widowControl/>
              <w:jc w:val="center"/>
              <w:rPr>
                <w:ins w:id="1222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23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24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18970FEF" w14:textId="05706C0F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31664384" w14:textId="77777777" w:rsidTr="0095355E">
        <w:trPr>
          <w:trHeight w:val="340"/>
          <w:trPrChange w:id="1225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26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A3B6D54" w14:textId="10D21D68" w:rsidR="0095355E" w:rsidRPr="00583560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</w:p>
        </w:tc>
        <w:tc>
          <w:tcPr>
            <w:tcW w:w="754" w:type="pct"/>
            <w:shd w:val="clear" w:color="auto" w:fill="auto"/>
            <w:tcPrChange w:id="1227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34DE0EC0" w14:textId="3D9FD6AB" w:rsidR="0095355E" w:rsidRPr="00583560" w:rsidRDefault="0095355E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1228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229" w:author="ST1" w:date="2020-12-02T11:46:00Z">
                  <w:rPr/>
                </w:rPrChange>
              </w:rPr>
              <w:instrText xml:space="preserve"> HYPERLINK \l "_L2417</w:instrText>
            </w:r>
            <w:r w:rsidRPr="00583560">
              <w:rPr>
                <w:rFonts w:ascii="標楷體" w:eastAsia="標楷體" w:hAnsi="標楷體" w:hint="eastAsia"/>
                <w:rPrChange w:id="1230" w:author="ST1" w:date="2020-12-02T11:46:00Z">
                  <w:rPr>
                    <w:rFonts w:hint="eastAsia"/>
                  </w:rPr>
                </w:rPrChange>
              </w:rPr>
              <w:instrText>額度與擔保品關聯登錄</w:instrText>
            </w:r>
            <w:r w:rsidRPr="00583560">
              <w:rPr>
                <w:rFonts w:ascii="標楷體" w:eastAsia="標楷體" w:hAnsi="標楷體"/>
                <w:rPrChange w:id="1231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Fonts w:ascii="標楷體" w:hAnsi="標楷體"/>
                <w:rPrChange w:id="1232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rPrChange w:id="1233" w:author="ST1" w:date="2020-12-02T11:46:00Z">
                  <w:rPr>
                    <w:rStyle w:val="a7"/>
                    <w:rFonts w:eastAsia="標楷體"/>
                  </w:rPr>
                </w:rPrChange>
              </w:rPr>
              <w:t>L2417</w:t>
            </w:r>
            <w:r w:rsidRPr="00583560">
              <w:rPr>
                <w:rStyle w:val="a7"/>
                <w:rFonts w:ascii="標楷體" w:eastAsia="標楷體" w:hAnsi="標楷體"/>
                <w:rPrChange w:id="1234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tcPrChange w:id="1235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45E8B06B" w14:textId="552D47CD" w:rsidR="0095355E" w:rsidRPr="00583560" w:rsidRDefault="0095355E">
            <w:pPr>
              <w:widowControl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 w:hint="eastAsia"/>
              </w:rPr>
              <w:t>額度與擔保品關聯登錄</w:t>
            </w:r>
          </w:p>
        </w:tc>
        <w:tc>
          <w:tcPr>
            <w:tcW w:w="296" w:type="pct"/>
            <w:shd w:val="clear" w:color="auto" w:fill="auto"/>
            <w:vAlign w:val="center"/>
            <w:tcPrChange w:id="1236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AC4DC74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3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D4A10FA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38" w:author="家興 余" w:date="2021-01-22T09:43:00Z">
              <w:tcPr>
                <w:tcW w:w="1" w:type="pct"/>
              </w:tcPr>
            </w:tcPrChange>
          </w:tcPr>
          <w:p w14:paraId="1E17BA8C" w14:textId="77777777" w:rsidR="0095355E" w:rsidRPr="00583560" w:rsidRDefault="0095355E">
            <w:pPr>
              <w:widowControl/>
              <w:jc w:val="center"/>
              <w:rPr>
                <w:ins w:id="1239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40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41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D7A218F" w14:textId="3778D72C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077F2A9E" w14:textId="77777777" w:rsidTr="0095355E">
        <w:trPr>
          <w:trHeight w:val="340"/>
          <w:ins w:id="1242" w:author="ST1" w:date="2020-12-02T11:47:00Z"/>
          <w:trPrChange w:id="1243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44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25098630" w14:textId="69029A3B" w:rsidR="0095355E" w:rsidRPr="00583560" w:rsidRDefault="0095355E" w:rsidP="00583560">
            <w:pPr>
              <w:widowControl/>
              <w:jc w:val="center"/>
              <w:rPr>
                <w:ins w:id="1245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  <w:ins w:id="1246" w:author="ST1" w:date="2020-12-02T11:47:00Z">
              <w:r w:rsidRPr="003568E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8</w:t>
              </w:r>
            </w:ins>
          </w:p>
        </w:tc>
        <w:tc>
          <w:tcPr>
            <w:tcW w:w="754" w:type="pct"/>
            <w:shd w:val="clear" w:color="auto" w:fill="auto"/>
            <w:tcPrChange w:id="1247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796DB800" w14:textId="71EDC629" w:rsidR="0095355E" w:rsidRPr="00583560" w:rsidRDefault="0095355E" w:rsidP="00583560">
            <w:pPr>
              <w:widowControl/>
              <w:ind w:firstLineChars="50" w:firstLine="120"/>
              <w:rPr>
                <w:ins w:id="1248" w:author="ST1" w:date="2020-12-02T11:47:00Z"/>
                <w:rFonts w:ascii="標楷體" w:eastAsia="標楷體" w:hAnsi="標楷體"/>
              </w:rPr>
            </w:pPr>
            <w:ins w:id="1249" w:author="ST1" w:date="2020-12-02T11:48:00Z">
              <w:r>
                <w:rPr>
                  <w:rFonts w:ascii="標楷體" w:eastAsia="標楷體" w:hAnsi="標楷體" w:cs="Calibri"/>
                  <w:color w:val="FF0000"/>
                </w:rPr>
                <w:fldChar w:fldCharType="begin"/>
              </w:r>
              <w:r>
                <w:rPr>
                  <w:rFonts w:ascii="標楷體" w:eastAsia="標楷體" w:hAnsi="標楷體" w:cs="Calibri"/>
                  <w:color w:val="FF0000"/>
                </w:rPr>
                <w:instrText xml:space="preserve"> HYPERLINK  \l "_L2306關係人資料建立" </w:instrText>
              </w:r>
              <w:r>
                <w:rPr>
                  <w:rFonts w:ascii="標楷體" w:eastAsia="標楷體" w:hAnsi="標楷體" w:cs="Calibri"/>
                  <w:color w:val="FF0000"/>
                </w:rPr>
                <w:fldChar w:fldCharType="separate"/>
              </w:r>
              <w:r w:rsidRPr="00583560">
                <w:rPr>
                  <w:rStyle w:val="a7"/>
                  <w:rFonts w:ascii="標楷體" w:eastAsia="標楷體" w:hAnsi="標楷體" w:cs="Calibri" w:hint="eastAsia"/>
                </w:rPr>
                <w:t>L2306</w:t>
              </w:r>
              <w:r>
                <w:rPr>
                  <w:rFonts w:ascii="標楷體" w:eastAsia="標楷體" w:hAnsi="標楷體" w:cs="Calibri"/>
                  <w:color w:val="FF0000"/>
                </w:rPr>
                <w:fldChar w:fldCharType="end"/>
              </w:r>
            </w:ins>
          </w:p>
        </w:tc>
        <w:tc>
          <w:tcPr>
            <w:tcW w:w="1982" w:type="pct"/>
            <w:shd w:val="clear" w:color="auto" w:fill="auto"/>
            <w:tcPrChange w:id="1250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0138CCAB" w14:textId="6FF4233E" w:rsidR="0095355E" w:rsidRPr="00583560" w:rsidRDefault="0095355E" w:rsidP="00583560">
            <w:pPr>
              <w:widowControl/>
              <w:rPr>
                <w:ins w:id="1251" w:author="ST1" w:date="2020-12-02T11:47:00Z"/>
                <w:rFonts w:ascii="標楷體" w:eastAsia="標楷體" w:hAnsi="標楷體"/>
              </w:rPr>
            </w:pPr>
            <w:ins w:id="1252" w:author="ST1" w:date="2020-12-02T11:47:00Z">
              <w:r w:rsidRPr="003568E1">
                <w:rPr>
                  <w:rFonts w:ascii="標楷體" w:eastAsia="標楷體" w:hAnsi="標楷體" w:hint="eastAsia"/>
                  <w:color w:val="FF0000"/>
                </w:rPr>
                <w:t>關係人資料建立</w:t>
              </w:r>
            </w:ins>
          </w:p>
        </w:tc>
        <w:tc>
          <w:tcPr>
            <w:tcW w:w="296" w:type="pct"/>
            <w:shd w:val="clear" w:color="auto" w:fill="auto"/>
            <w:vAlign w:val="center"/>
            <w:tcPrChange w:id="125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B10688D" w14:textId="77777777" w:rsidR="0095355E" w:rsidRPr="00583560" w:rsidRDefault="0095355E" w:rsidP="00583560">
            <w:pPr>
              <w:widowControl/>
              <w:jc w:val="center"/>
              <w:rPr>
                <w:ins w:id="1254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5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F87DE69" w14:textId="77777777" w:rsidR="0095355E" w:rsidRPr="00583560" w:rsidRDefault="0095355E" w:rsidP="00583560">
            <w:pPr>
              <w:widowControl/>
              <w:jc w:val="center"/>
              <w:rPr>
                <w:ins w:id="1256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57" w:author="家興 余" w:date="2021-01-22T09:43:00Z">
              <w:tcPr>
                <w:tcW w:w="1" w:type="pct"/>
              </w:tcPr>
            </w:tcPrChange>
          </w:tcPr>
          <w:p w14:paraId="63339CDC" w14:textId="77777777" w:rsidR="0095355E" w:rsidRPr="00583560" w:rsidRDefault="0095355E">
            <w:pPr>
              <w:widowControl/>
              <w:jc w:val="center"/>
              <w:rPr>
                <w:ins w:id="1258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59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60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A6C4AD1" w14:textId="0F5C4E46" w:rsidR="0095355E" w:rsidRPr="00583560" w:rsidRDefault="0095355E" w:rsidP="00583560">
            <w:pPr>
              <w:widowControl/>
              <w:rPr>
                <w:ins w:id="1261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3B7A22E9" w14:textId="77777777" w:rsidTr="0095355E">
        <w:trPr>
          <w:trHeight w:val="340"/>
          <w:trPrChange w:id="1262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63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12F3C8E" w14:textId="09683EA6" w:rsidR="0095355E" w:rsidRPr="00583560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del w:id="1264" w:author="ST1" w:date="2020-12-02T11:47:00Z">
              <w:r w:rsidRPr="00583560" w:rsidDel="00583560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  <w:ins w:id="1265" w:author="ST1" w:date="2020-12-02T11:4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754" w:type="pct"/>
            <w:shd w:val="clear" w:color="auto" w:fill="auto"/>
            <w:tcPrChange w:id="1266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1C32F7D8" w14:textId="63B3412D" w:rsidR="0095355E" w:rsidRPr="00583560" w:rsidRDefault="0095355E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ins w:id="1267" w:author="ST1" w:date="2020-12-06T22:13:00Z">
              <w:r>
                <w:rPr>
                  <w:rFonts w:ascii="標楷體" w:eastAsia="標楷體" w:hAnsi="標楷體"/>
                </w:rPr>
                <w:fldChar w:fldCharType="begin"/>
              </w:r>
              <w:r>
                <w:rPr>
                  <w:rFonts w:ascii="標楷體" w:eastAsia="標楷體" w:hAnsi="標楷體"/>
                </w:rPr>
                <w:instrText xml:space="preserve"> HYPERLINK  \l "_L2418他項權利資料登錄" </w:instrText>
              </w:r>
              <w:r>
                <w:rPr>
                  <w:rFonts w:ascii="標楷體" w:eastAsia="標楷體" w:hAnsi="標楷體"/>
                </w:rPr>
                <w:fldChar w:fldCharType="separate"/>
              </w:r>
              <w:r w:rsidRPr="00A06F6A">
                <w:rPr>
                  <w:rStyle w:val="a7"/>
                  <w:rFonts w:ascii="標楷體" w:eastAsia="標楷體" w:hAnsi="標楷體"/>
                </w:rPr>
                <w:t>L2418</w:t>
              </w:r>
              <w:r>
                <w:rPr>
                  <w:rFonts w:ascii="標楷體" w:eastAsia="標楷體" w:hAnsi="標楷體"/>
                </w:rPr>
                <w:fldChar w:fldCharType="end"/>
              </w:r>
            </w:ins>
          </w:p>
        </w:tc>
        <w:tc>
          <w:tcPr>
            <w:tcW w:w="1982" w:type="pct"/>
            <w:shd w:val="clear" w:color="auto" w:fill="auto"/>
            <w:tcPrChange w:id="1268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6A5ACE4A" w14:textId="57829C2C" w:rsidR="0095355E" w:rsidRPr="00583560" w:rsidRDefault="0095355E" w:rsidP="00583560">
            <w:pPr>
              <w:widowControl/>
              <w:rPr>
                <w:rFonts w:ascii="標楷體" w:eastAsia="標楷體" w:hAnsi="標楷體"/>
              </w:rPr>
            </w:pPr>
            <w:ins w:id="1269" w:author="ST1" w:date="2020-12-06T22:13:00Z">
              <w:r w:rsidRPr="00A06F6A">
                <w:rPr>
                  <w:rFonts w:ascii="標楷體" w:eastAsia="標楷體" w:hAnsi="標楷體" w:hint="eastAsia"/>
                  <w:color w:val="FF0000"/>
                  <w:rPrChange w:id="1270" w:author="ST1" w:date="2020-12-06T22:13:00Z">
                    <w:rPr>
                      <w:rFonts w:ascii="標楷體" w:eastAsia="標楷體" w:hAnsi="標楷體" w:hint="eastAsia"/>
                    </w:rPr>
                  </w:rPrChange>
                </w:rPr>
                <w:t>他項權利資料登錄</w:t>
              </w:r>
            </w:ins>
            <w:del w:id="1271" w:author="ST1" w:date="2020-12-06T22:13:00Z">
              <w:r w:rsidRPr="00583560" w:rsidDel="00A06F6A">
                <w:rPr>
                  <w:rFonts w:ascii="標楷體" w:eastAsia="標楷體" w:hAnsi="標楷體" w:hint="eastAsia"/>
                </w:rPr>
                <w:delText>他項權利資料登錄</w:delText>
              </w:r>
            </w:del>
          </w:p>
        </w:tc>
        <w:tc>
          <w:tcPr>
            <w:tcW w:w="296" w:type="pct"/>
            <w:shd w:val="clear" w:color="auto" w:fill="auto"/>
            <w:vAlign w:val="center"/>
            <w:tcPrChange w:id="127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8A8EF42" w14:textId="77777777" w:rsidR="0095355E" w:rsidRPr="00583560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7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43EF92EA" w14:textId="77777777" w:rsidR="0095355E" w:rsidRPr="00583560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74" w:author="家興 余" w:date="2021-01-22T09:43:00Z">
              <w:tcPr>
                <w:tcW w:w="1" w:type="pct"/>
              </w:tcPr>
            </w:tcPrChange>
          </w:tcPr>
          <w:p w14:paraId="2991F2FF" w14:textId="77777777" w:rsidR="0095355E" w:rsidRPr="00583560" w:rsidRDefault="0095355E">
            <w:pPr>
              <w:widowControl/>
              <w:jc w:val="center"/>
              <w:rPr>
                <w:ins w:id="1275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76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77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8E3EFFA" w14:textId="4E157E0F" w:rsidR="0095355E" w:rsidRPr="00583560" w:rsidRDefault="0095355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15DC7078" w14:textId="77777777" w:rsidTr="0095355E">
        <w:trPr>
          <w:trHeight w:val="340"/>
          <w:ins w:id="1278" w:author="ST1" w:date="2020-12-06T22:37:00Z"/>
          <w:trPrChange w:id="1279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80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DF89215" w14:textId="7BF1D79C" w:rsidR="0095355E" w:rsidRPr="00583560" w:rsidRDefault="0095355E" w:rsidP="00583560">
            <w:pPr>
              <w:widowControl/>
              <w:jc w:val="center"/>
              <w:rPr>
                <w:ins w:id="1281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  <w:ins w:id="1282" w:author="ST1" w:date="2020-12-06T22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20</w:t>
              </w:r>
            </w:ins>
          </w:p>
        </w:tc>
        <w:tc>
          <w:tcPr>
            <w:tcW w:w="754" w:type="pct"/>
            <w:shd w:val="clear" w:color="auto" w:fill="auto"/>
            <w:tcPrChange w:id="1283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240906C6" w14:textId="4271D36C" w:rsidR="0095355E" w:rsidRDefault="0095355E" w:rsidP="00583560">
            <w:pPr>
              <w:widowControl/>
              <w:ind w:firstLineChars="50" w:firstLine="120"/>
              <w:rPr>
                <w:ins w:id="1284" w:author="ST1" w:date="2020-12-06T22:37:00Z"/>
                <w:rFonts w:ascii="標楷體" w:eastAsia="標楷體" w:hAnsi="標楷體"/>
              </w:rPr>
            </w:pPr>
            <w:ins w:id="1285" w:author="ST1" w:date="2020-12-06T22:38:00Z">
              <w:r>
                <w:rPr>
                  <w:rFonts w:ascii="標楷體" w:eastAsia="標楷體" w:hAnsi="標楷體"/>
                  <w:color w:val="FF0000"/>
                </w:rPr>
                <w:fldChar w:fldCharType="begin"/>
              </w:r>
              <w:r>
                <w:rPr>
                  <w:rFonts w:ascii="標楷體" w:eastAsia="標楷體" w:hAnsi="標楷體"/>
                  <w:color w:val="FF0000"/>
                </w:rPr>
                <w:instrText xml:space="preserve"> HYPERLINK  \l "_L7911_戶號查詢" </w:instrText>
              </w:r>
              <w:r>
                <w:rPr>
                  <w:rFonts w:ascii="標楷體" w:eastAsia="標楷體" w:hAnsi="標楷體"/>
                  <w:color w:val="FF0000"/>
                </w:rPr>
                <w:fldChar w:fldCharType="separate"/>
              </w:r>
              <w:r w:rsidRPr="00273EAC">
                <w:rPr>
                  <w:rStyle w:val="a7"/>
                  <w:rFonts w:ascii="標楷體" w:eastAsia="標楷體" w:hAnsi="標楷體" w:hint="eastAsia"/>
                </w:rPr>
                <w:t>L7911</w:t>
              </w:r>
              <w:r>
                <w:rPr>
                  <w:rFonts w:ascii="標楷體" w:eastAsia="標楷體" w:hAnsi="標楷體"/>
                  <w:color w:val="FF0000"/>
                </w:rPr>
                <w:fldChar w:fldCharType="end"/>
              </w:r>
            </w:ins>
          </w:p>
        </w:tc>
        <w:tc>
          <w:tcPr>
            <w:tcW w:w="1982" w:type="pct"/>
            <w:shd w:val="clear" w:color="auto" w:fill="auto"/>
            <w:tcPrChange w:id="1286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095596ED" w14:textId="54A808F3" w:rsidR="0095355E" w:rsidRPr="00A06F6A" w:rsidRDefault="0095355E" w:rsidP="00583560">
            <w:pPr>
              <w:widowControl/>
              <w:rPr>
                <w:ins w:id="1287" w:author="ST1" w:date="2020-12-06T22:37:00Z"/>
                <w:rFonts w:ascii="標楷體" w:eastAsia="標楷體" w:hAnsi="標楷體"/>
                <w:color w:val="FF0000"/>
              </w:rPr>
            </w:pPr>
            <w:ins w:id="1288" w:author="ST1" w:date="2020-12-06T22:37:00Z">
              <w:r w:rsidRPr="00273EAC">
                <w:rPr>
                  <w:rFonts w:ascii="標楷體" w:eastAsia="標楷體" w:hAnsi="標楷體" w:hint="eastAsia"/>
                  <w:color w:val="FF0000"/>
                </w:rPr>
                <w:t>戶號查詢</w:t>
              </w:r>
            </w:ins>
          </w:p>
        </w:tc>
        <w:tc>
          <w:tcPr>
            <w:tcW w:w="296" w:type="pct"/>
            <w:shd w:val="clear" w:color="auto" w:fill="auto"/>
            <w:vAlign w:val="center"/>
            <w:tcPrChange w:id="128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38BB008" w14:textId="77777777" w:rsidR="0095355E" w:rsidRPr="00583560" w:rsidRDefault="0095355E" w:rsidP="00583560">
            <w:pPr>
              <w:widowControl/>
              <w:jc w:val="center"/>
              <w:rPr>
                <w:ins w:id="1290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9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0ECE3A6" w14:textId="77777777" w:rsidR="0095355E" w:rsidRPr="00583560" w:rsidRDefault="0095355E" w:rsidP="00583560">
            <w:pPr>
              <w:widowControl/>
              <w:jc w:val="center"/>
              <w:rPr>
                <w:ins w:id="1292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93" w:author="家興 余" w:date="2021-01-22T09:43:00Z">
              <w:tcPr>
                <w:tcW w:w="1" w:type="pct"/>
              </w:tcPr>
            </w:tcPrChange>
          </w:tcPr>
          <w:p w14:paraId="7FC34937" w14:textId="77777777" w:rsidR="0095355E" w:rsidRPr="00583560" w:rsidRDefault="0095355E">
            <w:pPr>
              <w:widowControl/>
              <w:jc w:val="center"/>
              <w:rPr>
                <w:ins w:id="1294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95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96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6AE60861" w14:textId="73D110A0" w:rsidR="0095355E" w:rsidRPr="00583560" w:rsidRDefault="0040714E" w:rsidP="00583560">
            <w:pPr>
              <w:widowControl/>
              <w:rPr>
                <w:ins w:id="1297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0A58166A" w14:textId="77777777" w:rsidTr="0095355E">
        <w:trPr>
          <w:trHeight w:val="340"/>
          <w:ins w:id="1298" w:author="v06v25n@yahoo.com.tw" w:date="2020-11-20T14:34:00Z"/>
          <w:trPrChange w:id="1299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300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4C64891D" w14:textId="279C67CA" w:rsidR="0095355E" w:rsidRPr="00583560" w:rsidRDefault="0095355E" w:rsidP="00583560">
            <w:pPr>
              <w:widowControl/>
              <w:jc w:val="center"/>
              <w:rPr>
                <w:ins w:id="1301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  <w:ins w:id="1302" w:author="ST1" w:date="2020-12-06T22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21</w:t>
              </w:r>
            </w:ins>
            <w:ins w:id="1303" w:author="v06v25n@yahoo.com.tw" w:date="2020-11-20T14:34:00Z">
              <w:del w:id="1304" w:author="ST1" w:date="2020-12-02T11:47:00Z">
                <w:r w:rsidRPr="00583560" w:rsidDel="00583560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</w:delText>
                </w:r>
              </w:del>
            </w:ins>
            <w:ins w:id="1305" w:author="v06v25n@yahoo.com.tw" w:date="2020-11-20T14:35:00Z">
              <w:del w:id="1306" w:author="ST1" w:date="2020-12-02T11:47:00Z">
                <w:r w:rsidRPr="00583560" w:rsidDel="00583560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9</w:delText>
                </w:r>
              </w:del>
            </w:ins>
          </w:p>
        </w:tc>
        <w:tc>
          <w:tcPr>
            <w:tcW w:w="754" w:type="pct"/>
            <w:shd w:val="clear" w:color="auto" w:fill="auto"/>
            <w:tcPrChange w:id="1307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47ECEAF0" w14:textId="37D8780E" w:rsidR="0095355E" w:rsidRPr="00273EAC" w:rsidRDefault="0095355E" w:rsidP="00583560">
            <w:pPr>
              <w:widowControl/>
              <w:ind w:firstLineChars="50" w:firstLine="120"/>
              <w:rPr>
                <w:ins w:id="1308" w:author="v06v25n@yahoo.com.tw" w:date="2020-11-20T14:34:00Z"/>
                <w:rFonts w:ascii="標楷體" w:eastAsia="標楷體" w:hAnsi="標楷體"/>
                <w:color w:val="FF0000"/>
                <w:rPrChange w:id="1309" w:author="ST1" w:date="2020-12-06T22:37:00Z">
                  <w:rPr>
                    <w:ins w:id="1310" w:author="v06v25n@yahoo.com.tw" w:date="2020-11-20T14:34:00Z"/>
                    <w:rFonts w:ascii="標楷體" w:eastAsia="標楷體" w:hAnsi="標楷體"/>
                  </w:rPr>
                </w:rPrChange>
              </w:rPr>
            </w:pPr>
            <w:ins w:id="1311" w:author="ST1" w:date="2020-12-06T22:38:00Z">
              <w:r>
                <w:rPr>
                  <w:rFonts w:ascii="標楷體" w:eastAsia="標楷體" w:hAnsi="標楷體"/>
                  <w:color w:val="FF0000"/>
                </w:rPr>
                <w:fldChar w:fldCharType="begin"/>
              </w:r>
              <w:r>
                <w:rPr>
                  <w:rFonts w:ascii="標楷體" w:eastAsia="標楷體" w:hAnsi="標楷體"/>
                  <w:color w:val="FF0000"/>
                </w:rPr>
                <w:instrText xml:space="preserve"> HYPERLINK  \l "_L7912_額度資料查詢" </w:instrText>
              </w:r>
              <w:r>
                <w:rPr>
                  <w:rFonts w:ascii="標楷體" w:eastAsia="標楷體" w:hAnsi="標楷體"/>
                  <w:color w:val="FF0000"/>
                </w:rPr>
                <w:fldChar w:fldCharType="separate"/>
              </w:r>
              <w:r w:rsidRPr="00273EAC">
                <w:rPr>
                  <w:rStyle w:val="a7"/>
                  <w:rPrChange w:id="1312" w:author="ST1" w:date="2020-12-06T22:37:00Z">
                    <w:rPr>
                      <w:rFonts w:ascii="標楷體" w:eastAsia="標楷體" w:hAnsi="標楷體"/>
                    </w:rPr>
                  </w:rPrChange>
                </w:rPr>
                <w:t>L7912</w:t>
              </w:r>
              <w:r>
                <w:rPr>
                  <w:rFonts w:ascii="標楷體" w:eastAsia="標楷體" w:hAnsi="標楷體"/>
                  <w:color w:val="FF0000"/>
                </w:rPr>
                <w:fldChar w:fldCharType="end"/>
              </w:r>
            </w:ins>
            <w:ins w:id="1313" w:author="吳承憲" w:date="2020-11-26T10:04:00Z">
              <w:del w:id="1314" w:author="ST1" w:date="2020-12-02T11:44:00Z">
                <w:r w:rsidRPr="00273EAC" w:rsidDel="00583560">
                  <w:rPr>
                    <w:rFonts w:ascii="標楷體" w:eastAsia="標楷體" w:hAnsi="標楷體"/>
                    <w:color w:val="FF0000"/>
                    <w:rPrChange w:id="1315" w:author="ST1" w:date="2020-12-06T22:37:00Z">
                      <w:rPr>
                        <w:rFonts w:eastAsia="標楷體"/>
                      </w:rPr>
                    </w:rPrChange>
                  </w:rPr>
                  <w:delText>Lxxxx</w:delText>
                </w:r>
              </w:del>
            </w:ins>
          </w:p>
        </w:tc>
        <w:tc>
          <w:tcPr>
            <w:tcW w:w="1982" w:type="pct"/>
            <w:shd w:val="clear" w:color="auto" w:fill="auto"/>
            <w:tcPrChange w:id="1316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66FDC503" w14:textId="3AE39442" w:rsidR="0095355E" w:rsidRPr="00273EAC" w:rsidRDefault="0095355E" w:rsidP="00583560">
            <w:pPr>
              <w:widowControl/>
              <w:rPr>
                <w:ins w:id="1317" w:author="v06v25n@yahoo.com.tw" w:date="2020-11-20T14:34:00Z"/>
                <w:rFonts w:ascii="標楷體" w:eastAsia="標楷體" w:hAnsi="標楷體"/>
                <w:color w:val="FF0000"/>
                <w:rPrChange w:id="1318" w:author="ST1" w:date="2020-12-06T22:37:00Z">
                  <w:rPr>
                    <w:ins w:id="1319" w:author="v06v25n@yahoo.com.tw" w:date="2020-11-20T14:34:00Z"/>
                    <w:rFonts w:ascii="標楷體" w:eastAsia="標楷體" w:hAnsi="標楷體"/>
                  </w:rPr>
                </w:rPrChange>
              </w:rPr>
            </w:pPr>
            <w:ins w:id="1320" w:author="ST1" w:date="2020-12-06T22:37:00Z">
              <w:r w:rsidRPr="00273EAC">
                <w:rPr>
                  <w:rFonts w:ascii="標楷體" w:eastAsia="標楷體" w:hAnsi="標楷體" w:hint="eastAsia"/>
                  <w:color w:val="FF0000"/>
                  <w:rPrChange w:id="1321" w:author="ST1" w:date="2020-12-06T22:37:00Z">
                    <w:rPr>
                      <w:rFonts w:ascii="標楷體" w:eastAsia="標楷體" w:hAnsi="標楷體" w:hint="eastAsia"/>
                    </w:rPr>
                  </w:rPrChange>
                </w:rPr>
                <w:t>額度資料查詢</w:t>
              </w:r>
            </w:ins>
            <w:ins w:id="1322" w:author="吳承憲" w:date="2020-11-26T10:04:00Z">
              <w:del w:id="1323" w:author="ST1" w:date="2020-12-02T11:45:00Z">
                <w:r w:rsidRPr="00273EAC" w:rsidDel="00583560">
                  <w:rPr>
                    <w:rFonts w:ascii="標楷體" w:eastAsia="標楷體" w:hAnsi="標楷體" w:hint="eastAsia"/>
                    <w:color w:val="FF0000"/>
                    <w:rPrChange w:id="1324" w:author="ST1" w:date="2020-12-06T22:37:00Z">
                      <w:rPr>
                        <w:rFonts w:eastAsia="標楷體" w:hint="eastAsia"/>
                      </w:rPr>
                    </w:rPrChange>
                  </w:rPr>
                  <w:delText>借款戶關係人</w:delText>
                </w:r>
                <w:r w:rsidRPr="00273EAC" w:rsidDel="00583560">
                  <w:rPr>
                    <w:rFonts w:ascii="標楷體" w:eastAsia="標楷體" w:hAnsi="標楷體"/>
                    <w:color w:val="FF0000"/>
                    <w:rPrChange w:id="1325" w:author="ST1" w:date="2020-12-06T22:37:00Z">
                      <w:rPr>
                        <w:rFonts w:eastAsia="標楷體"/>
                      </w:rPr>
                    </w:rPrChange>
                  </w:rPr>
                  <w:delText>/</w:delText>
                </w:r>
                <w:r w:rsidRPr="00273EAC" w:rsidDel="00583560">
                  <w:rPr>
                    <w:rFonts w:ascii="標楷體" w:eastAsia="標楷體" w:hAnsi="標楷體" w:hint="eastAsia"/>
                    <w:color w:val="FF0000"/>
                    <w:rPrChange w:id="1326" w:author="ST1" w:date="2020-12-06T22:37:00Z">
                      <w:rPr>
                        <w:rFonts w:eastAsia="標楷體" w:hint="eastAsia"/>
                      </w:rPr>
                    </w:rPrChange>
                  </w:rPr>
                  <w:delText>關係企業</w:delText>
                </w:r>
              </w:del>
            </w:ins>
          </w:p>
        </w:tc>
        <w:tc>
          <w:tcPr>
            <w:tcW w:w="296" w:type="pct"/>
            <w:shd w:val="clear" w:color="auto" w:fill="auto"/>
            <w:vAlign w:val="center"/>
            <w:tcPrChange w:id="132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07BFD66" w14:textId="77777777" w:rsidR="0095355E" w:rsidRPr="00583560" w:rsidRDefault="0095355E" w:rsidP="00583560">
            <w:pPr>
              <w:widowControl/>
              <w:jc w:val="center"/>
              <w:rPr>
                <w:ins w:id="1328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32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FB50ED1" w14:textId="77777777" w:rsidR="0095355E" w:rsidRPr="00583560" w:rsidRDefault="0095355E" w:rsidP="00583560">
            <w:pPr>
              <w:widowControl/>
              <w:jc w:val="center"/>
              <w:rPr>
                <w:ins w:id="1330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331" w:author="家興 余" w:date="2021-01-22T09:43:00Z">
              <w:tcPr>
                <w:tcW w:w="1" w:type="pct"/>
              </w:tcPr>
            </w:tcPrChange>
          </w:tcPr>
          <w:p w14:paraId="0EBFA23C" w14:textId="77777777" w:rsidR="0095355E" w:rsidRPr="00583560" w:rsidRDefault="0095355E">
            <w:pPr>
              <w:widowControl/>
              <w:jc w:val="center"/>
              <w:rPr>
                <w:ins w:id="1332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333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334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00063CD3" w14:textId="0B7562A3" w:rsidR="0095355E" w:rsidRPr="00583560" w:rsidRDefault="0040714E" w:rsidP="00583560">
            <w:pPr>
              <w:widowControl/>
              <w:rPr>
                <w:ins w:id="1335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</w:tbl>
    <w:p w14:paraId="5ED3719A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70BA057F" w14:textId="77777777" w:rsidR="00C95E73" w:rsidRPr="008F20B5" w:rsidRDefault="00C95E73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B71D033" w14:textId="77777777" w:rsidR="00C95E73" w:rsidRPr="004A1C2C" w:rsidRDefault="00C95E73" w:rsidP="00C95E73">
      <w:pPr>
        <w:rPr>
          <w:rFonts w:ascii="標楷體" w:eastAsia="標楷體" w:hAnsi="標楷體"/>
        </w:rPr>
      </w:pPr>
    </w:p>
    <w:p w14:paraId="484D0021" w14:textId="08B7A636" w:rsidR="00C95E73" w:rsidRPr="008F20B5" w:rsidDel="00A92C7B" w:rsidRDefault="00C95E73" w:rsidP="00751866">
      <w:pPr>
        <w:pStyle w:val="3"/>
        <w:numPr>
          <w:ilvl w:val="2"/>
          <w:numId w:val="64"/>
        </w:numPr>
        <w:spacing w:before="0" w:after="240"/>
        <w:rPr>
          <w:del w:id="1336" w:author="家興 余" w:date="2021-03-19T18:08:00Z"/>
          <w:rFonts w:ascii="標楷體" w:hAnsi="標楷體"/>
          <w:b/>
        </w:rPr>
      </w:pPr>
      <w:bookmarkStart w:id="1337" w:name="_L1101顧客基本資料維護"/>
      <w:bookmarkEnd w:id="1337"/>
      <w:del w:id="1338" w:author="家興 余" w:date="2021-03-19T18:08:00Z">
        <w:r w:rsidRPr="008F20B5" w:rsidDel="00A92C7B">
          <w:rPr>
            <w:rFonts w:ascii="標楷體" w:hAnsi="標楷體"/>
            <w:b/>
            <w:szCs w:val="32"/>
          </w:rPr>
          <w:delText>L1101</w:delText>
        </w:r>
        <w:r w:rsidRPr="008F20B5" w:rsidDel="00A92C7B">
          <w:rPr>
            <w:rFonts w:ascii="標楷體" w:hAnsi="標楷體" w:hint="eastAsia"/>
            <w:b/>
          </w:rPr>
          <w:delText>顧客基本資料維護</w:delText>
        </w:r>
      </w:del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09"/>
        <w:gridCol w:w="1584"/>
        <w:gridCol w:w="4260"/>
        <w:gridCol w:w="608"/>
        <w:gridCol w:w="608"/>
        <w:gridCol w:w="2678"/>
      </w:tblGrid>
      <w:tr w:rsidR="00B91581" w:rsidRPr="008F20B5" w:rsidDel="00A92C7B" w14:paraId="170F05BB" w14:textId="39C2FC36" w:rsidTr="00C62476">
        <w:trPr>
          <w:trHeight w:val="350"/>
          <w:tblHeader/>
          <w:del w:id="1339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4D0AD664" w14:textId="50DB4FB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序號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3CFA374" w14:textId="71D2619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英文名稱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3FBE6CE9" w14:textId="5E366FE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中文名稱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7650356" w14:textId="0149601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型態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93DA1CE" w14:textId="0CAC7AE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長度</w:delText>
              </w:r>
            </w:del>
          </w:p>
        </w:tc>
        <w:tc>
          <w:tcPr>
            <w:tcW w:w="1222" w:type="pct"/>
            <w:shd w:val="clear" w:color="auto" w:fill="auto"/>
            <w:hideMark/>
          </w:tcPr>
          <w:p w14:paraId="5C753214" w14:textId="18B6D98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欄位說明</w:delText>
              </w:r>
            </w:del>
          </w:p>
        </w:tc>
      </w:tr>
      <w:tr w:rsidR="00B91581" w:rsidRPr="008F20B5" w:rsidDel="00A92C7B" w14:paraId="0711B823" w14:textId="7B48C66D" w:rsidTr="00C62476">
        <w:trPr>
          <w:trHeight w:val="340"/>
          <w:del w:id="1352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365B8FF4" w14:textId="5D78FC2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1AE663E" w14:textId="58B39FC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TranCode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4A955A39" w14:textId="0B49956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交易代號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EB326BB" w14:textId="5E1D14B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9E1AE99" w14:textId="3C41374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01F3F52F" w14:textId="75849B5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L1101</w:delText>
              </w:r>
            </w:del>
          </w:p>
        </w:tc>
      </w:tr>
      <w:tr w:rsidR="00B91581" w:rsidRPr="008F20B5" w:rsidDel="00A92C7B" w14:paraId="0D5D6CAE" w14:textId="4145D1DB" w:rsidTr="00C62476">
        <w:trPr>
          <w:trHeight w:val="340"/>
          <w:del w:id="1365" w:author="家興 余" w:date="2021-03-19T18:08:00Z"/>
        </w:trPr>
        <w:tc>
          <w:tcPr>
            <w:tcW w:w="278" w:type="pct"/>
            <w:shd w:val="clear" w:color="auto" w:fill="auto"/>
          </w:tcPr>
          <w:p w14:paraId="6DBD3F3F" w14:textId="0D11004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722" w:type="pct"/>
            <w:shd w:val="clear" w:color="auto" w:fill="auto"/>
          </w:tcPr>
          <w:p w14:paraId="10304AE0" w14:textId="218DEF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FunCd</w:delText>
              </w:r>
            </w:del>
          </w:p>
        </w:tc>
        <w:tc>
          <w:tcPr>
            <w:tcW w:w="1944" w:type="pct"/>
            <w:shd w:val="clear" w:color="auto" w:fill="auto"/>
          </w:tcPr>
          <w:p w14:paraId="27B537F0" w14:textId="109A639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7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功能</w:delText>
              </w:r>
            </w:del>
          </w:p>
        </w:tc>
        <w:tc>
          <w:tcPr>
            <w:tcW w:w="278" w:type="pct"/>
            <w:shd w:val="clear" w:color="auto" w:fill="auto"/>
          </w:tcPr>
          <w:p w14:paraId="6E2FAD61" w14:textId="3E89A2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7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361B4F1C" w14:textId="340A5B7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7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50B6BC2A" w14:textId="642D84A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7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1: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新增</w:delText>
              </w:r>
            </w:del>
            <w:del w:id="1378" w:author="家興 余" w:date="2021-01-14T19:41:00Z">
              <w:r w:rsidRPr="008F20B5" w:rsidDel="00B91581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;4: </w:delText>
              </w:r>
              <w:r w:rsidRPr="008F20B5" w:rsidDel="00B9158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刪除</w:delText>
              </w:r>
              <w:r w:rsidRPr="008F20B5" w:rsidDel="00B91581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;5: </w:delText>
              </w:r>
              <w:r w:rsidRPr="008F20B5" w:rsidDel="00B9158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查詢</w:delText>
              </w:r>
            </w:del>
          </w:p>
        </w:tc>
      </w:tr>
      <w:tr w:rsidR="00B91581" w:rsidRPr="008F20B5" w:rsidDel="00A92C7B" w14:paraId="027BA72C" w14:textId="16791C49" w:rsidTr="00C62476">
        <w:trPr>
          <w:trHeight w:val="340"/>
          <w:del w:id="1379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4DD1C2B3" w14:textId="7AD7825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8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3272F67" w14:textId="0B0FFD1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8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CustId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1523992" w14:textId="6C2253C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8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身分證字號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A773D88" w14:textId="596E4C0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8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B804A51" w14:textId="52C942E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8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1222" w:type="pct"/>
            <w:shd w:val="clear" w:color="auto" w:fill="auto"/>
            <w:hideMark/>
          </w:tcPr>
          <w:p w14:paraId="33B0034E" w14:textId="74AFC72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01BBB87F" w14:textId="37D7273D" w:rsidTr="00C62476">
        <w:trPr>
          <w:trHeight w:val="340"/>
          <w:ins w:id="1391" w:author="ST1" w:date="2020-12-06T20:14:00Z"/>
          <w:del w:id="1392" w:author="家興 余" w:date="2021-03-19T18:08:00Z"/>
        </w:trPr>
        <w:tc>
          <w:tcPr>
            <w:tcW w:w="278" w:type="pct"/>
            <w:shd w:val="clear" w:color="auto" w:fill="auto"/>
          </w:tcPr>
          <w:p w14:paraId="0955F319" w14:textId="3F3ED7A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ins w:id="1393" w:author="ST1" w:date="2020-12-06T20:14:00Z"/>
                <w:del w:id="13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22" w:type="pct"/>
            <w:shd w:val="clear" w:color="auto" w:fill="auto"/>
          </w:tcPr>
          <w:p w14:paraId="415BA960" w14:textId="78044FEF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ins w:id="1395" w:author="ST1" w:date="2020-12-06T20:14:00Z"/>
                <w:del w:id="1396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397" w:author="ST1" w:date="2020-12-06T20:15:00Z">
                  <w:rPr>
                    <w:ins w:id="1398" w:author="ST1" w:date="2020-12-06T20:14:00Z"/>
                    <w:del w:id="1399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400" w:author="ST1" w:date="2020-12-06T20:14:00Z">
              <w:del w:id="1401" w:author="家興 余" w:date="2021-03-19T18:08:00Z"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402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BranchNo</w:delText>
                </w:r>
              </w:del>
            </w:ins>
          </w:p>
        </w:tc>
        <w:tc>
          <w:tcPr>
            <w:tcW w:w="1944" w:type="pct"/>
            <w:shd w:val="clear" w:color="auto" w:fill="auto"/>
          </w:tcPr>
          <w:p w14:paraId="747D908D" w14:textId="13C186AC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ins w:id="1403" w:author="ST1" w:date="2020-12-06T20:14:00Z"/>
                <w:del w:id="1404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405" w:author="ST1" w:date="2020-12-06T20:15:00Z">
                  <w:rPr>
                    <w:ins w:id="1406" w:author="ST1" w:date="2020-12-06T20:14:00Z"/>
                    <w:del w:id="1407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408" w:author="ST1" w:date="2020-12-06T20:15:00Z">
              <w:del w:id="1409" w:author="家興 余" w:date="2021-03-19T18:08:00Z">
                <w:r w:rsidRPr="000A40C7" w:rsidDel="00A92C7B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1410" w:author="ST1" w:date="2020-12-06T20:15:00Z">
                      <w:rPr>
                        <w:rFonts w:ascii="標楷體" w:eastAsia="標楷體" w:hAnsi="標楷體" w:cs="新細明體" w:hint="eastAsia"/>
                        <w:color w:val="000000"/>
                        <w:kern w:val="0"/>
                      </w:rPr>
                    </w:rPrChange>
                  </w:rPr>
                  <w:delText>單位</w:delText>
                </w:r>
              </w:del>
            </w:ins>
          </w:p>
        </w:tc>
        <w:tc>
          <w:tcPr>
            <w:tcW w:w="278" w:type="pct"/>
            <w:shd w:val="clear" w:color="auto" w:fill="auto"/>
          </w:tcPr>
          <w:p w14:paraId="101F78C5" w14:textId="0C40EBB0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ins w:id="1411" w:author="ST1" w:date="2020-12-06T20:14:00Z"/>
                <w:del w:id="1412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413" w:author="ST1" w:date="2020-12-06T20:15:00Z">
                  <w:rPr>
                    <w:ins w:id="1414" w:author="ST1" w:date="2020-12-06T20:14:00Z"/>
                    <w:del w:id="1415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416" w:author="ST1" w:date="2020-12-06T20:14:00Z">
              <w:del w:id="1417" w:author="家興 余" w:date="2021-03-19T18:08:00Z"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418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78" w:type="pct"/>
            <w:shd w:val="clear" w:color="auto" w:fill="auto"/>
          </w:tcPr>
          <w:p w14:paraId="2268E7AC" w14:textId="26F710E8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ins w:id="1419" w:author="ST1" w:date="2020-12-06T20:14:00Z"/>
                <w:del w:id="1420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421" w:author="ST1" w:date="2020-12-06T20:15:00Z">
                  <w:rPr>
                    <w:ins w:id="1422" w:author="ST1" w:date="2020-12-06T20:14:00Z"/>
                    <w:del w:id="1423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424" w:author="ST1" w:date="2020-12-06T20:14:00Z">
              <w:del w:id="1425" w:author="家興 余" w:date="2021-03-19T18:08:00Z"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426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1222" w:type="pct"/>
            <w:shd w:val="clear" w:color="auto" w:fill="auto"/>
          </w:tcPr>
          <w:p w14:paraId="2D8C7D9D" w14:textId="0EC85E52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ins w:id="1427" w:author="ST1" w:date="2020-12-06T20:14:00Z"/>
                <w:del w:id="1428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429" w:author="ST1" w:date="2020-12-06T20:15:00Z">
                  <w:rPr>
                    <w:ins w:id="1430" w:author="ST1" w:date="2020-12-06T20:14:00Z"/>
                    <w:del w:id="1431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432" w:author="ST1" w:date="2020-12-06T20:15:00Z">
              <w:del w:id="1433" w:author="家興 余" w:date="2021-03-19T18:08:00Z">
                <w:r w:rsidRPr="000A40C7" w:rsidDel="00A92C7B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1434" w:author="ST1" w:date="2020-12-06T20:15:00Z">
                      <w:rPr>
                        <w:rFonts w:ascii="標楷體" w:eastAsia="標楷體" w:hAnsi="標楷體" w:cs="新細明體" w:hint="eastAsia"/>
                        <w:color w:val="000000"/>
                        <w:kern w:val="0"/>
                      </w:rPr>
                    </w:rPrChange>
                  </w:rPr>
                  <w:delText>固定</w:delText>
                </w:r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435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0000</w:delText>
                </w:r>
              </w:del>
            </w:ins>
          </w:p>
        </w:tc>
      </w:tr>
      <w:tr w:rsidR="00B91581" w:rsidRPr="008F20B5" w:rsidDel="00A92C7B" w14:paraId="6636FB0B" w14:textId="25AE9451" w:rsidTr="00C62476">
        <w:trPr>
          <w:trHeight w:val="340"/>
          <w:del w:id="1436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DF73020" w14:textId="7B185D7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3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EFE1409" w14:textId="0FF50BD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CustName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7453AA5B" w14:textId="5865CB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戶名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8BB6676" w14:textId="25E60D0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8568B04" w14:textId="67D6BE1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B20039B" w14:textId="520F07E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31EA4157" w14:textId="2BD703C5" w:rsidTr="00C62476">
        <w:trPr>
          <w:trHeight w:val="340"/>
          <w:del w:id="1448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6649B580" w14:textId="08973E5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4C4EDE8" w14:textId="0D798F2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Birthday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01E7A12C" w14:textId="6577898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出生年月日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2E1EB7D4" w14:textId="77FE0E6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B7F0540" w14:textId="0C93175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2F952CD" w14:textId="0D4BB12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yyymmdd</w:delText>
              </w:r>
            </w:del>
          </w:p>
        </w:tc>
      </w:tr>
      <w:tr w:rsidR="00B91581" w:rsidRPr="008F20B5" w:rsidDel="00A92C7B" w14:paraId="75C1AE2D" w14:textId="002B053C" w:rsidTr="00C62476">
        <w:trPr>
          <w:trHeight w:val="340"/>
          <w:del w:id="1461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02D9694C" w14:textId="254FDF4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69A9460C" w14:textId="2D0073B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Sex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DF13878" w14:textId="002299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性別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A10129C" w14:textId="65D6B72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5A6BB4B" w14:textId="4CCEE9C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86C172B" w14:textId="3334804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1:男;2:女</w:delText>
              </w:r>
            </w:del>
          </w:p>
        </w:tc>
      </w:tr>
      <w:tr w:rsidR="00B91581" w:rsidRPr="008F20B5" w:rsidDel="00A92C7B" w14:paraId="1EA02D25" w14:textId="03355045" w:rsidTr="00C62476">
        <w:trPr>
          <w:trHeight w:val="2720"/>
          <w:del w:id="1474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243E138" w14:textId="488E766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123F856" w14:textId="755F614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CustTypeCode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7BFAD0A8" w14:textId="064DB9E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8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客戶別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023BFEE" w14:textId="38EB211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81" w:author="家興 余" w:date="2021-03-19T18:08:00Z"/>
                <w:rFonts w:ascii="標楷體" w:eastAsia="標楷體" w:hAnsi="標楷體" w:cs="新細明體"/>
                <w:kern w:val="0"/>
              </w:rPr>
            </w:pPr>
            <w:del w:id="1482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686F3E3" w14:textId="61D4E92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8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124730EC" w14:textId="6CCA2C5D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85" w:author="家興 余" w:date="2021-03-19T18:08:00Z"/>
                <w:rFonts w:ascii="標楷體" w:eastAsia="標楷體" w:hAnsi="標楷體"/>
              </w:rPr>
            </w:pPr>
            <w:del w:id="1486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00: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一般</w:delText>
              </w:r>
            </w:del>
          </w:p>
          <w:p w14:paraId="502C7EF6" w14:textId="5EF7F57A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87" w:author="家興 余" w:date="2021-03-19T18:08:00Z"/>
                <w:rFonts w:ascii="標楷體" w:eastAsia="標楷體" w:hAnsi="標楷體"/>
              </w:rPr>
            </w:pPr>
            <w:del w:id="1488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01: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員工</w:delText>
              </w:r>
            </w:del>
          </w:p>
          <w:p w14:paraId="560F8A2B" w14:textId="09A37B03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89" w:author="家興 余" w:date="2021-03-19T18:08:00Z"/>
                <w:rFonts w:ascii="標楷體" w:eastAsia="標楷體" w:hAnsi="標楷體"/>
              </w:rPr>
            </w:pPr>
            <w:del w:id="1490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02: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首購</w:delText>
              </w:r>
            </w:del>
          </w:p>
          <w:p w14:paraId="2D34758E" w14:textId="03E2E58B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91" w:author="家興 余" w:date="2021-03-19T18:08:00Z"/>
                <w:rFonts w:ascii="標楷體" w:eastAsia="標楷體" w:hAnsi="標楷體"/>
              </w:rPr>
            </w:pPr>
            <w:del w:id="1492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03: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關企公司</w:delText>
              </w:r>
            </w:del>
          </w:p>
          <w:p w14:paraId="508E8B92" w14:textId="74B759D9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93" w:author="家興 余" w:date="2021-03-19T18:08:00Z"/>
                <w:rFonts w:ascii="標楷體" w:eastAsia="標楷體" w:hAnsi="標楷體"/>
              </w:rPr>
            </w:pPr>
            <w:del w:id="1494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04: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關企員工</w:delText>
              </w:r>
            </w:del>
          </w:p>
          <w:p w14:paraId="078D48B8" w14:textId="1C76EBFC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95" w:author="家興 余" w:date="2021-03-19T18:08:00Z"/>
                <w:rFonts w:ascii="標楷體" w:eastAsia="標楷體" w:hAnsi="標楷體"/>
              </w:rPr>
            </w:pPr>
            <w:del w:id="1496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05: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保戶</w:delText>
              </w:r>
            </w:del>
          </w:p>
          <w:p w14:paraId="522B64CE" w14:textId="7AF7570C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97" w:author="家興 余" w:date="2021-03-19T18:08:00Z"/>
                <w:rFonts w:ascii="標楷體" w:eastAsia="標楷體" w:hAnsi="標楷體"/>
              </w:rPr>
            </w:pPr>
            <w:del w:id="1498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06: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團體戶</w:delText>
              </w:r>
            </w:del>
          </w:p>
          <w:p w14:paraId="4F297955" w14:textId="4E6DB913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99" w:author="家興 余" w:date="2021-03-19T18:08:00Z"/>
                <w:rFonts w:ascii="標楷體" w:eastAsia="標楷體" w:hAnsi="標楷體"/>
              </w:rPr>
            </w:pPr>
            <w:del w:id="1500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07: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員工二親等</w:delText>
              </w:r>
            </w:del>
          </w:p>
          <w:p w14:paraId="65C701E2" w14:textId="2311F6C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2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09: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新二階員工</w:delText>
              </w:r>
            </w:del>
          </w:p>
        </w:tc>
      </w:tr>
      <w:tr w:rsidR="00B91581" w:rsidRPr="008F20B5" w:rsidDel="00A92C7B" w14:paraId="048FAEDB" w14:textId="79E4AFBC" w:rsidTr="00C62476">
        <w:trPr>
          <w:trHeight w:val="340"/>
          <w:del w:id="1503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01F0A974" w14:textId="6DC5C53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8A185C9" w14:textId="5A7B2C3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IndustryCode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37961DCE" w14:textId="568FCE4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行業別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50231A2" w14:textId="43B01A3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036DB30" w14:textId="2AD1461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38370EB" w14:textId="4F6BE95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</w:p>
        </w:tc>
      </w:tr>
      <w:tr w:rsidR="00B91581" w:rsidRPr="008F20B5" w:rsidDel="00A92C7B" w14:paraId="015A32AE" w14:textId="396B4BA6" w:rsidTr="00C62476">
        <w:trPr>
          <w:trHeight w:val="340"/>
          <w:del w:id="1516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1733C5FA" w14:textId="2E40FB9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83EC710" w14:textId="1E967CE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NationalityCode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B676FFA" w14:textId="7A34F37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國籍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2A3FA862" w14:textId="581825A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72B73EB" w14:textId="458D666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90AE0AE" w14:textId="1D6150F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1A00F785" w14:textId="58A35536" w:rsidTr="00C62476">
        <w:trPr>
          <w:trHeight w:val="340"/>
          <w:del w:id="1528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7C56EAEA" w14:textId="538100C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D7F0B92" w14:textId="258CFC7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SpouseId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7DEBA917" w14:textId="4313CDB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配偶身分證字號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4C2DB61" w14:textId="38F08C2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266F42D" w14:textId="60A6FB7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2B23751" w14:textId="010930D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6004C5C0" w14:textId="32188CED" w:rsidTr="00C62476">
        <w:trPr>
          <w:trHeight w:val="340"/>
          <w:del w:id="1540" w:author="家興 余" w:date="2021-03-19T18:08:00Z"/>
        </w:trPr>
        <w:tc>
          <w:tcPr>
            <w:tcW w:w="278" w:type="pct"/>
            <w:shd w:val="clear" w:color="auto" w:fill="auto"/>
          </w:tcPr>
          <w:p w14:paraId="32245BAB" w14:textId="287E589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11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7DD8B5C" w14:textId="2158CD4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SpouseName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493812E6" w14:textId="09033DD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配偶姓名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739F087" w14:textId="34CCF94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4CD1EE4" w14:textId="5D8FC3A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5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C270557" w14:textId="6F51D9A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40B405C7" w14:textId="582BF94A" w:rsidTr="00C62476">
        <w:trPr>
          <w:trHeight w:val="340"/>
          <w:del w:id="1552" w:author="家興 余" w:date="2021-03-19T18:08:00Z"/>
        </w:trPr>
        <w:tc>
          <w:tcPr>
            <w:tcW w:w="278" w:type="pct"/>
            <w:shd w:val="clear" w:color="auto" w:fill="auto"/>
          </w:tcPr>
          <w:p w14:paraId="32234D36" w14:textId="123DFD5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5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12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F55F121" w14:textId="27E7DDD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5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RegZip3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F1030AA" w14:textId="1118D80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5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-郵遞區號前三碼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B27D401" w14:textId="4923306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21FD1A15" w14:textId="7E2D469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5DE6ACE" w14:textId="53AE136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51197CE3" w14:textId="6F1DC1CA" w:rsidTr="00C62476">
        <w:trPr>
          <w:trHeight w:val="340"/>
          <w:del w:id="1564" w:author="家興 余" w:date="2021-03-19T18:08:00Z"/>
        </w:trPr>
        <w:tc>
          <w:tcPr>
            <w:tcW w:w="278" w:type="pct"/>
            <w:shd w:val="clear" w:color="auto" w:fill="auto"/>
          </w:tcPr>
          <w:p w14:paraId="554E6BD3" w14:textId="7993F35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13</w:delText>
              </w:r>
            </w:del>
          </w:p>
        </w:tc>
        <w:tc>
          <w:tcPr>
            <w:tcW w:w="722" w:type="pct"/>
            <w:shd w:val="clear" w:color="auto" w:fill="auto"/>
          </w:tcPr>
          <w:p w14:paraId="3C8B50E6" w14:textId="4CF26DA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RegZip2</w:delText>
              </w:r>
            </w:del>
          </w:p>
        </w:tc>
        <w:tc>
          <w:tcPr>
            <w:tcW w:w="1944" w:type="pct"/>
            <w:shd w:val="clear" w:color="auto" w:fill="auto"/>
          </w:tcPr>
          <w:p w14:paraId="47AB59D3" w14:textId="731B08D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-郵遞區號後兩碼</w:delText>
              </w:r>
            </w:del>
          </w:p>
        </w:tc>
        <w:tc>
          <w:tcPr>
            <w:tcW w:w="278" w:type="pct"/>
            <w:shd w:val="clear" w:color="auto" w:fill="auto"/>
          </w:tcPr>
          <w:p w14:paraId="13A1DE6E" w14:textId="2C934FB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43DECF38" w14:textId="7F6BC27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4" w:author="家興 余" w:date="2021-01-14T11:05:00Z">
              <w:r w:rsidRPr="008F20B5" w:rsidDel="00200302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5C06618" w14:textId="6410AF3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3380111C" w14:textId="2AFD1C2E" w:rsidTr="00C62476">
        <w:trPr>
          <w:trHeight w:val="340"/>
          <w:del w:id="1576" w:author="家興 余" w:date="2021-03-19T18:08:00Z"/>
        </w:trPr>
        <w:tc>
          <w:tcPr>
            <w:tcW w:w="278" w:type="pct"/>
            <w:shd w:val="clear" w:color="auto" w:fill="auto"/>
          </w:tcPr>
          <w:p w14:paraId="59D8E5F5" w14:textId="1A494DC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0FACB82" w14:textId="1C5FDC9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8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RegCityCode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05E1C75" w14:textId="08E7B34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8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-縣市代碼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5769371" w14:textId="5D4167D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8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1030EDA" w14:textId="300C575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8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D5D6888" w14:textId="0ED8B74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1588" w:author="ST1" w:date="2020-12-23T21:13:00Z">
              <w:del w:id="1589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原</w:delText>
                </w:r>
              </w:del>
            </w:ins>
            <w:ins w:id="1590" w:author="ST1" w:date="2020-12-23T21:12:00Z">
              <w:del w:id="1591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A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S400</w:delText>
                </w:r>
              </w:del>
            </w:ins>
            <w:ins w:id="1592" w:author="ST1" w:date="2020-12-23T21:13:00Z">
              <w:del w:id="1593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代碼(L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1101</w:delText>
                </w:r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轉</w:delText>
                </w:r>
              </w:del>
            </w:ins>
            <w:ins w:id="1594" w:author="ST1" w:date="2020-12-23T21:14:00Z">
              <w:del w:id="1595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換</w:delText>
                </w:r>
              </w:del>
            </w:ins>
            <w:ins w:id="1596" w:author="ST1" w:date="2020-12-23T21:13:00Z">
              <w:del w:id="1597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為新代碼</w:delText>
                </w:r>
              </w:del>
            </w:ins>
            <w:ins w:id="1598" w:author="ST1" w:date="2020-12-23T21:14:00Z">
              <w:del w:id="1599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)</w:delText>
                </w:r>
              </w:del>
            </w:ins>
          </w:p>
        </w:tc>
      </w:tr>
      <w:tr w:rsidR="00B91581" w:rsidRPr="008F20B5" w:rsidDel="00A92C7B" w14:paraId="13C07123" w14:textId="65DFB2F4" w:rsidTr="00C62476">
        <w:trPr>
          <w:trHeight w:val="340"/>
          <w:del w:id="1600" w:author="家興 余" w:date="2021-03-19T18:08:00Z"/>
        </w:trPr>
        <w:tc>
          <w:tcPr>
            <w:tcW w:w="278" w:type="pct"/>
            <w:shd w:val="clear" w:color="auto" w:fill="auto"/>
          </w:tcPr>
          <w:p w14:paraId="531D2D2C" w14:textId="5F53D2A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15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15ACE33" w14:textId="6CFCE9B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RegAreaCode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33A52C81" w14:textId="58DBFB8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-鄉鎮市區代碼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2A9309F" w14:textId="7140B58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FBB22D9" w14:textId="3A1091E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934A591" w14:textId="24A4EB3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186E1BCB" w14:textId="05A07772" w:rsidTr="00C62476">
        <w:trPr>
          <w:trHeight w:val="340"/>
          <w:del w:id="1612" w:author="家興 余" w:date="2021-03-19T18:08:00Z"/>
        </w:trPr>
        <w:tc>
          <w:tcPr>
            <w:tcW w:w="278" w:type="pct"/>
            <w:shd w:val="clear" w:color="auto" w:fill="auto"/>
          </w:tcPr>
          <w:p w14:paraId="4F09219F" w14:textId="487BA39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16</w:delText>
              </w:r>
            </w:del>
          </w:p>
        </w:tc>
        <w:tc>
          <w:tcPr>
            <w:tcW w:w="722" w:type="pct"/>
            <w:shd w:val="clear" w:color="auto" w:fill="auto"/>
          </w:tcPr>
          <w:p w14:paraId="2C5BA7E8" w14:textId="614CAF9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RegRoad</w:delText>
              </w:r>
            </w:del>
          </w:p>
        </w:tc>
        <w:tc>
          <w:tcPr>
            <w:tcW w:w="1944" w:type="pct"/>
            <w:shd w:val="clear" w:color="auto" w:fill="auto"/>
          </w:tcPr>
          <w:p w14:paraId="53453AA9" w14:textId="5CE63AF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-路名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21E834E5" w14:textId="1ADE86E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4420450" w14:textId="75639E1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40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53AC6A12" w14:textId="1FF4990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67DB4222" w14:textId="48CA5C00" w:rsidTr="00C62476">
        <w:trPr>
          <w:trHeight w:val="340"/>
          <w:del w:id="1624" w:author="家興 余" w:date="2021-03-19T18:08:00Z"/>
        </w:trPr>
        <w:tc>
          <w:tcPr>
            <w:tcW w:w="278" w:type="pct"/>
            <w:shd w:val="clear" w:color="auto" w:fill="auto"/>
          </w:tcPr>
          <w:p w14:paraId="0647613C" w14:textId="0B893F0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17</w:delText>
              </w:r>
            </w:del>
          </w:p>
        </w:tc>
        <w:tc>
          <w:tcPr>
            <w:tcW w:w="722" w:type="pct"/>
            <w:shd w:val="clear" w:color="auto" w:fill="auto"/>
          </w:tcPr>
          <w:p w14:paraId="7B69FFF4" w14:textId="48FD6CE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RegSection</w:delText>
              </w:r>
            </w:del>
          </w:p>
        </w:tc>
        <w:tc>
          <w:tcPr>
            <w:tcW w:w="1944" w:type="pct"/>
            <w:shd w:val="clear" w:color="auto" w:fill="auto"/>
          </w:tcPr>
          <w:p w14:paraId="2C8D2695" w14:textId="37A5FFD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-段</w:delText>
              </w:r>
            </w:del>
          </w:p>
        </w:tc>
        <w:tc>
          <w:tcPr>
            <w:tcW w:w="278" w:type="pct"/>
            <w:shd w:val="clear" w:color="auto" w:fill="auto"/>
          </w:tcPr>
          <w:p w14:paraId="3E0DEE2E" w14:textId="4728319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37774290" w14:textId="7AA8164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75415EB5" w14:textId="1D6BB9F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6825CB67" w14:textId="6E1B15BE" w:rsidTr="00C62476">
        <w:trPr>
          <w:trHeight w:val="340"/>
          <w:del w:id="1636" w:author="家興 余" w:date="2021-03-19T18:08:00Z"/>
        </w:trPr>
        <w:tc>
          <w:tcPr>
            <w:tcW w:w="278" w:type="pct"/>
            <w:shd w:val="clear" w:color="auto" w:fill="auto"/>
          </w:tcPr>
          <w:p w14:paraId="47373AD2" w14:textId="06AE485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18</w:delText>
              </w:r>
            </w:del>
          </w:p>
        </w:tc>
        <w:tc>
          <w:tcPr>
            <w:tcW w:w="722" w:type="pct"/>
            <w:shd w:val="clear" w:color="auto" w:fill="auto"/>
          </w:tcPr>
          <w:p w14:paraId="2CD875AA" w14:textId="05BEAB8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0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RegAlley</w:delText>
              </w:r>
            </w:del>
          </w:p>
        </w:tc>
        <w:tc>
          <w:tcPr>
            <w:tcW w:w="1944" w:type="pct"/>
            <w:shd w:val="clear" w:color="auto" w:fill="auto"/>
          </w:tcPr>
          <w:p w14:paraId="0726B967" w14:textId="1B3033F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-巷</w:delText>
              </w:r>
            </w:del>
          </w:p>
        </w:tc>
        <w:tc>
          <w:tcPr>
            <w:tcW w:w="278" w:type="pct"/>
            <w:shd w:val="clear" w:color="auto" w:fill="auto"/>
          </w:tcPr>
          <w:p w14:paraId="73A35232" w14:textId="7FB288F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B9547B1" w14:textId="4972191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08EC3123" w14:textId="3939811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0CA1C0B6" w14:textId="67C0C6EC" w:rsidTr="00C62476">
        <w:trPr>
          <w:trHeight w:val="340"/>
          <w:del w:id="1648" w:author="家興 余" w:date="2021-03-19T18:08:00Z"/>
        </w:trPr>
        <w:tc>
          <w:tcPr>
            <w:tcW w:w="278" w:type="pct"/>
            <w:shd w:val="clear" w:color="auto" w:fill="auto"/>
          </w:tcPr>
          <w:p w14:paraId="76EEC104" w14:textId="396EA80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19</w:delText>
              </w:r>
            </w:del>
          </w:p>
        </w:tc>
        <w:tc>
          <w:tcPr>
            <w:tcW w:w="722" w:type="pct"/>
            <w:shd w:val="clear" w:color="auto" w:fill="auto"/>
          </w:tcPr>
          <w:p w14:paraId="406FA952" w14:textId="2549685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2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RegLane</w:delText>
              </w:r>
            </w:del>
          </w:p>
        </w:tc>
        <w:tc>
          <w:tcPr>
            <w:tcW w:w="1944" w:type="pct"/>
            <w:shd w:val="clear" w:color="auto" w:fill="auto"/>
          </w:tcPr>
          <w:p w14:paraId="16BF73CD" w14:textId="0C557CC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-弄</w:delText>
              </w:r>
            </w:del>
          </w:p>
        </w:tc>
        <w:tc>
          <w:tcPr>
            <w:tcW w:w="278" w:type="pct"/>
            <w:shd w:val="clear" w:color="auto" w:fill="auto"/>
          </w:tcPr>
          <w:p w14:paraId="49CA3E1D" w14:textId="12BE380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EBDB2AD" w14:textId="7627C94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7E7C965F" w14:textId="6F60985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0E5DE5E9" w14:textId="23A45B5D" w:rsidTr="00C62476">
        <w:trPr>
          <w:trHeight w:val="340"/>
          <w:del w:id="1660" w:author="家興 余" w:date="2021-03-19T18:08:00Z"/>
        </w:trPr>
        <w:tc>
          <w:tcPr>
            <w:tcW w:w="278" w:type="pct"/>
            <w:shd w:val="clear" w:color="auto" w:fill="auto"/>
          </w:tcPr>
          <w:p w14:paraId="1E1EB032" w14:textId="2B848E9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722" w:type="pct"/>
            <w:shd w:val="clear" w:color="auto" w:fill="auto"/>
          </w:tcPr>
          <w:p w14:paraId="1A5A3E6A" w14:textId="2CDDECB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4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RegNum</w:delText>
              </w:r>
            </w:del>
          </w:p>
        </w:tc>
        <w:tc>
          <w:tcPr>
            <w:tcW w:w="1944" w:type="pct"/>
            <w:shd w:val="clear" w:color="auto" w:fill="auto"/>
          </w:tcPr>
          <w:p w14:paraId="13193098" w14:textId="6802581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</w:delText>
              </w:r>
            </w:del>
          </w:p>
        </w:tc>
        <w:tc>
          <w:tcPr>
            <w:tcW w:w="278" w:type="pct"/>
            <w:shd w:val="clear" w:color="auto" w:fill="auto"/>
          </w:tcPr>
          <w:p w14:paraId="4869E0A7" w14:textId="6B30602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20DC51AB" w14:textId="27D4189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3F35CF48" w14:textId="0EC12B3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4022B3A1" w14:textId="3737369E" w:rsidTr="00C62476">
        <w:trPr>
          <w:trHeight w:val="340"/>
          <w:del w:id="1672" w:author="家興 余" w:date="2021-03-19T18:08:00Z"/>
        </w:trPr>
        <w:tc>
          <w:tcPr>
            <w:tcW w:w="278" w:type="pct"/>
            <w:shd w:val="clear" w:color="auto" w:fill="auto"/>
          </w:tcPr>
          <w:p w14:paraId="429000C3" w14:textId="240A79A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21</w:delText>
              </w:r>
            </w:del>
          </w:p>
        </w:tc>
        <w:tc>
          <w:tcPr>
            <w:tcW w:w="722" w:type="pct"/>
            <w:shd w:val="clear" w:color="auto" w:fill="auto"/>
          </w:tcPr>
          <w:p w14:paraId="297A1574" w14:textId="6685645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6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RegNumDash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4B95CA19" w14:textId="3C8D6D6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4C76FB72" w14:textId="1B89CB6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B992081" w14:textId="54AFE05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0C80B169" w14:textId="7A3DFD9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15CD7122" w14:textId="1CD05B5E" w:rsidTr="00C62476">
        <w:trPr>
          <w:trHeight w:val="340"/>
          <w:del w:id="1684" w:author="家興 余" w:date="2021-03-19T18:08:00Z"/>
        </w:trPr>
        <w:tc>
          <w:tcPr>
            <w:tcW w:w="278" w:type="pct"/>
            <w:shd w:val="clear" w:color="auto" w:fill="auto"/>
          </w:tcPr>
          <w:p w14:paraId="01117AB8" w14:textId="4B3D5F9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22</w:delText>
              </w:r>
            </w:del>
          </w:p>
        </w:tc>
        <w:tc>
          <w:tcPr>
            <w:tcW w:w="722" w:type="pct"/>
            <w:shd w:val="clear" w:color="auto" w:fill="auto"/>
          </w:tcPr>
          <w:p w14:paraId="169D9E9E" w14:textId="7E51292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8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RegFloor</w:delText>
              </w:r>
            </w:del>
          </w:p>
        </w:tc>
        <w:tc>
          <w:tcPr>
            <w:tcW w:w="1944" w:type="pct"/>
            <w:shd w:val="clear" w:color="auto" w:fill="auto"/>
          </w:tcPr>
          <w:p w14:paraId="37DAC899" w14:textId="2C284BF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</w:delText>
              </w:r>
            </w:del>
          </w:p>
        </w:tc>
        <w:tc>
          <w:tcPr>
            <w:tcW w:w="278" w:type="pct"/>
            <w:shd w:val="clear" w:color="auto" w:fill="auto"/>
          </w:tcPr>
          <w:p w14:paraId="5F4E7992" w14:textId="6E3C4D7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09AD26B" w14:textId="76D9763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E8740CB" w14:textId="0F99DD6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20FFA4ED" w14:textId="4678D81E" w:rsidTr="00C62476">
        <w:trPr>
          <w:trHeight w:val="340"/>
          <w:del w:id="1696" w:author="家興 余" w:date="2021-03-19T18:08:00Z"/>
        </w:trPr>
        <w:tc>
          <w:tcPr>
            <w:tcW w:w="278" w:type="pct"/>
            <w:shd w:val="clear" w:color="auto" w:fill="auto"/>
          </w:tcPr>
          <w:p w14:paraId="4153894C" w14:textId="47454F3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23</w:delText>
              </w:r>
            </w:del>
          </w:p>
        </w:tc>
        <w:tc>
          <w:tcPr>
            <w:tcW w:w="722" w:type="pct"/>
            <w:shd w:val="clear" w:color="auto" w:fill="auto"/>
          </w:tcPr>
          <w:p w14:paraId="3CC6FD47" w14:textId="4135555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0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RegFloorDash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38EF7060" w14:textId="6D8A402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54B6D5B6" w14:textId="08B4383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53181DC" w14:textId="235E50C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574F871F" w14:textId="744CEEF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7C464C3A" w14:textId="4F98276A" w:rsidTr="00C62476">
        <w:trPr>
          <w:trHeight w:val="340"/>
          <w:del w:id="1708" w:author="家興 余" w:date="2021-03-19T18:08:00Z"/>
        </w:trPr>
        <w:tc>
          <w:tcPr>
            <w:tcW w:w="278" w:type="pct"/>
            <w:shd w:val="clear" w:color="auto" w:fill="auto"/>
          </w:tcPr>
          <w:p w14:paraId="520D1CDF" w14:textId="3880AD1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5C197C8A" w14:textId="4AE082A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CurrZip3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8CB98B1" w14:textId="5BEC739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-郵遞區號前三碼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5ADA0FC" w14:textId="59D3339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1059F7D" w14:textId="32EFFF6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FC4643E" w14:textId="44A6D72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73B2273B" w14:textId="4E096552" w:rsidTr="00C62476">
        <w:trPr>
          <w:trHeight w:val="340"/>
          <w:del w:id="1720" w:author="家興 余" w:date="2021-03-19T18:08:00Z"/>
        </w:trPr>
        <w:tc>
          <w:tcPr>
            <w:tcW w:w="278" w:type="pct"/>
            <w:shd w:val="clear" w:color="auto" w:fill="auto"/>
          </w:tcPr>
          <w:p w14:paraId="2FE745A2" w14:textId="26C7DB1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25</w:delText>
              </w:r>
            </w:del>
          </w:p>
        </w:tc>
        <w:tc>
          <w:tcPr>
            <w:tcW w:w="722" w:type="pct"/>
            <w:shd w:val="clear" w:color="auto" w:fill="auto"/>
          </w:tcPr>
          <w:p w14:paraId="5667155E" w14:textId="2F4C3DD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CurrZip2</w:delText>
              </w:r>
            </w:del>
          </w:p>
        </w:tc>
        <w:tc>
          <w:tcPr>
            <w:tcW w:w="1944" w:type="pct"/>
            <w:shd w:val="clear" w:color="auto" w:fill="auto"/>
          </w:tcPr>
          <w:p w14:paraId="4BAB95DB" w14:textId="1BD7957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-郵遞區號後兩碼</w:delText>
              </w:r>
            </w:del>
          </w:p>
        </w:tc>
        <w:tc>
          <w:tcPr>
            <w:tcW w:w="278" w:type="pct"/>
            <w:shd w:val="clear" w:color="auto" w:fill="auto"/>
          </w:tcPr>
          <w:p w14:paraId="10A0E32E" w14:textId="4AD1E71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7380F6A" w14:textId="61AE51E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0" w:author="家興 余" w:date="2021-01-14T11:05:00Z">
              <w:r w:rsidRPr="008F20B5" w:rsidDel="00200302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CB415BA" w14:textId="62F78DD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</w:p>
        </w:tc>
      </w:tr>
      <w:tr w:rsidR="00B91581" w:rsidRPr="008F20B5" w:rsidDel="00A92C7B" w14:paraId="6C8BE772" w14:textId="1B8EE54F" w:rsidTr="00C62476">
        <w:trPr>
          <w:trHeight w:val="340"/>
          <w:del w:id="1733" w:author="家興 余" w:date="2021-03-19T18:08:00Z"/>
        </w:trPr>
        <w:tc>
          <w:tcPr>
            <w:tcW w:w="278" w:type="pct"/>
            <w:shd w:val="clear" w:color="auto" w:fill="auto"/>
          </w:tcPr>
          <w:p w14:paraId="1497F826" w14:textId="3CD4A86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26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5178B12" w14:textId="3779FE2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CurrCityCode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33EED09" w14:textId="34FD0F7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-縣市代碼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0182E49" w14:textId="14E1204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AB49350" w14:textId="498347C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C845A60" w14:textId="0FE6928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1745" w:author="ST1" w:date="2020-12-23T21:14:00Z">
              <w:del w:id="1746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原A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S400</w:delText>
                </w:r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代碼(L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1101</w:delText>
                </w:r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轉換為新代碼)</w:delText>
                </w:r>
              </w:del>
            </w:ins>
          </w:p>
        </w:tc>
      </w:tr>
      <w:tr w:rsidR="00B91581" w:rsidRPr="008F20B5" w:rsidDel="00A92C7B" w14:paraId="720AF8C8" w14:textId="2B059742" w:rsidTr="00C62476">
        <w:trPr>
          <w:trHeight w:val="340"/>
          <w:del w:id="1747" w:author="家興 余" w:date="2021-03-19T18:08:00Z"/>
        </w:trPr>
        <w:tc>
          <w:tcPr>
            <w:tcW w:w="278" w:type="pct"/>
            <w:shd w:val="clear" w:color="auto" w:fill="auto"/>
          </w:tcPr>
          <w:p w14:paraId="4E3AE0B2" w14:textId="184E95E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27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43CAF63D" w14:textId="0856C0C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CurrAreaCode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C555960" w14:textId="50D7FE7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-鄉鎮市區代碼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152A233" w14:textId="4D2453A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A254EB3" w14:textId="0FEABFD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34491081" w14:textId="11B36A6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BD353D9" w14:textId="2696F4AA" w:rsidTr="00C62476">
        <w:trPr>
          <w:trHeight w:val="340"/>
          <w:del w:id="1759" w:author="家興 余" w:date="2021-03-19T18:08:00Z"/>
        </w:trPr>
        <w:tc>
          <w:tcPr>
            <w:tcW w:w="278" w:type="pct"/>
            <w:shd w:val="clear" w:color="auto" w:fill="auto"/>
          </w:tcPr>
          <w:p w14:paraId="29F6FB48" w14:textId="61CBCD9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28</w:delText>
              </w:r>
            </w:del>
          </w:p>
        </w:tc>
        <w:tc>
          <w:tcPr>
            <w:tcW w:w="722" w:type="pct"/>
            <w:shd w:val="clear" w:color="auto" w:fill="auto"/>
          </w:tcPr>
          <w:p w14:paraId="0312BEEB" w14:textId="560EF37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CurrRoad</w:delText>
              </w:r>
            </w:del>
          </w:p>
        </w:tc>
        <w:tc>
          <w:tcPr>
            <w:tcW w:w="1944" w:type="pct"/>
            <w:shd w:val="clear" w:color="auto" w:fill="auto"/>
          </w:tcPr>
          <w:p w14:paraId="0132F4F9" w14:textId="7C4A513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-路名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1AEC9F65" w14:textId="19F004A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2ABB33E" w14:textId="1807757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40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007F1C9" w14:textId="28E9A62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6C241DF" w14:textId="67D3AFB6" w:rsidTr="00C62476">
        <w:trPr>
          <w:trHeight w:val="340"/>
          <w:del w:id="1771" w:author="家興 余" w:date="2021-03-19T18:08:00Z"/>
        </w:trPr>
        <w:tc>
          <w:tcPr>
            <w:tcW w:w="278" w:type="pct"/>
            <w:shd w:val="clear" w:color="auto" w:fill="auto"/>
          </w:tcPr>
          <w:p w14:paraId="154477ED" w14:textId="71482E8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29</w:delText>
              </w:r>
            </w:del>
          </w:p>
        </w:tc>
        <w:tc>
          <w:tcPr>
            <w:tcW w:w="722" w:type="pct"/>
            <w:shd w:val="clear" w:color="auto" w:fill="auto"/>
          </w:tcPr>
          <w:p w14:paraId="7EB970E2" w14:textId="19F369C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CurrSection</w:delText>
              </w:r>
            </w:del>
          </w:p>
        </w:tc>
        <w:tc>
          <w:tcPr>
            <w:tcW w:w="1944" w:type="pct"/>
            <w:shd w:val="clear" w:color="auto" w:fill="auto"/>
          </w:tcPr>
          <w:p w14:paraId="2B2C95FC" w14:textId="26DFF73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-段</w:delText>
              </w:r>
            </w:del>
          </w:p>
        </w:tc>
        <w:tc>
          <w:tcPr>
            <w:tcW w:w="278" w:type="pct"/>
            <w:shd w:val="clear" w:color="auto" w:fill="auto"/>
          </w:tcPr>
          <w:p w14:paraId="6882BACA" w14:textId="54EB05A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7A44B3D7" w14:textId="020CD1E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38B444DA" w14:textId="40DC8B2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6325713" w14:textId="6E6D4367" w:rsidTr="00C62476">
        <w:trPr>
          <w:trHeight w:val="340"/>
          <w:del w:id="1783" w:author="家興 余" w:date="2021-03-19T18:08:00Z"/>
        </w:trPr>
        <w:tc>
          <w:tcPr>
            <w:tcW w:w="278" w:type="pct"/>
            <w:shd w:val="clear" w:color="auto" w:fill="auto"/>
          </w:tcPr>
          <w:p w14:paraId="156610AF" w14:textId="4EE26ED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30</w:delText>
              </w:r>
            </w:del>
          </w:p>
        </w:tc>
        <w:tc>
          <w:tcPr>
            <w:tcW w:w="722" w:type="pct"/>
            <w:shd w:val="clear" w:color="auto" w:fill="auto"/>
          </w:tcPr>
          <w:p w14:paraId="079AC90B" w14:textId="6AA9EA8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7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CurrAlley</w:delText>
              </w:r>
            </w:del>
          </w:p>
        </w:tc>
        <w:tc>
          <w:tcPr>
            <w:tcW w:w="1944" w:type="pct"/>
            <w:shd w:val="clear" w:color="auto" w:fill="auto"/>
          </w:tcPr>
          <w:p w14:paraId="581F58B4" w14:textId="2456923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-巷</w:delText>
              </w:r>
            </w:del>
          </w:p>
        </w:tc>
        <w:tc>
          <w:tcPr>
            <w:tcW w:w="278" w:type="pct"/>
            <w:shd w:val="clear" w:color="auto" w:fill="auto"/>
          </w:tcPr>
          <w:p w14:paraId="459AC396" w14:textId="61BA6DF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D4E354C" w14:textId="3DEDCCA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C5F7C5A" w14:textId="66D0AC4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19F1048" w14:textId="52CA2F56" w:rsidTr="00C62476">
        <w:trPr>
          <w:trHeight w:val="340"/>
          <w:del w:id="1795" w:author="家興 余" w:date="2021-03-19T18:08:00Z"/>
        </w:trPr>
        <w:tc>
          <w:tcPr>
            <w:tcW w:w="278" w:type="pct"/>
            <w:shd w:val="clear" w:color="auto" w:fill="auto"/>
          </w:tcPr>
          <w:p w14:paraId="2443273B" w14:textId="086A312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31</w:delText>
              </w:r>
            </w:del>
          </w:p>
        </w:tc>
        <w:tc>
          <w:tcPr>
            <w:tcW w:w="722" w:type="pct"/>
            <w:shd w:val="clear" w:color="auto" w:fill="auto"/>
          </w:tcPr>
          <w:p w14:paraId="3F44C62B" w14:textId="215EFC3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9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CurrLane</w:delText>
              </w:r>
            </w:del>
          </w:p>
        </w:tc>
        <w:tc>
          <w:tcPr>
            <w:tcW w:w="1944" w:type="pct"/>
            <w:shd w:val="clear" w:color="auto" w:fill="auto"/>
          </w:tcPr>
          <w:p w14:paraId="4C734141" w14:textId="65C8C29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-弄</w:delText>
              </w:r>
            </w:del>
          </w:p>
        </w:tc>
        <w:tc>
          <w:tcPr>
            <w:tcW w:w="278" w:type="pct"/>
            <w:shd w:val="clear" w:color="auto" w:fill="auto"/>
          </w:tcPr>
          <w:p w14:paraId="7C9B2816" w14:textId="36ABE3A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75DCD26" w14:textId="6BE806B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4942012" w14:textId="3F559F3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303A7233" w14:textId="4376E6E6" w:rsidTr="00C62476">
        <w:trPr>
          <w:trHeight w:val="340"/>
          <w:del w:id="1807" w:author="家興 余" w:date="2021-03-19T18:08:00Z"/>
        </w:trPr>
        <w:tc>
          <w:tcPr>
            <w:tcW w:w="278" w:type="pct"/>
            <w:shd w:val="clear" w:color="auto" w:fill="auto"/>
          </w:tcPr>
          <w:p w14:paraId="1E406769" w14:textId="1FCEFA6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32</w:delText>
              </w:r>
            </w:del>
          </w:p>
        </w:tc>
        <w:tc>
          <w:tcPr>
            <w:tcW w:w="722" w:type="pct"/>
            <w:shd w:val="clear" w:color="auto" w:fill="auto"/>
          </w:tcPr>
          <w:p w14:paraId="27CBE509" w14:textId="161F6A6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1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CurrNum</w:delText>
              </w:r>
            </w:del>
          </w:p>
        </w:tc>
        <w:tc>
          <w:tcPr>
            <w:tcW w:w="1944" w:type="pct"/>
            <w:shd w:val="clear" w:color="auto" w:fill="auto"/>
          </w:tcPr>
          <w:p w14:paraId="541E6575" w14:textId="29F51E7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</w:delText>
              </w:r>
            </w:del>
          </w:p>
        </w:tc>
        <w:tc>
          <w:tcPr>
            <w:tcW w:w="278" w:type="pct"/>
            <w:shd w:val="clear" w:color="auto" w:fill="auto"/>
          </w:tcPr>
          <w:p w14:paraId="2D271584" w14:textId="31138FE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4F7144E4" w14:textId="29551E7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476CB3CC" w14:textId="417F15D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3C5E4100" w14:textId="798A930A" w:rsidTr="00C62476">
        <w:trPr>
          <w:trHeight w:val="340"/>
          <w:del w:id="1819" w:author="家興 余" w:date="2021-03-19T18:08:00Z"/>
        </w:trPr>
        <w:tc>
          <w:tcPr>
            <w:tcW w:w="278" w:type="pct"/>
            <w:shd w:val="clear" w:color="auto" w:fill="auto"/>
          </w:tcPr>
          <w:p w14:paraId="4D3BE73E" w14:textId="5D60C18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33</w:delText>
              </w:r>
            </w:del>
          </w:p>
        </w:tc>
        <w:tc>
          <w:tcPr>
            <w:tcW w:w="722" w:type="pct"/>
            <w:shd w:val="clear" w:color="auto" w:fill="auto"/>
          </w:tcPr>
          <w:p w14:paraId="0E2311C3" w14:textId="7FEC72D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3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CurrNumDash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726D3051" w14:textId="519FD3B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61E38265" w14:textId="58D45D5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700E36FA" w14:textId="30CF1A7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6C60104D" w14:textId="1436132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D834017" w14:textId="256872F6" w:rsidTr="00C62476">
        <w:trPr>
          <w:trHeight w:val="340"/>
          <w:del w:id="1831" w:author="家興 余" w:date="2021-03-19T18:08:00Z"/>
        </w:trPr>
        <w:tc>
          <w:tcPr>
            <w:tcW w:w="278" w:type="pct"/>
            <w:shd w:val="clear" w:color="auto" w:fill="auto"/>
          </w:tcPr>
          <w:p w14:paraId="06F06D8D" w14:textId="7F2C76A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34</w:delText>
              </w:r>
            </w:del>
          </w:p>
        </w:tc>
        <w:tc>
          <w:tcPr>
            <w:tcW w:w="722" w:type="pct"/>
            <w:shd w:val="clear" w:color="auto" w:fill="auto"/>
          </w:tcPr>
          <w:p w14:paraId="50A777D0" w14:textId="5C57CFB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5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CurrFloor</w:delText>
              </w:r>
            </w:del>
          </w:p>
        </w:tc>
        <w:tc>
          <w:tcPr>
            <w:tcW w:w="1944" w:type="pct"/>
            <w:shd w:val="clear" w:color="auto" w:fill="auto"/>
          </w:tcPr>
          <w:p w14:paraId="43AC4C3E" w14:textId="01A590E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</w:delText>
              </w:r>
            </w:del>
          </w:p>
        </w:tc>
        <w:tc>
          <w:tcPr>
            <w:tcW w:w="278" w:type="pct"/>
            <w:shd w:val="clear" w:color="auto" w:fill="auto"/>
          </w:tcPr>
          <w:p w14:paraId="43F5ACA8" w14:textId="24598E4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42ED8378" w14:textId="6F15EE6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4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CD975A7" w14:textId="3767D52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6E7F075D" w14:textId="05975C31" w:rsidTr="00C62476">
        <w:trPr>
          <w:trHeight w:val="340"/>
          <w:del w:id="1843" w:author="家興 余" w:date="2021-03-19T18:08:00Z"/>
        </w:trPr>
        <w:tc>
          <w:tcPr>
            <w:tcW w:w="278" w:type="pct"/>
            <w:shd w:val="clear" w:color="auto" w:fill="auto"/>
          </w:tcPr>
          <w:p w14:paraId="1F3E8394" w14:textId="65576CF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4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35</w:delText>
              </w:r>
            </w:del>
          </w:p>
        </w:tc>
        <w:tc>
          <w:tcPr>
            <w:tcW w:w="722" w:type="pct"/>
            <w:shd w:val="clear" w:color="auto" w:fill="auto"/>
          </w:tcPr>
          <w:p w14:paraId="3C4A9AB5" w14:textId="34FDA52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47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CurrFloorDash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151DF8B5" w14:textId="2FBE1F8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4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39DB0142" w14:textId="52F953F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5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21CC2216" w14:textId="1260304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5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F44690E" w14:textId="0F27D15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BB89680" w14:textId="04629DE7" w:rsidTr="00C62476">
        <w:trPr>
          <w:trHeight w:val="340"/>
          <w:del w:id="1855" w:author="家興 余" w:date="2021-03-19T18:08:00Z"/>
        </w:trPr>
        <w:tc>
          <w:tcPr>
            <w:tcW w:w="278" w:type="pct"/>
            <w:shd w:val="clear" w:color="auto" w:fill="auto"/>
          </w:tcPr>
          <w:p w14:paraId="587ECF80" w14:textId="2F29CE7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5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36</w:delText>
              </w:r>
            </w:del>
          </w:p>
        </w:tc>
        <w:tc>
          <w:tcPr>
            <w:tcW w:w="722" w:type="pct"/>
            <w:shd w:val="clear" w:color="auto" w:fill="auto"/>
          </w:tcPr>
          <w:p w14:paraId="13EB4C33" w14:textId="1F5358F3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58" w:author="家興 余" w:date="2021-03-19T18:08:00Z"/>
                <w:rFonts w:ascii="標楷體" w:eastAsia="標楷體" w:hAnsi="標楷體"/>
              </w:rPr>
            </w:pPr>
            <w:del w:id="1859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Email</w:delText>
              </w:r>
            </w:del>
          </w:p>
        </w:tc>
        <w:tc>
          <w:tcPr>
            <w:tcW w:w="1944" w:type="pct"/>
            <w:shd w:val="clear" w:color="auto" w:fill="auto"/>
          </w:tcPr>
          <w:p w14:paraId="44D70D2E" w14:textId="0E4FE37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6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電子信箱</w:delText>
              </w:r>
            </w:del>
          </w:p>
        </w:tc>
        <w:tc>
          <w:tcPr>
            <w:tcW w:w="278" w:type="pct"/>
            <w:shd w:val="clear" w:color="auto" w:fill="auto"/>
          </w:tcPr>
          <w:p w14:paraId="09217096" w14:textId="742C291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6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2E8D9EC" w14:textId="261E6C2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6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9FD0BC0" w14:textId="7826D26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FD7282" w14:paraId="7EC36245" w14:textId="3F966125" w:rsidTr="00C62476">
        <w:trPr>
          <w:trHeight w:val="340"/>
          <w:del w:id="1867" w:author="家興 余" w:date="2021-03-17T10:31:00Z"/>
        </w:trPr>
        <w:tc>
          <w:tcPr>
            <w:tcW w:w="278" w:type="pct"/>
            <w:shd w:val="clear" w:color="auto" w:fill="auto"/>
          </w:tcPr>
          <w:p w14:paraId="2639E3D6" w14:textId="30284417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68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69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37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15E65BEA" w14:textId="21E286C9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70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1" w:author="家興 余" w:date="2021-03-17T10:31:00Z">
              <w:r w:rsidRPr="004A1C2C" w:rsidDel="00FD7282">
                <w:rPr>
                  <w:rFonts w:ascii="標楷體" w:eastAsia="標楷體" w:hAnsi="標楷體"/>
                </w:rPr>
                <w:delText>IsLimit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4160EB50" w14:textId="29553AC6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72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3" w:author="家興 余" w:date="2021-03-17T10:31:00Z"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是否為授信限制對象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3E302498" w14:textId="6A8826BE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74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5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7F8AE77" w14:textId="21C5E820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76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7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A49DD80" w14:textId="0CF21EDB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78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9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FD7282" w14:paraId="27E71E0B" w14:textId="37C8666C" w:rsidTr="00C62476">
        <w:trPr>
          <w:trHeight w:val="340"/>
          <w:del w:id="1880" w:author="家興 余" w:date="2021-03-17T10:31:00Z"/>
        </w:trPr>
        <w:tc>
          <w:tcPr>
            <w:tcW w:w="278" w:type="pct"/>
            <w:shd w:val="clear" w:color="auto" w:fill="auto"/>
          </w:tcPr>
          <w:p w14:paraId="289DEB20" w14:textId="7C5CA25F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81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2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38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4D52006B" w14:textId="61E34356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83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4" w:author="家興 余" w:date="2021-03-17T10:31:00Z">
              <w:r w:rsidRPr="004A1C2C" w:rsidDel="00FD7282">
                <w:rPr>
                  <w:rFonts w:ascii="標楷體" w:eastAsia="標楷體" w:hAnsi="標楷體"/>
                </w:rPr>
                <w:delText>IsRelated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DE6E1E2" w14:textId="6974B7BC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85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6" w:author="家興 余" w:date="2021-03-17T10:31:00Z"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是否為利害關係人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D749335" w14:textId="132E2FC6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87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8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C405EF9" w14:textId="7ECCD7B7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89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90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C886713" w14:textId="0AC80DDC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91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92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FD7282" w14:paraId="6B51F3AF" w14:textId="7F1B5970" w:rsidTr="00C62476">
        <w:trPr>
          <w:trHeight w:val="340"/>
          <w:del w:id="1893" w:author="家興 余" w:date="2021-03-17T10:31:00Z"/>
        </w:trPr>
        <w:tc>
          <w:tcPr>
            <w:tcW w:w="278" w:type="pct"/>
            <w:shd w:val="clear" w:color="auto" w:fill="auto"/>
          </w:tcPr>
          <w:p w14:paraId="6878532D" w14:textId="1BD1DA03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94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95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39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6B1BD49D" w14:textId="4E0A06EF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96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97" w:author="家興 余" w:date="2021-03-17T10:31:00Z">
              <w:r w:rsidRPr="004A1C2C" w:rsidDel="00FD7282">
                <w:rPr>
                  <w:rFonts w:ascii="標楷體" w:eastAsia="標楷體" w:hAnsi="標楷體"/>
                </w:rPr>
                <w:delText>IsLnrelNear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25B88120" w14:textId="5C25FA60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98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99" w:author="家興 余" w:date="2021-03-17T10:31:00Z"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是否為準利害關係人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323E664B" w14:textId="6B0A351D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00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901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EE71188" w14:textId="1E1BADEA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02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903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2198506C" w14:textId="1DE897FC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904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905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A92C7B" w14:paraId="7AC88D52" w14:textId="22D9EC43" w:rsidTr="00C62476">
        <w:trPr>
          <w:trHeight w:val="340"/>
          <w:del w:id="1906" w:author="家興 余" w:date="2021-03-19T18:08:00Z"/>
        </w:trPr>
        <w:tc>
          <w:tcPr>
            <w:tcW w:w="278" w:type="pct"/>
            <w:shd w:val="clear" w:color="auto" w:fill="auto"/>
          </w:tcPr>
          <w:p w14:paraId="159445D7" w14:textId="6141820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0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40</w:delText>
              </w:r>
            </w:del>
          </w:p>
        </w:tc>
        <w:tc>
          <w:tcPr>
            <w:tcW w:w="722" w:type="pct"/>
            <w:shd w:val="clear" w:color="auto" w:fill="auto"/>
          </w:tcPr>
          <w:p w14:paraId="744815E7" w14:textId="47D1DC2E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09" w:author="家興 余" w:date="2021-03-19T18:08:00Z"/>
                <w:rFonts w:ascii="標楷體" w:eastAsia="標楷體" w:hAnsi="標楷體"/>
              </w:rPr>
            </w:pPr>
            <w:del w:id="1910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EntCode</w:delText>
              </w:r>
            </w:del>
          </w:p>
        </w:tc>
        <w:tc>
          <w:tcPr>
            <w:tcW w:w="1944" w:type="pct"/>
            <w:shd w:val="clear" w:color="auto" w:fill="auto"/>
          </w:tcPr>
          <w:p w14:paraId="0C7D4618" w14:textId="584BE28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企金別</w:delText>
              </w:r>
            </w:del>
          </w:p>
        </w:tc>
        <w:tc>
          <w:tcPr>
            <w:tcW w:w="278" w:type="pct"/>
            <w:shd w:val="clear" w:color="auto" w:fill="auto"/>
          </w:tcPr>
          <w:p w14:paraId="3CF6ADE8" w14:textId="5AD2352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E7A770B" w14:textId="3A6641F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B35D211" w14:textId="0F4D484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0: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個金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 1: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企金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 2: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企金自然人</w:delText>
              </w:r>
            </w:del>
          </w:p>
        </w:tc>
      </w:tr>
      <w:tr w:rsidR="00C62476" w:rsidRPr="008F20B5" w:rsidDel="00A92C7B" w14:paraId="69024E56" w14:textId="61BC84DD" w:rsidTr="00C62476">
        <w:trPr>
          <w:trHeight w:val="340"/>
          <w:del w:id="1919" w:author="家興 余" w:date="2021-03-19T18:08:00Z"/>
        </w:trPr>
        <w:tc>
          <w:tcPr>
            <w:tcW w:w="278" w:type="pct"/>
            <w:shd w:val="clear" w:color="auto" w:fill="auto"/>
          </w:tcPr>
          <w:p w14:paraId="2380F6F2" w14:textId="292BDD9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41</w:delText>
              </w:r>
            </w:del>
          </w:p>
        </w:tc>
        <w:tc>
          <w:tcPr>
            <w:tcW w:w="722" w:type="pct"/>
            <w:shd w:val="clear" w:color="auto" w:fill="auto"/>
          </w:tcPr>
          <w:p w14:paraId="258E73D0" w14:textId="34585F10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22" w:author="家興 余" w:date="2021-03-19T18:08:00Z"/>
                <w:rFonts w:ascii="標楷體" w:eastAsia="標楷體" w:hAnsi="標楷體"/>
              </w:rPr>
            </w:pPr>
            <w:del w:id="1923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EmpNo</w:delText>
              </w:r>
            </w:del>
          </w:p>
        </w:tc>
        <w:tc>
          <w:tcPr>
            <w:tcW w:w="1944" w:type="pct"/>
            <w:shd w:val="clear" w:color="auto" w:fill="auto"/>
          </w:tcPr>
          <w:p w14:paraId="64FDBA7E" w14:textId="6861D6F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員工代號</w:delText>
              </w:r>
            </w:del>
          </w:p>
        </w:tc>
        <w:tc>
          <w:tcPr>
            <w:tcW w:w="278" w:type="pct"/>
            <w:shd w:val="clear" w:color="auto" w:fill="auto"/>
          </w:tcPr>
          <w:p w14:paraId="74E85BFF" w14:textId="16DAD77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111E38E1" w14:textId="037FD71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F78D14D" w14:textId="5A6B4ED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76465A4" w14:textId="3B14B029" w:rsidTr="00C62476">
        <w:trPr>
          <w:trHeight w:val="340"/>
          <w:del w:id="1931" w:author="家興 余" w:date="2021-03-19T18:08:00Z"/>
        </w:trPr>
        <w:tc>
          <w:tcPr>
            <w:tcW w:w="278" w:type="pct"/>
            <w:shd w:val="clear" w:color="auto" w:fill="auto"/>
          </w:tcPr>
          <w:p w14:paraId="23462CE1" w14:textId="39397DA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42</w:delText>
              </w:r>
            </w:del>
          </w:p>
        </w:tc>
        <w:tc>
          <w:tcPr>
            <w:tcW w:w="722" w:type="pct"/>
            <w:shd w:val="clear" w:color="auto" w:fill="auto"/>
          </w:tcPr>
          <w:p w14:paraId="56348B7A" w14:textId="5EBC45B3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34" w:author="家興 余" w:date="2021-03-19T18:08:00Z"/>
                <w:rFonts w:ascii="標楷體" w:eastAsia="標楷體" w:hAnsi="標楷體"/>
              </w:rPr>
            </w:pPr>
            <w:del w:id="1935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EName</w:delText>
              </w:r>
            </w:del>
          </w:p>
        </w:tc>
        <w:tc>
          <w:tcPr>
            <w:tcW w:w="1944" w:type="pct"/>
            <w:shd w:val="clear" w:color="auto" w:fill="auto"/>
          </w:tcPr>
          <w:p w14:paraId="38D7BC0F" w14:textId="39B46A5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英文姓名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47566523" w14:textId="0DBD21C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872D9D0" w14:textId="63171A5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91AE232" w14:textId="085B8BF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37E19B5" w14:textId="09FBFBFC" w:rsidTr="00C62476">
        <w:trPr>
          <w:trHeight w:val="340"/>
          <w:del w:id="1943" w:author="家興 余" w:date="2021-03-19T18:08:00Z"/>
        </w:trPr>
        <w:tc>
          <w:tcPr>
            <w:tcW w:w="278" w:type="pct"/>
            <w:shd w:val="clear" w:color="auto" w:fill="auto"/>
          </w:tcPr>
          <w:p w14:paraId="3B6B3FBB" w14:textId="3AFA3F1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43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1C78CDCA" w14:textId="6C93D3D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7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EduCode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17B8497" w14:textId="72768F2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9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教育程度代號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A9A7643" w14:textId="6CA2F94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2B7C745" w14:textId="53A1670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127A81C" w14:textId="7F0D211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1: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小學以下</w:delText>
              </w:r>
            </w:del>
          </w:p>
          <w:p w14:paraId="71719203" w14:textId="3B60BE9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2: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國中</w:delText>
              </w:r>
            </w:del>
          </w:p>
          <w:p w14:paraId="04E6D210" w14:textId="5767D0E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3: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高中職</w:delText>
              </w:r>
            </w:del>
          </w:p>
          <w:p w14:paraId="5EDFF8E0" w14:textId="5360102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4: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專科學校</w:delText>
              </w:r>
            </w:del>
          </w:p>
          <w:p w14:paraId="6B26ECB7" w14:textId="37D702F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5: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大學</w:delText>
              </w:r>
            </w:del>
          </w:p>
          <w:p w14:paraId="161ADABC" w14:textId="68B2DE0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6: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研究所</w:delText>
              </w:r>
            </w:del>
          </w:p>
          <w:p w14:paraId="0F64A798" w14:textId="6D6655F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7: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博士</w:delText>
              </w:r>
            </w:del>
          </w:p>
        </w:tc>
      </w:tr>
      <w:tr w:rsidR="00C62476" w:rsidRPr="008F20B5" w:rsidDel="00A92C7B" w14:paraId="10686926" w14:textId="76B073DC" w:rsidTr="00C62476">
        <w:trPr>
          <w:trHeight w:val="340"/>
          <w:del w:id="1968" w:author="家興 余" w:date="2021-03-19T18:08:00Z"/>
        </w:trPr>
        <w:tc>
          <w:tcPr>
            <w:tcW w:w="278" w:type="pct"/>
            <w:shd w:val="clear" w:color="auto" w:fill="auto"/>
          </w:tcPr>
          <w:p w14:paraId="37AD0407" w14:textId="1E9B813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3806121" w14:textId="0C88710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2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OwnedHome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F1AE7A2" w14:textId="517D793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4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自有住宅有無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63517FA" w14:textId="5543F72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DE5C1D6" w14:textId="7EB3B6B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224A1DDD" w14:textId="0329D3D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A92C7B" w14:paraId="4EC93D61" w14:textId="732F593E" w:rsidTr="00C62476">
        <w:trPr>
          <w:trHeight w:val="340"/>
          <w:del w:id="1981" w:author="家興 余" w:date="2021-03-19T18:08:00Z"/>
        </w:trPr>
        <w:tc>
          <w:tcPr>
            <w:tcW w:w="278" w:type="pct"/>
            <w:shd w:val="clear" w:color="auto" w:fill="auto"/>
          </w:tcPr>
          <w:p w14:paraId="1096A3AF" w14:textId="0C1524C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45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E1231FC" w14:textId="35B4666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5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CurrCompName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B148058" w14:textId="77DAC71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7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任職機構名稱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C8C63BE" w14:textId="1FC0D2B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30DB5D92" w14:textId="15BF99F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6AA17318" w14:textId="7281A8A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D105B20" w14:textId="466E101E" w:rsidTr="00C62476">
        <w:trPr>
          <w:trHeight w:val="340"/>
          <w:del w:id="1993" w:author="家興 余" w:date="2021-03-19T18:08:00Z"/>
        </w:trPr>
        <w:tc>
          <w:tcPr>
            <w:tcW w:w="278" w:type="pct"/>
            <w:shd w:val="clear" w:color="auto" w:fill="auto"/>
          </w:tcPr>
          <w:p w14:paraId="148E4BE8" w14:textId="0A3415F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46</w:delText>
              </w:r>
            </w:del>
          </w:p>
        </w:tc>
        <w:tc>
          <w:tcPr>
            <w:tcW w:w="722" w:type="pct"/>
            <w:shd w:val="clear" w:color="auto" w:fill="auto"/>
          </w:tcPr>
          <w:p w14:paraId="3202C1D9" w14:textId="628A7F4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7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CurrCompId</w:delText>
              </w:r>
            </w:del>
          </w:p>
        </w:tc>
        <w:tc>
          <w:tcPr>
            <w:tcW w:w="1944" w:type="pct"/>
            <w:shd w:val="clear" w:color="auto" w:fill="auto"/>
          </w:tcPr>
          <w:p w14:paraId="2ED36F02" w14:textId="4B4CA01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9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任職機構統編</w:delText>
              </w:r>
            </w:del>
          </w:p>
        </w:tc>
        <w:tc>
          <w:tcPr>
            <w:tcW w:w="278" w:type="pct"/>
            <w:shd w:val="clear" w:color="auto" w:fill="auto"/>
          </w:tcPr>
          <w:p w14:paraId="00567D04" w14:textId="774210B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1106BB67" w14:textId="4FF4A9A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A5013B1" w14:textId="781E88A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04905D65" w14:textId="15949B4E" w:rsidTr="00C62476">
        <w:trPr>
          <w:trHeight w:val="340"/>
          <w:del w:id="2005" w:author="家興 余" w:date="2021-03-19T18:08:00Z"/>
        </w:trPr>
        <w:tc>
          <w:tcPr>
            <w:tcW w:w="278" w:type="pct"/>
            <w:shd w:val="clear" w:color="auto" w:fill="auto"/>
          </w:tcPr>
          <w:p w14:paraId="25112161" w14:textId="7FE9418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47</w:delText>
              </w:r>
            </w:del>
          </w:p>
        </w:tc>
        <w:tc>
          <w:tcPr>
            <w:tcW w:w="722" w:type="pct"/>
            <w:shd w:val="clear" w:color="auto" w:fill="auto"/>
          </w:tcPr>
          <w:p w14:paraId="1D3A5E95" w14:textId="16064E1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9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CurrCompTel</w:delText>
              </w:r>
            </w:del>
          </w:p>
        </w:tc>
        <w:tc>
          <w:tcPr>
            <w:tcW w:w="1944" w:type="pct"/>
            <w:shd w:val="clear" w:color="auto" w:fill="auto"/>
          </w:tcPr>
          <w:p w14:paraId="634B3386" w14:textId="218F053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1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任職機構電話</w:delText>
              </w:r>
            </w:del>
          </w:p>
        </w:tc>
        <w:tc>
          <w:tcPr>
            <w:tcW w:w="278" w:type="pct"/>
            <w:shd w:val="clear" w:color="auto" w:fill="auto"/>
          </w:tcPr>
          <w:p w14:paraId="57047AC3" w14:textId="398CE7E4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1E677EF" w14:textId="03C0332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16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193F7A5" w14:textId="7F770F5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CE7DA06" w14:textId="2B52711D" w:rsidTr="00C62476">
        <w:trPr>
          <w:trHeight w:val="340"/>
          <w:del w:id="2017" w:author="家興 余" w:date="2021-03-19T18:08:00Z"/>
        </w:trPr>
        <w:tc>
          <w:tcPr>
            <w:tcW w:w="278" w:type="pct"/>
            <w:shd w:val="clear" w:color="auto" w:fill="auto"/>
          </w:tcPr>
          <w:p w14:paraId="1BBF3A73" w14:textId="62F877A4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48</w:delText>
              </w:r>
            </w:del>
          </w:p>
        </w:tc>
        <w:tc>
          <w:tcPr>
            <w:tcW w:w="722" w:type="pct"/>
            <w:shd w:val="clear" w:color="auto" w:fill="auto"/>
          </w:tcPr>
          <w:p w14:paraId="123207DA" w14:textId="76748FB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21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JobTitle</w:delText>
              </w:r>
            </w:del>
          </w:p>
        </w:tc>
        <w:tc>
          <w:tcPr>
            <w:tcW w:w="1944" w:type="pct"/>
            <w:shd w:val="clear" w:color="auto" w:fill="auto"/>
          </w:tcPr>
          <w:p w14:paraId="2463E0E8" w14:textId="5F28965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23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職位名稱</w:delText>
              </w:r>
            </w:del>
          </w:p>
        </w:tc>
        <w:tc>
          <w:tcPr>
            <w:tcW w:w="278" w:type="pct"/>
            <w:shd w:val="clear" w:color="auto" w:fill="auto"/>
          </w:tcPr>
          <w:p w14:paraId="26B7EC4A" w14:textId="7839ED9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2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78F09BB6" w14:textId="38FF556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2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192843C" w14:textId="367B17F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256EB60" w14:textId="342DF922" w:rsidTr="00C62476">
        <w:trPr>
          <w:trHeight w:val="340"/>
          <w:del w:id="2029" w:author="家興 余" w:date="2021-03-19T18:08:00Z"/>
        </w:trPr>
        <w:tc>
          <w:tcPr>
            <w:tcW w:w="278" w:type="pct"/>
            <w:shd w:val="clear" w:color="auto" w:fill="auto"/>
          </w:tcPr>
          <w:p w14:paraId="1AAA7B76" w14:textId="29ACA89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3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49</w:delText>
              </w:r>
            </w:del>
          </w:p>
        </w:tc>
        <w:tc>
          <w:tcPr>
            <w:tcW w:w="722" w:type="pct"/>
            <w:shd w:val="clear" w:color="auto" w:fill="auto"/>
          </w:tcPr>
          <w:p w14:paraId="194F28A6" w14:textId="19C8BBA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33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JobTenure</w:delText>
              </w:r>
            </w:del>
          </w:p>
        </w:tc>
        <w:tc>
          <w:tcPr>
            <w:tcW w:w="1944" w:type="pct"/>
            <w:shd w:val="clear" w:color="auto" w:fill="auto"/>
          </w:tcPr>
          <w:p w14:paraId="0CD7266C" w14:textId="66FE135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35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服務年資</w:delText>
              </w:r>
            </w:del>
          </w:p>
        </w:tc>
        <w:tc>
          <w:tcPr>
            <w:tcW w:w="278" w:type="pct"/>
            <w:shd w:val="clear" w:color="auto" w:fill="auto"/>
          </w:tcPr>
          <w:p w14:paraId="34E9C6F7" w14:textId="67E0FE6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3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782C162" w14:textId="75388E5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3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E41834D" w14:textId="15BAA3E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0C948280" w14:textId="57596B88" w:rsidTr="00C62476">
        <w:trPr>
          <w:trHeight w:val="340"/>
          <w:del w:id="2041" w:author="家興 余" w:date="2021-03-19T18:08:00Z"/>
        </w:trPr>
        <w:tc>
          <w:tcPr>
            <w:tcW w:w="278" w:type="pct"/>
            <w:shd w:val="clear" w:color="auto" w:fill="auto"/>
          </w:tcPr>
          <w:p w14:paraId="6DB80483" w14:textId="4784563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4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50</w:delText>
              </w:r>
            </w:del>
          </w:p>
        </w:tc>
        <w:tc>
          <w:tcPr>
            <w:tcW w:w="722" w:type="pct"/>
            <w:shd w:val="clear" w:color="auto" w:fill="auto"/>
          </w:tcPr>
          <w:p w14:paraId="4791FE6A" w14:textId="2909C2A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45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IncomeOfYearly</w:delText>
              </w:r>
            </w:del>
          </w:p>
        </w:tc>
        <w:tc>
          <w:tcPr>
            <w:tcW w:w="1944" w:type="pct"/>
            <w:shd w:val="clear" w:color="auto" w:fill="auto"/>
          </w:tcPr>
          <w:p w14:paraId="46DA06D8" w14:textId="28AE42C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47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年收入</w:delText>
              </w:r>
            </w:del>
          </w:p>
        </w:tc>
        <w:tc>
          <w:tcPr>
            <w:tcW w:w="278" w:type="pct"/>
            <w:shd w:val="clear" w:color="auto" w:fill="auto"/>
          </w:tcPr>
          <w:p w14:paraId="35455A3F" w14:textId="32AF565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4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78" w:type="pct"/>
            <w:shd w:val="clear" w:color="auto" w:fill="auto"/>
          </w:tcPr>
          <w:p w14:paraId="40A3EB31" w14:textId="59F4A7B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5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B829B81" w14:textId="19D339B4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6DB0AF86" w14:textId="2EE855E3" w:rsidTr="00C62476">
        <w:trPr>
          <w:trHeight w:val="340"/>
          <w:del w:id="2053" w:author="家興 余" w:date="2021-03-19T18:08:00Z"/>
        </w:trPr>
        <w:tc>
          <w:tcPr>
            <w:tcW w:w="278" w:type="pct"/>
            <w:shd w:val="clear" w:color="auto" w:fill="auto"/>
          </w:tcPr>
          <w:p w14:paraId="722A1F26" w14:textId="5460A61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5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51</w:delText>
              </w:r>
            </w:del>
          </w:p>
        </w:tc>
        <w:tc>
          <w:tcPr>
            <w:tcW w:w="722" w:type="pct"/>
            <w:shd w:val="clear" w:color="auto" w:fill="auto"/>
          </w:tcPr>
          <w:p w14:paraId="54F9D7EF" w14:textId="387A0D8B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56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57" w:author="ST1" w:date="2020-12-15T18:38:00Z">
                  <w:rPr>
                    <w:del w:id="2058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59" w:author="家興 余" w:date="2021-03-19T18:08:00Z">
              <w:r w:rsidRPr="00650B4B" w:rsidDel="00A92C7B">
                <w:rPr>
                  <w:rFonts w:ascii="標楷體" w:eastAsia="標楷體" w:hAnsi="標楷體" w:cs="新細明體"/>
                  <w:color w:val="FF0000"/>
                  <w:kern w:val="0"/>
                  <w:rPrChange w:id="2060" w:author="ST1" w:date="2020-12-15T18:38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IncomeDataDate</w:delText>
              </w:r>
            </w:del>
          </w:p>
        </w:tc>
        <w:tc>
          <w:tcPr>
            <w:tcW w:w="1944" w:type="pct"/>
            <w:shd w:val="clear" w:color="auto" w:fill="auto"/>
          </w:tcPr>
          <w:p w14:paraId="0FDDD1A8" w14:textId="695ED9B2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61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62" w:author="ST1" w:date="2020-12-15T18:38:00Z">
                  <w:rPr>
                    <w:del w:id="2063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64" w:author="家興 余" w:date="2021-03-19T18:08:00Z">
              <w:r w:rsidRPr="00650B4B" w:rsidDel="00A92C7B">
                <w:rPr>
                  <w:rFonts w:ascii="標楷體" w:eastAsia="標楷體" w:hAnsi="標楷體" w:cs="新細明體" w:hint="eastAsia"/>
                  <w:color w:val="FF0000"/>
                  <w:kern w:val="0"/>
                  <w:rPrChange w:id="2065" w:author="ST1" w:date="2020-12-15T18:38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年收入資料年月</w:delText>
              </w:r>
            </w:del>
          </w:p>
        </w:tc>
        <w:tc>
          <w:tcPr>
            <w:tcW w:w="278" w:type="pct"/>
            <w:shd w:val="clear" w:color="auto" w:fill="auto"/>
          </w:tcPr>
          <w:p w14:paraId="4BC0C7BD" w14:textId="01AAF768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66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67" w:author="ST1" w:date="2020-12-15T18:38:00Z">
                  <w:rPr>
                    <w:del w:id="2068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69" w:author="家興 余" w:date="2021-03-19T18:08:00Z">
              <w:r w:rsidRPr="00650B4B" w:rsidDel="00A92C7B">
                <w:rPr>
                  <w:rFonts w:ascii="標楷體" w:eastAsia="標楷體" w:hAnsi="標楷體" w:cs="新細明體"/>
                  <w:color w:val="FF0000"/>
                  <w:kern w:val="0"/>
                  <w:rPrChange w:id="2070" w:author="ST1" w:date="2020-12-15T18:38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3DBB6FDB" w14:textId="042C6FE3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71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72" w:author="ST1" w:date="2020-12-15T18:38:00Z">
                  <w:rPr>
                    <w:del w:id="2073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74" w:author="家興 余" w:date="2021-03-19T18:08:00Z">
              <w:r w:rsidRPr="00650B4B" w:rsidDel="00A92C7B">
                <w:rPr>
                  <w:rFonts w:ascii="標楷體" w:eastAsia="標楷體" w:hAnsi="標楷體" w:cs="新細明體"/>
                  <w:color w:val="FF0000"/>
                  <w:kern w:val="0"/>
                  <w:rPrChange w:id="2075" w:author="ST1" w:date="2020-12-15T18:38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6</w:delText>
              </w:r>
            </w:del>
            <w:ins w:id="2076" w:author="ST1" w:date="2020-12-15T18:38:00Z">
              <w:del w:id="2077" w:author="家興 余" w:date="2021-03-19T18:08:00Z">
                <w:r w:rsidRPr="00650B4B" w:rsidDel="00A92C7B">
                  <w:rPr>
                    <w:rFonts w:ascii="標楷體" w:eastAsia="標楷體" w:hAnsi="標楷體" w:cs="新細明體"/>
                    <w:color w:val="FF0000"/>
                    <w:kern w:val="0"/>
                    <w:rPrChange w:id="2078" w:author="ST1" w:date="2020-12-15T18:38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5</w:delText>
                </w:r>
              </w:del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ABF085D" w14:textId="7B1D5239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79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80" w:author="ST1" w:date="2020-12-15T18:38:00Z">
                  <w:rPr>
                    <w:del w:id="2081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082" w:author="ST1" w:date="2020-12-15T18:40:00Z">
              <w:del w:id="2083" w:author="家興 余" w:date="2021-03-19T18:08:00Z">
                <w:r w:rsidDel="00A92C7B">
                  <w:rPr>
                    <w:rFonts w:ascii="標楷體" w:eastAsia="標楷體" w:hAnsi="標楷體" w:cs="新細明體"/>
                    <w:color w:val="FF0000"/>
                    <w:kern w:val="0"/>
                  </w:rPr>
                  <w:delText>YYYMM ex.</w:delText>
                </w:r>
              </w:del>
            </w:ins>
            <w:ins w:id="2084" w:author="ST1" w:date="2020-12-15T18:38:00Z">
              <w:del w:id="2085" w:author="家興 余" w:date="2021-03-19T18:08:00Z">
                <w:r w:rsidRPr="00650B4B" w:rsidDel="00A92C7B">
                  <w:rPr>
                    <w:rFonts w:ascii="標楷體" w:eastAsia="標楷體" w:hAnsi="標楷體" w:cs="新細明體"/>
                    <w:color w:val="FF0000"/>
                    <w:kern w:val="0"/>
                    <w:rPrChange w:id="2086" w:author="ST1" w:date="2020-12-15T18:38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10912</w:delText>
                </w:r>
              </w:del>
            </w:ins>
          </w:p>
        </w:tc>
      </w:tr>
      <w:tr w:rsidR="00C62476" w:rsidRPr="008F20B5" w:rsidDel="00A92C7B" w14:paraId="66CAC025" w14:textId="00C25547" w:rsidTr="00C62476">
        <w:trPr>
          <w:trHeight w:val="340"/>
          <w:del w:id="2087" w:author="家興 余" w:date="2021-03-19T18:08:00Z"/>
        </w:trPr>
        <w:tc>
          <w:tcPr>
            <w:tcW w:w="278" w:type="pct"/>
            <w:shd w:val="clear" w:color="auto" w:fill="auto"/>
          </w:tcPr>
          <w:p w14:paraId="49D12FD1" w14:textId="31599D6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8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52</w:delText>
              </w:r>
            </w:del>
          </w:p>
        </w:tc>
        <w:tc>
          <w:tcPr>
            <w:tcW w:w="722" w:type="pct"/>
            <w:shd w:val="clear" w:color="auto" w:fill="auto"/>
          </w:tcPr>
          <w:p w14:paraId="79244162" w14:textId="25F64FB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1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PassportNo</w:delText>
              </w:r>
            </w:del>
          </w:p>
        </w:tc>
        <w:tc>
          <w:tcPr>
            <w:tcW w:w="1944" w:type="pct"/>
            <w:shd w:val="clear" w:color="auto" w:fill="auto"/>
          </w:tcPr>
          <w:p w14:paraId="7EED5258" w14:textId="0E9B650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3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護照號碼</w:delText>
              </w:r>
            </w:del>
          </w:p>
        </w:tc>
        <w:tc>
          <w:tcPr>
            <w:tcW w:w="278" w:type="pct"/>
            <w:shd w:val="clear" w:color="auto" w:fill="auto"/>
          </w:tcPr>
          <w:p w14:paraId="717D0303" w14:textId="6E8B2E1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3E96C78" w14:textId="20192EB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CF32478" w14:textId="0121979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42717DF1" w14:textId="64296707" w:rsidTr="00C62476">
        <w:trPr>
          <w:trHeight w:val="340"/>
          <w:del w:id="2099" w:author="家興 余" w:date="2021-03-19T18:08:00Z"/>
        </w:trPr>
        <w:tc>
          <w:tcPr>
            <w:tcW w:w="278" w:type="pct"/>
            <w:shd w:val="clear" w:color="auto" w:fill="auto"/>
          </w:tcPr>
          <w:p w14:paraId="28248526" w14:textId="67E8342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0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53</w:delText>
              </w:r>
            </w:del>
          </w:p>
        </w:tc>
        <w:tc>
          <w:tcPr>
            <w:tcW w:w="722" w:type="pct"/>
            <w:shd w:val="clear" w:color="auto" w:fill="auto"/>
          </w:tcPr>
          <w:p w14:paraId="1C14C2DF" w14:textId="33C2F88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03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AMLJobCode</w:delText>
              </w:r>
            </w:del>
          </w:p>
        </w:tc>
        <w:tc>
          <w:tcPr>
            <w:tcW w:w="1944" w:type="pct"/>
            <w:shd w:val="clear" w:color="auto" w:fill="auto"/>
          </w:tcPr>
          <w:p w14:paraId="6384A419" w14:textId="09DA774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05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</w:delText>
              </w:r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職業別</w:delText>
              </w:r>
            </w:del>
          </w:p>
        </w:tc>
        <w:tc>
          <w:tcPr>
            <w:tcW w:w="278" w:type="pct"/>
            <w:shd w:val="clear" w:color="auto" w:fill="auto"/>
          </w:tcPr>
          <w:p w14:paraId="72985109" w14:textId="1CC0769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0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869AD12" w14:textId="527A833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0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9216D78" w14:textId="5A009A39" w:rsidR="00C62476" w:rsidRPr="00A45B3F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E168673" w14:textId="63397F5E" w:rsidTr="00C62476">
        <w:trPr>
          <w:trHeight w:val="340"/>
          <w:del w:id="2111" w:author="家興 余" w:date="2021-03-19T18:08:00Z"/>
        </w:trPr>
        <w:tc>
          <w:tcPr>
            <w:tcW w:w="278" w:type="pct"/>
            <w:shd w:val="clear" w:color="auto" w:fill="auto"/>
          </w:tcPr>
          <w:p w14:paraId="1FA557DF" w14:textId="1225DCB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54</w:delText>
              </w:r>
            </w:del>
          </w:p>
        </w:tc>
        <w:tc>
          <w:tcPr>
            <w:tcW w:w="722" w:type="pct"/>
            <w:shd w:val="clear" w:color="auto" w:fill="auto"/>
          </w:tcPr>
          <w:p w14:paraId="2528CD31" w14:textId="719F602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5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AMLGroup</w:delText>
              </w:r>
            </w:del>
          </w:p>
        </w:tc>
        <w:tc>
          <w:tcPr>
            <w:tcW w:w="1944" w:type="pct"/>
            <w:shd w:val="clear" w:color="auto" w:fill="auto"/>
          </w:tcPr>
          <w:p w14:paraId="29548690" w14:textId="0687D5B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7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</w:delText>
              </w:r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組織</w:delText>
              </w:r>
            </w:del>
          </w:p>
        </w:tc>
        <w:tc>
          <w:tcPr>
            <w:tcW w:w="278" w:type="pct"/>
            <w:shd w:val="clear" w:color="auto" w:fill="auto"/>
          </w:tcPr>
          <w:p w14:paraId="2ABB1586" w14:textId="4631100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6357148" w14:textId="4A05613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2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B47D72C" w14:textId="06DCE49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632D0783" w14:textId="46EF0760" w:rsidTr="00C62476">
        <w:trPr>
          <w:trHeight w:val="340"/>
          <w:del w:id="2123" w:author="家興 余" w:date="2021-03-19T18:08:00Z"/>
        </w:trPr>
        <w:tc>
          <w:tcPr>
            <w:tcW w:w="278" w:type="pct"/>
            <w:shd w:val="clear" w:color="auto" w:fill="auto"/>
          </w:tcPr>
          <w:p w14:paraId="02134762" w14:textId="1071392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2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55</w:delText>
              </w:r>
            </w:del>
          </w:p>
        </w:tc>
        <w:tc>
          <w:tcPr>
            <w:tcW w:w="722" w:type="pct"/>
            <w:shd w:val="clear" w:color="auto" w:fill="auto"/>
          </w:tcPr>
          <w:p w14:paraId="38A62B15" w14:textId="5360560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27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IndigenousName</w:delText>
              </w:r>
            </w:del>
          </w:p>
        </w:tc>
        <w:tc>
          <w:tcPr>
            <w:tcW w:w="1944" w:type="pct"/>
            <w:shd w:val="clear" w:color="auto" w:fill="auto"/>
          </w:tcPr>
          <w:p w14:paraId="59CF8C1D" w14:textId="21A66C3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29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原住民姓名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0A3F09F5" w14:textId="1DE6A7C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3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2F6DB22E" w14:textId="2BF17FD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3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E594EB4" w14:textId="6AC29C3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14570C97" w14:textId="5AFAC637" w:rsidR="00D7251F" w:rsidRPr="008F20B5" w:rsidDel="00A92C7B" w:rsidRDefault="00D7251F" w:rsidP="00751866">
      <w:pPr>
        <w:numPr>
          <w:ilvl w:val="0"/>
          <w:numId w:val="64"/>
        </w:numPr>
        <w:rPr>
          <w:del w:id="2135" w:author="家興 余" w:date="2021-03-19T18:08:00Z"/>
          <w:rFonts w:ascii="標楷體" w:eastAsia="標楷體" w:hAnsi="標楷體"/>
        </w:rPr>
      </w:pPr>
    </w:p>
    <w:p w14:paraId="0C1E708F" w14:textId="61930BBD" w:rsidR="001F27A4" w:rsidRPr="001F27A4" w:rsidRDefault="00E068B7">
      <w:pPr>
        <w:pStyle w:val="3"/>
        <w:numPr>
          <w:ilvl w:val="2"/>
          <w:numId w:val="64"/>
        </w:numPr>
        <w:spacing w:before="0" w:after="240"/>
        <w:rPr>
          <w:ins w:id="2136" w:author="家興 余" w:date="2021-01-27T14:58:00Z"/>
          <w:rPrChange w:id="2137" w:author="家興 余" w:date="2021-01-27T15:03:00Z">
            <w:rPr>
              <w:ins w:id="2138" w:author="家興 余" w:date="2021-01-27T14:58:00Z"/>
              <w:rFonts w:ascii="標楷體" w:hAnsi="標楷體"/>
              <w:b/>
            </w:rPr>
          </w:rPrChange>
        </w:rPr>
        <w:pPrChange w:id="2139" w:author="家興 余" w:date="2021-01-27T15:06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del w:id="2140" w:author="家興 余" w:date="2021-03-19T18:08:00Z">
        <w:r w:rsidRPr="008F20B5" w:rsidDel="00A92C7B">
          <w:br w:type="page"/>
        </w:r>
      </w:del>
      <w:ins w:id="2141" w:author="家興 余" w:date="2021-01-27T14:58:00Z">
        <w:r w:rsidR="001F27A4" w:rsidRPr="001F27A4">
          <w:t>L110</w:t>
        </w:r>
      </w:ins>
      <w:ins w:id="2142" w:author="家興 余" w:date="2021-01-27T14:59:00Z">
        <w:r w:rsidR="001F27A4" w:rsidRPr="001F27A4">
          <w:rPr>
            <w:rFonts w:hint="eastAsia"/>
          </w:rPr>
          <w:t>9</w:t>
        </w:r>
      </w:ins>
      <w:ins w:id="2143" w:author="家興 余" w:date="2021-01-27T15:08:00Z">
        <w:r w:rsidR="00CD71A0">
          <w:rPr>
            <w:rFonts w:hint="eastAsia"/>
          </w:rPr>
          <w:t>交互</w:t>
        </w:r>
      </w:ins>
      <w:ins w:id="2144" w:author="家興 余" w:date="2021-01-27T14:59:00Z">
        <w:r w:rsidR="001F27A4" w:rsidRPr="001F27A4">
          <w:rPr>
            <w:rFonts w:hint="eastAsia"/>
          </w:rPr>
          <w:t>運用</w:t>
        </w:r>
      </w:ins>
    </w:p>
    <w:p w14:paraId="10394CEE" w14:textId="68EB945B" w:rsidR="00D7251F" w:rsidDel="001F27A4" w:rsidRDefault="00E358EA" w:rsidP="00E068B7">
      <w:pPr>
        <w:rPr>
          <w:del w:id="2145" w:author="家興 余" w:date="2021-01-27T14:58:00Z"/>
          <w:rFonts w:ascii="標楷體" w:eastAsia="標楷體" w:hAnsi="標楷體"/>
        </w:rPr>
      </w:pPr>
      <w:ins w:id="2146" w:author="家興 余" w:date="2021-01-28T17:25:00Z">
        <w:r>
          <w:rPr>
            <w:rFonts w:ascii="標楷體" w:eastAsia="標楷體" w:hAnsi="標楷體" w:hint="eastAsia"/>
          </w:rPr>
          <w:t>當客戶有簽同意書時,才需送此電文</w:t>
        </w:r>
      </w:ins>
    </w:p>
    <w:p w14:paraId="1C2FBD57" w14:textId="59B3FC86" w:rsidR="00E068B7" w:rsidRPr="004A1C2C" w:rsidDel="001F27A4" w:rsidRDefault="00E068B7" w:rsidP="00E068B7">
      <w:pPr>
        <w:rPr>
          <w:del w:id="2147" w:author="家興 余" w:date="2021-01-27T14:59:00Z"/>
          <w:rFonts w:ascii="標楷體" w:eastAsia="標楷體" w:hAnsi="標楷體"/>
        </w:rPr>
      </w:pPr>
    </w:p>
    <w:p w14:paraId="434DED40" w14:textId="1F47C89B" w:rsidR="001F27A4" w:rsidRDefault="001F27A4">
      <w:pPr>
        <w:widowControl/>
        <w:rPr>
          <w:ins w:id="2148" w:author="家興 余" w:date="2021-01-27T15:02:00Z"/>
          <w:rFonts w:ascii="標楷體" w:eastAsia="標楷體" w:hAnsi="標楷體"/>
          <w:b/>
          <w:sz w:val="32"/>
          <w:szCs w:val="32"/>
        </w:rPr>
      </w:pPr>
      <w:bookmarkStart w:id="2149" w:name="_L2111案件申請登錄"/>
      <w:bookmarkEnd w:id="2149"/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2150" w:author="家興 余" w:date="2021-01-27T15:02:00Z">
          <w:tblPr>
            <w:tblW w:w="5075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818"/>
        <w:gridCol w:w="1252"/>
        <w:gridCol w:w="4023"/>
        <w:gridCol w:w="575"/>
        <w:gridCol w:w="575"/>
        <w:gridCol w:w="575"/>
        <w:gridCol w:w="2529"/>
        <w:tblGridChange w:id="2151">
          <w:tblGrid>
            <w:gridCol w:w="576"/>
            <w:gridCol w:w="242"/>
            <w:gridCol w:w="1252"/>
            <w:gridCol w:w="4023"/>
            <w:gridCol w:w="575"/>
            <w:gridCol w:w="575"/>
            <w:gridCol w:w="575"/>
            <w:gridCol w:w="2529"/>
          </w:tblGrid>
        </w:tblGridChange>
      </w:tblGrid>
      <w:tr w:rsidR="001F27A4" w:rsidRPr="008F20B5" w14:paraId="656EF86B" w14:textId="77777777" w:rsidTr="001F27A4">
        <w:trPr>
          <w:trHeight w:val="350"/>
          <w:tblHeader/>
          <w:ins w:id="2152" w:author="家興 余" w:date="2021-01-27T15:02:00Z"/>
          <w:trPrChange w:id="2153" w:author="家興 余" w:date="2021-01-27T15:02:00Z">
            <w:trPr>
              <w:trHeight w:val="350"/>
              <w:tblHeader/>
            </w:trPr>
          </w:trPrChange>
        </w:trPr>
        <w:tc>
          <w:tcPr>
            <w:tcW w:w="395" w:type="pct"/>
            <w:shd w:val="clear" w:color="auto" w:fill="auto"/>
            <w:hideMark/>
            <w:tcPrChange w:id="2154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1F939B40" w14:textId="09CE53D1" w:rsidR="001F27A4" w:rsidRPr="008F20B5" w:rsidRDefault="001F27A4" w:rsidP="00E07801">
            <w:pPr>
              <w:widowControl/>
              <w:jc w:val="center"/>
              <w:rPr>
                <w:ins w:id="215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56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號</w:t>
              </w:r>
            </w:ins>
          </w:p>
        </w:tc>
        <w:tc>
          <w:tcPr>
            <w:tcW w:w="605" w:type="pct"/>
            <w:shd w:val="clear" w:color="auto" w:fill="auto"/>
            <w:hideMark/>
            <w:tcPrChange w:id="2157" w:author="家興 余" w:date="2021-01-27T15:02:00Z">
              <w:tcPr>
                <w:tcW w:w="650" w:type="pct"/>
                <w:gridSpan w:val="2"/>
                <w:shd w:val="clear" w:color="auto" w:fill="auto"/>
                <w:hideMark/>
              </w:tcPr>
            </w:tcPrChange>
          </w:tcPr>
          <w:p w14:paraId="7CB7A869" w14:textId="77777777" w:rsidR="001F27A4" w:rsidRPr="008F20B5" w:rsidRDefault="001F27A4" w:rsidP="00E07801">
            <w:pPr>
              <w:widowControl/>
              <w:jc w:val="center"/>
              <w:rPr>
                <w:ins w:id="215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59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944" w:type="pct"/>
            <w:shd w:val="clear" w:color="auto" w:fill="auto"/>
            <w:hideMark/>
            <w:tcPrChange w:id="2160" w:author="家興 余" w:date="2021-01-27T15:02:00Z">
              <w:tcPr>
                <w:tcW w:w="1750" w:type="pct"/>
                <w:shd w:val="clear" w:color="auto" w:fill="auto"/>
                <w:hideMark/>
              </w:tcPr>
            </w:tcPrChange>
          </w:tcPr>
          <w:p w14:paraId="2CC4ACE5" w14:textId="77777777" w:rsidR="001F27A4" w:rsidRPr="008F20B5" w:rsidRDefault="001F27A4" w:rsidP="00E07801">
            <w:pPr>
              <w:widowControl/>
              <w:jc w:val="center"/>
              <w:rPr>
                <w:ins w:id="216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62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63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1029A4A3" w14:textId="77777777" w:rsidR="001F27A4" w:rsidRPr="008F20B5" w:rsidRDefault="001F27A4" w:rsidP="00E07801">
            <w:pPr>
              <w:widowControl/>
              <w:jc w:val="center"/>
              <w:rPr>
                <w:ins w:id="216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65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66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289DB3B8" w14:textId="77777777" w:rsidR="001F27A4" w:rsidRPr="008F20B5" w:rsidRDefault="001F27A4" w:rsidP="00E07801">
            <w:pPr>
              <w:widowControl/>
              <w:jc w:val="center"/>
              <w:rPr>
                <w:ins w:id="216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68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78" w:type="pct"/>
            <w:tcPrChange w:id="2169" w:author="家興 余" w:date="2021-01-27T15:02:00Z">
              <w:tcPr>
                <w:tcW w:w="250" w:type="pct"/>
              </w:tcPr>
            </w:tcPrChange>
          </w:tcPr>
          <w:p w14:paraId="45045DA7" w14:textId="77777777" w:rsidR="001F27A4" w:rsidRPr="008F20B5" w:rsidRDefault="001F27A4" w:rsidP="00E07801">
            <w:pPr>
              <w:widowControl/>
              <w:jc w:val="center"/>
              <w:rPr>
                <w:ins w:id="217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71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22" w:type="pct"/>
            <w:shd w:val="clear" w:color="auto" w:fill="auto"/>
            <w:hideMark/>
            <w:tcPrChange w:id="2172" w:author="家興 余" w:date="2021-01-27T15:02:00Z">
              <w:tcPr>
                <w:tcW w:w="1100" w:type="pct"/>
                <w:shd w:val="clear" w:color="auto" w:fill="auto"/>
                <w:hideMark/>
              </w:tcPr>
            </w:tcPrChange>
          </w:tcPr>
          <w:p w14:paraId="5389B844" w14:textId="77777777" w:rsidR="001F27A4" w:rsidRPr="008F20B5" w:rsidRDefault="001F27A4" w:rsidP="00E07801">
            <w:pPr>
              <w:widowControl/>
              <w:rPr>
                <w:ins w:id="217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74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1F27A4" w:rsidRPr="008F20B5" w14:paraId="71A1A574" w14:textId="77777777" w:rsidTr="001F27A4">
        <w:trPr>
          <w:trHeight w:val="340"/>
          <w:ins w:id="2175" w:author="家興 余" w:date="2021-01-27T15:02:00Z"/>
          <w:trPrChange w:id="2176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hideMark/>
            <w:tcPrChange w:id="2177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6D3D1A67" w14:textId="77777777" w:rsidR="001F27A4" w:rsidRPr="008F20B5" w:rsidRDefault="001F27A4" w:rsidP="00E07801">
            <w:pPr>
              <w:widowControl/>
              <w:jc w:val="center"/>
              <w:rPr>
                <w:ins w:id="217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79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605" w:type="pct"/>
            <w:shd w:val="clear" w:color="auto" w:fill="auto"/>
            <w:hideMark/>
            <w:tcPrChange w:id="2180" w:author="家興 余" w:date="2021-01-27T15:02:00Z">
              <w:tcPr>
                <w:tcW w:w="650" w:type="pct"/>
                <w:gridSpan w:val="2"/>
                <w:shd w:val="clear" w:color="auto" w:fill="auto"/>
                <w:hideMark/>
              </w:tcPr>
            </w:tcPrChange>
          </w:tcPr>
          <w:p w14:paraId="5C2AD315" w14:textId="77777777" w:rsidR="001F27A4" w:rsidRPr="008F20B5" w:rsidRDefault="001F27A4" w:rsidP="00E07801">
            <w:pPr>
              <w:widowControl/>
              <w:rPr>
                <w:ins w:id="218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82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944" w:type="pct"/>
            <w:shd w:val="clear" w:color="auto" w:fill="auto"/>
            <w:hideMark/>
            <w:tcPrChange w:id="2183" w:author="家興 余" w:date="2021-01-27T15:02:00Z">
              <w:tcPr>
                <w:tcW w:w="1750" w:type="pct"/>
                <w:shd w:val="clear" w:color="auto" w:fill="auto"/>
                <w:hideMark/>
              </w:tcPr>
            </w:tcPrChange>
          </w:tcPr>
          <w:p w14:paraId="71F0BB98" w14:textId="77777777" w:rsidR="001F27A4" w:rsidRPr="008F20B5" w:rsidRDefault="001F27A4" w:rsidP="00E07801">
            <w:pPr>
              <w:widowControl/>
              <w:rPr>
                <w:ins w:id="218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85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86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3B59B6CC" w14:textId="77777777" w:rsidR="001F27A4" w:rsidRPr="008F20B5" w:rsidRDefault="001F27A4" w:rsidP="00E07801">
            <w:pPr>
              <w:widowControl/>
              <w:jc w:val="center"/>
              <w:rPr>
                <w:ins w:id="218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88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89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7BC67E42" w14:textId="77777777" w:rsidR="001F27A4" w:rsidRPr="008F20B5" w:rsidRDefault="001F27A4" w:rsidP="00E07801">
            <w:pPr>
              <w:widowControl/>
              <w:jc w:val="center"/>
              <w:rPr>
                <w:ins w:id="219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91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  <w:tcPrChange w:id="2192" w:author="家興 余" w:date="2021-01-27T15:02:00Z">
              <w:tcPr>
                <w:tcW w:w="250" w:type="pct"/>
              </w:tcPr>
            </w:tcPrChange>
          </w:tcPr>
          <w:p w14:paraId="08E69521" w14:textId="77777777" w:rsidR="001F27A4" w:rsidRPr="008F20B5" w:rsidRDefault="001F27A4" w:rsidP="00E07801">
            <w:pPr>
              <w:widowControl/>
              <w:jc w:val="center"/>
              <w:rPr>
                <w:ins w:id="219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94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hideMark/>
            <w:tcPrChange w:id="2195" w:author="家興 余" w:date="2021-01-27T15:02:00Z">
              <w:tcPr>
                <w:tcW w:w="1100" w:type="pct"/>
                <w:shd w:val="clear" w:color="auto" w:fill="auto"/>
                <w:vAlign w:val="center"/>
                <w:hideMark/>
              </w:tcPr>
            </w:tcPrChange>
          </w:tcPr>
          <w:p w14:paraId="10F3BCE0" w14:textId="5E6BADB3" w:rsidR="001F27A4" w:rsidRPr="008F20B5" w:rsidRDefault="001F27A4" w:rsidP="00E07801">
            <w:pPr>
              <w:widowControl/>
              <w:rPr>
                <w:ins w:id="219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97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L110</w:t>
              </w:r>
            </w:ins>
            <w:ins w:id="2198" w:author="家興 余" w:date="2021-01-27T16:14:00Z">
              <w:r w:rsidR="000C27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</w:tr>
      <w:tr w:rsidR="001F27A4" w:rsidRPr="008F20B5" w14:paraId="111B222E" w14:textId="77777777" w:rsidTr="001F27A4">
        <w:trPr>
          <w:trHeight w:val="340"/>
          <w:ins w:id="2199" w:author="家興 余" w:date="2021-01-27T15:02:00Z"/>
          <w:trPrChange w:id="2200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201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6155494D" w14:textId="77777777" w:rsidR="001F27A4" w:rsidRPr="008F20B5" w:rsidRDefault="001F27A4" w:rsidP="00E07801">
            <w:pPr>
              <w:widowControl/>
              <w:jc w:val="center"/>
              <w:rPr>
                <w:ins w:id="220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03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605" w:type="pct"/>
            <w:shd w:val="clear" w:color="auto" w:fill="auto"/>
            <w:tcPrChange w:id="2204" w:author="家興 余" w:date="2021-01-27T15:0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1FE9FA0C" w14:textId="77777777" w:rsidR="001F27A4" w:rsidRPr="008F20B5" w:rsidRDefault="001F27A4" w:rsidP="00E07801">
            <w:pPr>
              <w:widowControl/>
              <w:rPr>
                <w:ins w:id="220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06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944" w:type="pct"/>
            <w:shd w:val="clear" w:color="auto" w:fill="auto"/>
            <w:tcPrChange w:id="2207" w:author="家興 余" w:date="2021-01-27T15:02:00Z">
              <w:tcPr>
                <w:tcW w:w="1750" w:type="pct"/>
                <w:shd w:val="clear" w:color="auto" w:fill="auto"/>
              </w:tcPr>
            </w:tcPrChange>
          </w:tcPr>
          <w:p w14:paraId="6E2A677D" w14:textId="77777777" w:rsidR="001F27A4" w:rsidRPr="008F20B5" w:rsidRDefault="001F27A4" w:rsidP="00E07801">
            <w:pPr>
              <w:widowControl/>
              <w:rPr>
                <w:ins w:id="220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09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78" w:type="pct"/>
            <w:shd w:val="clear" w:color="auto" w:fill="auto"/>
            <w:tcPrChange w:id="2210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6BD10B09" w14:textId="77777777" w:rsidR="001F27A4" w:rsidRPr="008F20B5" w:rsidRDefault="001F27A4" w:rsidP="00E07801">
            <w:pPr>
              <w:widowControl/>
              <w:jc w:val="center"/>
              <w:rPr>
                <w:ins w:id="221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12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tcPrChange w:id="2213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4DA15660" w14:textId="77777777" w:rsidR="001F27A4" w:rsidRPr="008F20B5" w:rsidRDefault="001F27A4" w:rsidP="00E07801">
            <w:pPr>
              <w:widowControl/>
              <w:jc w:val="center"/>
              <w:rPr>
                <w:ins w:id="221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15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  <w:tcPrChange w:id="2216" w:author="家興 余" w:date="2021-01-27T15:02:00Z">
              <w:tcPr>
                <w:tcW w:w="250" w:type="pct"/>
              </w:tcPr>
            </w:tcPrChange>
          </w:tcPr>
          <w:p w14:paraId="417B6F53" w14:textId="77777777" w:rsidR="001F27A4" w:rsidRPr="008F20B5" w:rsidRDefault="001F27A4" w:rsidP="00E07801">
            <w:pPr>
              <w:widowControl/>
              <w:jc w:val="center"/>
              <w:rPr>
                <w:ins w:id="221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18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tcPrChange w:id="2219" w:author="家興 余" w:date="2021-01-27T15:02:00Z">
              <w:tcPr>
                <w:tcW w:w="1100" w:type="pct"/>
                <w:shd w:val="clear" w:color="auto" w:fill="auto"/>
                <w:vAlign w:val="center"/>
              </w:tcPr>
            </w:tcPrChange>
          </w:tcPr>
          <w:p w14:paraId="376AA3D0" w14:textId="1EB432C1" w:rsidR="001F27A4" w:rsidRPr="008F20B5" w:rsidRDefault="002F10E3" w:rsidP="00E07801">
            <w:pPr>
              <w:widowControl/>
              <w:rPr>
                <w:ins w:id="222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21" w:author="家興 余" w:date="2021-01-28T17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</w:t>
              </w:r>
            </w:ins>
            <w:ins w:id="2222" w:author="家興 余" w:date="2021-01-27T15:02:00Z">
              <w:r w:rsidR="001F27A4"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: </w:t>
              </w:r>
            </w:ins>
            <w:ins w:id="2223" w:author="家興 余" w:date="2021-01-27T16:14:00Z">
              <w:r w:rsidR="000C27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</w:ins>
          </w:p>
        </w:tc>
      </w:tr>
      <w:tr w:rsidR="001F27A4" w:rsidRPr="008F20B5" w14:paraId="54F25BD5" w14:textId="77777777" w:rsidTr="001F27A4">
        <w:trPr>
          <w:trHeight w:val="340"/>
          <w:ins w:id="2224" w:author="家興 余" w:date="2021-01-27T15:02:00Z"/>
          <w:trPrChange w:id="2225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hideMark/>
            <w:tcPrChange w:id="2226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58FAFA5A" w14:textId="77777777" w:rsidR="001F27A4" w:rsidRPr="008F20B5" w:rsidRDefault="001F27A4" w:rsidP="00E07801">
            <w:pPr>
              <w:widowControl/>
              <w:jc w:val="center"/>
              <w:rPr>
                <w:ins w:id="222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28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605" w:type="pct"/>
            <w:shd w:val="clear" w:color="auto" w:fill="auto"/>
            <w:hideMark/>
            <w:tcPrChange w:id="2229" w:author="家興 余" w:date="2021-01-27T15:02:00Z">
              <w:tcPr>
                <w:tcW w:w="650" w:type="pct"/>
                <w:gridSpan w:val="2"/>
                <w:shd w:val="clear" w:color="auto" w:fill="auto"/>
                <w:hideMark/>
              </w:tcPr>
            </w:tcPrChange>
          </w:tcPr>
          <w:p w14:paraId="2F633F04" w14:textId="77777777" w:rsidR="001F27A4" w:rsidRPr="008F20B5" w:rsidRDefault="001F27A4" w:rsidP="00E07801">
            <w:pPr>
              <w:widowControl/>
              <w:rPr>
                <w:ins w:id="223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31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CustId</w:t>
              </w:r>
            </w:ins>
          </w:p>
        </w:tc>
        <w:tc>
          <w:tcPr>
            <w:tcW w:w="1944" w:type="pct"/>
            <w:shd w:val="clear" w:color="auto" w:fill="auto"/>
            <w:hideMark/>
            <w:tcPrChange w:id="2232" w:author="家興 余" w:date="2021-01-27T15:02:00Z">
              <w:tcPr>
                <w:tcW w:w="1750" w:type="pct"/>
                <w:shd w:val="clear" w:color="auto" w:fill="auto"/>
                <w:hideMark/>
              </w:tcPr>
            </w:tcPrChange>
          </w:tcPr>
          <w:p w14:paraId="0D753AA6" w14:textId="77777777" w:rsidR="001F27A4" w:rsidRPr="008F20B5" w:rsidRDefault="001F27A4" w:rsidP="00E07801">
            <w:pPr>
              <w:widowControl/>
              <w:rPr>
                <w:ins w:id="223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34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身分證字號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235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65579CA3" w14:textId="77777777" w:rsidR="001F27A4" w:rsidRPr="008F20B5" w:rsidRDefault="001F27A4" w:rsidP="00E07801">
            <w:pPr>
              <w:widowControl/>
              <w:jc w:val="center"/>
              <w:rPr>
                <w:ins w:id="223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37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238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6D210B1A" w14:textId="77777777" w:rsidR="001F27A4" w:rsidRPr="008F20B5" w:rsidRDefault="001F27A4" w:rsidP="00E07801">
            <w:pPr>
              <w:widowControl/>
              <w:jc w:val="center"/>
              <w:rPr>
                <w:ins w:id="223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40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78" w:type="pct"/>
            <w:tcPrChange w:id="2241" w:author="家興 余" w:date="2021-01-27T15:02:00Z">
              <w:tcPr>
                <w:tcW w:w="250" w:type="pct"/>
              </w:tcPr>
            </w:tcPrChange>
          </w:tcPr>
          <w:p w14:paraId="27B3E83F" w14:textId="77777777" w:rsidR="001F27A4" w:rsidRPr="008F20B5" w:rsidRDefault="001F27A4" w:rsidP="00E07801">
            <w:pPr>
              <w:widowControl/>
              <w:jc w:val="center"/>
              <w:rPr>
                <w:ins w:id="224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43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hideMark/>
            <w:tcPrChange w:id="2244" w:author="家興 余" w:date="2021-01-27T15:02:00Z">
              <w:tcPr>
                <w:tcW w:w="1100" w:type="pct"/>
                <w:shd w:val="clear" w:color="auto" w:fill="auto"/>
                <w:hideMark/>
              </w:tcPr>
            </w:tcPrChange>
          </w:tcPr>
          <w:p w14:paraId="3BE17FD8" w14:textId="77777777" w:rsidR="001F27A4" w:rsidRPr="008F20B5" w:rsidRDefault="001F27A4" w:rsidP="00E07801">
            <w:pPr>
              <w:widowControl/>
              <w:rPr>
                <w:ins w:id="224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0C2763" w:rsidRPr="008F20B5" w14:paraId="45351FBA" w14:textId="77777777" w:rsidTr="001F27A4">
        <w:trPr>
          <w:trHeight w:val="340"/>
          <w:ins w:id="2246" w:author="家興 余" w:date="2021-01-27T16:14:00Z"/>
        </w:trPr>
        <w:tc>
          <w:tcPr>
            <w:tcW w:w="395" w:type="pct"/>
            <w:shd w:val="clear" w:color="auto" w:fill="auto"/>
          </w:tcPr>
          <w:p w14:paraId="6C53D5C8" w14:textId="776F06DF" w:rsidR="000C2763" w:rsidRPr="008F20B5" w:rsidRDefault="000C2763" w:rsidP="00E07801">
            <w:pPr>
              <w:widowControl/>
              <w:jc w:val="center"/>
              <w:rPr>
                <w:ins w:id="2247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48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</w:t>
              </w:r>
            </w:ins>
          </w:p>
        </w:tc>
        <w:tc>
          <w:tcPr>
            <w:tcW w:w="605" w:type="pct"/>
            <w:shd w:val="clear" w:color="auto" w:fill="auto"/>
          </w:tcPr>
          <w:p w14:paraId="673D4C5F" w14:textId="085C1C2E" w:rsidR="000C2763" w:rsidRPr="008F20B5" w:rsidRDefault="000C2763" w:rsidP="00E07801">
            <w:pPr>
              <w:widowControl/>
              <w:rPr>
                <w:ins w:id="2249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50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C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ustNo</w:t>
              </w:r>
            </w:ins>
          </w:p>
        </w:tc>
        <w:tc>
          <w:tcPr>
            <w:tcW w:w="1944" w:type="pct"/>
            <w:shd w:val="clear" w:color="auto" w:fill="auto"/>
          </w:tcPr>
          <w:p w14:paraId="35A7B5F3" w14:textId="75832411" w:rsidR="000C2763" w:rsidRPr="008F20B5" w:rsidRDefault="000C2763" w:rsidP="00E07801">
            <w:pPr>
              <w:widowControl/>
              <w:rPr>
                <w:ins w:id="2251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52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</w:p>
        </w:tc>
        <w:tc>
          <w:tcPr>
            <w:tcW w:w="278" w:type="pct"/>
            <w:shd w:val="clear" w:color="auto" w:fill="auto"/>
          </w:tcPr>
          <w:p w14:paraId="7DFBF228" w14:textId="48354E57" w:rsidR="000C2763" w:rsidRPr="008F20B5" w:rsidRDefault="000C2763" w:rsidP="00E07801">
            <w:pPr>
              <w:widowControl/>
              <w:jc w:val="center"/>
              <w:rPr>
                <w:ins w:id="2253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54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A</w:t>
              </w:r>
            </w:ins>
          </w:p>
        </w:tc>
        <w:tc>
          <w:tcPr>
            <w:tcW w:w="278" w:type="pct"/>
            <w:shd w:val="clear" w:color="auto" w:fill="auto"/>
          </w:tcPr>
          <w:p w14:paraId="4585E24A" w14:textId="112E9D0B" w:rsidR="000C2763" w:rsidRPr="008F20B5" w:rsidRDefault="000C2763" w:rsidP="00E07801">
            <w:pPr>
              <w:widowControl/>
              <w:jc w:val="center"/>
              <w:rPr>
                <w:ins w:id="2255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56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7</w:t>
              </w:r>
            </w:ins>
          </w:p>
        </w:tc>
        <w:tc>
          <w:tcPr>
            <w:tcW w:w="278" w:type="pct"/>
          </w:tcPr>
          <w:p w14:paraId="3C47112B" w14:textId="77777777" w:rsidR="000C2763" w:rsidRDefault="000C2763" w:rsidP="00E07801">
            <w:pPr>
              <w:widowControl/>
              <w:jc w:val="center"/>
              <w:rPr>
                <w:ins w:id="2257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</w:tcPr>
          <w:p w14:paraId="0D6A61C3" w14:textId="77777777" w:rsidR="000C2763" w:rsidRPr="008F20B5" w:rsidRDefault="000C2763" w:rsidP="00E07801">
            <w:pPr>
              <w:widowControl/>
              <w:rPr>
                <w:ins w:id="2258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1F27A4" w:rsidRPr="008F20B5" w14:paraId="518221B1" w14:textId="77777777" w:rsidTr="001F27A4">
        <w:trPr>
          <w:trHeight w:val="340"/>
          <w:ins w:id="2259" w:author="家興 余" w:date="2021-01-27T15:02:00Z"/>
          <w:trPrChange w:id="2260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261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70B9D677" w14:textId="56641CA3" w:rsidR="001F27A4" w:rsidRPr="00E358EA" w:rsidRDefault="001F27A4">
            <w:pPr>
              <w:pStyle w:val="af9"/>
              <w:widowControl/>
              <w:ind w:leftChars="0" w:left="1134"/>
              <w:rPr>
                <w:ins w:id="2262" w:author="家興 余" w:date="2021-01-27T15:02:00Z"/>
                <w:rFonts w:ascii="標楷體" w:eastAsia="標楷體" w:hAnsi="標楷體" w:cs="新細明體"/>
                <w:color w:val="000000"/>
                <w:kern w:val="0"/>
                <w:rPrChange w:id="2263" w:author="家興 余" w:date="2021-01-28T17:26:00Z">
                  <w:rPr>
                    <w:ins w:id="2264" w:author="家興 余" w:date="2021-01-27T15:02:00Z"/>
                  </w:rPr>
                </w:rPrChange>
              </w:rPr>
              <w:pPrChange w:id="2265" w:author="家興 余" w:date="2021-01-28T17:26:00Z">
                <w:pPr>
                  <w:widowControl/>
                  <w:jc w:val="center"/>
                </w:pPr>
              </w:pPrChange>
            </w:pPr>
          </w:p>
        </w:tc>
        <w:tc>
          <w:tcPr>
            <w:tcW w:w="605" w:type="pct"/>
            <w:shd w:val="clear" w:color="auto" w:fill="auto"/>
            <w:tcPrChange w:id="2266" w:author="家興 余" w:date="2021-01-27T15:0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24657623" w14:textId="77777777" w:rsidR="001F27A4" w:rsidRPr="00CB1CF5" w:rsidRDefault="001F27A4" w:rsidP="00E07801">
            <w:pPr>
              <w:widowControl/>
              <w:rPr>
                <w:ins w:id="2267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68" w:author="家興 余" w:date="2021-01-27T15:02:00Z"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BranchNo</w:t>
              </w:r>
            </w:ins>
          </w:p>
        </w:tc>
        <w:tc>
          <w:tcPr>
            <w:tcW w:w="1944" w:type="pct"/>
            <w:shd w:val="clear" w:color="auto" w:fill="auto"/>
            <w:tcPrChange w:id="2269" w:author="家興 余" w:date="2021-01-27T15:02:00Z">
              <w:tcPr>
                <w:tcW w:w="1750" w:type="pct"/>
                <w:shd w:val="clear" w:color="auto" w:fill="auto"/>
              </w:tcPr>
            </w:tcPrChange>
          </w:tcPr>
          <w:p w14:paraId="6371ED90" w14:textId="77777777" w:rsidR="001F27A4" w:rsidRPr="00CB1CF5" w:rsidRDefault="001F27A4" w:rsidP="00E07801">
            <w:pPr>
              <w:widowControl/>
              <w:rPr>
                <w:ins w:id="2270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71" w:author="家興 余" w:date="2021-01-27T15:02:00Z">
              <w:r w:rsidRPr="00CB1CF5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單位</w:t>
              </w:r>
            </w:ins>
          </w:p>
        </w:tc>
        <w:tc>
          <w:tcPr>
            <w:tcW w:w="278" w:type="pct"/>
            <w:shd w:val="clear" w:color="auto" w:fill="auto"/>
            <w:tcPrChange w:id="2272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24B386C7" w14:textId="77777777" w:rsidR="001F27A4" w:rsidRPr="00CB1CF5" w:rsidRDefault="001F27A4" w:rsidP="00E07801">
            <w:pPr>
              <w:widowControl/>
              <w:jc w:val="center"/>
              <w:rPr>
                <w:ins w:id="2273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74" w:author="家興 余" w:date="2021-01-27T15:02:00Z"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tcPrChange w:id="2275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1646557D" w14:textId="77777777" w:rsidR="001F27A4" w:rsidRPr="00CB1CF5" w:rsidRDefault="001F27A4" w:rsidP="00E07801">
            <w:pPr>
              <w:widowControl/>
              <w:jc w:val="center"/>
              <w:rPr>
                <w:ins w:id="2276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77" w:author="家興 余" w:date="2021-01-27T15:02:00Z"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4</w:t>
              </w:r>
            </w:ins>
          </w:p>
        </w:tc>
        <w:tc>
          <w:tcPr>
            <w:tcW w:w="278" w:type="pct"/>
            <w:tcPrChange w:id="2278" w:author="家興 余" w:date="2021-01-27T15:02:00Z">
              <w:tcPr>
                <w:tcW w:w="250" w:type="pct"/>
              </w:tcPr>
            </w:tcPrChange>
          </w:tcPr>
          <w:p w14:paraId="234A640B" w14:textId="77777777" w:rsidR="001F27A4" w:rsidRPr="000A40C7" w:rsidRDefault="001F27A4" w:rsidP="00E07801">
            <w:pPr>
              <w:widowControl/>
              <w:jc w:val="center"/>
              <w:rPr>
                <w:ins w:id="2279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80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tcPrChange w:id="2281" w:author="家興 余" w:date="2021-01-27T15:02:00Z">
              <w:tcPr>
                <w:tcW w:w="1100" w:type="pct"/>
                <w:shd w:val="clear" w:color="auto" w:fill="auto"/>
              </w:tcPr>
            </w:tcPrChange>
          </w:tcPr>
          <w:p w14:paraId="77ECC658" w14:textId="77777777" w:rsidR="001F27A4" w:rsidRPr="00CB1CF5" w:rsidRDefault="001F27A4" w:rsidP="00E07801">
            <w:pPr>
              <w:widowControl/>
              <w:rPr>
                <w:ins w:id="2282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83" w:author="家興 余" w:date="2021-01-27T15:02:00Z">
              <w:r w:rsidRPr="00CB1CF5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固定</w:t>
              </w:r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0000</w:t>
              </w:r>
            </w:ins>
          </w:p>
        </w:tc>
      </w:tr>
      <w:tr w:rsidR="001F27A4" w:rsidRPr="008F20B5" w14:paraId="27B0FCE7" w14:textId="77777777" w:rsidTr="00E64449">
        <w:trPr>
          <w:trHeight w:val="340"/>
          <w:ins w:id="2284" w:author="家興 余" w:date="2021-01-27T15:02:00Z"/>
          <w:trPrChange w:id="2285" w:author="家興 余" w:date="2021-01-27T19:5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286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350CA3C0" w14:textId="21C5CEE5" w:rsidR="001F27A4" w:rsidRPr="008F20B5" w:rsidRDefault="001F27A4" w:rsidP="00E07801">
            <w:pPr>
              <w:widowControl/>
              <w:jc w:val="center"/>
              <w:rPr>
                <w:ins w:id="228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  <w:tcPrChange w:id="2288" w:author="家興 余" w:date="2021-01-27T19:5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40F2DE4F" w14:textId="4EE7F174" w:rsidR="001F27A4" w:rsidRPr="008F20B5" w:rsidRDefault="002247CA" w:rsidP="00E07801">
            <w:pPr>
              <w:widowControl/>
              <w:rPr>
                <w:ins w:id="228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90" w:author="家興 余" w:date="2021-01-28T17:17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L</w:t>
              </w:r>
            </w:ins>
            <w:ins w:id="2291" w:author="家興 余" w:date="2021-01-28T17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1109</w:t>
              </w:r>
            </w:ins>
            <w:ins w:id="2292" w:author="家興 余" w:date="2021-01-28T17:17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Occurs</w:t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</w:ins>
          </w:p>
        </w:tc>
        <w:tc>
          <w:tcPr>
            <w:tcW w:w="1944" w:type="pct"/>
            <w:shd w:val="clear" w:color="auto" w:fill="auto"/>
            <w:tcPrChange w:id="2293" w:author="家興 余" w:date="2021-01-27T19:52:00Z">
              <w:tcPr>
                <w:tcW w:w="1750" w:type="pct"/>
                <w:shd w:val="clear" w:color="auto" w:fill="auto"/>
              </w:tcPr>
            </w:tcPrChange>
          </w:tcPr>
          <w:p w14:paraId="40474335" w14:textId="042DCFEB" w:rsidR="001F27A4" w:rsidRPr="008F20B5" w:rsidRDefault="001F27A4" w:rsidP="00E07801">
            <w:pPr>
              <w:widowControl/>
              <w:rPr>
                <w:ins w:id="229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295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08EA1F2D" w14:textId="21097DDA" w:rsidR="001F27A4" w:rsidRPr="008F20B5" w:rsidRDefault="001F27A4" w:rsidP="00E07801">
            <w:pPr>
              <w:widowControl/>
              <w:jc w:val="center"/>
              <w:rPr>
                <w:ins w:id="229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297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18BAA970" w14:textId="3501CC5B" w:rsidR="001F27A4" w:rsidRPr="008F20B5" w:rsidRDefault="001F27A4" w:rsidP="00E07801">
            <w:pPr>
              <w:widowControl/>
              <w:jc w:val="center"/>
              <w:rPr>
                <w:ins w:id="229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tcPrChange w:id="2299" w:author="家興 余" w:date="2021-01-27T19:52:00Z">
              <w:tcPr>
                <w:tcW w:w="250" w:type="pct"/>
              </w:tcPr>
            </w:tcPrChange>
          </w:tcPr>
          <w:p w14:paraId="4C02E7FB" w14:textId="2182E116" w:rsidR="001F27A4" w:rsidRPr="008F20B5" w:rsidRDefault="001F27A4" w:rsidP="00E07801">
            <w:pPr>
              <w:widowControl/>
              <w:jc w:val="center"/>
              <w:rPr>
                <w:ins w:id="230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tcPrChange w:id="2301" w:author="家興 余" w:date="2021-01-27T19:52:00Z">
              <w:tcPr>
                <w:tcW w:w="1100" w:type="pct"/>
                <w:shd w:val="clear" w:color="auto" w:fill="auto"/>
                <w:noWrap/>
                <w:vAlign w:val="center"/>
              </w:tcPr>
            </w:tcPrChange>
          </w:tcPr>
          <w:p w14:paraId="5251B906" w14:textId="754A17AF" w:rsidR="00E358EA" w:rsidRDefault="00E358EA" w:rsidP="00E358EA">
            <w:pPr>
              <w:widowControl/>
              <w:rPr>
                <w:ins w:id="2302" w:author="家興 余" w:date="2021-01-28T17:20:00Z"/>
                <w:rFonts w:ascii="標楷體" w:eastAsia="標楷體" w:hAnsi="標楷體" w:cs="新細明體"/>
                <w:color w:val="000000"/>
                <w:kern w:val="0"/>
              </w:rPr>
            </w:pPr>
            <w:ins w:id="2303" w:author="家興 余" w:date="2021-01-28T17:27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ccurs</w:t>
              </w:r>
            </w:ins>
            <w:ins w:id="2304" w:author="家興 余" w:date="2021-01-28T17:2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-6</w:t>
              </w:r>
            </w:ins>
          </w:p>
          <w:p w14:paraId="1164529E" w14:textId="572ED4B2" w:rsidR="00E358EA" w:rsidRPr="002247CA" w:rsidRDefault="00E358EA" w:rsidP="00E358EA">
            <w:pPr>
              <w:widowControl/>
              <w:rPr>
                <w:ins w:id="2305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306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1: 新光金控</w:t>
              </w:r>
            </w:ins>
          </w:p>
          <w:p w14:paraId="50C21FC9" w14:textId="55D1FA80" w:rsidR="00E358EA" w:rsidRPr="002247CA" w:rsidRDefault="00E358EA" w:rsidP="00E358EA">
            <w:pPr>
              <w:widowControl/>
              <w:rPr>
                <w:ins w:id="2307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308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2: 新光人壽</w:t>
              </w:r>
            </w:ins>
          </w:p>
          <w:p w14:paraId="424A3830" w14:textId="4597EF4C" w:rsidR="00E358EA" w:rsidRPr="002247CA" w:rsidRDefault="00E358EA" w:rsidP="00E358EA">
            <w:pPr>
              <w:widowControl/>
              <w:rPr>
                <w:ins w:id="2309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310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3: 新光銀行</w:t>
              </w:r>
            </w:ins>
          </w:p>
          <w:p w14:paraId="345A5EEF" w14:textId="59B352EF" w:rsidR="00E358EA" w:rsidRPr="002247CA" w:rsidRDefault="00E358EA" w:rsidP="00E358EA">
            <w:pPr>
              <w:widowControl/>
              <w:rPr>
                <w:ins w:id="2311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312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4: 新光信託</w:t>
              </w:r>
            </w:ins>
          </w:p>
          <w:p w14:paraId="09F8B3F8" w14:textId="41CB0AF7" w:rsidR="00E358EA" w:rsidRPr="002247CA" w:rsidRDefault="00E358EA" w:rsidP="00E358EA">
            <w:pPr>
              <w:widowControl/>
              <w:rPr>
                <w:ins w:id="2313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314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5: 保險經紀人</w:t>
              </w:r>
            </w:ins>
          </w:p>
          <w:p w14:paraId="268A6E2A" w14:textId="07FC5971" w:rsidR="001F27A4" w:rsidRPr="008F20B5" w:rsidRDefault="00E358EA" w:rsidP="00E358EA">
            <w:pPr>
              <w:widowControl/>
              <w:rPr>
                <w:ins w:id="231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16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6: 元富證券"</w:t>
              </w:r>
            </w:ins>
          </w:p>
        </w:tc>
      </w:tr>
      <w:tr w:rsidR="00E358EA" w:rsidRPr="008F20B5" w14:paraId="6BC2E65C" w14:textId="77777777" w:rsidTr="00E64449">
        <w:trPr>
          <w:trHeight w:val="340"/>
          <w:ins w:id="2317" w:author="家興 余" w:date="2021-01-27T15:02:00Z"/>
          <w:trPrChange w:id="2318" w:author="家興 余" w:date="2021-01-27T19:5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319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4BE2F3DF" w14:textId="1410D5C0" w:rsidR="00E358EA" w:rsidRPr="008F20B5" w:rsidRDefault="00E358EA" w:rsidP="00E358EA">
            <w:pPr>
              <w:widowControl/>
              <w:jc w:val="center"/>
              <w:rPr>
                <w:ins w:id="232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  <w:tcPrChange w:id="2321" w:author="家興 余" w:date="2021-01-27T19:5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5CB29690" w14:textId="31AF3B2E" w:rsidR="00E358EA" w:rsidRPr="008F20B5" w:rsidRDefault="00E358EA" w:rsidP="00E358EA">
            <w:pPr>
              <w:widowControl/>
              <w:rPr>
                <w:ins w:id="232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23" w:author="家興 余" w:date="2021-01-28T17:20:00Z">
              <w:r w:rsidRPr="00E358EA">
                <w:rPr>
                  <w:rFonts w:ascii="標楷體" w:eastAsia="標楷體" w:hAnsi="標楷體" w:cs="新細明體"/>
                  <w:color w:val="000000"/>
                  <w:kern w:val="0"/>
                </w:rPr>
                <w:t>Enable</w:t>
              </w:r>
            </w:ins>
          </w:p>
        </w:tc>
        <w:tc>
          <w:tcPr>
            <w:tcW w:w="1944" w:type="pct"/>
            <w:shd w:val="clear" w:color="auto" w:fill="auto"/>
            <w:tcPrChange w:id="2324" w:author="家興 余" w:date="2021-01-27T19:52:00Z">
              <w:tcPr>
                <w:tcW w:w="1750" w:type="pct"/>
                <w:shd w:val="clear" w:color="auto" w:fill="auto"/>
              </w:tcPr>
            </w:tcPrChange>
          </w:tcPr>
          <w:p w14:paraId="4A470960" w14:textId="17141C70" w:rsidR="00E358EA" w:rsidRPr="008F20B5" w:rsidRDefault="00E358EA" w:rsidP="00E358EA">
            <w:pPr>
              <w:widowControl/>
              <w:rPr>
                <w:ins w:id="232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26" w:author="家興 余" w:date="2021-01-28T17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是否同意</w:t>
              </w:r>
            </w:ins>
          </w:p>
        </w:tc>
        <w:tc>
          <w:tcPr>
            <w:tcW w:w="278" w:type="pct"/>
            <w:shd w:val="clear" w:color="auto" w:fill="auto"/>
            <w:tcPrChange w:id="2327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223F7368" w14:textId="4CD463AE" w:rsidR="00E358EA" w:rsidRPr="008F20B5" w:rsidRDefault="00E358EA" w:rsidP="00E358EA">
            <w:pPr>
              <w:widowControl/>
              <w:jc w:val="center"/>
              <w:rPr>
                <w:ins w:id="232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29" w:author="家興 余" w:date="2021-01-28T17:20:00Z">
              <w:r>
                <w:rPr>
                  <w:rFonts w:ascii="標楷體" w:eastAsia="標楷體" w:hAnsi="標楷體" w:cs="新細明體" w:hint="eastAsia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tcPrChange w:id="2330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773B13DA" w14:textId="0B00F716" w:rsidR="00E358EA" w:rsidRPr="008F20B5" w:rsidRDefault="00E358EA" w:rsidP="00E358EA">
            <w:pPr>
              <w:widowControl/>
              <w:jc w:val="center"/>
              <w:rPr>
                <w:ins w:id="233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32" w:author="家興 余" w:date="2021-01-28T17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  <w:tcPrChange w:id="2333" w:author="家興 余" w:date="2021-01-27T19:52:00Z">
              <w:tcPr>
                <w:tcW w:w="250" w:type="pct"/>
              </w:tcPr>
            </w:tcPrChange>
          </w:tcPr>
          <w:p w14:paraId="30757F71" w14:textId="7BACC76C" w:rsidR="00E358EA" w:rsidRPr="008F20B5" w:rsidRDefault="00E358EA" w:rsidP="00E358EA">
            <w:pPr>
              <w:widowControl/>
              <w:jc w:val="center"/>
              <w:rPr>
                <w:ins w:id="233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tcPrChange w:id="2335" w:author="家興 余" w:date="2021-01-27T19:52:00Z">
              <w:tcPr>
                <w:tcW w:w="1100" w:type="pct"/>
                <w:shd w:val="clear" w:color="auto" w:fill="auto"/>
                <w:noWrap/>
                <w:vAlign w:val="center"/>
              </w:tcPr>
            </w:tcPrChange>
          </w:tcPr>
          <w:p w14:paraId="3DA7155B" w14:textId="77777777" w:rsidR="00E358EA" w:rsidRPr="002247CA" w:rsidRDefault="00E358EA" w:rsidP="00E358EA">
            <w:pPr>
              <w:widowControl/>
              <w:rPr>
                <w:ins w:id="2336" w:author="家興 余" w:date="2021-01-28T17:20:00Z"/>
                <w:rFonts w:ascii="標楷體" w:eastAsia="標楷體" w:hAnsi="標楷體" w:cs="新細明體"/>
                <w:color w:val="000000"/>
                <w:kern w:val="0"/>
              </w:rPr>
            </w:pPr>
            <w:ins w:id="2337" w:author="家興 余" w:date="2021-01-28T17:20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Y: 同意使用</w:t>
              </w:r>
            </w:ins>
          </w:p>
          <w:p w14:paraId="26A6E599" w14:textId="4DEB1B0D" w:rsidR="00E358EA" w:rsidRPr="008F20B5" w:rsidRDefault="00E358EA">
            <w:pPr>
              <w:widowControl/>
              <w:rPr>
                <w:ins w:id="233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39" w:author="家興 余" w:date="2021-01-28T17:20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N: 不同意使用"</w:t>
              </w:r>
            </w:ins>
          </w:p>
        </w:tc>
      </w:tr>
      <w:tr w:rsidR="00E358EA" w:rsidRPr="008F20B5" w14:paraId="4F5850B3" w14:textId="77777777" w:rsidTr="00E64449">
        <w:trPr>
          <w:trHeight w:val="2720"/>
          <w:ins w:id="2340" w:author="家興 余" w:date="2021-01-27T15:02:00Z"/>
          <w:trPrChange w:id="2341" w:author="家興 余" w:date="2021-01-27T19:52:00Z">
            <w:trPr>
              <w:trHeight w:val="2720"/>
            </w:trPr>
          </w:trPrChange>
        </w:trPr>
        <w:tc>
          <w:tcPr>
            <w:tcW w:w="395" w:type="pct"/>
            <w:shd w:val="clear" w:color="auto" w:fill="auto"/>
            <w:tcPrChange w:id="2342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2F0C5813" w14:textId="1CCAFF5E" w:rsidR="00E358EA" w:rsidRPr="008F20B5" w:rsidRDefault="00E358EA" w:rsidP="00E358EA">
            <w:pPr>
              <w:widowControl/>
              <w:jc w:val="center"/>
              <w:rPr>
                <w:ins w:id="234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  <w:tcPrChange w:id="2344" w:author="家興 余" w:date="2021-01-27T19:5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079BA619" w14:textId="2888A267" w:rsidR="00E358EA" w:rsidRPr="008F20B5" w:rsidRDefault="00E358EA" w:rsidP="00E358EA">
            <w:pPr>
              <w:widowControl/>
              <w:rPr>
                <w:ins w:id="234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944" w:type="pct"/>
            <w:shd w:val="clear" w:color="auto" w:fill="auto"/>
            <w:tcPrChange w:id="2346" w:author="家興 余" w:date="2021-01-27T19:52:00Z">
              <w:tcPr>
                <w:tcW w:w="1750" w:type="pct"/>
                <w:shd w:val="clear" w:color="auto" w:fill="auto"/>
              </w:tcPr>
            </w:tcPrChange>
          </w:tcPr>
          <w:p w14:paraId="793FD4B6" w14:textId="678D0869" w:rsidR="00E358EA" w:rsidRPr="008F20B5" w:rsidRDefault="00E358EA" w:rsidP="00E358EA">
            <w:pPr>
              <w:widowControl/>
              <w:rPr>
                <w:ins w:id="234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348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20D03CD6" w14:textId="5B7103F9" w:rsidR="00E358EA" w:rsidRPr="008F20B5" w:rsidRDefault="00E358EA" w:rsidP="00E358EA">
            <w:pPr>
              <w:widowControl/>
              <w:jc w:val="center"/>
              <w:rPr>
                <w:ins w:id="2349" w:author="家興 余" w:date="2021-01-27T15:02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350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6FBA94D0" w14:textId="7BCF515B" w:rsidR="00E358EA" w:rsidRPr="008F20B5" w:rsidRDefault="00E358EA" w:rsidP="00E358EA">
            <w:pPr>
              <w:widowControl/>
              <w:jc w:val="center"/>
              <w:rPr>
                <w:ins w:id="235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tcPrChange w:id="2352" w:author="家興 余" w:date="2021-01-27T19:52:00Z">
              <w:tcPr>
                <w:tcW w:w="250" w:type="pct"/>
              </w:tcPr>
            </w:tcPrChange>
          </w:tcPr>
          <w:p w14:paraId="63EBDCCE" w14:textId="6DB32FF6" w:rsidR="00E358EA" w:rsidRPr="008F20B5" w:rsidRDefault="00E358EA" w:rsidP="00E358EA">
            <w:pPr>
              <w:jc w:val="center"/>
              <w:rPr>
                <w:ins w:id="2353" w:author="家興 余" w:date="2021-01-27T15:02:00Z"/>
                <w:rFonts w:ascii="標楷體" w:eastAsia="標楷體" w:hAnsi="標楷體"/>
              </w:rPr>
            </w:pPr>
          </w:p>
        </w:tc>
        <w:tc>
          <w:tcPr>
            <w:tcW w:w="1222" w:type="pct"/>
            <w:shd w:val="clear" w:color="auto" w:fill="auto"/>
            <w:vAlign w:val="center"/>
            <w:tcPrChange w:id="2354" w:author="家興 余" w:date="2021-01-27T19:52:00Z">
              <w:tcPr>
                <w:tcW w:w="1100" w:type="pct"/>
                <w:shd w:val="clear" w:color="auto" w:fill="auto"/>
                <w:vAlign w:val="center"/>
              </w:tcPr>
            </w:tcPrChange>
          </w:tcPr>
          <w:p w14:paraId="139B7EB3" w14:textId="6AFA6346" w:rsidR="00E358EA" w:rsidRPr="008F20B5" w:rsidRDefault="00E358EA" w:rsidP="00E358EA">
            <w:pPr>
              <w:widowControl/>
              <w:rPr>
                <w:ins w:id="235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01D0A68" w14:textId="4D2F84E6" w:rsidR="001F27A4" w:rsidRDefault="001F27A4">
      <w:pPr>
        <w:widowControl/>
        <w:rPr>
          <w:ins w:id="2356" w:author="家興 余" w:date="2021-01-27T15:02:00Z"/>
          <w:rFonts w:ascii="標楷體" w:eastAsia="標楷體" w:hAnsi="標楷體"/>
          <w:b/>
          <w:sz w:val="32"/>
          <w:szCs w:val="32"/>
        </w:rPr>
      </w:pPr>
    </w:p>
    <w:p w14:paraId="330A4DA3" w14:textId="77777777" w:rsidR="001F27A4" w:rsidRDefault="001F27A4">
      <w:pPr>
        <w:widowControl/>
        <w:rPr>
          <w:ins w:id="2357" w:author="家興 余" w:date="2021-01-27T15:02:00Z"/>
          <w:rFonts w:ascii="標楷體" w:eastAsia="標楷體" w:hAnsi="標楷體"/>
          <w:b/>
          <w:sz w:val="32"/>
          <w:szCs w:val="32"/>
        </w:rPr>
      </w:pPr>
      <w:ins w:id="2358" w:author="家興 余" w:date="2021-01-27T15:02:00Z">
        <w:r>
          <w:rPr>
            <w:rFonts w:ascii="標楷體" w:eastAsia="標楷體" w:hAnsi="標楷體"/>
            <w:b/>
            <w:sz w:val="32"/>
            <w:szCs w:val="32"/>
          </w:rPr>
          <w:br w:type="page"/>
        </w:r>
      </w:ins>
    </w:p>
    <w:p w14:paraId="32E9C4CC" w14:textId="77777777" w:rsidR="001F27A4" w:rsidRPr="001F27A4" w:rsidRDefault="001F27A4">
      <w:pPr>
        <w:widowControl/>
        <w:rPr>
          <w:ins w:id="2359" w:author="家興 余" w:date="2021-01-27T14:59:00Z"/>
          <w:rFonts w:ascii="標楷體" w:eastAsia="標楷體" w:hAnsi="標楷體"/>
          <w:b/>
          <w:sz w:val="32"/>
          <w:szCs w:val="32"/>
        </w:rPr>
      </w:pPr>
    </w:p>
    <w:p w14:paraId="6E7F767D" w14:textId="7E899B70" w:rsidR="00E068B7" w:rsidRPr="008F20B5" w:rsidRDefault="00E068B7">
      <w:pPr>
        <w:pStyle w:val="3"/>
        <w:numPr>
          <w:ilvl w:val="2"/>
          <w:numId w:val="64"/>
        </w:numPr>
        <w:spacing w:before="0" w:after="240"/>
        <w:rPr>
          <w:rFonts w:ascii="標楷體" w:hAnsi="標楷體"/>
          <w:b/>
          <w:szCs w:val="32"/>
        </w:rPr>
        <w:pPrChange w:id="2360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r w:rsidRPr="008F20B5">
        <w:rPr>
          <w:rFonts w:ascii="標楷體" w:hAnsi="標楷體"/>
          <w:b/>
          <w:szCs w:val="32"/>
        </w:rPr>
        <w:t>L2111</w:t>
      </w:r>
      <w:r w:rsidRPr="008F20B5">
        <w:rPr>
          <w:rFonts w:ascii="標楷體" w:hAnsi="標楷體" w:hint="eastAsia"/>
          <w:b/>
        </w:rPr>
        <w:t>案件申請登錄</w:t>
      </w:r>
    </w:p>
    <w:tbl>
      <w:tblPr>
        <w:tblW w:w="5059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2361" w:author="家興 余" w:date="2021-03-18T10:07:00Z">
          <w:tblPr>
            <w:tblW w:w="4779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52"/>
        <w:gridCol w:w="1616"/>
        <w:gridCol w:w="3989"/>
        <w:gridCol w:w="553"/>
        <w:gridCol w:w="553"/>
        <w:gridCol w:w="553"/>
        <w:gridCol w:w="1947"/>
        <w:gridCol w:w="551"/>
        <w:tblGridChange w:id="2362">
          <w:tblGrid>
            <w:gridCol w:w="552"/>
            <w:gridCol w:w="704"/>
            <w:gridCol w:w="912"/>
            <w:gridCol w:w="2025"/>
            <w:gridCol w:w="1497"/>
            <w:gridCol w:w="467"/>
            <w:gridCol w:w="242"/>
            <w:gridCol w:w="310"/>
            <w:gridCol w:w="1"/>
            <w:gridCol w:w="465"/>
            <w:gridCol w:w="86"/>
            <w:gridCol w:w="2"/>
            <w:gridCol w:w="553"/>
            <w:gridCol w:w="1927"/>
            <w:gridCol w:w="19"/>
            <w:gridCol w:w="552"/>
            <w:gridCol w:w="1997"/>
          </w:tblGrid>
        </w:tblGridChange>
      </w:tblGrid>
      <w:tr w:rsidR="008464F4" w:rsidRPr="008F20B5" w14:paraId="0F7C82F6" w14:textId="77777777" w:rsidTr="004F05D7">
        <w:trPr>
          <w:trHeight w:val="20"/>
          <w:tblHeader/>
          <w:trPrChange w:id="2363" w:author="家興 余" w:date="2021-03-18T10:07:00Z">
            <w:trPr>
              <w:trHeight w:val="350"/>
              <w:tblHeader/>
            </w:trPr>
          </w:trPrChange>
        </w:trPr>
        <w:tc>
          <w:tcPr>
            <w:tcW w:w="268" w:type="pct"/>
            <w:shd w:val="clear" w:color="auto" w:fill="auto"/>
            <w:hideMark/>
            <w:tcPrChange w:id="2364" w:author="家興 余" w:date="2021-03-18T10:07:00Z">
              <w:tcPr>
                <w:tcW w:w="645" w:type="pct"/>
                <w:gridSpan w:val="2"/>
                <w:shd w:val="clear" w:color="auto" w:fill="auto"/>
                <w:hideMark/>
              </w:tcPr>
            </w:tcPrChange>
          </w:tcPr>
          <w:p w14:paraId="2AF188FB" w14:textId="77777777" w:rsidR="008464F4" w:rsidRPr="008F20B5" w:rsidRDefault="008464F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83" w:type="pct"/>
            <w:shd w:val="clear" w:color="auto" w:fill="auto"/>
            <w:hideMark/>
            <w:tcPrChange w:id="2365" w:author="家興 余" w:date="2021-03-18T10:07:00Z">
              <w:tcPr>
                <w:tcW w:w="1507" w:type="pct"/>
                <w:gridSpan w:val="2"/>
                <w:shd w:val="clear" w:color="auto" w:fill="auto"/>
                <w:hideMark/>
              </w:tcPr>
            </w:tcPrChange>
          </w:tcPr>
          <w:p w14:paraId="0F20CA7F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34" w:type="pct"/>
            <w:shd w:val="clear" w:color="auto" w:fill="auto"/>
            <w:hideMark/>
            <w:tcPrChange w:id="2366" w:author="家興 余" w:date="2021-03-18T10:07:00Z">
              <w:tcPr>
                <w:tcW w:w="768" w:type="pct"/>
                <w:shd w:val="clear" w:color="auto" w:fill="auto"/>
                <w:hideMark/>
              </w:tcPr>
            </w:tcPrChange>
          </w:tcPr>
          <w:p w14:paraId="78051E49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8" w:type="pct"/>
            <w:shd w:val="clear" w:color="auto" w:fill="auto"/>
            <w:hideMark/>
            <w:tcPrChange w:id="2367" w:author="家興 余" w:date="2021-03-18T10:07:00Z">
              <w:tcPr>
                <w:tcW w:w="364" w:type="pct"/>
                <w:gridSpan w:val="2"/>
                <w:shd w:val="clear" w:color="auto" w:fill="auto"/>
                <w:hideMark/>
              </w:tcPr>
            </w:tcPrChange>
          </w:tcPr>
          <w:p w14:paraId="7767C08A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8" w:type="pct"/>
            <w:shd w:val="clear" w:color="auto" w:fill="auto"/>
            <w:hideMark/>
            <w:tcPrChange w:id="2368" w:author="家興 余" w:date="2021-03-18T10:07:00Z">
              <w:tcPr>
                <w:tcW w:w="398" w:type="pct"/>
                <w:gridSpan w:val="3"/>
                <w:shd w:val="clear" w:color="auto" w:fill="auto"/>
                <w:hideMark/>
              </w:tcPr>
            </w:tcPrChange>
          </w:tcPr>
          <w:p w14:paraId="62526F3C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68" w:type="pct"/>
            <w:tcPrChange w:id="2369" w:author="家興 余" w:date="2021-03-18T10:07:00Z">
              <w:tcPr>
                <w:tcW w:w="1" w:type="pct"/>
                <w:gridSpan w:val="4"/>
              </w:tcPr>
            </w:tcPrChange>
          </w:tcPr>
          <w:p w14:paraId="7BC7D512" w14:textId="043F059F" w:rsidR="008464F4" w:rsidRPr="008F20B5" w:rsidRDefault="008464F4">
            <w:pPr>
              <w:widowControl/>
              <w:jc w:val="center"/>
              <w:rPr>
                <w:ins w:id="2370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71" w:author="家興 余" w:date="2021-01-21T09:24:00Z">
                <w:pPr>
                  <w:widowControl/>
                </w:pPr>
              </w:pPrChange>
            </w:pPr>
            <w:ins w:id="2372" w:author="家興 余" w:date="2021-01-21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11" w:type="pct"/>
            <w:gridSpan w:val="2"/>
            <w:shd w:val="clear" w:color="auto" w:fill="auto"/>
            <w:hideMark/>
            <w:tcPrChange w:id="2373" w:author="家興 余" w:date="2021-03-18T10:07:00Z">
              <w:tcPr>
                <w:tcW w:w="1318" w:type="pct"/>
                <w:gridSpan w:val="3"/>
                <w:shd w:val="clear" w:color="auto" w:fill="auto"/>
                <w:hideMark/>
              </w:tcPr>
            </w:tcPrChange>
          </w:tcPr>
          <w:p w14:paraId="0F822971" w14:textId="0DAE88EE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0CBDC02D" w14:textId="77777777" w:rsidTr="004F05D7">
        <w:trPr>
          <w:trHeight w:val="20"/>
          <w:tblHeader/>
          <w:trPrChange w:id="2374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7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36B8BF9B" w14:textId="5F435A49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hideMark/>
            <w:tcPrChange w:id="2376" w:author="家興 余" w:date="2021-03-18T10:07:00Z">
              <w:tcPr>
                <w:tcW w:w="1507" w:type="pct"/>
                <w:gridSpan w:val="2"/>
                <w:shd w:val="clear" w:color="auto" w:fill="auto"/>
                <w:hideMark/>
              </w:tcPr>
            </w:tcPrChange>
          </w:tcPr>
          <w:p w14:paraId="689B658A" w14:textId="35EB97E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34" w:type="pct"/>
            <w:shd w:val="clear" w:color="auto" w:fill="auto"/>
            <w:hideMark/>
            <w:tcPrChange w:id="2377" w:author="家興 余" w:date="2021-03-18T10:07:00Z">
              <w:tcPr>
                <w:tcW w:w="768" w:type="pct"/>
                <w:shd w:val="clear" w:color="auto" w:fill="auto"/>
                <w:hideMark/>
              </w:tcPr>
            </w:tcPrChange>
          </w:tcPr>
          <w:p w14:paraId="2C933CDF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8" w:type="pct"/>
            <w:shd w:val="clear" w:color="auto" w:fill="auto"/>
            <w:hideMark/>
            <w:tcPrChange w:id="2378" w:author="家興 余" w:date="2021-03-18T10:07:00Z">
              <w:tcPr>
                <w:tcW w:w="364" w:type="pct"/>
                <w:gridSpan w:val="2"/>
                <w:shd w:val="clear" w:color="auto" w:fill="auto"/>
                <w:hideMark/>
              </w:tcPr>
            </w:tcPrChange>
          </w:tcPr>
          <w:p w14:paraId="2792F368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hideMark/>
            <w:tcPrChange w:id="2379" w:author="家興 余" w:date="2021-03-18T10:07:00Z">
              <w:tcPr>
                <w:tcW w:w="398" w:type="pct"/>
                <w:gridSpan w:val="3"/>
                <w:shd w:val="clear" w:color="auto" w:fill="auto"/>
                <w:hideMark/>
              </w:tcPr>
            </w:tcPrChange>
          </w:tcPr>
          <w:p w14:paraId="4B909FB1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68" w:type="pct"/>
            <w:tcPrChange w:id="2380" w:author="家興 余" w:date="2021-03-18T10:07:00Z">
              <w:tcPr>
                <w:tcW w:w="1" w:type="pct"/>
                <w:gridSpan w:val="4"/>
              </w:tcPr>
            </w:tcPrChange>
          </w:tcPr>
          <w:p w14:paraId="6470B439" w14:textId="1F891734" w:rsidR="008464F4" w:rsidRPr="008F20B5" w:rsidRDefault="008464F4">
            <w:pPr>
              <w:widowControl/>
              <w:jc w:val="center"/>
              <w:rPr>
                <w:ins w:id="238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82" w:author="家興 余" w:date="2021-01-21T09:24:00Z">
                <w:pPr>
                  <w:widowControl/>
                </w:pPr>
              </w:pPrChange>
            </w:pPr>
            <w:ins w:id="2383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384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064B2B03" w14:textId="3C45FFBC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L2111</w:t>
            </w:r>
          </w:p>
        </w:tc>
      </w:tr>
      <w:tr w:rsidR="008464F4" w:rsidRPr="008F20B5" w14:paraId="119009B5" w14:textId="77777777" w:rsidTr="004F05D7">
        <w:trPr>
          <w:trHeight w:val="20"/>
          <w:tblHeader/>
          <w:trPrChange w:id="2385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86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1F107ADD" w14:textId="2A307781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tcPrChange w:id="2387" w:author="家興 余" w:date="2021-03-18T10:07:00Z">
              <w:tcPr>
                <w:tcW w:w="1507" w:type="pct"/>
                <w:gridSpan w:val="2"/>
                <w:shd w:val="clear" w:color="auto" w:fill="auto"/>
              </w:tcPr>
            </w:tcPrChange>
          </w:tcPr>
          <w:p w14:paraId="5646360B" w14:textId="20DF1CB2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</w:p>
        </w:tc>
        <w:tc>
          <w:tcPr>
            <w:tcW w:w="1934" w:type="pct"/>
            <w:shd w:val="clear" w:color="auto" w:fill="auto"/>
            <w:tcPrChange w:id="2388" w:author="家興 余" w:date="2021-03-18T10:07:00Z">
              <w:tcPr>
                <w:tcW w:w="768" w:type="pct"/>
                <w:shd w:val="clear" w:color="auto" w:fill="auto"/>
              </w:tcPr>
            </w:tcPrChange>
          </w:tcPr>
          <w:p w14:paraId="5E9421F4" w14:textId="5DAD22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8" w:type="pct"/>
            <w:shd w:val="clear" w:color="auto" w:fill="auto"/>
            <w:tcPrChange w:id="2389" w:author="家興 余" w:date="2021-03-18T10:07:00Z">
              <w:tcPr>
                <w:tcW w:w="364" w:type="pct"/>
                <w:gridSpan w:val="2"/>
                <w:shd w:val="clear" w:color="auto" w:fill="auto"/>
              </w:tcPr>
            </w:tcPrChange>
          </w:tcPr>
          <w:p w14:paraId="73E7854C" w14:textId="4D6BCD1A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tcPrChange w:id="2390" w:author="家興 余" w:date="2021-03-18T10:07:00Z">
              <w:tcPr>
                <w:tcW w:w="398" w:type="pct"/>
                <w:gridSpan w:val="3"/>
                <w:shd w:val="clear" w:color="auto" w:fill="auto"/>
              </w:tcPr>
            </w:tcPrChange>
          </w:tcPr>
          <w:p w14:paraId="13F1B7E3" w14:textId="27D4F71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tcPrChange w:id="2391" w:author="家興 余" w:date="2021-03-18T10:07:00Z">
              <w:tcPr>
                <w:tcW w:w="1" w:type="pct"/>
                <w:gridSpan w:val="4"/>
              </w:tcPr>
            </w:tcPrChange>
          </w:tcPr>
          <w:p w14:paraId="7FFA682B" w14:textId="3689A670" w:rsidR="008464F4" w:rsidRPr="008F20B5" w:rsidRDefault="008464F4">
            <w:pPr>
              <w:widowControl/>
              <w:jc w:val="center"/>
              <w:rPr>
                <w:ins w:id="2392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93" w:author="家興 余" w:date="2021-01-21T09:24:00Z">
                <w:pPr>
                  <w:widowControl/>
                </w:pPr>
              </w:pPrChange>
            </w:pPr>
            <w:ins w:id="2394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395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3B283BEF" w14:textId="52BEE23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1:新增;2:修改;4:刪除;5:查詢</w:t>
            </w:r>
          </w:p>
        </w:tc>
      </w:tr>
      <w:tr w:rsidR="008464F4" w:rsidRPr="008F20B5" w14:paraId="10847D68" w14:textId="77777777" w:rsidTr="004F05D7">
        <w:trPr>
          <w:trHeight w:val="20"/>
          <w:tblHeader/>
          <w:trPrChange w:id="2396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97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587E0FA3" w14:textId="206554E0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398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772AC04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399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3E1F1206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00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49034CDE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01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1EA8AE94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8" w:type="pct"/>
            <w:tcPrChange w:id="2402" w:author="家興 余" w:date="2021-03-18T10:07:00Z">
              <w:tcPr>
                <w:tcW w:w="1" w:type="pct"/>
                <w:gridSpan w:val="4"/>
              </w:tcPr>
            </w:tcPrChange>
          </w:tcPr>
          <w:p w14:paraId="4737FBE2" w14:textId="40C06E36" w:rsidR="008464F4" w:rsidRPr="008F20B5" w:rsidRDefault="008464F4">
            <w:pPr>
              <w:widowControl/>
              <w:jc w:val="center"/>
              <w:rPr>
                <w:ins w:id="2403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04" w:author="家興 余" w:date="2021-01-21T09:24:00Z">
                <w:pPr>
                  <w:widowControl/>
                </w:pPr>
              </w:pPrChange>
            </w:pPr>
            <w:ins w:id="2405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406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483E13A5" w14:textId="447B3F4B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A907ED6" w14:textId="77777777" w:rsidTr="004F05D7">
        <w:trPr>
          <w:trHeight w:val="20"/>
          <w:tblHeader/>
          <w:trPrChange w:id="2407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408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68226A8" w14:textId="45537199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09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A11F098" w14:textId="2D39D3C0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410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0D47D0D6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11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7235E83" w14:textId="1E7D2613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12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42ED86FB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8" w:type="pct"/>
            <w:tcPrChange w:id="2413" w:author="家興 余" w:date="2021-03-18T10:07:00Z">
              <w:tcPr>
                <w:tcW w:w="1" w:type="pct"/>
                <w:gridSpan w:val="4"/>
              </w:tcPr>
            </w:tcPrChange>
          </w:tcPr>
          <w:p w14:paraId="6F6E1385" w14:textId="6076C1ED" w:rsidR="008464F4" w:rsidRPr="008F20B5" w:rsidRDefault="008464F4">
            <w:pPr>
              <w:widowControl/>
              <w:jc w:val="center"/>
              <w:rPr>
                <w:ins w:id="2414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15" w:author="家興 余" w:date="2021-01-21T09:24:00Z">
                <w:pPr>
                  <w:widowControl/>
                </w:pPr>
              </w:pPrChange>
            </w:pPr>
            <w:ins w:id="2416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417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2D601849" w14:textId="49C6EC8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464F4" w:rsidRPr="008F20B5" w14:paraId="7D6BE395" w14:textId="77777777" w:rsidTr="004F05D7">
        <w:trPr>
          <w:trHeight w:val="20"/>
          <w:tblHeader/>
          <w:trPrChange w:id="2418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419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5458CF7" w14:textId="78DA9C8C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20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383DD478" w14:textId="75B492FA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ApplDate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421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370CD94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申請日期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22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2F88942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23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13B6643F" w14:textId="2B778538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8" w:type="pct"/>
            <w:tcPrChange w:id="2424" w:author="家興 余" w:date="2021-03-18T10:07:00Z">
              <w:tcPr>
                <w:tcW w:w="1" w:type="pct"/>
                <w:gridSpan w:val="4"/>
              </w:tcPr>
            </w:tcPrChange>
          </w:tcPr>
          <w:p w14:paraId="477A8584" w14:textId="75EA2993" w:rsidR="008464F4" w:rsidRPr="008F20B5" w:rsidRDefault="008464F4">
            <w:pPr>
              <w:widowControl/>
              <w:jc w:val="center"/>
              <w:rPr>
                <w:ins w:id="2425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26" w:author="家興 余" w:date="2021-01-21T09:24:00Z">
                <w:pPr>
                  <w:widowControl/>
                </w:pPr>
              </w:pPrChange>
            </w:pPr>
            <w:ins w:id="2427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hideMark/>
            <w:tcPrChange w:id="2428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730925D" w14:textId="6CEFD2E5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14:paraId="42176CE7" w14:textId="77777777" w:rsidTr="004F05D7">
        <w:trPr>
          <w:trHeight w:val="20"/>
          <w:tblHeader/>
          <w:trPrChange w:id="2429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430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1384004" w14:textId="31CE5255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31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45FCD6F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432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0FCF585D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申請商品代碼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33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07D95B8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34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0CE57496" w14:textId="3AAD80E9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68" w:type="pct"/>
            <w:tcPrChange w:id="2435" w:author="家興 余" w:date="2021-03-18T10:07:00Z">
              <w:tcPr>
                <w:tcW w:w="1" w:type="pct"/>
                <w:gridSpan w:val="4"/>
              </w:tcPr>
            </w:tcPrChange>
          </w:tcPr>
          <w:p w14:paraId="1ADF37F9" w14:textId="4FE0C1B5" w:rsidR="008464F4" w:rsidRPr="008F20B5" w:rsidRDefault="008464F4">
            <w:pPr>
              <w:widowControl/>
              <w:jc w:val="center"/>
              <w:rPr>
                <w:ins w:id="2436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37" w:author="家興 余" w:date="2021-01-21T09:24:00Z">
                <w:pPr>
                  <w:widowControl/>
                </w:pPr>
              </w:pPrChange>
            </w:pPr>
            <w:ins w:id="2438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439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59B64F92" w14:textId="4260E934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:rsidDel="00B63420" w14:paraId="7890A2E2" w14:textId="5B7902A5" w:rsidTr="00B63420">
        <w:tblPrEx>
          <w:tblPrExChange w:id="2440" w:author="家興 余" w:date="2021-03-18T10:07:00Z">
            <w:tblPrEx>
              <w:tblW w:w="5059" w:type="pct"/>
            </w:tblPrEx>
          </w:tblPrExChange>
        </w:tblPrEx>
        <w:trPr>
          <w:gridAfter w:val="1"/>
          <w:wAfter w:w="551" w:type="dxa"/>
          <w:trHeight w:val="20"/>
          <w:tblHeader/>
          <w:del w:id="2441" w:author="家興 余" w:date="2021-03-18T10:07:00Z"/>
          <w:trPrChange w:id="2442" w:author="家興 余" w:date="2021-03-18T10:07:00Z">
            <w:trPr>
              <w:gridAfter w:val="1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443" w:author="家興 余" w:date="2021-03-18T10:07:00Z">
              <w:tcPr>
                <w:tcW w:w="250" w:type="pct"/>
                <w:shd w:val="clear" w:color="auto" w:fill="auto"/>
              </w:tcPr>
            </w:tcPrChange>
          </w:tcPr>
          <w:p w14:paraId="63254139" w14:textId="0E73C5B6" w:rsidR="008464F4" w:rsidRPr="00B53C12" w:rsidDel="00B63420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del w:id="2444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45" w:author="v06v25n@yahoo.com.tw" w:date="2020-11-20T15:39:00Z">
                  <w:rPr>
                    <w:del w:id="2446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47" w:author="家興 余" w:date="2021-03-18T10:07:00Z">
              <w:tcPr>
                <w:tcW w:w="65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744122F" w14:textId="329CCA69" w:rsidR="008464F4" w:rsidRPr="00B53C12" w:rsidDel="00B63420" w:rsidRDefault="008464F4" w:rsidP="004C742C">
            <w:pPr>
              <w:widowControl/>
              <w:rPr>
                <w:del w:id="2448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49" w:author="v06v25n@yahoo.com.tw" w:date="2020-11-20T15:39:00Z">
                  <w:rPr>
                    <w:del w:id="2450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51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52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AcctCode</w:delText>
              </w:r>
            </w:del>
          </w:p>
        </w:tc>
        <w:tc>
          <w:tcPr>
            <w:tcW w:w="1934" w:type="pct"/>
            <w:shd w:val="clear" w:color="auto" w:fill="auto"/>
            <w:vAlign w:val="center"/>
            <w:hideMark/>
            <w:tcPrChange w:id="2453" w:author="家興 余" w:date="2021-03-18T10:07:00Z">
              <w:tcPr>
                <w:tcW w:w="1750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797A4CD1" w14:textId="663D183C" w:rsidR="008464F4" w:rsidRPr="00B53C12" w:rsidDel="00B63420" w:rsidRDefault="008464F4" w:rsidP="004C742C">
            <w:pPr>
              <w:widowControl/>
              <w:rPr>
                <w:del w:id="2454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55" w:author="v06v25n@yahoo.com.tw" w:date="2020-11-20T15:39:00Z">
                  <w:rPr>
                    <w:del w:id="2456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57" w:author="家興 余" w:date="2021-03-18T10:07:00Z">
              <w:r w:rsidRPr="00B53C12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2458" w:author="v06v25n@yahoo.com.tw" w:date="2020-11-20T15:39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申請科目</w:delText>
              </w:r>
            </w:del>
          </w:p>
        </w:tc>
        <w:tc>
          <w:tcPr>
            <w:tcW w:w="268" w:type="pct"/>
            <w:shd w:val="clear" w:color="auto" w:fill="auto"/>
            <w:vAlign w:val="center"/>
            <w:hideMark/>
            <w:tcPrChange w:id="2459" w:author="家興 余" w:date="2021-03-18T10:07:00Z">
              <w:tcPr>
                <w:tcW w:w="25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63E1F385" w14:textId="7C6886F2" w:rsidR="008464F4" w:rsidRPr="00B53C12" w:rsidDel="00B63420" w:rsidRDefault="008464F4" w:rsidP="004C742C">
            <w:pPr>
              <w:widowControl/>
              <w:jc w:val="center"/>
              <w:rPr>
                <w:del w:id="2460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61" w:author="v06v25n@yahoo.com.tw" w:date="2020-11-20T15:39:00Z">
                  <w:rPr>
                    <w:del w:id="2462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63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64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shd w:val="clear" w:color="auto" w:fill="auto"/>
            <w:vAlign w:val="center"/>
            <w:hideMark/>
            <w:tcPrChange w:id="2465" w:author="家興 余" w:date="2021-03-18T10:07:00Z">
              <w:tcPr>
                <w:tcW w:w="250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E48306C" w14:textId="20EB652E" w:rsidR="008464F4" w:rsidRPr="00B53C12" w:rsidDel="00B63420" w:rsidRDefault="008464F4" w:rsidP="004C742C">
            <w:pPr>
              <w:widowControl/>
              <w:jc w:val="center"/>
              <w:rPr>
                <w:del w:id="2466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67" w:author="v06v25n@yahoo.com.tw" w:date="2020-11-20T15:39:00Z">
                  <w:rPr>
                    <w:del w:id="2468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69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70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212" w:type="pct"/>
            <w:gridSpan w:val="2"/>
            <w:shd w:val="clear" w:color="auto" w:fill="auto"/>
            <w:vAlign w:val="center"/>
            <w:hideMark/>
            <w:tcPrChange w:id="2471" w:author="家興 余" w:date="2021-03-18T10:07:00Z">
              <w:tcPr>
                <w:tcW w:w="1100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627689C8" w14:textId="5916D1BC" w:rsidR="008464F4" w:rsidRPr="00B53C12" w:rsidDel="00B63420" w:rsidRDefault="008464F4" w:rsidP="004C742C">
            <w:pPr>
              <w:widowControl/>
              <w:rPr>
                <w:del w:id="2472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73" w:author="v06v25n@yahoo.com.tw" w:date="2020-11-20T15:39:00Z">
                  <w:rPr>
                    <w:del w:id="2474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75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76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</w:delText>
              </w:r>
            </w:del>
          </w:p>
        </w:tc>
      </w:tr>
      <w:tr w:rsidR="008464F4" w:rsidRPr="008F20B5" w14:paraId="16880D10" w14:textId="77777777" w:rsidTr="004F05D7">
        <w:trPr>
          <w:trHeight w:val="20"/>
          <w:tblHeader/>
          <w:trPrChange w:id="2477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478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2F06B740" w14:textId="4ED458CF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79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FB0F049" w14:textId="435FCD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480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31FEF8C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申請幣別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81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D9B0FD0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82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0BA5B67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8" w:type="pct"/>
            <w:tcPrChange w:id="2483" w:author="家興 余" w:date="2021-03-18T10:07:00Z">
              <w:tcPr>
                <w:tcW w:w="1" w:type="pct"/>
                <w:gridSpan w:val="4"/>
              </w:tcPr>
            </w:tcPrChange>
          </w:tcPr>
          <w:p w14:paraId="61426660" w14:textId="4B7C383D" w:rsidR="008464F4" w:rsidRPr="008F20B5" w:rsidRDefault="008464F4">
            <w:pPr>
              <w:widowControl/>
              <w:jc w:val="center"/>
              <w:rPr>
                <w:ins w:id="2484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85" w:author="家興 余" w:date="2021-01-21T09:24:00Z">
                <w:pPr>
                  <w:widowControl/>
                </w:pPr>
              </w:pPrChange>
            </w:pPr>
            <w:ins w:id="2486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487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68516B23" w14:textId="499E8433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5D7" w:rsidRPr="00CE3BEB" w14:paraId="4E346566" w14:textId="77777777" w:rsidTr="004F05D7">
        <w:tblPrEx>
          <w:tblPrExChange w:id="2488" w:author="家興 余" w:date="2021-03-19T16:35:00Z">
            <w:tblPrEx>
              <w:tblW w:w="5059" w:type="pct"/>
            </w:tblPrEx>
          </w:tblPrExChange>
        </w:tblPrEx>
        <w:trPr>
          <w:trHeight w:val="20"/>
          <w:tblHeader/>
          <w:ins w:id="2489" w:author="家興 余" w:date="2021-03-19T16:33:00Z"/>
          <w:trPrChange w:id="2490" w:author="家興 余" w:date="2021-03-19T16:35:00Z">
            <w:trPr>
              <w:gridAfter w:val="0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491" w:author="家興 余" w:date="2021-03-19T16:35:00Z">
              <w:tcPr>
                <w:tcW w:w="268" w:type="pct"/>
                <w:shd w:val="clear" w:color="auto" w:fill="auto"/>
              </w:tcPr>
            </w:tcPrChange>
          </w:tcPr>
          <w:p w14:paraId="20A6E2FD" w14:textId="77777777" w:rsidR="004F05D7" w:rsidRPr="004A1C2C" w:rsidRDefault="004F05D7" w:rsidP="004F05D7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ins w:id="2492" w:author="家興 余" w:date="2021-03-19T16:3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tcPrChange w:id="2493" w:author="家興 余" w:date="2021-03-19T16:35:00Z">
              <w:tcPr>
                <w:tcW w:w="783" w:type="pct"/>
                <w:gridSpan w:val="2"/>
                <w:shd w:val="clear" w:color="auto" w:fill="auto"/>
                <w:vAlign w:val="center"/>
              </w:tcPr>
            </w:tcPrChange>
          </w:tcPr>
          <w:p w14:paraId="3D5ED0B6" w14:textId="02FE792F" w:rsidR="004F05D7" w:rsidRPr="00CE3BEB" w:rsidRDefault="004F05D7" w:rsidP="004F05D7">
            <w:pPr>
              <w:widowControl/>
              <w:rPr>
                <w:ins w:id="2494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95" w:author="家興 余" w:date="2021-03-19T16:36:00Z">
                  <w:rPr>
                    <w:ins w:id="2496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497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498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IsLimit</w:t>
              </w:r>
            </w:ins>
          </w:p>
        </w:tc>
        <w:tc>
          <w:tcPr>
            <w:tcW w:w="1934" w:type="pct"/>
            <w:shd w:val="clear" w:color="auto" w:fill="auto"/>
            <w:vAlign w:val="center"/>
            <w:tcPrChange w:id="2499" w:author="家興 余" w:date="2021-03-19T16:35:00Z">
              <w:tcPr>
                <w:tcW w:w="1934" w:type="pct"/>
                <w:gridSpan w:val="3"/>
                <w:shd w:val="clear" w:color="auto" w:fill="auto"/>
                <w:vAlign w:val="center"/>
              </w:tcPr>
            </w:tcPrChange>
          </w:tcPr>
          <w:p w14:paraId="7979B6EC" w14:textId="6E2308DB" w:rsidR="004F05D7" w:rsidRPr="00CE3BEB" w:rsidRDefault="004F05D7" w:rsidP="004F05D7">
            <w:pPr>
              <w:widowControl/>
              <w:rPr>
                <w:ins w:id="2500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01" w:author="家興 余" w:date="2021-03-19T16:36:00Z">
                  <w:rPr>
                    <w:ins w:id="2502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03" w:author="家興 余" w:date="2021-03-19T16:33:00Z"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04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是否為授信限制對象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05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4D6B6FA6" w14:textId="71622AEB" w:rsidR="004F05D7" w:rsidRPr="00CE3BEB" w:rsidRDefault="004F05D7" w:rsidP="004F05D7">
            <w:pPr>
              <w:widowControl/>
              <w:jc w:val="center"/>
              <w:rPr>
                <w:ins w:id="2506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07" w:author="家興 余" w:date="2021-03-19T16:36:00Z">
                  <w:rPr>
                    <w:ins w:id="2508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09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10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11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2DA70D25" w14:textId="4E29D598" w:rsidR="004F05D7" w:rsidRPr="00CE3BEB" w:rsidRDefault="004F05D7" w:rsidP="004F05D7">
            <w:pPr>
              <w:widowControl/>
              <w:jc w:val="center"/>
              <w:rPr>
                <w:ins w:id="2512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13" w:author="家興 余" w:date="2021-03-19T16:36:00Z">
                  <w:rPr>
                    <w:ins w:id="2514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15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16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68" w:type="pct"/>
            <w:tcPrChange w:id="2517" w:author="家興 余" w:date="2021-03-19T16:35:00Z">
              <w:tcPr>
                <w:tcW w:w="268" w:type="pct"/>
              </w:tcPr>
            </w:tcPrChange>
          </w:tcPr>
          <w:p w14:paraId="7CB0161C" w14:textId="77777777" w:rsidR="004F05D7" w:rsidRPr="00CE3BEB" w:rsidRDefault="004F05D7" w:rsidP="004F05D7">
            <w:pPr>
              <w:widowControl/>
              <w:jc w:val="center"/>
              <w:rPr>
                <w:ins w:id="2518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19" w:author="家興 余" w:date="2021-03-19T16:36:00Z">
                  <w:rPr>
                    <w:ins w:id="2520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11" w:type="pct"/>
            <w:gridSpan w:val="2"/>
            <w:shd w:val="clear" w:color="auto" w:fill="auto"/>
            <w:tcPrChange w:id="2521" w:author="家興 余" w:date="2021-03-19T16:35:00Z">
              <w:tcPr>
                <w:tcW w:w="1212" w:type="pct"/>
                <w:gridSpan w:val="3"/>
                <w:shd w:val="clear" w:color="auto" w:fill="auto"/>
                <w:vAlign w:val="center"/>
              </w:tcPr>
            </w:tcPrChange>
          </w:tcPr>
          <w:p w14:paraId="0A4D2FEE" w14:textId="21EB9893" w:rsidR="004F05D7" w:rsidRPr="00CE3BEB" w:rsidRDefault="004F05D7" w:rsidP="004F05D7">
            <w:pPr>
              <w:widowControl/>
              <w:rPr>
                <w:ins w:id="2522" w:author="家興 余" w:date="2021-03-19T16:33:00Z"/>
                <w:rFonts w:ascii="標楷體" w:eastAsia="標楷體" w:hAnsi="標楷體" w:cs="新細明體"/>
                <w:color w:val="000000"/>
                <w:kern w:val="0"/>
              </w:rPr>
            </w:pPr>
            <w:ins w:id="2523" w:author="家興 余" w:date="2021-03-19T16:35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24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Y: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25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</w:t>
              </w:r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26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;N: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27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否</w:t>
              </w:r>
            </w:ins>
          </w:p>
        </w:tc>
      </w:tr>
      <w:tr w:rsidR="004F05D7" w:rsidRPr="00CE3BEB" w14:paraId="6263EE1D" w14:textId="77777777" w:rsidTr="004F05D7">
        <w:tblPrEx>
          <w:tblPrExChange w:id="2528" w:author="家興 余" w:date="2021-03-19T16:35:00Z">
            <w:tblPrEx>
              <w:tblW w:w="5059" w:type="pct"/>
            </w:tblPrEx>
          </w:tblPrExChange>
        </w:tblPrEx>
        <w:trPr>
          <w:trHeight w:val="20"/>
          <w:tblHeader/>
          <w:ins w:id="2529" w:author="家興 余" w:date="2021-03-19T16:33:00Z"/>
          <w:trPrChange w:id="2530" w:author="家興 余" w:date="2021-03-19T16:35:00Z">
            <w:trPr>
              <w:gridAfter w:val="0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531" w:author="家興 余" w:date="2021-03-19T16:35:00Z">
              <w:tcPr>
                <w:tcW w:w="268" w:type="pct"/>
                <w:shd w:val="clear" w:color="auto" w:fill="auto"/>
              </w:tcPr>
            </w:tcPrChange>
          </w:tcPr>
          <w:p w14:paraId="29814EB5" w14:textId="77777777" w:rsidR="004F05D7" w:rsidRPr="00CE3BEB" w:rsidRDefault="004F05D7" w:rsidP="004F05D7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ins w:id="2532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33" w:author="家興 余" w:date="2021-03-19T16:36:00Z">
                  <w:rPr>
                    <w:ins w:id="2534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83" w:type="pct"/>
            <w:shd w:val="clear" w:color="auto" w:fill="auto"/>
            <w:vAlign w:val="center"/>
            <w:tcPrChange w:id="2535" w:author="家興 余" w:date="2021-03-19T16:35:00Z">
              <w:tcPr>
                <w:tcW w:w="783" w:type="pct"/>
                <w:gridSpan w:val="2"/>
                <w:shd w:val="clear" w:color="auto" w:fill="auto"/>
                <w:vAlign w:val="center"/>
              </w:tcPr>
            </w:tcPrChange>
          </w:tcPr>
          <w:p w14:paraId="60B54015" w14:textId="77BA84B3" w:rsidR="004F05D7" w:rsidRPr="00CE3BEB" w:rsidRDefault="004F05D7" w:rsidP="004F05D7">
            <w:pPr>
              <w:widowControl/>
              <w:rPr>
                <w:ins w:id="2536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37" w:author="家興 余" w:date="2021-03-19T16:36:00Z">
                  <w:rPr>
                    <w:ins w:id="2538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39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40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IsRelated</w:t>
              </w:r>
            </w:ins>
          </w:p>
        </w:tc>
        <w:tc>
          <w:tcPr>
            <w:tcW w:w="1934" w:type="pct"/>
            <w:shd w:val="clear" w:color="auto" w:fill="auto"/>
            <w:vAlign w:val="center"/>
            <w:tcPrChange w:id="2541" w:author="家興 余" w:date="2021-03-19T16:35:00Z">
              <w:tcPr>
                <w:tcW w:w="1934" w:type="pct"/>
                <w:gridSpan w:val="3"/>
                <w:shd w:val="clear" w:color="auto" w:fill="auto"/>
                <w:vAlign w:val="center"/>
              </w:tcPr>
            </w:tcPrChange>
          </w:tcPr>
          <w:p w14:paraId="246846AA" w14:textId="4E140553" w:rsidR="004F05D7" w:rsidRPr="00CE3BEB" w:rsidRDefault="004F05D7" w:rsidP="004F05D7">
            <w:pPr>
              <w:widowControl/>
              <w:rPr>
                <w:ins w:id="2542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43" w:author="家興 余" w:date="2021-03-19T16:36:00Z">
                  <w:rPr>
                    <w:ins w:id="2544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45" w:author="家興 余" w:date="2021-03-19T16:33:00Z"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46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是否為利害關係人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47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4F6BA3DA" w14:textId="5BF05996" w:rsidR="004F05D7" w:rsidRPr="00CE3BEB" w:rsidRDefault="004F05D7" w:rsidP="004F05D7">
            <w:pPr>
              <w:widowControl/>
              <w:jc w:val="center"/>
              <w:rPr>
                <w:ins w:id="2548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49" w:author="家興 余" w:date="2021-03-19T16:36:00Z">
                  <w:rPr>
                    <w:ins w:id="2550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51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52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53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6F79AF98" w14:textId="77FCA1CE" w:rsidR="004F05D7" w:rsidRPr="00CE3BEB" w:rsidRDefault="004F05D7" w:rsidP="004F05D7">
            <w:pPr>
              <w:widowControl/>
              <w:jc w:val="center"/>
              <w:rPr>
                <w:ins w:id="2554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55" w:author="家興 余" w:date="2021-03-19T16:36:00Z">
                  <w:rPr>
                    <w:ins w:id="2556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57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58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68" w:type="pct"/>
            <w:tcPrChange w:id="2559" w:author="家興 余" w:date="2021-03-19T16:35:00Z">
              <w:tcPr>
                <w:tcW w:w="268" w:type="pct"/>
              </w:tcPr>
            </w:tcPrChange>
          </w:tcPr>
          <w:p w14:paraId="2A524C69" w14:textId="77777777" w:rsidR="004F05D7" w:rsidRPr="00CE3BEB" w:rsidRDefault="004F05D7" w:rsidP="004F05D7">
            <w:pPr>
              <w:widowControl/>
              <w:jc w:val="center"/>
              <w:rPr>
                <w:ins w:id="2560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61" w:author="家興 余" w:date="2021-03-19T16:36:00Z">
                  <w:rPr>
                    <w:ins w:id="2562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11" w:type="pct"/>
            <w:gridSpan w:val="2"/>
            <w:shd w:val="clear" w:color="auto" w:fill="auto"/>
            <w:tcPrChange w:id="2563" w:author="家興 余" w:date="2021-03-19T16:35:00Z">
              <w:tcPr>
                <w:tcW w:w="1212" w:type="pct"/>
                <w:gridSpan w:val="3"/>
                <w:shd w:val="clear" w:color="auto" w:fill="auto"/>
                <w:vAlign w:val="center"/>
              </w:tcPr>
            </w:tcPrChange>
          </w:tcPr>
          <w:p w14:paraId="324A2B17" w14:textId="6649004A" w:rsidR="004F05D7" w:rsidRPr="00CE3BEB" w:rsidRDefault="004F05D7" w:rsidP="004F05D7">
            <w:pPr>
              <w:widowControl/>
              <w:rPr>
                <w:ins w:id="2564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65" w:author="家興 余" w:date="2021-03-19T16:36:00Z">
                  <w:rPr>
                    <w:ins w:id="2566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67" w:author="家興 余" w:date="2021-03-19T16:35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68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Y: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69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</w:t>
              </w:r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70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;N: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71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否</w:t>
              </w:r>
            </w:ins>
          </w:p>
        </w:tc>
      </w:tr>
      <w:tr w:rsidR="004F05D7" w:rsidRPr="008F20B5" w14:paraId="43DEA744" w14:textId="77777777" w:rsidTr="004F05D7">
        <w:tblPrEx>
          <w:tblPrExChange w:id="2572" w:author="家興 余" w:date="2021-03-19T16:35:00Z">
            <w:tblPrEx>
              <w:tblW w:w="5059" w:type="pct"/>
            </w:tblPrEx>
          </w:tblPrExChange>
        </w:tblPrEx>
        <w:trPr>
          <w:trHeight w:val="20"/>
          <w:tblHeader/>
          <w:ins w:id="2573" w:author="家興 余" w:date="2021-03-19T16:33:00Z"/>
          <w:trPrChange w:id="2574" w:author="家興 余" w:date="2021-03-19T16:35:00Z">
            <w:trPr>
              <w:gridAfter w:val="0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575" w:author="家興 余" w:date="2021-03-19T16:35:00Z">
              <w:tcPr>
                <w:tcW w:w="268" w:type="pct"/>
                <w:shd w:val="clear" w:color="auto" w:fill="auto"/>
              </w:tcPr>
            </w:tcPrChange>
          </w:tcPr>
          <w:p w14:paraId="6A4F8389" w14:textId="77777777" w:rsidR="004F05D7" w:rsidRPr="00CE3BEB" w:rsidRDefault="004F05D7" w:rsidP="004F05D7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ins w:id="2576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77" w:author="家興 余" w:date="2021-03-19T16:36:00Z">
                  <w:rPr>
                    <w:ins w:id="2578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83" w:type="pct"/>
            <w:shd w:val="clear" w:color="auto" w:fill="auto"/>
            <w:vAlign w:val="center"/>
            <w:tcPrChange w:id="2579" w:author="家興 余" w:date="2021-03-19T16:35:00Z">
              <w:tcPr>
                <w:tcW w:w="783" w:type="pct"/>
                <w:gridSpan w:val="2"/>
                <w:shd w:val="clear" w:color="auto" w:fill="auto"/>
                <w:vAlign w:val="center"/>
              </w:tcPr>
            </w:tcPrChange>
          </w:tcPr>
          <w:p w14:paraId="07760427" w14:textId="392F1B52" w:rsidR="004F05D7" w:rsidRPr="00CE3BEB" w:rsidRDefault="004F05D7" w:rsidP="004F05D7">
            <w:pPr>
              <w:widowControl/>
              <w:rPr>
                <w:ins w:id="2580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81" w:author="家興 余" w:date="2021-03-19T16:36:00Z">
                  <w:rPr>
                    <w:ins w:id="2582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83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84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IsLnrelNear</w:t>
              </w:r>
            </w:ins>
          </w:p>
        </w:tc>
        <w:tc>
          <w:tcPr>
            <w:tcW w:w="1934" w:type="pct"/>
            <w:shd w:val="clear" w:color="auto" w:fill="auto"/>
            <w:vAlign w:val="center"/>
            <w:tcPrChange w:id="2585" w:author="家興 余" w:date="2021-03-19T16:35:00Z">
              <w:tcPr>
                <w:tcW w:w="1934" w:type="pct"/>
                <w:gridSpan w:val="3"/>
                <w:shd w:val="clear" w:color="auto" w:fill="auto"/>
                <w:vAlign w:val="center"/>
              </w:tcPr>
            </w:tcPrChange>
          </w:tcPr>
          <w:p w14:paraId="5589F66D" w14:textId="16291244" w:rsidR="004F05D7" w:rsidRPr="00CE3BEB" w:rsidRDefault="004F05D7" w:rsidP="004F05D7">
            <w:pPr>
              <w:widowControl/>
              <w:rPr>
                <w:ins w:id="2586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87" w:author="家興 余" w:date="2021-03-19T16:36:00Z">
                  <w:rPr>
                    <w:ins w:id="2588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89" w:author="家興 余" w:date="2021-03-19T16:33:00Z"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90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是否為準利害關係人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91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28BF9E86" w14:textId="2BEE391F" w:rsidR="004F05D7" w:rsidRPr="00CE3BEB" w:rsidRDefault="004F05D7" w:rsidP="004F05D7">
            <w:pPr>
              <w:widowControl/>
              <w:jc w:val="center"/>
              <w:rPr>
                <w:ins w:id="2592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93" w:author="家興 余" w:date="2021-03-19T16:36:00Z">
                  <w:rPr>
                    <w:ins w:id="2594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95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96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97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5A3135DF" w14:textId="2B7E83FA" w:rsidR="004F05D7" w:rsidRPr="00CE3BEB" w:rsidRDefault="004F05D7" w:rsidP="004F05D7">
            <w:pPr>
              <w:widowControl/>
              <w:jc w:val="center"/>
              <w:rPr>
                <w:ins w:id="2598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99" w:author="家興 余" w:date="2021-03-19T16:36:00Z">
                  <w:rPr>
                    <w:ins w:id="2600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601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602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68" w:type="pct"/>
            <w:tcPrChange w:id="2603" w:author="家興 余" w:date="2021-03-19T16:35:00Z">
              <w:tcPr>
                <w:tcW w:w="268" w:type="pct"/>
              </w:tcPr>
            </w:tcPrChange>
          </w:tcPr>
          <w:p w14:paraId="2CEC98E2" w14:textId="77777777" w:rsidR="004F05D7" w:rsidRPr="00CE3BEB" w:rsidRDefault="004F05D7" w:rsidP="004F05D7">
            <w:pPr>
              <w:widowControl/>
              <w:jc w:val="center"/>
              <w:rPr>
                <w:ins w:id="2604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605" w:author="家興 余" w:date="2021-03-19T16:36:00Z">
                  <w:rPr>
                    <w:ins w:id="2606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11" w:type="pct"/>
            <w:gridSpan w:val="2"/>
            <w:shd w:val="clear" w:color="auto" w:fill="auto"/>
            <w:tcPrChange w:id="2607" w:author="家興 余" w:date="2021-03-19T16:35:00Z">
              <w:tcPr>
                <w:tcW w:w="1212" w:type="pct"/>
                <w:gridSpan w:val="3"/>
                <w:shd w:val="clear" w:color="auto" w:fill="auto"/>
                <w:vAlign w:val="center"/>
              </w:tcPr>
            </w:tcPrChange>
          </w:tcPr>
          <w:p w14:paraId="0BB1ED06" w14:textId="199CFC43" w:rsidR="004F05D7" w:rsidRPr="008F20B5" w:rsidRDefault="004F05D7" w:rsidP="004F05D7">
            <w:pPr>
              <w:widowControl/>
              <w:rPr>
                <w:ins w:id="2608" w:author="家興 余" w:date="2021-03-19T16:33:00Z"/>
                <w:rFonts w:ascii="標楷體" w:eastAsia="標楷體" w:hAnsi="標楷體" w:cs="新細明體"/>
                <w:color w:val="000000"/>
                <w:kern w:val="0"/>
              </w:rPr>
            </w:pPr>
            <w:ins w:id="2609" w:author="家興 余" w:date="2021-03-19T16:35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610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Y: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611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</w:t>
              </w:r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612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;N: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613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否</w:t>
              </w:r>
            </w:ins>
          </w:p>
        </w:tc>
      </w:tr>
      <w:tr w:rsidR="008464F4" w:rsidRPr="008F20B5" w14:paraId="1280276C" w14:textId="77777777" w:rsidTr="004F05D7">
        <w:trPr>
          <w:trHeight w:val="20"/>
          <w:tblHeader/>
          <w:trPrChange w:id="2614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1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C69CF23" w14:textId="196E750C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616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23C77FE" w14:textId="3D8D0C13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TimApplAmt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617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64D3EB91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申請金額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18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3100FE88" w14:textId="12F3E29E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2619" w:author="家興 余" w:date="2020-12-30T09:52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2620" w:author="家興 余" w:date="2020-12-30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8" w:type="pct"/>
            <w:shd w:val="clear" w:color="auto" w:fill="auto"/>
            <w:vAlign w:val="center"/>
            <w:hideMark/>
            <w:tcPrChange w:id="2621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0E31849F" w14:textId="13E76760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68" w:type="pct"/>
            <w:tcPrChange w:id="2622" w:author="家興 余" w:date="2021-03-18T10:07:00Z">
              <w:tcPr>
                <w:tcW w:w="1" w:type="pct"/>
                <w:gridSpan w:val="4"/>
              </w:tcPr>
            </w:tcPrChange>
          </w:tcPr>
          <w:p w14:paraId="7F8F902B" w14:textId="3265734E" w:rsidR="008464F4" w:rsidRPr="008F20B5" w:rsidDel="004444BD" w:rsidRDefault="008464F4">
            <w:pPr>
              <w:widowControl/>
              <w:jc w:val="center"/>
              <w:rPr>
                <w:ins w:id="2623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24" w:author="家興 余" w:date="2021-01-21T09:24:00Z">
                <w:pPr>
                  <w:widowControl/>
                </w:pPr>
              </w:pPrChange>
            </w:pPr>
            <w:ins w:id="2625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626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1CB979BE" w14:textId="4B5E6683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2627" w:author="家興 余" w:date="2020-12-30T09:52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464F4" w:rsidRPr="008F20B5" w14:paraId="0F726162" w14:textId="77777777" w:rsidTr="004F05D7">
        <w:trPr>
          <w:trHeight w:val="20"/>
          <w:tblHeader/>
          <w:trPrChange w:id="2628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29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10B31063" w14:textId="2E143E80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630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40885DA3" w14:textId="279F8AC0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631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4A7D0E7B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32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3AA15D79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33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5B8BCE29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34" w:author="家興 余" w:date="2021-03-18T10:07:00Z">
              <w:tcPr>
                <w:tcW w:w="1" w:type="pct"/>
                <w:gridSpan w:val="4"/>
              </w:tcPr>
            </w:tcPrChange>
          </w:tcPr>
          <w:p w14:paraId="69D0E466" w14:textId="77777777" w:rsidR="008464F4" w:rsidRPr="008F20B5" w:rsidRDefault="008464F4">
            <w:pPr>
              <w:widowControl/>
              <w:jc w:val="center"/>
              <w:rPr>
                <w:ins w:id="2635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36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637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1D70E79E" w14:textId="419AC6FE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6F4747E" w14:textId="77777777" w:rsidTr="004F05D7">
        <w:trPr>
          <w:trHeight w:val="20"/>
          <w:tblHeader/>
          <w:trPrChange w:id="2638" w:author="家興 余" w:date="2021-03-18T10:07:00Z">
            <w:trPr>
              <w:trHeight w:val="2743"/>
              <w:tblHeader/>
            </w:trPr>
          </w:trPrChange>
        </w:trPr>
        <w:tc>
          <w:tcPr>
            <w:tcW w:w="268" w:type="pct"/>
            <w:shd w:val="clear" w:color="auto" w:fill="auto"/>
            <w:tcPrChange w:id="2639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9ECDF5D" w14:textId="59AE6E32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640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F41FCCE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PieceCode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641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718C34CA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計件代碼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42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AD20DF0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43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576D8109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shd w:val="clear" w:color="auto" w:fill="auto"/>
            <w:tcPrChange w:id="2644" w:author="家興 余" w:date="2021-03-18T10:07:00Z">
              <w:tcPr>
                <w:tcW w:w="1" w:type="pct"/>
                <w:gridSpan w:val="4"/>
                <w:shd w:val="clear" w:color="auto" w:fill="auto"/>
              </w:tcPr>
            </w:tcPrChange>
          </w:tcPr>
          <w:p w14:paraId="0E1A7AB7" w14:textId="2C3D6BBE" w:rsidR="008464F4" w:rsidRPr="008F20B5" w:rsidRDefault="008464F4">
            <w:pPr>
              <w:widowControl/>
              <w:spacing w:line="240" w:lineRule="exact"/>
              <w:jc w:val="center"/>
              <w:rPr>
                <w:ins w:id="2645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46" w:author="家興 余" w:date="2021-01-21T09:24:00Z">
                <w:pPr>
                  <w:widowControl/>
                  <w:spacing w:line="240" w:lineRule="exact"/>
                </w:pPr>
              </w:pPrChange>
            </w:pPr>
            <w:ins w:id="2647" w:author="家興 余" w:date="2021-01-21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vAlign w:val="center"/>
            <w:tcPrChange w:id="2648" w:author="家興 余" w:date="2021-03-18T10:07:00Z">
              <w:tcPr>
                <w:tcW w:w="1318" w:type="pct"/>
                <w:gridSpan w:val="3"/>
                <w:vAlign w:val="center"/>
              </w:tcPr>
            </w:tcPrChange>
          </w:tcPr>
          <w:p w14:paraId="09C49A14" w14:textId="79E3B481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49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5657B1B4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0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D492852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1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7A9CBB23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2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69C4168A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3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</w:t>
            </w:r>
          </w:p>
          <w:p w14:paraId="22A18A78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4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2A49EB5F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5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0D763D1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6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121D2DA2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7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046C5820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8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展期件</w:t>
            </w:r>
          </w:p>
          <w:p w14:paraId="4B7D86E9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9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六個月動支</w:t>
            </w:r>
          </w:p>
          <w:p w14:paraId="29AD76D5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60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服務件</w:t>
            </w:r>
          </w:p>
          <w:p w14:paraId="7EB48937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61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特殊件</w:t>
            </w:r>
          </w:p>
          <w:p w14:paraId="1EFC0FBC" w14:textId="6F00F9E4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62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固特利契轉</w:t>
            </w:r>
          </w:p>
        </w:tc>
      </w:tr>
      <w:tr w:rsidR="008464F4" w:rsidRPr="008F20B5" w14:paraId="0DB71904" w14:textId="77777777" w:rsidTr="004F05D7">
        <w:trPr>
          <w:trHeight w:val="20"/>
          <w:tblHeader/>
          <w:trPrChange w:id="2663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64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61478B9" w14:textId="13C648C3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65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A6835D7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66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AE62A7B" w14:textId="3B0E4585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授信人員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67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AF8A56C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68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FEEF9ED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69" w:author="家興 余" w:date="2021-03-18T10:07:00Z">
              <w:tcPr>
                <w:tcW w:w="1" w:type="pct"/>
                <w:gridSpan w:val="4"/>
              </w:tcPr>
            </w:tcPrChange>
          </w:tcPr>
          <w:p w14:paraId="13F261E4" w14:textId="22BBD910" w:rsidR="008464F4" w:rsidRPr="008F20B5" w:rsidRDefault="008464F4">
            <w:pPr>
              <w:widowControl/>
              <w:jc w:val="center"/>
              <w:rPr>
                <w:ins w:id="2670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71" w:author="家興 余" w:date="2021-01-21T09:24:00Z">
                <w:pPr>
                  <w:widowControl/>
                </w:pPr>
              </w:pPrChange>
            </w:pPr>
            <w:ins w:id="2672" w:author="家興 余" w:date="2021-01-21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73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DF6BCD5" w14:textId="28E27D6C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69FAD84" w14:textId="77777777" w:rsidTr="004F05D7">
        <w:trPr>
          <w:trHeight w:val="20"/>
          <w:tblHeader/>
          <w:trPrChange w:id="2674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7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22EB1535" w14:textId="38E21717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76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F995AF0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LoanOfficer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77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9426402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放款專員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78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3036AC1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79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52359A2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80" w:author="家興 余" w:date="2021-03-18T10:07:00Z">
              <w:tcPr>
                <w:tcW w:w="1" w:type="pct"/>
                <w:gridSpan w:val="4"/>
              </w:tcPr>
            </w:tcPrChange>
          </w:tcPr>
          <w:p w14:paraId="6D2BCC68" w14:textId="77777777" w:rsidR="008464F4" w:rsidRPr="008F20B5" w:rsidRDefault="008464F4">
            <w:pPr>
              <w:widowControl/>
              <w:jc w:val="center"/>
              <w:rPr>
                <w:ins w:id="268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82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83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8328EDF" w14:textId="54A23082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8D32424" w14:textId="77777777" w:rsidTr="004F05D7">
        <w:trPr>
          <w:trHeight w:val="20"/>
          <w:tblHeader/>
          <w:trPrChange w:id="2684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8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60A9B20" w14:textId="549C9450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86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FEE19A2" w14:textId="6B761320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87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5A0AD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88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5E62F2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89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106C862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90" w:author="家興 余" w:date="2021-03-18T10:07:00Z">
              <w:tcPr>
                <w:tcW w:w="1" w:type="pct"/>
                <w:gridSpan w:val="4"/>
              </w:tcPr>
            </w:tcPrChange>
          </w:tcPr>
          <w:p w14:paraId="71535D81" w14:textId="77777777" w:rsidR="008464F4" w:rsidRPr="008F20B5" w:rsidRDefault="008464F4">
            <w:pPr>
              <w:widowControl/>
              <w:jc w:val="center"/>
              <w:rPr>
                <w:ins w:id="269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92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93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C425C14" w14:textId="444DA22C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2D2059B6" w14:textId="77777777" w:rsidTr="004F05D7">
        <w:trPr>
          <w:trHeight w:val="20"/>
          <w:tblHeader/>
          <w:trPrChange w:id="2694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9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5B407863" w14:textId="6469EB88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96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3574568" w14:textId="4E7D99DF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District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97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0E7FA5" w14:textId="77777777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區部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98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543C71E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99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43A8C23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700" w:author="家興 余" w:date="2021-03-18T10:07:00Z">
              <w:tcPr>
                <w:tcW w:w="1" w:type="pct"/>
                <w:gridSpan w:val="4"/>
              </w:tcPr>
            </w:tcPrChange>
          </w:tcPr>
          <w:p w14:paraId="298C7AE4" w14:textId="77777777" w:rsidR="008464F4" w:rsidRPr="008F20B5" w:rsidRDefault="008464F4">
            <w:pPr>
              <w:widowControl/>
              <w:jc w:val="center"/>
              <w:rPr>
                <w:ins w:id="270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02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703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51EE412" w14:textId="263710CE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27C2DA8C" w14:textId="77777777" w:rsidTr="004F05D7">
        <w:trPr>
          <w:trHeight w:val="20"/>
          <w:tblHeader/>
          <w:trPrChange w:id="2704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70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D9ABB72" w14:textId="30BCB6CC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706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4160118" w14:textId="52BD87B3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707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B34D926" w14:textId="4C0BC4D4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08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57B6210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09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96E0929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710" w:author="家興 余" w:date="2021-03-18T10:07:00Z">
              <w:tcPr>
                <w:tcW w:w="1" w:type="pct"/>
                <w:gridSpan w:val="4"/>
              </w:tcPr>
            </w:tcPrChange>
          </w:tcPr>
          <w:p w14:paraId="4D8A79D3" w14:textId="77777777" w:rsidR="008464F4" w:rsidRPr="008F20B5" w:rsidRDefault="008464F4">
            <w:pPr>
              <w:widowControl/>
              <w:jc w:val="center"/>
              <w:rPr>
                <w:ins w:id="271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12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713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D621B6C" w14:textId="0D533E52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4F9113D" w14:textId="77777777" w:rsidTr="004F05D7">
        <w:trPr>
          <w:trHeight w:val="20"/>
          <w:tblHeader/>
          <w:trPrChange w:id="2714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71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FF2E7DA" w14:textId="77777777" w:rsidR="008464F4" w:rsidRPr="008F20B5" w:rsidDel="00B24897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tcPrChange w:id="2716" w:author="家興 余" w:date="2021-03-18T10:07:00Z">
              <w:tcPr>
                <w:tcW w:w="1507" w:type="pct"/>
                <w:gridSpan w:val="2"/>
                <w:shd w:val="clear" w:color="auto" w:fill="auto"/>
                <w:noWrap/>
              </w:tcPr>
            </w:tcPrChange>
          </w:tcPr>
          <w:p w14:paraId="24B58CBC" w14:textId="00A2E3A0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</w:p>
        </w:tc>
        <w:tc>
          <w:tcPr>
            <w:tcW w:w="1934" w:type="pct"/>
            <w:shd w:val="clear" w:color="auto" w:fill="auto"/>
            <w:noWrap/>
            <w:tcPrChange w:id="2717" w:author="家興 余" w:date="2021-03-18T10:07:00Z">
              <w:tcPr>
                <w:tcW w:w="768" w:type="pct"/>
                <w:shd w:val="clear" w:color="auto" w:fill="auto"/>
                <w:noWrap/>
              </w:tcPr>
            </w:tcPrChange>
          </w:tcPr>
          <w:p w14:paraId="63E4C98F" w14:textId="04033098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268" w:type="pct"/>
            <w:shd w:val="clear" w:color="auto" w:fill="auto"/>
            <w:noWrap/>
            <w:vAlign w:val="center"/>
            <w:tcPrChange w:id="2718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B1554CE" w14:textId="096BE4EE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tcPrChange w:id="2719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C634537" w14:textId="0B3A35CB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720" w:author="家興 余" w:date="2021-03-18T10:07:00Z">
              <w:tcPr>
                <w:tcW w:w="1" w:type="pct"/>
                <w:gridSpan w:val="4"/>
              </w:tcPr>
            </w:tcPrChange>
          </w:tcPr>
          <w:p w14:paraId="7792B30A" w14:textId="77777777" w:rsidR="008464F4" w:rsidRPr="008F20B5" w:rsidDel="004C742C" w:rsidRDefault="008464F4">
            <w:pPr>
              <w:widowControl/>
              <w:jc w:val="center"/>
              <w:rPr>
                <w:ins w:id="272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22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723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7633BC6" w14:textId="547069AB" w:rsidR="008464F4" w:rsidRPr="008F20B5" w:rsidDel="004C742C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8F323E4" w14:textId="77777777" w:rsidTr="004F05D7">
        <w:trPr>
          <w:trHeight w:val="20"/>
          <w:tblHeader/>
          <w:trPrChange w:id="2724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72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39806861" w14:textId="5AB6DCE0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726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E31253C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ProcessCode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727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6E3A07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處理情形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28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5B4E01B" w14:textId="1BE91D1C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29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706432C" w14:textId="77777777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tcPrChange w:id="2730" w:author="家興 余" w:date="2021-03-18T10:07:00Z">
              <w:tcPr>
                <w:tcW w:w="1" w:type="pct"/>
                <w:gridSpan w:val="4"/>
              </w:tcPr>
            </w:tcPrChange>
          </w:tcPr>
          <w:p w14:paraId="508FD4DF" w14:textId="5F62CF9D" w:rsidR="008464F4" w:rsidRPr="000C62BF" w:rsidRDefault="008464F4">
            <w:pPr>
              <w:widowControl/>
              <w:jc w:val="center"/>
              <w:rPr>
                <w:ins w:id="273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32" w:author="家興 余" w:date="2021-01-21T09:24:00Z">
                <w:pPr>
                  <w:widowControl/>
                </w:pPr>
              </w:pPrChange>
            </w:pPr>
            <w:ins w:id="2733" w:author="家興 余" w:date="2021-01-21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hideMark/>
            <w:tcPrChange w:id="2734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64BE73F" w14:textId="51EB7261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2735" w:author="ST1" w:date="2020-12-15T13:28:00Z">
              <w:r w:rsidRPr="000C62B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0:受理中</w:t>
              </w:r>
            </w:ins>
          </w:p>
        </w:tc>
      </w:tr>
      <w:tr w:rsidR="008464F4" w:rsidRPr="008F20B5" w14:paraId="324E4121" w14:textId="77777777" w:rsidTr="004F05D7">
        <w:trPr>
          <w:trHeight w:val="20"/>
          <w:tblHeader/>
          <w:trPrChange w:id="2736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737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018D5E32" w14:textId="1A0FB39C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738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7636700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739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B7345BE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40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04747BB" w14:textId="77777777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41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9978785" w14:textId="77777777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8" w:type="pct"/>
            <w:tcPrChange w:id="2742" w:author="家興 余" w:date="2021-03-18T10:07:00Z">
              <w:tcPr>
                <w:tcW w:w="1" w:type="pct"/>
                <w:gridSpan w:val="4"/>
              </w:tcPr>
            </w:tcPrChange>
          </w:tcPr>
          <w:p w14:paraId="73AB5A34" w14:textId="77777777" w:rsidR="008464F4" w:rsidRPr="008F20B5" w:rsidRDefault="008464F4">
            <w:pPr>
              <w:widowControl/>
              <w:jc w:val="center"/>
              <w:rPr>
                <w:ins w:id="2743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44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hideMark/>
            <w:tcPrChange w:id="2745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536CC73" w14:textId="38E63C7D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3560320E" w14:textId="77777777" w:rsidR="00167D24" w:rsidRDefault="00167D24" w:rsidP="00167D24">
      <w:pPr>
        <w:ind w:leftChars="500" w:left="1200"/>
        <w:rPr>
          <w:ins w:id="2746" w:author="ST1" w:date="2020-12-02T07:59:00Z"/>
          <w:rFonts w:ascii="標楷體" w:eastAsia="標楷體" w:hAnsi="標楷體"/>
        </w:rPr>
      </w:pPr>
    </w:p>
    <w:p w14:paraId="466D1DF9" w14:textId="77777777" w:rsidR="00167D24" w:rsidRPr="000028F1" w:rsidRDefault="00167D24" w:rsidP="00167D24">
      <w:pPr>
        <w:spacing w:line="140" w:lineRule="atLeast"/>
        <w:ind w:leftChars="200" w:left="480"/>
        <w:rPr>
          <w:ins w:id="2747" w:author="ST1" w:date="2020-12-02T07:59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2748" w:author="ST1" w:date="2020-12-02T07:59:00Z">
        <w:r w:rsidRPr="000028F1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0028F1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167D24" w:rsidRPr="00D940B1" w14:paraId="6CD00D40" w14:textId="77777777" w:rsidTr="00167D24">
        <w:trPr>
          <w:ins w:id="2749" w:author="ST1" w:date="2020-12-02T07:5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23BFF5" w14:textId="77777777" w:rsidR="00167D24" w:rsidRPr="000028F1" w:rsidRDefault="00167D24" w:rsidP="00167D24">
            <w:pPr>
              <w:widowControl/>
              <w:jc w:val="center"/>
              <w:rPr>
                <w:ins w:id="2750" w:author="ST1" w:date="2020-12-02T07:59:00Z"/>
                <w:rFonts w:ascii="標楷體" w:eastAsia="標楷體" w:hAnsi="標楷體"/>
                <w:bCs/>
                <w:color w:val="0070C0"/>
              </w:rPr>
            </w:pPr>
            <w:ins w:id="2751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lastRenderedPageBreak/>
                <w:t>序</w:t>
              </w:r>
            </w:ins>
          </w:p>
          <w:p w14:paraId="6D88066C" w14:textId="77777777" w:rsidR="00167D24" w:rsidRPr="000028F1" w:rsidRDefault="00167D24" w:rsidP="00167D24">
            <w:pPr>
              <w:widowControl/>
              <w:jc w:val="center"/>
              <w:rPr>
                <w:ins w:id="2752" w:author="ST1" w:date="2020-12-02T07:59:00Z"/>
                <w:rFonts w:ascii="標楷體" w:eastAsia="標楷體" w:hAnsi="標楷體"/>
                <w:bCs/>
                <w:color w:val="0070C0"/>
              </w:rPr>
            </w:pPr>
            <w:ins w:id="2753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B5712" w14:textId="77777777" w:rsidR="00167D24" w:rsidRPr="000028F1" w:rsidRDefault="00167D24" w:rsidP="00167D24">
            <w:pPr>
              <w:widowControl/>
              <w:jc w:val="center"/>
              <w:rPr>
                <w:ins w:id="2754" w:author="ST1" w:date="2020-12-02T07:59:00Z"/>
                <w:rFonts w:ascii="標楷體" w:eastAsia="標楷體" w:hAnsi="標楷體"/>
                <w:bCs/>
                <w:color w:val="0070C0"/>
              </w:rPr>
            </w:pPr>
            <w:ins w:id="2755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80E81" w14:textId="77777777" w:rsidR="00167D24" w:rsidRPr="000028F1" w:rsidRDefault="00167D24" w:rsidP="00167D24">
            <w:pPr>
              <w:widowControl/>
              <w:jc w:val="center"/>
              <w:rPr>
                <w:ins w:id="2756" w:author="ST1" w:date="2020-12-02T07:59:00Z"/>
                <w:rFonts w:ascii="標楷體" w:eastAsia="標楷體" w:hAnsi="標楷體"/>
                <w:bCs/>
                <w:color w:val="0070C0"/>
              </w:rPr>
            </w:pPr>
            <w:ins w:id="2757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5130D8" w14:textId="77777777" w:rsidR="00167D24" w:rsidRPr="000028F1" w:rsidRDefault="00167D24" w:rsidP="00167D24">
            <w:pPr>
              <w:widowControl/>
              <w:jc w:val="center"/>
              <w:rPr>
                <w:ins w:id="2758" w:author="ST1" w:date="2020-12-02T07:59:00Z"/>
                <w:rFonts w:ascii="標楷體" w:eastAsia="標楷體" w:hAnsi="標楷體"/>
                <w:bCs/>
                <w:color w:val="0070C0"/>
              </w:rPr>
            </w:pPr>
            <w:ins w:id="2759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CBC156" w14:textId="77777777" w:rsidR="00167D24" w:rsidRPr="000028F1" w:rsidRDefault="00167D24" w:rsidP="00167D24">
            <w:pPr>
              <w:widowControl/>
              <w:jc w:val="center"/>
              <w:rPr>
                <w:ins w:id="2760" w:author="ST1" w:date="2020-12-02T07:59:00Z"/>
                <w:rFonts w:ascii="標楷體" w:eastAsia="標楷體" w:hAnsi="標楷體"/>
                <w:bCs/>
                <w:color w:val="0070C0"/>
              </w:rPr>
            </w:pPr>
            <w:ins w:id="2761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C4C540" w14:textId="77777777" w:rsidR="00167D24" w:rsidRPr="000028F1" w:rsidRDefault="00167D24" w:rsidP="00167D24">
            <w:pPr>
              <w:spacing w:line="140" w:lineRule="atLeast"/>
              <w:jc w:val="center"/>
              <w:rPr>
                <w:ins w:id="2762" w:author="ST1" w:date="2020-12-02T07:59:00Z"/>
                <w:rFonts w:ascii="標楷體" w:eastAsia="標楷體" w:hAnsi="標楷體"/>
                <w:bCs/>
                <w:color w:val="0070C0"/>
              </w:rPr>
            </w:pPr>
            <w:ins w:id="2763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167D24" w:rsidRPr="00D940B1" w14:paraId="2AAB5ABE" w14:textId="77777777" w:rsidTr="00167D24">
        <w:trPr>
          <w:ins w:id="2764" w:author="ST1" w:date="2020-12-02T07:5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994AC3" w14:textId="77777777" w:rsidR="00167D24" w:rsidRPr="000028F1" w:rsidRDefault="00167D24" w:rsidP="00167D24">
            <w:pPr>
              <w:spacing w:line="140" w:lineRule="atLeast"/>
              <w:rPr>
                <w:ins w:id="2765" w:author="ST1" w:date="2020-12-02T07:59:00Z"/>
                <w:rFonts w:ascii="標楷體" w:eastAsia="標楷體" w:hAnsi="標楷體"/>
                <w:color w:val="0070C0"/>
              </w:rPr>
            </w:pPr>
            <w:ins w:id="2766" w:author="ST1" w:date="2020-12-02T07:59:00Z">
              <w:r w:rsidRPr="000028F1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D5CDB8" w14:textId="750AF148" w:rsidR="00167D24" w:rsidRPr="000028F1" w:rsidRDefault="00167D24" w:rsidP="00167D24">
            <w:pPr>
              <w:spacing w:line="140" w:lineRule="atLeast"/>
              <w:rPr>
                <w:ins w:id="2767" w:author="ST1" w:date="2020-12-02T07:59:00Z"/>
                <w:rFonts w:ascii="標楷體" w:eastAsia="標楷體" w:hAnsi="標楷體"/>
                <w:color w:val="0070C0"/>
              </w:rPr>
            </w:pPr>
            <w:ins w:id="2768" w:author="ST1" w:date="2020-12-02T08:01:00Z">
              <w:r w:rsidRPr="00167D24">
                <w:rPr>
                  <w:rFonts w:ascii="標楷體" w:eastAsia="標楷體" w:hAnsi="標楷體"/>
                  <w:color w:val="0070C0"/>
                </w:rPr>
                <w:t>OApplNo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41CC22" w14:textId="4C3335E0" w:rsidR="00167D24" w:rsidRPr="000028F1" w:rsidRDefault="00167D24" w:rsidP="00167D24">
            <w:pPr>
              <w:spacing w:line="140" w:lineRule="atLeast"/>
              <w:rPr>
                <w:ins w:id="2769" w:author="ST1" w:date="2020-12-02T07:59:00Z"/>
                <w:rFonts w:ascii="標楷體" w:eastAsia="標楷體" w:hAnsi="標楷體"/>
                <w:color w:val="0070C0"/>
              </w:rPr>
            </w:pPr>
            <w:ins w:id="2770" w:author="ST1" w:date="2020-12-02T08:01:00Z">
              <w:r w:rsidRPr="00167D24">
                <w:rPr>
                  <w:rFonts w:ascii="標楷體" w:eastAsia="標楷體" w:hAnsi="標楷體" w:cs="新細明體" w:hint="eastAsia"/>
                  <w:color w:val="0070C0"/>
                  <w:kern w:val="0"/>
                  <w:rPrChange w:id="2771" w:author="ST1" w:date="2020-12-02T08:01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申請號碼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410858" w14:textId="77777777" w:rsidR="00167D24" w:rsidRPr="000028F1" w:rsidRDefault="00167D24" w:rsidP="00167D24">
            <w:pPr>
              <w:spacing w:line="140" w:lineRule="atLeast"/>
              <w:jc w:val="center"/>
              <w:rPr>
                <w:ins w:id="2772" w:author="ST1" w:date="2020-12-02T07:59:00Z"/>
                <w:rFonts w:ascii="標楷體" w:eastAsia="標楷體" w:hAnsi="標楷體"/>
                <w:color w:val="0070C0"/>
              </w:rPr>
            </w:pPr>
            <w:ins w:id="2773" w:author="ST1" w:date="2020-12-02T07:5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EA098F" w14:textId="77777777" w:rsidR="00167D24" w:rsidRPr="000028F1" w:rsidRDefault="00167D24" w:rsidP="00167D24">
            <w:pPr>
              <w:spacing w:line="140" w:lineRule="atLeast"/>
              <w:jc w:val="center"/>
              <w:rPr>
                <w:ins w:id="2774" w:author="ST1" w:date="2020-12-02T07:59:00Z"/>
                <w:rFonts w:ascii="標楷體" w:eastAsia="標楷體" w:hAnsi="標楷體"/>
                <w:color w:val="0070C0"/>
              </w:rPr>
            </w:pPr>
            <w:ins w:id="2775" w:author="ST1" w:date="2020-12-02T07:5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7D9ADF" w14:textId="77777777" w:rsidR="00167D24" w:rsidRPr="000028F1" w:rsidRDefault="00167D24" w:rsidP="00167D24">
            <w:pPr>
              <w:spacing w:line="140" w:lineRule="atLeast"/>
              <w:rPr>
                <w:ins w:id="2776" w:author="ST1" w:date="2020-12-02T07:59:00Z"/>
                <w:rFonts w:ascii="標楷體" w:eastAsia="標楷體" w:hAnsi="標楷體"/>
                <w:color w:val="0070C0"/>
              </w:rPr>
            </w:pPr>
          </w:p>
        </w:tc>
      </w:tr>
    </w:tbl>
    <w:p w14:paraId="5A1B6A50" w14:textId="00D5306D" w:rsidR="00E068B7" w:rsidRPr="008F20B5" w:rsidDel="00167D24" w:rsidRDefault="00E068B7" w:rsidP="00BB1296">
      <w:pPr>
        <w:ind w:leftChars="500" w:left="1200"/>
        <w:rPr>
          <w:del w:id="2777" w:author="ST1" w:date="2020-12-02T08:00:00Z"/>
          <w:rFonts w:ascii="標楷體" w:eastAsia="標楷體" w:hAnsi="標楷體"/>
        </w:rPr>
      </w:pPr>
    </w:p>
    <w:p w14:paraId="68CA6F01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9116170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13630BE" w14:textId="77777777" w:rsidR="00A92C7B" w:rsidRPr="008F20B5" w:rsidRDefault="00A92C7B" w:rsidP="00A92C7B">
      <w:pPr>
        <w:pStyle w:val="3"/>
        <w:numPr>
          <w:ilvl w:val="2"/>
          <w:numId w:val="63"/>
        </w:numPr>
        <w:spacing w:before="0" w:after="240"/>
        <w:rPr>
          <w:ins w:id="2778" w:author="家興 余" w:date="2021-03-19T18:08:00Z"/>
          <w:rFonts w:ascii="標楷體" w:hAnsi="標楷體"/>
          <w:b/>
        </w:rPr>
      </w:pPr>
      <w:bookmarkStart w:id="2779" w:name="_L2153核准額度登錄"/>
      <w:bookmarkEnd w:id="2779"/>
      <w:ins w:id="2780" w:author="家興 余" w:date="2021-03-19T18:08:00Z">
        <w:r w:rsidRPr="008F20B5">
          <w:rPr>
            <w:rFonts w:ascii="標楷體" w:hAnsi="標楷體"/>
            <w:b/>
            <w:szCs w:val="32"/>
          </w:rPr>
          <w:t>L1101</w:t>
        </w:r>
        <w:r w:rsidRPr="008F20B5">
          <w:rPr>
            <w:rFonts w:ascii="標楷體" w:hAnsi="標楷體" w:hint="eastAsia"/>
            <w:b/>
          </w:rPr>
          <w:t>顧客基本資料維護</w:t>
        </w:r>
      </w:ins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76"/>
        <w:gridCol w:w="1494"/>
        <w:gridCol w:w="4023"/>
        <w:gridCol w:w="575"/>
        <w:gridCol w:w="575"/>
        <w:gridCol w:w="575"/>
        <w:gridCol w:w="2529"/>
      </w:tblGrid>
      <w:tr w:rsidR="00A92C7B" w:rsidRPr="008F20B5" w14:paraId="571D38C1" w14:textId="77777777" w:rsidTr="0031331B">
        <w:trPr>
          <w:trHeight w:val="350"/>
          <w:tblHeader/>
          <w:ins w:id="2781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76F8D61E" w14:textId="77777777" w:rsidR="00A92C7B" w:rsidRPr="008F20B5" w:rsidRDefault="00A92C7B" w:rsidP="0031331B">
            <w:pPr>
              <w:widowControl/>
              <w:jc w:val="center"/>
              <w:rPr>
                <w:ins w:id="27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33B28B8" w14:textId="77777777" w:rsidR="00A92C7B" w:rsidRPr="008F20B5" w:rsidRDefault="00A92C7B" w:rsidP="0031331B">
            <w:pPr>
              <w:widowControl/>
              <w:jc w:val="center"/>
              <w:rPr>
                <w:ins w:id="27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F96035E" w14:textId="77777777" w:rsidR="00A92C7B" w:rsidRPr="008F20B5" w:rsidRDefault="00A92C7B" w:rsidP="0031331B">
            <w:pPr>
              <w:widowControl/>
              <w:jc w:val="center"/>
              <w:rPr>
                <w:ins w:id="27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90C15E6" w14:textId="77777777" w:rsidR="00A92C7B" w:rsidRPr="008F20B5" w:rsidRDefault="00A92C7B" w:rsidP="0031331B">
            <w:pPr>
              <w:widowControl/>
              <w:jc w:val="center"/>
              <w:rPr>
                <w:ins w:id="27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6FB0EFD8" w14:textId="77777777" w:rsidR="00A92C7B" w:rsidRPr="008F20B5" w:rsidRDefault="00A92C7B" w:rsidP="0031331B">
            <w:pPr>
              <w:widowControl/>
              <w:jc w:val="center"/>
              <w:rPr>
                <w:ins w:id="27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78" w:type="pct"/>
          </w:tcPr>
          <w:p w14:paraId="71EE22C2" w14:textId="77777777" w:rsidR="00A92C7B" w:rsidRPr="008F20B5" w:rsidRDefault="00A92C7B" w:rsidP="0031331B">
            <w:pPr>
              <w:widowControl/>
              <w:jc w:val="center"/>
              <w:rPr>
                <w:ins w:id="27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3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22" w:type="pct"/>
            <w:shd w:val="clear" w:color="auto" w:fill="auto"/>
            <w:hideMark/>
          </w:tcPr>
          <w:p w14:paraId="57B85EE4" w14:textId="77777777" w:rsidR="00A92C7B" w:rsidRPr="008F20B5" w:rsidRDefault="00A92C7B" w:rsidP="0031331B">
            <w:pPr>
              <w:widowControl/>
              <w:rPr>
                <w:ins w:id="27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A92C7B" w:rsidRPr="008F20B5" w14:paraId="455AF429" w14:textId="77777777" w:rsidTr="0031331B">
        <w:trPr>
          <w:trHeight w:val="340"/>
          <w:ins w:id="2796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17171B7C" w14:textId="77777777" w:rsidR="00A92C7B" w:rsidRPr="008F20B5" w:rsidRDefault="00A92C7B" w:rsidP="0031331B">
            <w:pPr>
              <w:widowControl/>
              <w:jc w:val="center"/>
              <w:rPr>
                <w:ins w:id="27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6C860F94" w14:textId="77777777" w:rsidR="00A92C7B" w:rsidRPr="008F20B5" w:rsidRDefault="00A92C7B" w:rsidP="0031331B">
            <w:pPr>
              <w:widowControl/>
              <w:rPr>
                <w:ins w:id="27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6E108F0F" w14:textId="77777777" w:rsidR="00A92C7B" w:rsidRPr="008F20B5" w:rsidRDefault="00A92C7B" w:rsidP="0031331B">
            <w:pPr>
              <w:widowControl/>
              <w:rPr>
                <w:ins w:id="28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C4D1AAE" w14:textId="77777777" w:rsidR="00A92C7B" w:rsidRPr="008F20B5" w:rsidRDefault="00A92C7B" w:rsidP="0031331B">
            <w:pPr>
              <w:widowControl/>
              <w:jc w:val="center"/>
              <w:rPr>
                <w:ins w:id="28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5052BCE" w14:textId="77777777" w:rsidR="00A92C7B" w:rsidRPr="008F20B5" w:rsidRDefault="00A92C7B" w:rsidP="0031331B">
            <w:pPr>
              <w:widowControl/>
              <w:jc w:val="center"/>
              <w:rPr>
                <w:ins w:id="28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326E1FDB" w14:textId="77777777" w:rsidR="00A92C7B" w:rsidRPr="008F20B5" w:rsidRDefault="00A92C7B" w:rsidP="0031331B">
            <w:pPr>
              <w:widowControl/>
              <w:jc w:val="center"/>
              <w:rPr>
                <w:ins w:id="28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8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45C8D9DE" w14:textId="77777777" w:rsidR="00A92C7B" w:rsidRPr="008F20B5" w:rsidRDefault="00A92C7B" w:rsidP="0031331B">
            <w:pPr>
              <w:widowControl/>
              <w:rPr>
                <w:ins w:id="28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L1101</w:t>
              </w:r>
            </w:ins>
          </w:p>
        </w:tc>
      </w:tr>
      <w:tr w:rsidR="00A92C7B" w:rsidRPr="008F20B5" w14:paraId="75094996" w14:textId="77777777" w:rsidTr="0031331B">
        <w:trPr>
          <w:trHeight w:val="340"/>
          <w:ins w:id="2811" w:author="家興 余" w:date="2021-03-19T18:08:00Z"/>
        </w:trPr>
        <w:tc>
          <w:tcPr>
            <w:tcW w:w="278" w:type="pct"/>
            <w:shd w:val="clear" w:color="auto" w:fill="auto"/>
          </w:tcPr>
          <w:p w14:paraId="4D55B2EB" w14:textId="77777777" w:rsidR="00A92C7B" w:rsidRPr="008F20B5" w:rsidRDefault="00A92C7B" w:rsidP="0031331B">
            <w:pPr>
              <w:widowControl/>
              <w:jc w:val="center"/>
              <w:rPr>
                <w:ins w:id="28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722" w:type="pct"/>
            <w:shd w:val="clear" w:color="auto" w:fill="auto"/>
          </w:tcPr>
          <w:p w14:paraId="6BBDBC08" w14:textId="77777777" w:rsidR="00A92C7B" w:rsidRPr="008F20B5" w:rsidRDefault="00A92C7B" w:rsidP="0031331B">
            <w:pPr>
              <w:widowControl/>
              <w:rPr>
                <w:ins w:id="28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944" w:type="pct"/>
            <w:shd w:val="clear" w:color="auto" w:fill="auto"/>
          </w:tcPr>
          <w:p w14:paraId="68E376DD" w14:textId="77777777" w:rsidR="00A92C7B" w:rsidRPr="008F20B5" w:rsidRDefault="00A92C7B" w:rsidP="0031331B">
            <w:pPr>
              <w:widowControl/>
              <w:rPr>
                <w:ins w:id="28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78" w:type="pct"/>
            <w:shd w:val="clear" w:color="auto" w:fill="auto"/>
          </w:tcPr>
          <w:p w14:paraId="7953F524" w14:textId="77777777" w:rsidR="00A92C7B" w:rsidRPr="008F20B5" w:rsidRDefault="00A92C7B" w:rsidP="0031331B">
            <w:pPr>
              <w:widowControl/>
              <w:jc w:val="center"/>
              <w:rPr>
                <w:ins w:id="28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4F065C2" w14:textId="77777777" w:rsidR="00A92C7B" w:rsidRPr="008F20B5" w:rsidRDefault="00A92C7B" w:rsidP="0031331B">
            <w:pPr>
              <w:widowControl/>
              <w:jc w:val="center"/>
              <w:rPr>
                <w:ins w:id="28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357C8ABC" w14:textId="77777777" w:rsidR="00A92C7B" w:rsidRPr="008F20B5" w:rsidRDefault="00A92C7B" w:rsidP="0031331B">
            <w:pPr>
              <w:widowControl/>
              <w:jc w:val="center"/>
              <w:rPr>
                <w:ins w:id="28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3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05E31E2D" w14:textId="77777777" w:rsidR="00A92C7B" w:rsidRPr="008F20B5" w:rsidRDefault="00A92C7B" w:rsidP="0031331B">
            <w:pPr>
              <w:widowControl/>
              <w:rPr>
                <w:ins w:id="28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</w:ins>
          </w:p>
        </w:tc>
      </w:tr>
      <w:tr w:rsidR="00A92C7B" w:rsidRPr="008F20B5" w14:paraId="640F0162" w14:textId="77777777" w:rsidTr="0031331B">
        <w:trPr>
          <w:trHeight w:val="340"/>
          <w:ins w:id="2826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0058E3E6" w14:textId="77777777" w:rsidR="00A92C7B" w:rsidRPr="008F20B5" w:rsidRDefault="00A92C7B" w:rsidP="0031331B">
            <w:pPr>
              <w:widowControl/>
              <w:jc w:val="center"/>
              <w:rPr>
                <w:ins w:id="28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6D2BB150" w14:textId="77777777" w:rsidR="00A92C7B" w:rsidRPr="008F20B5" w:rsidRDefault="00A92C7B" w:rsidP="0031331B">
            <w:pPr>
              <w:widowControl/>
              <w:rPr>
                <w:ins w:id="28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CustId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03E4433" w14:textId="77777777" w:rsidR="00A92C7B" w:rsidRPr="008F20B5" w:rsidRDefault="00A92C7B" w:rsidP="0031331B">
            <w:pPr>
              <w:widowControl/>
              <w:rPr>
                <w:ins w:id="28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身分證字號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FCB1D3D" w14:textId="77777777" w:rsidR="00A92C7B" w:rsidRPr="008F20B5" w:rsidRDefault="00A92C7B" w:rsidP="0031331B">
            <w:pPr>
              <w:widowControl/>
              <w:jc w:val="center"/>
              <w:rPr>
                <w:ins w:id="28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E2D764B" w14:textId="77777777" w:rsidR="00A92C7B" w:rsidRPr="008F20B5" w:rsidRDefault="00A92C7B" w:rsidP="0031331B">
            <w:pPr>
              <w:widowControl/>
              <w:jc w:val="center"/>
              <w:rPr>
                <w:ins w:id="28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78" w:type="pct"/>
          </w:tcPr>
          <w:p w14:paraId="511FD983" w14:textId="77777777" w:rsidR="00A92C7B" w:rsidRPr="008F20B5" w:rsidRDefault="00A92C7B" w:rsidP="0031331B">
            <w:pPr>
              <w:widowControl/>
              <w:jc w:val="center"/>
              <w:rPr>
                <w:ins w:id="28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8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hideMark/>
          </w:tcPr>
          <w:p w14:paraId="4DE84E41" w14:textId="77777777" w:rsidR="00A92C7B" w:rsidRPr="008F20B5" w:rsidRDefault="00A92C7B" w:rsidP="0031331B">
            <w:pPr>
              <w:widowControl/>
              <w:rPr>
                <w:ins w:id="28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71431E" w14:textId="77777777" w:rsidTr="0031331B">
        <w:trPr>
          <w:trHeight w:val="340"/>
          <w:ins w:id="2840" w:author="家興 余" w:date="2021-03-19T18:08:00Z"/>
        </w:trPr>
        <w:tc>
          <w:tcPr>
            <w:tcW w:w="278" w:type="pct"/>
            <w:shd w:val="clear" w:color="auto" w:fill="auto"/>
          </w:tcPr>
          <w:p w14:paraId="2EB4EA6A" w14:textId="77777777" w:rsidR="00A92C7B" w:rsidRPr="008F20B5" w:rsidRDefault="00A92C7B" w:rsidP="0031331B">
            <w:pPr>
              <w:widowControl/>
              <w:jc w:val="center"/>
              <w:rPr>
                <w:ins w:id="28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22" w:type="pct"/>
            <w:shd w:val="clear" w:color="auto" w:fill="auto"/>
          </w:tcPr>
          <w:p w14:paraId="6D91A7DE" w14:textId="77777777" w:rsidR="00A92C7B" w:rsidRPr="007B14FD" w:rsidRDefault="00A92C7B" w:rsidP="0031331B">
            <w:pPr>
              <w:widowControl/>
              <w:rPr>
                <w:ins w:id="2842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43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BranchNo</w:t>
              </w:r>
            </w:ins>
          </w:p>
        </w:tc>
        <w:tc>
          <w:tcPr>
            <w:tcW w:w="1944" w:type="pct"/>
            <w:shd w:val="clear" w:color="auto" w:fill="auto"/>
          </w:tcPr>
          <w:p w14:paraId="07E1D4CE" w14:textId="77777777" w:rsidR="00A92C7B" w:rsidRPr="007B14FD" w:rsidRDefault="00A92C7B" w:rsidP="0031331B">
            <w:pPr>
              <w:widowControl/>
              <w:rPr>
                <w:ins w:id="2844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45" w:author="家興 余" w:date="2021-03-19T18:08:00Z">
              <w:r w:rsidRPr="007B14FD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單位</w:t>
              </w:r>
            </w:ins>
          </w:p>
        </w:tc>
        <w:tc>
          <w:tcPr>
            <w:tcW w:w="278" w:type="pct"/>
            <w:shd w:val="clear" w:color="auto" w:fill="auto"/>
          </w:tcPr>
          <w:p w14:paraId="7DAD9EB3" w14:textId="77777777" w:rsidR="00A92C7B" w:rsidRPr="007B14FD" w:rsidRDefault="00A92C7B" w:rsidP="0031331B">
            <w:pPr>
              <w:widowControl/>
              <w:jc w:val="center"/>
              <w:rPr>
                <w:ins w:id="2846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47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8AE3E41" w14:textId="77777777" w:rsidR="00A92C7B" w:rsidRPr="007B14FD" w:rsidRDefault="00A92C7B" w:rsidP="0031331B">
            <w:pPr>
              <w:widowControl/>
              <w:jc w:val="center"/>
              <w:rPr>
                <w:ins w:id="2848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49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4</w:t>
              </w:r>
            </w:ins>
          </w:p>
        </w:tc>
        <w:tc>
          <w:tcPr>
            <w:tcW w:w="278" w:type="pct"/>
          </w:tcPr>
          <w:p w14:paraId="1F96F598" w14:textId="77777777" w:rsidR="00A92C7B" w:rsidRPr="000A40C7" w:rsidRDefault="00A92C7B" w:rsidP="0031331B">
            <w:pPr>
              <w:widowControl/>
              <w:jc w:val="center"/>
              <w:rPr>
                <w:ins w:id="2850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5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</w:tcPr>
          <w:p w14:paraId="7D58819C" w14:textId="77777777" w:rsidR="00A92C7B" w:rsidRPr="007B14FD" w:rsidRDefault="00A92C7B" w:rsidP="0031331B">
            <w:pPr>
              <w:widowControl/>
              <w:rPr>
                <w:ins w:id="2852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53" w:author="家興 余" w:date="2021-03-19T18:08:00Z">
              <w:r w:rsidRPr="007B14FD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固定</w:t>
              </w:r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0000</w:t>
              </w:r>
            </w:ins>
          </w:p>
        </w:tc>
      </w:tr>
      <w:tr w:rsidR="00A92C7B" w:rsidRPr="008F20B5" w14:paraId="0343893E" w14:textId="77777777" w:rsidTr="0031331B">
        <w:trPr>
          <w:trHeight w:val="340"/>
          <w:ins w:id="2854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5F28C311" w14:textId="77777777" w:rsidR="00A92C7B" w:rsidRPr="008F20B5" w:rsidRDefault="00A92C7B" w:rsidP="0031331B">
            <w:pPr>
              <w:widowControl/>
              <w:jc w:val="center"/>
              <w:rPr>
                <w:ins w:id="28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39D055F7" w14:textId="77777777" w:rsidR="00A92C7B" w:rsidRPr="008F20B5" w:rsidRDefault="00A92C7B" w:rsidP="0031331B">
            <w:pPr>
              <w:widowControl/>
              <w:rPr>
                <w:ins w:id="28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CustName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087EC910" w14:textId="77777777" w:rsidR="00A92C7B" w:rsidRPr="008F20B5" w:rsidRDefault="00A92C7B" w:rsidP="0031331B">
            <w:pPr>
              <w:widowControl/>
              <w:rPr>
                <w:ins w:id="28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戶名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2F4269C" w14:textId="77777777" w:rsidR="00A92C7B" w:rsidRPr="008F20B5" w:rsidRDefault="00A92C7B" w:rsidP="0031331B">
            <w:pPr>
              <w:widowControl/>
              <w:jc w:val="center"/>
              <w:rPr>
                <w:ins w:id="28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6B79E032" w14:textId="77777777" w:rsidR="00A92C7B" w:rsidRPr="008F20B5" w:rsidRDefault="00A92C7B" w:rsidP="0031331B">
            <w:pPr>
              <w:widowControl/>
              <w:jc w:val="center"/>
              <w:rPr>
                <w:ins w:id="28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78" w:type="pct"/>
          </w:tcPr>
          <w:p w14:paraId="3D9AE0D8" w14:textId="77777777" w:rsidR="00A92C7B" w:rsidRPr="008F20B5" w:rsidRDefault="00A92C7B" w:rsidP="0031331B">
            <w:pPr>
              <w:widowControl/>
              <w:jc w:val="center"/>
              <w:rPr>
                <w:ins w:id="28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6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9B080A1" w14:textId="77777777" w:rsidR="00A92C7B" w:rsidRPr="008F20B5" w:rsidRDefault="00A92C7B" w:rsidP="0031331B">
            <w:pPr>
              <w:widowControl/>
              <w:rPr>
                <w:ins w:id="28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36D7ECC" w14:textId="77777777" w:rsidTr="0031331B">
        <w:trPr>
          <w:trHeight w:val="340"/>
          <w:ins w:id="2868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50F4C09A" w14:textId="77777777" w:rsidR="00A92C7B" w:rsidRPr="008F20B5" w:rsidRDefault="00A92C7B" w:rsidP="0031331B">
            <w:pPr>
              <w:widowControl/>
              <w:jc w:val="center"/>
              <w:rPr>
                <w:ins w:id="28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588DACD0" w14:textId="77777777" w:rsidR="00A92C7B" w:rsidRPr="008F20B5" w:rsidRDefault="00A92C7B" w:rsidP="0031331B">
            <w:pPr>
              <w:widowControl/>
              <w:rPr>
                <w:ins w:id="28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Birthday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E2B8260" w14:textId="77777777" w:rsidR="00A92C7B" w:rsidRPr="008F20B5" w:rsidRDefault="00A92C7B" w:rsidP="0031331B">
            <w:pPr>
              <w:widowControl/>
              <w:rPr>
                <w:ins w:id="28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出生年月日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6357C68" w14:textId="77777777" w:rsidR="00A92C7B" w:rsidRPr="008F20B5" w:rsidRDefault="00A92C7B" w:rsidP="0031331B">
            <w:pPr>
              <w:widowControl/>
              <w:jc w:val="center"/>
              <w:rPr>
                <w:ins w:id="28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CF29252" w14:textId="77777777" w:rsidR="00A92C7B" w:rsidRPr="008F20B5" w:rsidRDefault="00A92C7B" w:rsidP="0031331B">
            <w:pPr>
              <w:widowControl/>
              <w:jc w:val="center"/>
              <w:rPr>
                <w:ins w:id="28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78" w:type="pct"/>
          </w:tcPr>
          <w:p w14:paraId="00E44D67" w14:textId="77777777" w:rsidR="00A92C7B" w:rsidRPr="008F20B5" w:rsidRDefault="00A92C7B" w:rsidP="0031331B">
            <w:pPr>
              <w:widowControl/>
              <w:jc w:val="center"/>
              <w:rPr>
                <w:ins w:id="28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0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517A1466" w14:textId="77777777" w:rsidR="00A92C7B" w:rsidRPr="008F20B5" w:rsidRDefault="00A92C7B" w:rsidP="0031331B">
            <w:pPr>
              <w:widowControl/>
              <w:rPr>
                <w:ins w:id="28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A92C7B" w:rsidRPr="008F20B5" w14:paraId="70B3B563" w14:textId="77777777" w:rsidTr="0031331B">
        <w:trPr>
          <w:trHeight w:val="340"/>
          <w:ins w:id="2883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AA63313" w14:textId="77777777" w:rsidR="00A92C7B" w:rsidRPr="008F20B5" w:rsidRDefault="00A92C7B" w:rsidP="0031331B">
            <w:pPr>
              <w:widowControl/>
              <w:jc w:val="center"/>
              <w:rPr>
                <w:ins w:id="28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5022702" w14:textId="77777777" w:rsidR="00A92C7B" w:rsidRPr="008F20B5" w:rsidRDefault="00A92C7B" w:rsidP="0031331B">
            <w:pPr>
              <w:widowControl/>
              <w:rPr>
                <w:ins w:id="28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Sex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7E9F6006" w14:textId="77777777" w:rsidR="00A92C7B" w:rsidRPr="008F20B5" w:rsidRDefault="00A92C7B" w:rsidP="0031331B">
            <w:pPr>
              <w:widowControl/>
              <w:rPr>
                <w:ins w:id="28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性別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333C063" w14:textId="77777777" w:rsidR="00A92C7B" w:rsidRPr="008F20B5" w:rsidRDefault="00A92C7B" w:rsidP="0031331B">
            <w:pPr>
              <w:widowControl/>
              <w:jc w:val="center"/>
              <w:rPr>
                <w:ins w:id="28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336879B2" w14:textId="77777777" w:rsidR="00A92C7B" w:rsidRPr="008F20B5" w:rsidRDefault="00A92C7B" w:rsidP="0031331B">
            <w:pPr>
              <w:widowControl/>
              <w:jc w:val="center"/>
              <w:rPr>
                <w:ins w:id="28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4A117270" w14:textId="77777777" w:rsidR="00A92C7B" w:rsidRPr="008F20B5" w:rsidRDefault="00A92C7B" w:rsidP="0031331B">
            <w:pPr>
              <w:widowControl/>
              <w:jc w:val="center"/>
              <w:rPr>
                <w:ins w:id="28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5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A600530" w14:textId="77777777" w:rsidR="00A92C7B" w:rsidRPr="008F20B5" w:rsidRDefault="00A92C7B" w:rsidP="0031331B">
            <w:pPr>
              <w:widowControl/>
              <w:rPr>
                <w:ins w:id="28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1:男;2:女</w:t>
              </w:r>
            </w:ins>
          </w:p>
        </w:tc>
      </w:tr>
      <w:tr w:rsidR="00A92C7B" w:rsidRPr="008F20B5" w14:paraId="488E8598" w14:textId="77777777" w:rsidTr="0031331B">
        <w:trPr>
          <w:trHeight w:val="2720"/>
          <w:ins w:id="2898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39428496" w14:textId="77777777" w:rsidR="00A92C7B" w:rsidRPr="008F20B5" w:rsidRDefault="00A92C7B" w:rsidP="0031331B">
            <w:pPr>
              <w:widowControl/>
              <w:jc w:val="center"/>
              <w:rPr>
                <w:ins w:id="28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0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7E53E71" w14:textId="77777777" w:rsidR="00A92C7B" w:rsidRPr="008F20B5" w:rsidRDefault="00A92C7B" w:rsidP="0031331B">
            <w:pPr>
              <w:widowControl/>
              <w:rPr>
                <w:ins w:id="29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0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CustTypeCode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099479F" w14:textId="77777777" w:rsidR="00A92C7B" w:rsidRPr="008F20B5" w:rsidRDefault="00A92C7B" w:rsidP="0031331B">
            <w:pPr>
              <w:widowControl/>
              <w:rPr>
                <w:ins w:id="29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0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客戶別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35D7F0B" w14:textId="77777777" w:rsidR="00A92C7B" w:rsidRPr="008F20B5" w:rsidRDefault="00A92C7B" w:rsidP="0031331B">
            <w:pPr>
              <w:widowControl/>
              <w:jc w:val="center"/>
              <w:rPr>
                <w:ins w:id="2905" w:author="家興 余" w:date="2021-03-19T18:08:00Z"/>
                <w:rFonts w:ascii="標楷體" w:eastAsia="標楷體" w:hAnsi="標楷體" w:cs="新細明體"/>
                <w:kern w:val="0"/>
              </w:rPr>
            </w:pPr>
            <w:ins w:id="2906" w:author="家興 余" w:date="2021-03-19T18:08:00Z">
              <w:r w:rsidRPr="008F20B5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4DFB27F" w14:textId="77777777" w:rsidR="00A92C7B" w:rsidRPr="008F20B5" w:rsidRDefault="00A92C7B" w:rsidP="0031331B">
            <w:pPr>
              <w:widowControl/>
              <w:jc w:val="center"/>
              <w:rPr>
                <w:ins w:id="29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0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54CF8262" w14:textId="77777777" w:rsidR="00A92C7B" w:rsidRPr="008F20B5" w:rsidRDefault="00A92C7B" w:rsidP="0031331B">
            <w:pPr>
              <w:jc w:val="center"/>
              <w:rPr>
                <w:ins w:id="2909" w:author="家興 余" w:date="2021-03-19T18:08:00Z"/>
                <w:rFonts w:ascii="標楷體" w:eastAsia="標楷體" w:hAnsi="標楷體"/>
              </w:rPr>
            </w:pPr>
            <w:ins w:id="2910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37C9D80C" w14:textId="77777777" w:rsidR="00A92C7B" w:rsidRDefault="00A92C7B" w:rsidP="0031331B">
            <w:pPr>
              <w:rPr>
                <w:ins w:id="2911" w:author="家興 余" w:date="2021-03-19T18:08:00Z"/>
                <w:rFonts w:ascii="標楷體" w:eastAsia="標楷體" w:hAnsi="標楷體"/>
              </w:rPr>
            </w:pPr>
            <w:ins w:id="2912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55721428" w14:textId="77777777" w:rsidR="00A92C7B" w:rsidRPr="008F20B5" w:rsidRDefault="00A92C7B" w:rsidP="0031331B">
            <w:pPr>
              <w:rPr>
                <w:ins w:id="2913" w:author="家興 余" w:date="2021-03-19T18:08:00Z"/>
                <w:rFonts w:ascii="標楷體" w:eastAsia="標楷體" w:hAnsi="標楷體"/>
              </w:rPr>
            </w:pPr>
            <w:ins w:id="2914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00: </w:t>
              </w:r>
              <w:r w:rsidRPr="008F20B5">
                <w:rPr>
                  <w:rFonts w:ascii="標楷體" w:eastAsia="標楷體" w:hAnsi="標楷體" w:hint="eastAsia"/>
                </w:rPr>
                <w:t>一般</w:t>
              </w:r>
            </w:ins>
          </w:p>
          <w:p w14:paraId="147C2D88" w14:textId="77777777" w:rsidR="00A92C7B" w:rsidRPr="008F20B5" w:rsidRDefault="00A92C7B" w:rsidP="0031331B">
            <w:pPr>
              <w:rPr>
                <w:ins w:id="2915" w:author="家興 余" w:date="2021-03-19T18:08:00Z"/>
                <w:rFonts w:ascii="標楷體" w:eastAsia="標楷體" w:hAnsi="標楷體"/>
              </w:rPr>
            </w:pPr>
            <w:ins w:id="2916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01: </w:t>
              </w:r>
              <w:r w:rsidRPr="008F20B5">
                <w:rPr>
                  <w:rFonts w:ascii="標楷體" w:eastAsia="標楷體" w:hAnsi="標楷體" w:hint="eastAsia"/>
                </w:rPr>
                <w:t>員工</w:t>
              </w:r>
            </w:ins>
          </w:p>
          <w:p w14:paraId="7AEB7C91" w14:textId="77777777" w:rsidR="00A92C7B" w:rsidRPr="008F20B5" w:rsidRDefault="00A92C7B" w:rsidP="0031331B">
            <w:pPr>
              <w:rPr>
                <w:ins w:id="2917" w:author="家興 余" w:date="2021-03-19T18:08:00Z"/>
                <w:rFonts w:ascii="標楷體" w:eastAsia="標楷體" w:hAnsi="標楷體"/>
              </w:rPr>
            </w:pPr>
            <w:ins w:id="2918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02: </w:t>
              </w:r>
              <w:r w:rsidRPr="008F20B5">
                <w:rPr>
                  <w:rFonts w:ascii="標楷體" w:eastAsia="標楷體" w:hAnsi="標楷體" w:hint="eastAsia"/>
                </w:rPr>
                <w:t>首購</w:t>
              </w:r>
            </w:ins>
          </w:p>
          <w:p w14:paraId="3716AF6D" w14:textId="77777777" w:rsidR="00A92C7B" w:rsidRPr="008F20B5" w:rsidRDefault="00A92C7B" w:rsidP="0031331B">
            <w:pPr>
              <w:rPr>
                <w:ins w:id="2919" w:author="家興 余" w:date="2021-03-19T18:08:00Z"/>
                <w:rFonts w:ascii="標楷體" w:eastAsia="標楷體" w:hAnsi="標楷體"/>
              </w:rPr>
            </w:pPr>
            <w:ins w:id="2920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03: </w:t>
              </w:r>
              <w:r w:rsidRPr="008F20B5">
                <w:rPr>
                  <w:rFonts w:ascii="標楷體" w:eastAsia="標楷體" w:hAnsi="標楷體" w:hint="eastAsia"/>
                </w:rPr>
                <w:t>關企公司</w:t>
              </w:r>
            </w:ins>
          </w:p>
          <w:p w14:paraId="7C54C009" w14:textId="77777777" w:rsidR="00A92C7B" w:rsidRPr="008F20B5" w:rsidRDefault="00A92C7B" w:rsidP="0031331B">
            <w:pPr>
              <w:rPr>
                <w:ins w:id="2921" w:author="家興 余" w:date="2021-03-19T18:08:00Z"/>
                <w:rFonts w:ascii="標楷體" w:eastAsia="標楷體" w:hAnsi="標楷體"/>
              </w:rPr>
            </w:pPr>
            <w:ins w:id="2922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04: </w:t>
              </w:r>
              <w:r w:rsidRPr="008F20B5">
                <w:rPr>
                  <w:rFonts w:ascii="標楷體" w:eastAsia="標楷體" w:hAnsi="標楷體" w:hint="eastAsia"/>
                </w:rPr>
                <w:t>關企員工</w:t>
              </w:r>
            </w:ins>
          </w:p>
          <w:p w14:paraId="5A58187F" w14:textId="77777777" w:rsidR="00A92C7B" w:rsidRPr="008F20B5" w:rsidRDefault="00A92C7B" w:rsidP="0031331B">
            <w:pPr>
              <w:rPr>
                <w:ins w:id="2923" w:author="家興 余" w:date="2021-03-19T18:08:00Z"/>
                <w:rFonts w:ascii="標楷體" w:eastAsia="標楷體" w:hAnsi="標楷體"/>
              </w:rPr>
            </w:pPr>
            <w:ins w:id="2924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05: </w:t>
              </w:r>
              <w:r w:rsidRPr="008F20B5">
                <w:rPr>
                  <w:rFonts w:ascii="標楷體" w:eastAsia="標楷體" w:hAnsi="標楷體" w:hint="eastAsia"/>
                </w:rPr>
                <w:t>保戶</w:t>
              </w:r>
            </w:ins>
          </w:p>
          <w:p w14:paraId="00B0AA77" w14:textId="77777777" w:rsidR="00A92C7B" w:rsidRPr="008F20B5" w:rsidRDefault="00A92C7B" w:rsidP="0031331B">
            <w:pPr>
              <w:rPr>
                <w:ins w:id="2925" w:author="家興 余" w:date="2021-03-19T18:08:00Z"/>
                <w:rFonts w:ascii="標楷體" w:eastAsia="標楷體" w:hAnsi="標楷體"/>
              </w:rPr>
            </w:pPr>
            <w:ins w:id="2926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06: </w:t>
              </w:r>
              <w:r w:rsidRPr="008F20B5">
                <w:rPr>
                  <w:rFonts w:ascii="標楷體" w:eastAsia="標楷體" w:hAnsi="標楷體" w:hint="eastAsia"/>
                </w:rPr>
                <w:t>團體戶</w:t>
              </w:r>
            </w:ins>
          </w:p>
          <w:p w14:paraId="1488410B" w14:textId="77777777" w:rsidR="00A92C7B" w:rsidRPr="008F20B5" w:rsidRDefault="00A92C7B" w:rsidP="0031331B">
            <w:pPr>
              <w:rPr>
                <w:ins w:id="2927" w:author="家興 余" w:date="2021-03-19T18:08:00Z"/>
                <w:rFonts w:ascii="標楷體" w:eastAsia="標楷體" w:hAnsi="標楷體"/>
              </w:rPr>
            </w:pPr>
            <w:ins w:id="2928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07: </w:t>
              </w:r>
              <w:r w:rsidRPr="008F20B5">
                <w:rPr>
                  <w:rFonts w:ascii="標楷體" w:eastAsia="標楷體" w:hAnsi="標楷體" w:hint="eastAsia"/>
                </w:rPr>
                <w:t>員工二親等</w:t>
              </w:r>
            </w:ins>
          </w:p>
          <w:p w14:paraId="4A34041C" w14:textId="77777777" w:rsidR="00A92C7B" w:rsidRPr="008F20B5" w:rsidRDefault="00A92C7B" w:rsidP="0031331B">
            <w:pPr>
              <w:widowControl/>
              <w:rPr>
                <w:ins w:id="29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0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09: </w:t>
              </w:r>
              <w:r w:rsidRPr="008F20B5">
                <w:rPr>
                  <w:rFonts w:ascii="標楷體" w:eastAsia="標楷體" w:hAnsi="標楷體" w:hint="eastAsia"/>
                </w:rPr>
                <w:t>新二階員工</w:t>
              </w:r>
            </w:ins>
          </w:p>
        </w:tc>
      </w:tr>
      <w:tr w:rsidR="00A92C7B" w:rsidRPr="008F20B5" w14:paraId="0BD0A4F6" w14:textId="77777777" w:rsidTr="0031331B">
        <w:trPr>
          <w:trHeight w:val="340"/>
          <w:ins w:id="2931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1EA7EB18" w14:textId="77777777" w:rsidR="00A92C7B" w:rsidRPr="008F20B5" w:rsidRDefault="00A92C7B" w:rsidP="0031331B">
            <w:pPr>
              <w:widowControl/>
              <w:jc w:val="center"/>
              <w:rPr>
                <w:ins w:id="29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8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2AF2A726" w14:textId="77777777" w:rsidR="00A92C7B" w:rsidRPr="008F20B5" w:rsidRDefault="00A92C7B" w:rsidP="0031331B">
            <w:pPr>
              <w:widowControl/>
              <w:rPr>
                <w:ins w:id="29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IndustryCode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A0335D2" w14:textId="77777777" w:rsidR="00A92C7B" w:rsidRPr="008F20B5" w:rsidRDefault="00A92C7B" w:rsidP="0031331B">
            <w:pPr>
              <w:widowControl/>
              <w:rPr>
                <w:ins w:id="29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行業別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8348B0A" w14:textId="77777777" w:rsidR="00A92C7B" w:rsidRPr="008F20B5" w:rsidRDefault="00A92C7B" w:rsidP="0031331B">
            <w:pPr>
              <w:widowControl/>
              <w:jc w:val="center"/>
              <w:rPr>
                <w:ins w:id="29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2C6B8A2" w14:textId="77777777" w:rsidR="00A92C7B" w:rsidRPr="008F20B5" w:rsidRDefault="00A92C7B" w:rsidP="0031331B">
            <w:pPr>
              <w:widowControl/>
              <w:jc w:val="center"/>
              <w:rPr>
                <w:ins w:id="29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</w:t>
              </w:r>
            </w:ins>
          </w:p>
        </w:tc>
        <w:tc>
          <w:tcPr>
            <w:tcW w:w="278" w:type="pct"/>
          </w:tcPr>
          <w:p w14:paraId="1CA5C298" w14:textId="77777777" w:rsidR="00A92C7B" w:rsidRPr="008F20B5" w:rsidRDefault="00A92C7B" w:rsidP="0031331B">
            <w:pPr>
              <w:widowControl/>
              <w:jc w:val="center"/>
              <w:rPr>
                <w:ins w:id="29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3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1E270D5A" w14:textId="77777777" w:rsidR="00A92C7B" w:rsidRDefault="00A92C7B" w:rsidP="0031331B">
            <w:pPr>
              <w:rPr>
                <w:ins w:id="2944" w:author="家興 余" w:date="2021-03-19T18:08:00Z"/>
                <w:rFonts w:ascii="標楷體" w:eastAsia="標楷體" w:hAnsi="標楷體"/>
              </w:rPr>
            </w:pPr>
            <w:ins w:id="2945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5B37EECA" w14:textId="77777777" w:rsidR="00A92C7B" w:rsidRPr="008F20B5" w:rsidRDefault="00A92C7B" w:rsidP="0031331B">
            <w:pPr>
              <w:widowControl/>
              <w:rPr>
                <w:ins w:id="29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000000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ex:060000</w:t>
              </w:r>
            </w:ins>
          </w:p>
        </w:tc>
      </w:tr>
      <w:tr w:rsidR="00A92C7B" w:rsidRPr="008F20B5" w14:paraId="12AA6511" w14:textId="77777777" w:rsidTr="0031331B">
        <w:trPr>
          <w:trHeight w:val="340"/>
          <w:ins w:id="2948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5E552238" w14:textId="77777777" w:rsidR="00A92C7B" w:rsidRPr="008F20B5" w:rsidRDefault="00A92C7B" w:rsidP="0031331B">
            <w:pPr>
              <w:widowControl/>
              <w:jc w:val="center"/>
              <w:rPr>
                <w:ins w:id="29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030EA8AC" w14:textId="77777777" w:rsidR="00A92C7B" w:rsidRPr="008F20B5" w:rsidRDefault="00A92C7B" w:rsidP="0031331B">
            <w:pPr>
              <w:widowControl/>
              <w:rPr>
                <w:ins w:id="29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NationalityCode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6469784B" w14:textId="77777777" w:rsidR="00A92C7B" w:rsidRPr="008F20B5" w:rsidRDefault="00A92C7B" w:rsidP="0031331B">
            <w:pPr>
              <w:widowControl/>
              <w:rPr>
                <w:ins w:id="29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國籍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3D38BCBA" w14:textId="77777777" w:rsidR="00A92C7B" w:rsidRPr="008F20B5" w:rsidRDefault="00A92C7B" w:rsidP="0031331B">
            <w:pPr>
              <w:widowControl/>
              <w:jc w:val="center"/>
              <w:rPr>
                <w:ins w:id="29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4ACF021" w14:textId="77777777" w:rsidR="00A92C7B" w:rsidRPr="008F20B5" w:rsidRDefault="00A92C7B" w:rsidP="0031331B">
            <w:pPr>
              <w:widowControl/>
              <w:jc w:val="center"/>
              <w:rPr>
                <w:ins w:id="29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3985038C" w14:textId="77777777" w:rsidR="00A92C7B" w:rsidRPr="008F20B5" w:rsidRDefault="00A92C7B" w:rsidP="0031331B">
            <w:pPr>
              <w:widowControl/>
              <w:jc w:val="center"/>
              <w:rPr>
                <w:ins w:id="29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0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EE5D85E" w14:textId="77777777" w:rsidR="00A92C7B" w:rsidRPr="008F20B5" w:rsidRDefault="00A92C7B" w:rsidP="0031331B">
            <w:pPr>
              <w:widowControl/>
              <w:rPr>
                <w:ins w:id="29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6C1A06D" w14:textId="77777777" w:rsidTr="0031331B">
        <w:trPr>
          <w:trHeight w:val="340"/>
          <w:ins w:id="2962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DF40BA1" w14:textId="77777777" w:rsidR="00A92C7B" w:rsidRPr="008F20B5" w:rsidRDefault="00A92C7B" w:rsidP="0031331B">
            <w:pPr>
              <w:widowControl/>
              <w:jc w:val="center"/>
              <w:rPr>
                <w:ins w:id="29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066ED9C9" w14:textId="77777777" w:rsidR="00A92C7B" w:rsidRPr="008F20B5" w:rsidRDefault="00A92C7B" w:rsidP="0031331B">
            <w:pPr>
              <w:widowControl/>
              <w:rPr>
                <w:ins w:id="29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SpouseId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65A5B3A2" w14:textId="77777777" w:rsidR="00A92C7B" w:rsidRPr="008F20B5" w:rsidRDefault="00A92C7B" w:rsidP="0031331B">
            <w:pPr>
              <w:widowControl/>
              <w:rPr>
                <w:ins w:id="29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配偶身分證字號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0E92FDC" w14:textId="77777777" w:rsidR="00A92C7B" w:rsidRPr="008F20B5" w:rsidRDefault="00A92C7B" w:rsidP="0031331B">
            <w:pPr>
              <w:widowControl/>
              <w:jc w:val="center"/>
              <w:rPr>
                <w:ins w:id="29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CDDD4E1" w14:textId="77777777" w:rsidR="00A92C7B" w:rsidRPr="008F20B5" w:rsidRDefault="00A92C7B" w:rsidP="0031331B">
            <w:pPr>
              <w:widowControl/>
              <w:jc w:val="center"/>
              <w:rPr>
                <w:ins w:id="29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78" w:type="pct"/>
          </w:tcPr>
          <w:p w14:paraId="553C79EE" w14:textId="77777777" w:rsidR="00A92C7B" w:rsidRPr="008F20B5" w:rsidRDefault="00A92C7B" w:rsidP="0031331B">
            <w:pPr>
              <w:widowControl/>
              <w:jc w:val="center"/>
              <w:rPr>
                <w:ins w:id="29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C1E702A" w14:textId="77777777" w:rsidR="00A92C7B" w:rsidRPr="008F20B5" w:rsidRDefault="00A92C7B" w:rsidP="0031331B">
            <w:pPr>
              <w:widowControl/>
              <w:rPr>
                <w:ins w:id="29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D9B3F50" w14:textId="77777777" w:rsidTr="0031331B">
        <w:trPr>
          <w:trHeight w:val="340"/>
          <w:ins w:id="2975" w:author="家興 余" w:date="2021-03-19T18:08:00Z"/>
        </w:trPr>
        <w:tc>
          <w:tcPr>
            <w:tcW w:w="278" w:type="pct"/>
            <w:shd w:val="clear" w:color="auto" w:fill="auto"/>
          </w:tcPr>
          <w:p w14:paraId="4D342CAB" w14:textId="77777777" w:rsidR="00A92C7B" w:rsidRPr="008F20B5" w:rsidRDefault="00A92C7B" w:rsidP="0031331B">
            <w:pPr>
              <w:widowControl/>
              <w:jc w:val="center"/>
              <w:rPr>
                <w:ins w:id="29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11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65A2895D" w14:textId="77777777" w:rsidR="00A92C7B" w:rsidRPr="008F20B5" w:rsidRDefault="00A92C7B" w:rsidP="0031331B">
            <w:pPr>
              <w:widowControl/>
              <w:rPr>
                <w:ins w:id="29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SpouseName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277CAE8C" w14:textId="77777777" w:rsidR="00A92C7B" w:rsidRPr="008F20B5" w:rsidRDefault="00A92C7B" w:rsidP="0031331B">
            <w:pPr>
              <w:widowControl/>
              <w:rPr>
                <w:ins w:id="29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配偶姓名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540EAB3" w14:textId="77777777" w:rsidR="00A92C7B" w:rsidRPr="008F20B5" w:rsidRDefault="00A92C7B" w:rsidP="0031331B">
            <w:pPr>
              <w:widowControl/>
              <w:jc w:val="center"/>
              <w:rPr>
                <w:ins w:id="29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678DDEC" w14:textId="77777777" w:rsidR="00A92C7B" w:rsidRPr="008F20B5" w:rsidRDefault="00A92C7B" w:rsidP="0031331B">
            <w:pPr>
              <w:widowControl/>
              <w:jc w:val="center"/>
              <w:rPr>
                <w:ins w:id="29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78" w:type="pct"/>
          </w:tcPr>
          <w:p w14:paraId="75E67B2D" w14:textId="77777777" w:rsidR="00A92C7B" w:rsidRPr="008F20B5" w:rsidRDefault="00A92C7B" w:rsidP="0031331B">
            <w:pPr>
              <w:widowControl/>
              <w:jc w:val="center"/>
              <w:rPr>
                <w:ins w:id="29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106263" w14:textId="77777777" w:rsidR="00A92C7B" w:rsidRPr="008F20B5" w:rsidRDefault="00A92C7B" w:rsidP="0031331B">
            <w:pPr>
              <w:widowControl/>
              <w:rPr>
                <w:ins w:id="29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CD3328" w14:textId="77777777" w:rsidTr="0031331B">
        <w:trPr>
          <w:trHeight w:val="340"/>
          <w:ins w:id="2988" w:author="家興 余" w:date="2021-03-19T18:08:00Z"/>
        </w:trPr>
        <w:tc>
          <w:tcPr>
            <w:tcW w:w="278" w:type="pct"/>
            <w:shd w:val="clear" w:color="auto" w:fill="auto"/>
          </w:tcPr>
          <w:p w14:paraId="27D8C79D" w14:textId="77777777" w:rsidR="00A92C7B" w:rsidRPr="008F20B5" w:rsidRDefault="00A92C7B" w:rsidP="0031331B">
            <w:pPr>
              <w:widowControl/>
              <w:jc w:val="center"/>
              <w:rPr>
                <w:ins w:id="29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12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26EACEC" w14:textId="77777777" w:rsidR="00A92C7B" w:rsidRPr="008F20B5" w:rsidRDefault="00A92C7B" w:rsidP="0031331B">
            <w:pPr>
              <w:widowControl/>
              <w:rPr>
                <w:ins w:id="29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RegZip3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2AECC03D" w14:textId="77777777" w:rsidR="00A92C7B" w:rsidRPr="008F20B5" w:rsidRDefault="00A92C7B" w:rsidP="0031331B">
            <w:pPr>
              <w:widowControl/>
              <w:rPr>
                <w:ins w:id="29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-郵遞區號前三碼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797AA38" w14:textId="77777777" w:rsidR="00A92C7B" w:rsidRPr="008F20B5" w:rsidRDefault="00A92C7B" w:rsidP="0031331B">
            <w:pPr>
              <w:widowControl/>
              <w:jc w:val="center"/>
              <w:rPr>
                <w:ins w:id="29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069F9D0" w14:textId="77777777" w:rsidR="00A92C7B" w:rsidRPr="008F20B5" w:rsidRDefault="00A92C7B" w:rsidP="0031331B">
            <w:pPr>
              <w:widowControl/>
              <w:jc w:val="center"/>
              <w:rPr>
                <w:ins w:id="29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2CA187BE" w14:textId="77777777" w:rsidR="00A92C7B" w:rsidRPr="008F20B5" w:rsidRDefault="00A92C7B" w:rsidP="0031331B">
            <w:pPr>
              <w:widowControl/>
              <w:jc w:val="center"/>
              <w:rPr>
                <w:ins w:id="29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0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BE13C25" w14:textId="77777777" w:rsidR="00A92C7B" w:rsidRPr="008F20B5" w:rsidRDefault="00A92C7B" w:rsidP="0031331B">
            <w:pPr>
              <w:widowControl/>
              <w:rPr>
                <w:ins w:id="30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5C5F3A8" w14:textId="77777777" w:rsidTr="0031331B">
        <w:trPr>
          <w:trHeight w:val="340"/>
          <w:ins w:id="3002" w:author="家興 余" w:date="2021-03-19T18:08:00Z"/>
        </w:trPr>
        <w:tc>
          <w:tcPr>
            <w:tcW w:w="278" w:type="pct"/>
            <w:shd w:val="clear" w:color="auto" w:fill="auto"/>
          </w:tcPr>
          <w:p w14:paraId="4D304598" w14:textId="77777777" w:rsidR="00A92C7B" w:rsidRPr="008F20B5" w:rsidRDefault="00A92C7B" w:rsidP="0031331B">
            <w:pPr>
              <w:widowControl/>
              <w:jc w:val="center"/>
              <w:rPr>
                <w:ins w:id="30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13</w:t>
              </w:r>
            </w:ins>
          </w:p>
        </w:tc>
        <w:tc>
          <w:tcPr>
            <w:tcW w:w="722" w:type="pct"/>
            <w:shd w:val="clear" w:color="auto" w:fill="auto"/>
          </w:tcPr>
          <w:p w14:paraId="4FEABDAC" w14:textId="77777777" w:rsidR="00A92C7B" w:rsidRPr="008F20B5" w:rsidRDefault="00A92C7B" w:rsidP="0031331B">
            <w:pPr>
              <w:widowControl/>
              <w:rPr>
                <w:ins w:id="30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RegZip2</w:t>
              </w:r>
            </w:ins>
          </w:p>
        </w:tc>
        <w:tc>
          <w:tcPr>
            <w:tcW w:w="1944" w:type="pct"/>
            <w:shd w:val="clear" w:color="auto" w:fill="auto"/>
          </w:tcPr>
          <w:p w14:paraId="7B7B4712" w14:textId="77777777" w:rsidR="00A92C7B" w:rsidRPr="008F20B5" w:rsidRDefault="00A92C7B" w:rsidP="0031331B">
            <w:pPr>
              <w:widowControl/>
              <w:rPr>
                <w:ins w:id="30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-郵遞區號後兩碼</w:t>
              </w:r>
            </w:ins>
          </w:p>
        </w:tc>
        <w:tc>
          <w:tcPr>
            <w:tcW w:w="278" w:type="pct"/>
            <w:shd w:val="clear" w:color="auto" w:fill="auto"/>
          </w:tcPr>
          <w:p w14:paraId="43628AB4" w14:textId="77777777" w:rsidR="00A92C7B" w:rsidRPr="008F20B5" w:rsidRDefault="00A92C7B" w:rsidP="0031331B">
            <w:pPr>
              <w:widowControl/>
              <w:jc w:val="center"/>
              <w:rPr>
                <w:ins w:id="30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66FFD53" w14:textId="77777777" w:rsidR="00A92C7B" w:rsidRPr="008F20B5" w:rsidRDefault="00A92C7B" w:rsidP="0031331B">
            <w:pPr>
              <w:widowControl/>
              <w:jc w:val="center"/>
              <w:rPr>
                <w:ins w:id="30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2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01561C24" w14:textId="77777777" w:rsidR="00A92C7B" w:rsidRPr="008F20B5" w:rsidRDefault="00A92C7B" w:rsidP="0031331B">
            <w:pPr>
              <w:widowControl/>
              <w:jc w:val="center"/>
              <w:rPr>
                <w:ins w:id="30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F825363" w14:textId="77777777" w:rsidR="00A92C7B" w:rsidRPr="008F20B5" w:rsidRDefault="00A92C7B" w:rsidP="0031331B">
            <w:pPr>
              <w:widowControl/>
              <w:rPr>
                <w:ins w:id="30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B0615D" w14:textId="77777777" w:rsidTr="0031331B">
        <w:trPr>
          <w:trHeight w:val="340"/>
          <w:ins w:id="3015" w:author="家興 余" w:date="2021-03-19T18:08:00Z"/>
        </w:trPr>
        <w:tc>
          <w:tcPr>
            <w:tcW w:w="278" w:type="pct"/>
            <w:shd w:val="clear" w:color="auto" w:fill="auto"/>
          </w:tcPr>
          <w:p w14:paraId="3621282F" w14:textId="77777777" w:rsidR="00A92C7B" w:rsidRPr="008F20B5" w:rsidRDefault="00A92C7B" w:rsidP="0031331B">
            <w:pPr>
              <w:widowControl/>
              <w:jc w:val="center"/>
              <w:rPr>
                <w:ins w:id="30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310F56BC" w14:textId="77777777" w:rsidR="00A92C7B" w:rsidRPr="008F20B5" w:rsidRDefault="00A92C7B" w:rsidP="0031331B">
            <w:pPr>
              <w:widowControl/>
              <w:rPr>
                <w:ins w:id="30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RegCityCode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47F44F6" w14:textId="77777777" w:rsidR="00A92C7B" w:rsidRPr="008F20B5" w:rsidRDefault="00A92C7B" w:rsidP="0031331B">
            <w:pPr>
              <w:widowControl/>
              <w:rPr>
                <w:ins w:id="30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-縣市代碼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18562F8" w14:textId="77777777" w:rsidR="00A92C7B" w:rsidRPr="008F20B5" w:rsidRDefault="00A92C7B" w:rsidP="0031331B">
            <w:pPr>
              <w:widowControl/>
              <w:jc w:val="center"/>
              <w:rPr>
                <w:ins w:id="30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5327027" w14:textId="77777777" w:rsidR="00A92C7B" w:rsidRPr="008F20B5" w:rsidRDefault="00A92C7B" w:rsidP="0031331B">
            <w:pPr>
              <w:widowControl/>
              <w:jc w:val="center"/>
              <w:rPr>
                <w:ins w:id="30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3B055A84" w14:textId="77777777" w:rsidR="00A92C7B" w:rsidRDefault="00A92C7B" w:rsidP="0031331B">
            <w:pPr>
              <w:widowControl/>
              <w:jc w:val="center"/>
              <w:rPr>
                <w:ins w:id="30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7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76E4554" w14:textId="77777777" w:rsidR="00A92C7B" w:rsidRDefault="00A92C7B" w:rsidP="0031331B">
            <w:pPr>
              <w:rPr>
                <w:ins w:id="3028" w:author="家興 余" w:date="2021-03-19T18:08:00Z"/>
                <w:rFonts w:ascii="標楷體" w:eastAsia="標楷體" w:hAnsi="標楷體"/>
              </w:rPr>
            </w:pPr>
            <w:ins w:id="3029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3C669D61" w14:textId="77777777" w:rsidR="00A92C7B" w:rsidRPr="008F20B5" w:rsidRDefault="00A92C7B" w:rsidP="0031331B">
            <w:pPr>
              <w:widowControl/>
              <w:rPr>
                <w:ins w:id="30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A92C7B" w:rsidRPr="008F20B5" w14:paraId="0F83C276" w14:textId="77777777" w:rsidTr="0031331B">
        <w:trPr>
          <w:trHeight w:val="340"/>
          <w:ins w:id="3032" w:author="家興 余" w:date="2021-03-19T18:08:00Z"/>
        </w:trPr>
        <w:tc>
          <w:tcPr>
            <w:tcW w:w="278" w:type="pct"/>
            <w:shd w:val="clear" w:color="auto" w:fill="auto"/>
          </w:tcPr>
          <w:p w14:paraId="5493FF6E" w14:textId="77777777" w:rsidR="00A92C7B" w:rsidRPr="008F20B5" w:rsidRDefault="00A92C7B" w:rsidP="0031331B">
            <w:pPr>
              <w:widowControl/>
              <w:jc w:val="center"/>
              <w:rPr>
                <w:ins w:id="30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15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CBB0636" w14:textId="77777777" w:rsidR="00A92C7B" w:rsidRPr="008F20B5" w:rsidRDefault="00A92C7B" w:rsidP="0031331B">
            <w:pPr>
              <w:widowControl/>
              <w:rPr>
                <w:ins w:id="30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RegAreaCode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DEA2AFF" w14:textId="77777777" w:rsidR="00A92C7B" w:rsidRPr="008F20B5" w:rsidRDefault="00A92C7B" w:rsidP="0031331B">
            <w:pPr>
              <w:widowControl/>
              <w:rPr>
                <w:ins w:id="30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-鄉鎮市區代碼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B804942" w14:textId="77777777" w:rsidR="00A92C7B" w:rsidRPr="008F20B5" w:rsidRDefault="00A92C7B" w:rsidP="0031331B">
            <w:pPr>
              <w:widowControl/>
              <w:jc w:val="center"/>
              <w:rPr>
                <w:ins w:id="30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638753E6" w14:textId="77777777" w:rsidR="00A92C7B" w:rsidRPr="008F20B5" w:rsidRDefault="00A92C7B" w:rsidP="0031331B">
            <w:pPr>
              <w:widowControl/>
              <w:jc w:val="center"/>
              <w:rPr>
                <w:ins w:id="30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59AA801C" w14:textId="77777777" w:rsidR="00A92C7B" w:rsidRPr="008F20B5" w:rsidRDefault="00A92C7B" w:rsidP="0031331B">
            <w:pPr>
              <w:widowControl/>
              <w:jc w:val="center"/>
              <w:rPr>
                <w:ins w:id="30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4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7D019F0A" w14:textId="77777777" w:rsidR="00A92C7B" w:rsidRDefault="00A92C7B" w:rsidP="0031331B">
            <w:pPr>
              <w:rPr>
                <w:ins w:id="3045" w:author="家興 余" w:date="2021-03-19T18:08:00Z"/>
                <w:rFonts w:ascii="標楷體" w:eastAsia="標楷體" w:hAnsi="標楷體"/>
              </w:rPr>
            </w:pPr>
            <w:ins w:id="3046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  <w:r>
                <w:rPr>
                  <w:rFonts w:ascii="標楷體" w:eastAsia="標楷體" w:hAnsi="標楷體" w:hint="eastAsia"/>
                </w:rPr>
                <w:t>滿兩位</w:t>
              </w:r>
            </w:ins>
          </w:p>
          <w:p w14:paraId="423F3FEA" w14:textId="77777777" w:rsidR="00A92C7B" w:rsidRPr="008F20B5" w:rsidRDefault="00A92C7B" w:rsidP="0031331B">
            <w:pPr>
              <w:widowControl/>
              <w:rPr>
                <w:ins w:id="30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93330D4" w14:textId="77777777" w:rsidTr="0031331B">
        <w:trPr>
          <w:trHeight w:val="340"/>
          <w:ins w:id="3048" w:author="家興 余" w:date="2021-03-19T18:08:00Z"/>
        </w:trPr>
        <w:tc>
          <w:tcPr>
            <w:tcW w:w="278" w:type="pct"/>
            <w:shd w:val="clear" w:color="auto" w:fill="auto"/>
          </w:tcPr>
          <w:p w14:paraId="4CC7E329" w14:textId="77777777" w:rsidR="00A92C7B" w:rsidRPr="008F20B5" w:rsidRDefault="00A92C7B" w:rsidP="0031331B">
            <w:pPr>
              <w:widowControl/>
              <w:jc w:val="center"/>
              <w:rPr>
                <w:ins w:id="30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16</w:t>
              </w:r>
            </w:ins>
          </w:p>
        </w:tc>
        <w:tc>
          <w:tcPr>
            <w:tcW w:w="722" w:type="pct"/>
            <w:shd w:val="clear" w:color="auto" w:fill="auto"/>
          </w:tcPr>
          <w:p w14:paraId="2B6281E0" w14:textId="77777777" w:rsidR="00A92C7B" w:rsidRPr="008F20B5" w:rsidRDefault="00A92C7B" w:rsidP="0031331B">
            <w:pPr>
              <w:widowControl/>
              <w:rPr>
                <w:ins w:id="30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RegRoad</w:t>
              </w:r>
            </w:ins>
          </w:p>
        </w:tc>
        <w:tc>
          <w:tcPr>
            <w:tcW w:w="1944" w:type="pct"/>
            <w:shd w:val="clear" w:color="auto" w:fill="auto"/>
          </w:tcPr>
          <w:p w14:paraId="7D1D2A04" w14:textId="77777777" w:rsidR="00A92C7B" w:rsidRPr="008F20B5" w:rsidRDefault="00A92C7B" w:rsidP="0031331B">
            <w:pPr>
              <w:widowControl/>
              <w:rPr>
                <w:ins w:id="30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-路名</w:t>
              </w:r>
            </w:ins>
          </w:p>
        </w:tc>
        <w:tc>
          <w:tcPr>
            <w:tcW w:w="278" w:type="pct"/>
            <w:shd w:val="clear" w:color="auto" w:fill="auto"/>
          </w:tcPr>
          <w:p w14:paraId="62E1CBC5" w14:textId="77777777" w:rsidR="00A92C7B" w:rsidRPr="008F20B5" w:rsidRDefault="00A92C7B" w:rsidP="0031331B">
            <w:pPr>
              <w:widowControl/>
              <w:jc w:val="center"/>
              <w:rPr>
                <w:ins w:id="30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B532933" w14:textId="77777777" w:rsidR="00A92C7B" w:rsidRPr="008F20B5" w:rsidDel="00286FD8" w:rsidRDefault="00A92C7B" w:rsidP="0031331B">
            <w:pPr>
              <w:widowControl/>
              <w:jc w:val="center"/>
              <w:rPr>
                <w:ins w:id="30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40</w:t>
              </w:r>
            </w:ins>
          </w:p>
        </w:tc>
        <w:tc>
          <w:tcPr>
            <w:tcW w:w="278" w:type="pct"/>
          </w:tcPr>
          <w:p w14:paraId="10603AD5" w14:textId="77777777" w:rsidR="00A92C7B" w:rsidRPr="008F20B5" w:rsidRDefault="00A92C7B" w:rsidP="0031331B">
            <w:pPr>
              <w:widowControl/>
              <w:jc w:val="center"/>
              <w:rPr>
                <w:ins w:id="30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6BDC4C9" w14:textId="77777777" w:rsidR="00A92C7B" w:rsidRPr="008F20B5" w:rsidRDefault="00A92C7B" w:rsidP="0031331B">
            <w:pPr>
              <w:widowControl/>
              <w:rPr>
                <w:ins w:id="30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如不規則門牌,輸入這裡</w:t>
              </w:r>
            </w:ins>
          </w:p>
        </w:tc>
      </w:tr>
      <w:tr w:rsidR="00A92C7B" w:rsidRPr="008F20B5" w14:paraId="703DA65D" w14:textId="77777777" w:rsidTr="0031331B">
        <w:trPr>
          <w:trHeight w:val="340"/>
          <w:ins w:id="3062" w:author="家興 余" w:date="2021-03-19T18:08:00Z"/>
        </w:trPr>
        <w:tc>
          <w:tcPr>
            <w:tcW w:w="278" w:type="pct"/>
            <w:shd w:val="clear" w:color="auto" w:fill="auto"/>
          </w:tcPr>
          <w:p w14:paraId="4BE51EBD" w14:textId="77777777" w:rsidR="00A92C7B" w:rsidRPr="008F20B5" w:rsidRDefault="00A92C7B" w:rsidP="0031331B">
            <w:pPr>
              <w:widowControl/>
              <w:jc w:val="center"/>
              <w:rPr>
                <w:ins w:id="30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17</w:t>
              </w:r>
            </w:ins>
          </w:p>
        </w:tc>
        <w:tc>
          <w:tcPr>
            <w:tcW w:w="722" w:type="pct"/>
            <w:shd w:val="clear" w:color="auto" w:fill="auto"/>
          </w:tcPr>
          <w:p w14:paraId="2FD91DD1" w14:textId="77777777" w:rsidR="00A92C7B" w:rsidRPr="008F20B5" w:rsidRDefault="00A92C7B" w:rsidP="0031331B">
            <w:pPr>
              <w:widowControl/>
              <w:rPr>
                <w:ins w:id="30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RegSection</w:t>
              </w:r>
            </w:ins>
          </w:p>
        </w:tc>
        <w:tc>
          <w:tcPr>
            <w:tcW w:w="1944" w:type="pct"/>
            <w:shd w:val="clear" w:color="auto" w:fill="auto"/>
          </w:tcPr>
          <w:p w14:paraId="375996A5" w14:textId="77777777" w:rsidR="00A92C7B" w:rsidRPr="008F20B5" w:rsidRDefault="00A92C7B" w:rsidP="0031331B">
            <w:pPr>
              <w:widowControl/>
              <w:rPr>
                <w:ins w:id="30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-段</w:t>
              </w:r>
            </w:ins>
          </w:p>
        </w:tc>
        <w:tc>
          <w:tcPr>
            <w:tcW w:w="278" w:type="pct"/>
            <w:shd w:val="clear" w:color="auto" w:fill="auto"/>
          </w:tcPr>
          <w:p w14:paraId="02F508DE" w14:textId="77777777" w:rsidR="00A92C7B" w:rsidRPr="008F20B5" w:rsidRDefault="00A92C7B" w:rsidP="0031331B">
            <w:pPr>
              <w:widowControl/>
              <w:jc w:val="center"/>
              <w:rPr>
                <w:ins w:id="30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D61E6B9" w14:textId="77777777" w:rsidR="00A92C7B" w:rsidRPr="008F20B5" w:rsidDel="00286FD8" w:rsidRDefault="00A92C7B" w:rsidP="0031331B">
            <w:pPr>
              <w:widowControl/>
              <w:jc w:val="center"/>
              <w:rPr>
                <w:ins w:id="30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FDCF1EA" w14:textId="77777777" w:rsidR="00A92C7B" w:rsidRPr="008F20B5" w:rsidRDefault="00A92C7B" w:rsidP="0031331B">
            <w:pPr>
              <w:widowControl/>
              <w:jc w:val="center"/>
              <w:rPr>
                <w:ins w:id="30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A39A361" w14:textId="77777777" w:rsidR="00A92C7B" w:rsidRPr="008F20B5" w:rsidRDefault="00A92C7B" w:rsidP="0031331B">
            <w:pPr>
              <w:widowControl/>
              <w:rPr>
                <w:ins w:id="30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ABF0E5" w14:textId="77777777" w:rsidTr="0031331B">
        <w:trPr>
          <w:trHeight w:val="340"/>
          <w:ins w:id="3075" w:author="家興 余" w:date="2021-03-19T18:08:00Z"/>
        </w:trPr>
        <w:tc>
          <w:tcPr>
            <w:tcW w:w="278" w:type="pct"/>
            <w:shd w:val="clear" w:color="auto" w:fill="auto"/>
          </w:tcPr>
          <w:p w14:paraId="08242DBB" w14:textId="77777777" w:rsidR="00A92C7B" w:rsidRPr="008F20B5" w:rsidRDefault="00A92C7B" w:rsidP="0031331B">
            <w:pPr>
              <w:widowControl/>
              <w:jc w:val="center"/>
              <w:rPr>
                <w:ins w:id="30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18</w:t>
              </w:r>
            </w:ins>
          </w:p>
        </w:tc>
        <w:tc>
          <w:tcPr>
            <w:tcW w:w="722" w:type="pct"/>
            <w:shd w:val="clear" w:color="auto" w:fill="auto"/>
          </w:tcPr>
          <w:p w14:paraId="6EFB20CB" w14:textId="77777777" w:rsidR="00A92C7B" w:rsidRPr="008F20B5" w:rsidRDefault="00A92C7B" w:rsidP="0031331B">
            <w:pPr>
              <w:widowControl/>
              <w:rPr>
                <w:ins w:id="30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9" w:author="家興 余" w:date="2021-03-19T18:08:00Z">
              <w:r w:rsidRPr="004A1C2C">
                <w:rPr>
                  <w:rFonts w:ascii="標楷體" w:eastAsia="標楷體" w:hAnsi="標楷體"/>
                </w:rPr>
                <w:t>RegAlley</w:t>
              </w:r>
            </w:ins>
          </w:p>
        </w:tc>
        <w:tc>
          <w:tcPr>
            <w:tcW w:w="1944" w:type="pct"/>
            <w:shd w:val="clear" w:color="auto" w:fill="auto"/>
          </w:tcPr>
          <w:p w14:paraId="3325FEFD" w14:textId="77777777" w:rsidR="00A92C7B" w:rsidRPr="008F20B5" w:rsidRDefault="00A92C7B" w:rsidP="0031331B">
            <w:pPr>
              <w:widowControl/>
              <w:rPr>
                <w:ins w:id="30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8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-巷</w:t>
              </w:r>
            </w:ins>
          </w:p>
        </w:tc>
        <w:tc>
          <w:tcPr>
            <w:tcW w:w="278" w:type="pct"/>
            <w:shd w:val="clear" w:color="auto" w:fill="auto"/>
          </w:tcPr>
          <w:p w14:paraId="53B3F179" w14:textId="77777777" w:rsidR="00A92C7B" w:rsidRPr="008F20B5" w:rsidRDefault="00A92C7B" w:rsidP="0031331B">
            <w:pPr>
              <w:widowControl/>
              <w:jc w:val="center"/>
              <w:rPr>
                <w:ins w:id="30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8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9438653" w14:textId="77777777" w:rsidR="00A92C7B" w:rsidRPr="008F20B5" w:rsidDel="00286FD8" w:rsidRDefault="00A92C7B" w:rsidP="0031331B">
            <w:pPr>
              <w:widowControl/>
              <w:jc w:val="center"/>
              <w:rPr>
                <w:ins w:id="30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8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6E84F00C" w14:textId="77777777" w:rsidR="00A92C7B" w:rsidRPr="008F20B5" w:rsidRDefault="00A92C7B" w:rsidP="0031331B">
            <w:pPr>
              <w:widowControl/>
              <w:jc w:val="center"/>
              <w:rPr>
                <w:ins w:id="30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CF9EAA7" w14:textId="77777777" w:rsidR="00A92C7B" w:rsidRPr="008F20B5" w:rsidRDefault="00A92C7B" w:rsidP="0031331B">
            <w:pPr>
              <w:widowControl/>
              <w:rPr>
                <w:ins w:id="30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FD0C5A8" w14:textId="77777777" w:rsidTr="0031331B">
        <w:trPr>
          <w:trHeight w:val="340"/>
          <w:ins w:id="3088" w:author="家興 余" w:date="2021-03-19T18:08:00Z"/>
        </w:trPr>
        <w:tc>
          <w:tcPr>
            <w:tcW w:w="278" w:type="pct"/>
            <w:shd w:val="clear" w:color="auto" w:fill="auto"/>
          </w:tcPr>
          <w:p w14:paraId="51454E24" w14:textId="77777777" w:rsidR="00A92C7B" w:rsidRPr="008F20B5" w:rsidRDefault="00A92C7B" w:rsidP="0031331B">
            <w:pPr>
              <w:widowControl/>
              <w:jc w:val="center"/>
              <w:rPr>
                <w:ins w:id="30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19</w:t>
              </w:r>
            </w:ins>
          </w:p>
        </w:tc>
        <w:tc>
          <w:tcPr>
            <w:tcW w:w="722" w:type="pct"/>
            <w:shd w:val="clear" w:color="auto" w:fill="auto"/>
          </w:tcPr>
          <w:p w14:paraId="6AD3A9D2" w14:textId="77777777" w:rsidR="00A92C7B" w:rsidRPr="008F20B5" w:rsidRDefault="00A92C7B" w:rsidP="0031331B">
            <w:pPr>
              <w:widowControl/>
              <w:rPr>
                <w:ins w:id="30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2" w:author="家興 余" w:date="2021-03-19T18:08:00Z">
              <w:r w:rsidRPr="004A1C2C">
                <w:rPr>
                  <w:rFonts w:ascii="標楷體" w:eastAsia="標楷體" w:hAnsi="標楷體"/>
                </w:rPr>
                <w:t>RegLane</w:t>
              </w:r>
            </w:ins>
          </w:p>
        </w:tc>
        <w:tc>
          <w:tcPr>
            <w:tcW w:w="1944" w:type="pct"/>
            <w:shd w:val="clear" w:color="auto" w:fill="auto"/>
          </w:tcPr>
          <w:p w14:paraId="5526C8F6" w14:textId="77777777" w:rsidR="00A92C7B" w:rsidRPr="008F20B5" w:rsidRDefault="00A92C7B" w:rsidP="0031331B">
            <w:pPr>
              <w:widowControl/>
              <w:rPr>
                <w:ins w:id="30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-弄</w:t>
              </w:r>
            </w:ins>
          </w:p>
        </w:tc>
        <w:tc>
          <w:tcPr>
            <w:tcW w:w="278" w:type="pct"/>
            <w:shd w:val="clear" w:color="auto" w:fill="auto"/>
          </w:tcPr>
          <w:p w14:paraId="4BF85FF5" w14:textId="77777777" w:rsidR="00A92C7B" w:rsidRPr="008F20B5" w:rsidRDefault="00A92C7B" w:rsidP="0031331B">
            <w:pPr>
              <w:widowControl/>
              <w:jc w:val="center"/>
              <w:rPr>
                <w:ins w:id="30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128604A3" w14:textId="77777777" w:rsidR="00A92C7B" w:rsidRPr="008F20B5" w:rsidDel="00286FD8" w:rsidRDefault="00A92C7B" w:rsidP="0031331B">
            <w:pPr>
              <w:widowControl/>
              <w:jc w:val="center"/>
              <w:rPr>
                <w:ins w:id="30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3A6C9165" w14:textId="77777777" w:rsidR="00A92C7B" w:rsidRPr="008F20B5" w:rsidRDefault="00A92C7B" w:rsidP="0031331B">
            <w:pPr>
              <w:widowControl/>
              <w:jc w:val="center"/>
              <w:rPr>
                <w:ins w:id="30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212A1A9" w14:textId="77777777" w:rsidR="00A92C7B" w:rsidRPr="008F20B5" w:rsidRDefault="00A92C7B" w:rsidP="0031331B">
            <w:pPr>
              <w:widowControl/>
              <w:rPr>
                <w:ins w:id="31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2A4AB17" w14:textId="77777777" w:rsidTr="0031331B">
        <w:trPr>
          <w:trHeight w:val="340"/>
          <w:ins w:id="3101" w:author="家興 余" w:date="2021-03-19T18:08:00Z"/>
        </w:trPr>
        <w:tc>
          <w:tcPr>
            <w:tcW w:w="278" w:type="pct"/>
            <w:shd w:val="clear" w:color="auto" w:fill="auto"/>
          </w:tcPr>
          <w:p w14:paraId="173BA237" w14:textId="77777777" w:rsidR="00A92C7B" w:rsidRPr="008F20B5" w:rsidRDefault="00A92C7B" w:rsidP="0031331B">
            <w:pPr>
              <w:widowControl/>
              <w:jc w:val="center"/>
              <w:rPr>
                <w:ins w:id="31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t>20</w:t>
              </w:r>
            </w:ins>
          </w:p>
        </w:tc>
        <w:tc>
          <w:tcPr>
            <w:tcW w:w="722" w:type="pct"/>
            <w:shd w:val="clear" w:color="auto" w:fill="auto"/>
          </w:tcPr>
          <w:p w14:paraId="65CAC5D6" w14:textId="77777777" w:rsidR="00A92C7B" w:rsidRPr="008F20B5" w:rsidRDefault="00A92C7B" w:rsidP="0031331B">
            <w:pPr>
              <w:widowControl/>
              <w:rPr>
                <w:ins w:id="31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5" w:author="家興 余" w:date="2021-03-19T18:08:00Z">
              <w:r w:rsidRPr="004A1C2C">
                <w:rPr>
                  <w:rFonts w:ascii="標楷體" w:eastAsia="標楷體" w:hAnsi="標楷體"/>
                </w:rPr>
                <w:t>RegNum</w:t>
              </w:r>
            </w:ins>
          </w:p>
        </w:tc>
        <w:tc>
          <w:tcPr>
            <w:tcW w:w="1944" w:type="pct"/>
            <w:shd w:val="clear" w:color="auto" w:fill="auto"/>
          </w:tcPr>
          <w:p w14:paraId="2F1482E0" w14:textId="77777777" w:rsidR="00A92C7B" w:rsidRPr="008F20B5" w:rsidRDefault="00A92C7B" w:rsidP="0031331B">
            <w:pPr>
              <w:widowControl/>
              <w:rPr>
                <w:ins w:id="31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</w:t>
              </w:r>
            </w:ins>
          </w:p>
        </w:tc>
        <w:tc>
          <w:tcPr>
            <w:tcW w:w="278" w:type="pct"/>
            <w:shd w:val="clear" w:color="auto" w:fill="auto"/>
          </w:tcPr>
          <w:p w14:paraId="40EDA6F0" w14:textId="77777777" w:rsidR="00A92C7B" w:rsidRPr="008F20B5" w:rsidRDefault="00A92C7B" w:rsidP="0031331B">
            <w:pPr>
              <w:widowControl/>
              <w:jc w:val="center"/>
              <w:rPr>
                <w:ins w:id="31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782A1DAD" w14:textId="77777777" w:rsidR="00A92C7B" w:rsidRPr="008F20B5" w:rsidDel="00286FD8" w:rsidRDefault="00A92C7B" w:rsidP="0031331B">
            <w:pPr>
              <w:widowControl/>
              <w:jc w:val="center"/>
              <w:rPr>
                <w:ins w:id="31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1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02C1638C" w14:textId="77777777" w:rsidR="00A92C7B" w:rsidRPr="008F20B5" w:rsidRDefault="00A92C7B" w:rsidP="0031331B">
            <w:pPr>
              <w:widowControl/>
              <w:jc w:val="center"/>
              <w:rPr>
                <w:ins w:id="31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014A256" w14:textId="77777777" w:rsidR="00A92C7B" w:rsidRPr="008F20B5" w:rsidRDefault="00A92C7B" w:rsidP="0031331B">
            <w:pPr>
              <w:widowControl/>
              <w:rPr>
                <w:ins w:id="31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850DC3F" w14:textId="77777777" w:rsidTr="0031331B">
        <w:trPr>
          <w:trHeight w:val="340"/>
          <w:ins w:id="3114" w:author="家興 余" w:date="2021-03-19T18:08:00Z"/>
        </w:trPr>
        <w:tc>
          <w:tcPr>
            <w:tcW w:w="278" w:type="pct"/>
            <w:shd w:val="clear" w:color="auto" w:fill="auto"/>
          </w:tcPr>
          <w:p w14:paraId="424466C6" w14:textId="77777777" w:rsidR="00A92C7B" w:rsidRPr="008F20B5" w:rsidRDefault="00A92C7B" w:rsidP="0031331B">
            <w:pPr>
              <w:widowControl/>
              <w:jc w:val="center"/>
              <w:rPr>
                <w:ins w:id="31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1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21</w:t>
              </w:r>
            </w:ins>
          </w:p>
        </w:tc>
        <w:tc>
          <w:tcPr>
            <w:tcW w:w="722" w:type="pct"/>
            <w:shd w:val="clear" w:color="auto" w:fill="auto"/>
          </w:tcPr>
          <w:p w14:paraId="55279677" w14:textId="77777777" w:rsidR="00A92C7B" w:rsidRPr="008F20B5" w:rsidRDefault="00A92C7B" w:rsidP="0031331B">
            <w:pPr>
              <w:widowControl/>
              <w:rPr>
                <w:ins w:id="31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18" w:author="家興 余" w:date="2021-03-19T18:08:00Z">
              <w:r w:rsidRPr="004A1C2C">
                <w:rPr>
                  <w:rFonts w:ascii="標楷體" w:eastAsia="標楷體" w:hAnsi="標楷體"/>
                </w:rPr>
                <w:t>RegNumDash</w:t>
              </w:r>
            </w:ins>
          </w:p>
        </w:tc>
        <w:tc>
          <w:tcPr>
            <w:tcW w:w="1944" w:type="pct"/>
            <w:shd w:val="clear" w:color="auto" w:fill="auto"/>
          </w:tcPr>
          <w:p w14:paraId="6AC43995" w14:textId="77777777" w:rsidR="00A92C7B" w:rsidRPr="008F20B5" w:rsidRDefault="00A92C7B" w:rsidP="0031331B">
            <w:pPr>
              <w:widowControl/>
              <w:rPr>
                <w:ins w:id="31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-號之</w:t>
              </w:r>
            </w:ins>
          </w:p>
        </w:tc>
        <w:tc>
          <w:tcPr>
            <w:tcW w:w="278" w:type="pct"/>
            <w:shd w:val="clear" w:color="auto" w:fill="auto"/>
          </w:tcPr>
          <w:p w14:paraId="04E1E79E" w14:textId="77777777" w:rsidR="00A92C7B" w:rsidRPr="008F20B5" w:rsidRDefault="00A92C7B" w:rsidP="0031331B">
            <w:pPr>
              <w:widowControl/>
              <w:jc w:val="center"/>
              <w:rPr>
                <w:ins w:id="31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97F4DD2" w14:textId="77777777" w:rsidR="00A92C7B" w:rsidRPr="008F20B5" w:rsidDel="00286FD8" w:rsidRDefault="00A92C7B" w:rsidP="0031331B">
            <w:pPr>
              <w:widowControl/>
              <w:jc w:val="center"/>
              <w:rPr>
                <w:ins w:id="31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53D95EAF" w14:textId="77777777" w:rsidR="00A92C7B" w:rsidRPr="008F20B5" w:rsidRDefault="00A92C7B" w:rsidP="0031331B">
            <w:pPr>
              <w:widowControl/>
              <w:jc w:val="center"/>
              <w:rPr>
                <w:ins w:id="31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51240E8" w14:textId="77777777" w:rsidR="00A92C7B" w:rsidRPr="008F20B5" w:rsidRDefault="00A92C7B" w:rsidP="0031331B">
            <w:pPr>
              <w:widowControl/>
              <w:rPr>
                <w:ins w:id="31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D052D0D" w14:textId="77777777" w:rsidTr="0031331B">
        <w:trPr>
          <w:trHeight w:val="340"/>
          <w:ins w:id="3127" w:author="家興 余" w:date="2021-03-19T18:08:00Z"/>
        </w:trPr>
        <w:tc>
          <w:tcPr>
            <w:tcW w:w="278" w:type="pct"/>
            <w:shd w:val="clear" w:color="auto" w:fill="auto"/>
          </w:tcPr>
          <w:p w14:paraId="111E402B" w14:textId="77777777" w:rsidR="00A92C7B" w:rsidRPr="008F20B5" w:rsidRDefault="00A92C7B" w:rsidP="0031331B">
            <w:pPr>
              <w:widowControl/>
              <w:jc w:val="center"/>
              <w:rPr>
                <w:ins w:id="31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22</w:t>
              </w:r>
            </w:ins>
          </w:p>
        </w:tc>
        <w:tc>
          <w:tcPr>
            <w:tcW w:w="722" w:type="pct"/>
            <w:shd w:val="clear" w:color="auto" w:fill="auto"/>
          </w:tcPr>
          <w:p w14:paraId="50907EF2" w14:textId="77777777" w:rsidR="00A92C7B" w:rsidRPr="008F20B5" w:rsidRDefault="00A92C7B" w:rsidP="0031331B">
            <w:pPr>
              <w:widowControl/>
              <w:rPr>
                <w:ins w:id="31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1" w:author="家興 余" w:date="2021-03-19T18:08:00Z">
              <w:r w:rsidRPr="004A1C2C">
                <w:rPr>
                  <w:rFonts w:ascii="標楷體" w:eastAsia="標楷體" w:hAnsi="標楷體"/>
                </w:rPr>
                <w:t>RegFloor</w:t>
              </w:r>
            </w:ins>
          </w:p>
        </w:tc>
        <w:tc>
          <w:tcPr>
            <w:tcW w:w="1944" w:type="pct"/>
            <w:shd w:val="clear" w:color="auto" w:fill="auto"/>
          </w:tcPr>
          <w:p w14:paraId="5262F523" w14:textId="77777777" w:rsidR="00A92C7B" w:rsidRPr="008F20B5" w:rsidRDefault="00A92C7B" w:rsidP="0031331B">
            <w:pPr>
              <w:widowControl/>
              <w:rPr>
                <w:ins w:id="31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</w:t>
              </w:r>
            </w:ins>
          </w:p>
        </w:tc>
        <w:tc>
          <w:tcPr>
            <w:tcW w:w="278" w:type="pct"/>
            <w:shd w:val="clear" w:color="auto" w:fill="auto"/>
          </w:tcPr>
          <w:p w14:paraId="396316C8" w14:textId="77777777" w:rsidR="00A92C7B" w:rsidRPr="008F20B5" w:rsidRDefault="00A92C7B" w:rsidP="0031331B">
            <w:pPr>
              <w:widowControl/>
              <w:jc w:val="center"/>
              <w:rPr>
                <w:ins w:id="31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96DD30B" w14:textId="77777777" w:rsidR="00A92C7B" w:rsidRPr="008F20B5" w:rsidDel="00286FD8" w:rsidRDefault="00A92C7B" w:rsidP="0031331B">
            <w:pPr>
              <w:widowControl/>
              <w:jc w:val="center"/>
              <w:rPr>
                <w:ins w:id="31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5462569" w14:textId="77777777" w:rsidR="00A92C7B" w:rsidRPr="008F20B5" w:rsidRDefault="00A92C7B" w:rsidP="0031331B">
            <w:pPr>
              <w:widowControl/>
              <w:jc w:val="center"/>
              <w:rPr>
                <w:ins w:id="31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1F1613E0" w14:textId="77777777" w:rsidR="00A92C7B" w:rsidRPr="008F20B5" w:rsidRDefault="00A92C7B" w:rsidP="0031331B">
            <w:pPr>
              <w:widowControl/>
              <w:rPr>
                <w:ins w:id="31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5E3A54B" w14:textId="77777777" w:rsidTr="0031331B">
        <w:trPr>
          <w:trHeight w:val="340"/>
          <w:ins w:id="3140" w:author="家興 余" w:date="2021-03-19T18:08:00Z"/>
        </w:trPr>
        <w:tc>
          <w:tcPr>
            <w:tcW w:w="278" w:type="pct"/>
            <w:shd w:val="clear" w:color="auto" w:fill="auto"/>
          </w:tcPr>
          <w:p w14:paraId="3A9E19CC" w14:textId="77777777" w:rsidR="00A92C7B" w:rsidRPr="008F20B5" w:rsidRDefault="00A92C7B" w:rsidP="0031331B">
            <w:pPr>
              <w:widowControl/>
              <w:jc w:val="center"/>
              <w:rPr>
                <w:ins w:id="31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23</w:t>
              </w:r>
            </w:ins>
          </w:p>
        </w:tc>
        <w:tc>
          <w:tcPr>
            <w:tcW w:w="722" w:type="pct"/>
            <w:shd w:val="clear" w:color="auto" w:fill="auto"/>
          </w:tcPr>
          <w:p w14:paraId="5E508B49" w14:textId="77777777" w:rsidR="00A92C7B" w:rsidRPr="008F20B5" w:rsidRDefault="00A92C7B" w:rsidP="0031331B">
            <w:pPr>
              <w:widowControl/>
              <w:rPr>
                <w:ins w:id="31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4" w:author="家興 余" w:date="2021-03-19T18:08:00Z">
              <w:r w:rsidRPr="004A1C2C">
                <w:rPr>
                  <w:rFonts w:ascii="標楷體" w:eastAsia="標楷體" w:hAnsi="標楷體"/>
                </w:rPr>
                <w:t>RegFloorDash</w:t>
              </w:r>
            </w:ins>
          </w:p>
        </w:tc>
        <w:tc>
          <w:tcPr>
            <w:tcW w:w="1944" w:type="pct"/>
            <w:shd w:val="clear" w:color="auto" w:fill="auto"/>
          </w:tcPr>
          <w:p w14:paraId="52FC6A1A" w14:textId="77777777" w:rsidR="00A92C7B" w:rsidRPr="008F20B5" w:rsidRDefault="00A92C7B" w:rsidP="0031331B">
            <w:pPr>
              <w:widowControl/>
              <w:rPr>
                <w:ins w:id="31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-樓之</w:t>
              </w:r>
            </w:ins>
          </w:p>
        </w:tc>
        <w:tc>
          <w:tcPr>
            <w:tcW w:w="278" w:type="pct"/>
            <w:shd w:val="clear" w:color="auto" w:fill="auto"/>
          </w:tcPr>
          <w:p w14:paraId="387F4794" w14:textId="77777777" w:rsidR="00A92C7B" w:rsidRPr="008F20B5" w:rsidRDefault="00A92C7B" w:rsidP="0031331B">
            <w:pPr>
              <w:widowControl/>
              <w:jc w:val="center"/>
              <w:rPr>
                <w:ins w:id="31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5E9D455" w14:textId="77777777" w:rsidR="00A92C7B" w:rsidRPr="008F20B5" w:rsidDel="00286FD8" w:rsidRDefault="00A92C7B" w:rsidP="0031331B">
            <w:pPr>
              <w:widowControl/>
              <w:jc w:val="center"/>
              <w:rPr>
                <w:ins w:id="31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6837301" w14:textId="77777777" w:rsidR="00A92C7B" w:rsidRPr="008F20B5" w:rsidRDefault="00A92C7B" w:rsidP="0031331B">
            <w:pPr>
              <w:widowControl/>
              <w:jc w:val="center"/>
              <w:rPr>
                <w:ins w:id="31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BDFDB0F" w14:textId="77777777" w:rsidR="00A92C7B" w:rsidRPr="008F20B5" w:rsidRDefault="00A92C7B" w:rsidP="0031331B">
            <w:pPr>
              <w:widowControl/>
              <w:rPr>
                <w:ins w:id="31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6C230D" w14:textId="77777777" w:rsidTr="0031331B">
        <w:trPr>
          <w:trHeight w:val="340"/>
          <w:ins w:id="3153" w:author="家興 余" w:date="2021-03-19T18:08:00Z"/>
        </w:trPr>
        <w:tc>
          <w:tcPr>
            <w:tcW w:w="278" w:type="pct"/>
            <w:shd w:val="clear" w:color="auto" w:fill="auto"/>
          </w:tcPr>
          <w:p w14:paraId="4948F5BA" w14:textId="77777777" w:rsidR="00A92C7B" w:rsidRPr="008F20B5" w:rsidRDefault="00A92C7B" w:rsidP="0031331B">
            <w:pPr>
              <w:widowControl/>
              <w:jc w:val="center"/>
              <w:rPr>
                <w:ins w:id="31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0F07C55A" w14:textId="77777777" w:rsidR="00A92C7B" w:rsidRPr="008F20B5" w:rsidRDefault="00A92C7B" w:rsidP="0031331B">
            <w:pPr>
              <w:widowControl/>
              <w:rPr>
                <w:ins w:id="31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CurrZip3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82ACCF0" w14:textId="77777777" w:rsidR="00A92C7B" w:rsidRPr="008F20B5" w:rsidRDefault="00A92C7B" w:rsidP="0031331B">
            <w:pPr>
              <w:widowControl/>
              <w:rPr>
                <w:ins w:id="31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-郵遞區號前三碼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D04D25A" w14:textId="77777777" w:rsidR="00A92C7B" w:rsidRPr="008F20B5" w:rsidRDefault="00A92C7B" w:rsidP="0031331B">
            <w:pPr>
              <w:widowControl/>
              <w:jc w:val="center"/>
              <w:rPr>
                <w:ins w:id="31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D06A542" w14:textId="77777777" w:rsidR="00A92C7B" w:rsidRPr="008F20B5" w:rsidRDefault="00A92C7B" w:rsidP="0031331B">
            <w:pPr>
              <w:widowControl/>
              <w:jc w:val="center"/>
              <w:rPr>
                <w:ins w:id="31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22FE914C" w14:textId="77777777" w:rsidR="00A92C7B" w:rsidRPr="008F20B5" w:rsidRDefault="00A92C7B" w:rsidP="0031331B">
            <w:pPr>
              <w:widowControl/>
              <w:jc w:val="center"/>
              <w:rPr>
                <w:ins w:id="31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5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B18CC8E" w14:textId="77777777" w:rsidR="00A92C7B" w:rsidRPr="008F20B5" w:rsidRDefault="00A92C7B" w:rsidP="0031331B">
            <w:pPr>
              <w:widowControl/>
              <w:rPr>
                <w:ins w:id="31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1A738EC" w14:textId="77777777" w:rsidTr="0031331B">
        <w:trPr>
          <w:trHeight w:val="340"/>
          <w:ins w:id="3167" w:author="家興 余" w:date="2021-03-19T18:08:00Z"/>
        </w:trPr>
        <w:tc>
          <w:tcPr>
            <w:tcW w:w="278" w:type="pct"/>
            <w:shd w:val="clear" w:color="auto" w:fill="auto"/>
          </w:tcPr>
          <w:p w14:paraId="4C897DCB" w14:textId="77777777" w:rsidR="00A92C7B" w:rsidRPr="008F20B5" w:rsidRDefault="00A92C7B" w:rsidP="0031331B">
            <w:pPr>
              <w:widowControl/>
              <w:jc w:val="center"/>
              <w:rPr>
                <w:ins w:id="31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25</w:t>
              </w:r>
            </w:ins>
          </w:p>
        </w:tc>
        <w:tc>
          <w:tcPr>
            <w:tcW w:w="722" w:type="pct"/>
            <w:shd w:val="clear" w:color="auto" w:fill="auto"/>
          </w:tcPr>
          <w:p w14:paraId="51ABA6F1" w14:textId="77777777" w:rsidR="00A92C7B" w:rsidRPr="008F20B5" w:rsidRDefault="00A92C7B" w:rsidP="0031331B">
            <w:pPr>
              <w:widowControl/>
              <w:rPr>
                <w:ins w:id="31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CurrZip2</w:t>
              </w:r>
            </w:ins>
          </w:p>
        </w:tc>
        <w:tc>
          <w:tcPr>
            <w:tcW w:w="1944" w:type="pct"/>
            <w:shd w:val="clear" w:color="auto" w:fill="auto"/>
          </w:tcPr>
          <w:p w14:paraId="41304F5B" w14:textId="77777777" w:rsidR="00A92C7B" w:rsidRPr="008F20B5" w:rsidRDefault="00A92C7B" w:rsidP="0031331B">
            <w:pPr>
              <w:widowControl/>
              <w:rPr>
                <w:ins w:id="31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-郵遞區號後兩碼</w:t>
              </w:r>
            </w:ins>
          </w:p>
        </w:tc>
        <w:tc>
          <w:tcPr>
            <w:tcW w:w="278" w:type="pct"/>
            <w:shd w:val="clear" w:color="auto" w:fill="auto"/>
          </w:tcPr>
          <w:p w14:paraId="75612DCC" w14:textId="77777777" w:rsidR="00A92C7B" w:rsidRPr="008F20B5" w:rsidRDefault="00A92C7B" w:rsidP="0031331B">
            <w:pPr>
              <w:widowControl/>
              <w:jc w:val="center"/>
              <w:rPr>
                <w:ins w:id="31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C26DFD9" w14:textId="77777777" w:rsidR="00A92C7B" w:rsidRPr="008F20B5" w:rsidRDefault="00A92C7B" w:rsidP="0031331B">
            <w:pPr>
              <w:widowControl/>
              <w:jc w:val="center"/>
              <w:rPr>
                <w:ins w:id="31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7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6A6661AB" w14:textId="77777777" w:rsidR="00A92C7B" w:rsidRPr="008F20B5" w:rsidRDefault="00A92C7B" w:rsidP="0031331B">
            <w:pPr>
              <w:widowControl/>
              <w:jc w:val="center"/>
              <w:rPr>
                <w:ins w:id="31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4BDD527" w14:textId="77777777" w:rsidR="00A92C7B" w:rsidRPr="008F20B5" w:rsidRDefault="00A92C7B" w:rsidP="0031331B">
            <w:pPr>
              <w:widowControl/>
              <w:rPr>
                <w:ins w:id="31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　</w:t>
              </w:r>
            </w:ins>
          </w:p>
        </w:tc>
      </w:tr>
      <w:tr w:rsidR="00A92C7B" w:rsidRPr="008F20B5" w14:paraId="1D60DB03" w14:textId="77777777" w:rsidTr="0031331B">
        <w:trPr>
          <w:trHeight w:val="340"/>
          <w:ins w:id="3181" w:author="家興 余" w:date="2021-03-19T18:08:00Z"/>
        </w:trPr>
        <w:tc>
          <w:tcPr>
            <w:tcW w:w="278" w:type="pct"/>
            <w:shd w:val="clear" w:color="auto" w:fill="auto"/>
          </w:tcPr>
          <w:p w14:paraId="773F8408" w14:textId="77777777" w:rsidR="00A92C7B" w:rsidRPr="008F20B5" w:rsidRDefault="00A92C7B" w:rsidP="0031331B">
            <w:pPr>
              <w:widowControl/>
              <w:jc w:val="center"/>
              <w:rPr>
                <w:ins w:id="31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26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5AB91FFD" w14:textId="77777777" w:rsidR="00A92C7B" w:rsidRPr="008F20B5" w:rsidRDefault="00A92C7B" w:rsidP="0031331B">
            <w:pPr>
              <w:widowControl/>
              <w:rPr>
                <w:ins w:id="31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CurrCityCode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0B0D1B22" w14:textId="77777777" w:rsidR="00A92C7B" w:rsidRPr="008F20B5" w:rsidRDefault="00A92C7B" w:rsidP="0031331B">
            <w:pPr>
              <w:widowControl/>
              <w:rPr>
                <w:ins w:id="31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-縣市代碼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0D6A240" w14:textId="77777777" w:rsidR="00A92C7B" w:rsidRPr="008F20B5" w:rsidRDefault="00A92C7B" w:rsidP="0031331B">
            <w:pPr>
              <w:widowControl/>
              <w:jc w:val="center"/>
              <w:rPr>
                <w:ins w:id="31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51B1BE3" w14:textId="77777777" w:rsidR="00A92C7B" w:rsidRPr="008F20B5" w:rsidRDefault="00A92C7B" w:rsidP="0031331B">
            <w:pPr>
              <w:widowControl/>
              <w:jc w:val="center"/>
              <w:rPr>
                <w:ins w:id="31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4C099481" w14:textId="77777777" w:rsidR="00A92C7B" w:rsidRDefault="00A92C7B" w:rsidP="0031331B">
            <w:pPr>
              <w:widowControl/>
              <w:jc w:val="center"/>
              <w:rPr>
                <w:ins w:id="31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3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92E5D1" w14:textId="77777777" w:rsidR="00A92C7B" w:rsidRDefault="00A92C7B" w:rsidP="0031331B">
            <w:pPr>
              <w:rPr>
                <w:ins w:id="3194" w:author="家興 余" w:date="2021-03-19T18:08:00Z"/>
                <w:rFonts w:ascii="標楷體" w:eastAsia="標楷體" w:hAnsi="標楷體"/>
              </w:rPr>
            </w:pPr>
            <w:ins w:id="3195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6C874B4E" w14:textId="77777777" w:rsidR="00A92C7B" w:rsidRPr="008F20B5" w:rsidRDefault="00A92C7B" w:rsidP="0031331B">
            <w:pPr>
              <w:widowControl/>
              <w:rPr>
                <w:ins w:id="31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7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A92C7B" w:rsidRPr="008F20B5" w14:paraId="0578F556" w14:textId="77777777" w:rsidTr="0031331B">
        <w:trPr>
          <w:trHeight w:val="340"/>
          <w:ins w:id="3198" w:author="家興 余" w:date="2021-03-19T18:08:00Z"/>
        </w:trPr>
        <w:tc>
          <w:tcPr>
            <w:tcW w:w="278" w:type="pct"/>
            <w:shd w:val="clear" w:color="auto" w:fill="auto"/>
          </w:tcPr>
          <w:p w14:paraId="27BEB651" w14:textId="77777777" w:rsidR="00A92C7B" w:rsidRPr="008F20B5" w:rsidRDefault="00A92C7B" w:rsidP="0031331B">
            <w:pPr>
              <w:widowControl/>
              <w:jc w:val="center"/>
              <w:rPr>
                <w:ins w:id="31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27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5A650C0E" w14:textId="77777777" w:rsidR="00A92C7B" w:rsidRPr="008F20B5" w:rsidRDefault="00A92C7B" w:rsidP="0031331B">
            <w:pPr>
              <w:widowControl/>
              <w:rPr>
                <w:ins w:id="32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CurrAreaCode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718C4BA0" w14:textId="77777777" w:rsidR="00A92C7B" w:rsidRPr="008F20B5" w:rsidRDefault="00A92C7B" w:rsidP="0031331B">
            <w:pPr>
              <w:widowControl/>
              <w:rPr>
                <w:ins w:id="32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-鄉鎮市區代碼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E3E3176" w14:textId="77777777" w:rsidR="00A92C7B" w:rsidRPr="008F20B5" w:rsidRDefault="00A92C7B" w:rsidP="0031331B">
            <w:pPr>
              <w:widowControl/>
              <w:jc w:val="center"/>
              <w:rPr>
                <w:ins w:id="32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2FC4AEB" w14:textId="77777777" w:rsidR="00A92C7B" w:rsidRPr="008F20B5" w:rsidRDefault="00A92C7B" w:rsidP="0031331B">
            <w:pPr>
              <w:widowControl/>
              <w:jc w:val="center"/>
              <w:rPr>
                <w:ins w:id="32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43D2E50C" w14:textId="77777777" w:rsidR="00A92C7B" w:rsidRPr="008F20B5" w:rsidRDefault="00A92C7B" w:rsidP="0031331B">
            <w:pPr>
              <w:widowControl/>
              <w:jc w:val="center"/>
              <w:rPr>
                <w:ins w:id="32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0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0CA9E8BC" w14:textId="77777777" w:rsidR="00A92C7B" w:rsidRDefault="00A92C7B" w:rsidP="0031331B">
            <w:pPr>
              <w:rPr>
                <w:ins w:id="3211" w:author="家興 余" w:date="2021-03-19T18:08:00Z"/>
                <w:rFonts w:ascii="標楷體" w:eastAsia="標楷體" w:hAnsi="標楷體"/>
              </w:rPr>
            </w:pPr>
            <w:ins w:id="3212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  <w:r>
                <w:rPr>
                  <w:rFonts w:ascii="標楷體" w:eastAsia="標楷體" w:hAnsi="標楷體" w:hint="eastAsia"/>
                </w:rPr>
                <w:t>滿兩位</w:t>
              </w:r>
            </w:ins>
          </w:p>
          <w:p w14:paraId="6D5232EF" w14:textId="77777777" w:rsidR="00A92C7B" w:rsidRPr="008F20B5" w:rsidRDefault="00A92C7B" w:rsidP="0031331B">
            <w:pPr>
              <w:widowControl/>
              <w:rPr>
                <w:ins w:id="32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0D9001E" w14:textId="77777777" w:rsidTr="0031331B">
        <w:trPr>
          <w:trHeight w:val="340"/>
          <w:ins w:id="3214" w:author="家興 余" w:date="2021-03-19T18:08:00Z"/>
        </w:trPr>
        <w:tc>
          <w:tcPr>
            <w:tcW w:w="278" w:type="pct"/>
            <w:shd w:val="clear" w:color="auto" w:fill="auto"/>
          </w:tcPr>
          <w:p w14:paraId="0C68971F" w14:textId="77777777" w:rsidR="00A92C7B" w:rsidRPr="008F20B5" w:rsidRDefault="00A92C7B" w:rsidP="0031331B">
            <w:pPr>
              <w:widowControl/>
              <w:jc w:val="center"/>
              <w:rPr>
                <w:ins w:id="32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28</w:t>
              </w:r>
            </w:ins>
          </w:p>
        </w:tc>
        <w:tc>
          <w:tcPr>
            <w:tcW w:w="722" w:type="pct"/>
            <w:shd w:val="clear" w:color="auto" w:fill="auto"/>
          </w:tcPr>
          <w:p w14:paraId="237A408D" w14:textId="77777777" w:rsidR="00A92C7B" w:rsidRPr="008F20B5" w:rsidRDefault="00A92C7B" w:rsidP="0031331B">
            <w:pPr>
              <w:widowControl/>
              <w:rPr>
                <w:ins w:id="32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CurrRoad</w:t>
              </w:r>
            </w:ins>
          </w:p>
        </w:tc>
        <w:tc>
          <w:tcPr>
            <w:tcW w:w="1944" w:type="pct"/>
            <w:shd w:val="clear" w:color="auto" w:fill="auto"/>
          </w:tcPr>
          <w:p w14:paraId="240B3538" w14:textId="77777777" w:rsidR="00A92C7B" w:rsidRPr="008F20B5" w:rsidRDefault="00A92C7B" w:rsidP="0031331B">
            <w:pPr>
              <w:widowControl/>
              <w:rPr>
                <w:ins w:id="32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-路名</w:t>
              </w:r>
            </w:ins>
          </w:p>
        </w:tc>
        <w:tc>
          <w:tcPr>
            <w:tcW w:w="278" w:type="pct"/>
            <w:shd w:val="clear" w:color="auto" w:fill="auto"/>
          </w:tcPr>
          <w:p w14:paraId="5D057092" w14:textId="77777777" w:rsidR="00A92C7B" w:rsidRPr="008F20B5" w:rsidRDefault="00A92C7B" w:rsidP="0031331B">
            <w:pPr>
              <w:widowControl/>
              <w:jc w:val="center"/>
              <w:rPr>
                <w:ins w:id="32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4BC78F7" w14:textId="77777777" w:rsidR="00A92C7B" w:rsidRPr="008F20B5" w:rsidDel="00286FD8" w:rsidRDefault="00A92C7B" w:rsidP="0031331B">
            <w:pPr>
              <w:widowControl/>
              <w:jc w:val="center"/>
              <w:rPr>
                <w:ins w:id="32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40</w:t>
              </w:r>
            </w:ins>
          </w:p>
        </w:tc>
        <w:tc>
          <w:tcPr>
            <w:tcW w:w="278" w:type="pct"/>
          </w:tcPr>
          <w:p w14:paraId="3D797319" w14:textId="77777777" w:rsidR="00A92C7B" w:rsidRPr="008F20B5" w:rsidRDefault="00A92C7B" w:rsidP="0031331B">
            <w:pPr>
              <w:widowControl/>
              <w:jc w:val="center"/>
              <w:rPr>
                <w:ins w:id="32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74157FA" w14:textId="77777777" w:rsidR="00A92C7B" w:rsidRPr="008F20B5" w:rsidRDefault="00A92C7B" w:rsidP="0031331B">
            <w:pPr>
              <w:widowControl/>
              <w:rPr>
                <w:ins w:id="32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7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如不規則門牌,輸入這裡</w:t>
              </w:r>
            </w:ins>
          </w:p>
        </w:tc>
      </w:tr>
      <w:tr w:rsidR="00A92C7B" w:rsidRPr="008F20B5" w14:paraId="03C077E4" w14:textId="77777777" w:rsidTr="0031331B">
        <w:trPr>
          <w:trHeight w:val="340"/>
          <w:ins w:id="3228" w:author="家興 余" w:date="2021-03-19T18:08:00Z"/>
        </w:trPr>
        <w:tc>
          <w:tcPr>
            <w:tcW w:w="278" w:type="pct"/>
            <w:shd w:val="clear" w:color="auto" w:fill="auto"/>
          </w:tcPr>
          <w:p w14:paraId="3FE640C3" w14:textId="77777777" w:rsidR="00A92C7B" w:rsidRPr="008F20B5" w:rsidRDefault="00A92C7B" w:rsidP="0031331B">
            <w:pPr>
              <w:widowControl/>
              <w:jc w:val="center"/>
              <w:rPr>
                <w:ins w:id="32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29</w:t>
              </w:r>
            </w:ins>
          </w:p>
        </w:tc>
        <w:tc>
          <w:tcPr>
            <w:tcW w:w="722" w:type="pct"/>
            <w:shd w:val="clear" w:color="auto" w:fill="auto"/>
          </w:tcPr>
          <w:p w14:paraId="7F4F45B6" w14:textId="77777777" w:rsidR="00A92C7B" w:rsidRPr="008F20B5" w:rsidRDefault="00A92C7B" w:rsidP="0031331B">
            <w:pPr>
              <w:widowControl/>
              <w:rPr>
                <w:ins w:id="32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CurrSection</w:t>
              </w:r>
            </w:ins>
          </w:p>
        </w:tc>
        <w:tc>
          <w:tcPr>
            <w:tcW w:w="1944" w:type="pct"/>
            <w:shd w:val="clear" w:color="auto" w:fill="auto"/>
          </w:tcPr>
          <w:p w14:paraId="1F326542" w14:textId="77777777" w:rsidR="00A92C7B" w:rsidRPr="008F20B5" w:rsidRDefault="00A92C7B" w:rsidP="0031331B">
            <w:pPr>
              <w:widowControl/>
              <w:rPr>
                <w:ins w:id="32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-段</w:t>
              </w:r>
            </w:ins>
          </w:p>
        </w:tc>
        <w:tc>
          <w:tcPr>
            <w:tcW w:w="278" w:type="pct"/>
            <w:shd w:val="clear" w:color="auto" w:fill="auto"/>
          </w:tcPr>
          <w:p w14:paraId="6B635E7B" w14:textId="77777777" w:rsidR="00A92C7B" w:rsidRPr="008F20B5" w:rsidRDefault="00A92C7B" w:rsidP="0031331B">
            <w:pPr>
              <w:widowControl/>
              <w:jc w:val="center"/>
              <w:rPr>
                <w:ins w:id="32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E2C75CA" w14:textId="77777777" w:rsidR="00A92C7B" w:rsidRPr="008F20B5" w:rsidDel="00286FD8" w:rsidRDefault="00A92C7B" w:rsidP="0031331B">
            <w:pPr>
              <w:widowControl/>
              <w:jc w:val="center"/>
              <w:rPr>
                <w:ins w:id="32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6AAFAFCE" w14:textId="77777777" w:rsidR="00A92C7B" w:rsidRPr="008F20B5" w:rsidRDefault="00A92C7B" w:rsidP="0031331B">
            <w:pPr>
              <w:widowControl/>
              <w:jc w:val="center"/>
              <w:rPr>
                <w:ins w:id="32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0F8617A" w14:textId="77777777" w:rsidR="00A92C7B" w:rsidRPr="008F20B5" w:rsidRDefault="00A92C7B" w:rsidP="0031331B">
            <w:pPr>
              <w:widowControl/>
              <w:rPr>
                <w:ins w:id="32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A8854E" w14:textId="77777777" w:rsidTr="0031331B">
        <w:trPr>
          <w:trHeight w:val="340"/>
          <w:ins w:id="3241" w:author="家興 余" w:date="2021-03-19T18:08:00Z"/>
        </w:trPr>
        <w:tc>
          <w:tcPr>
            <w:tcW w:w="278" w:type="pct"/>
            <w:shd w:val="clear" w:color="auto" w:fill="auto"/>
          </w:tcPr>
          <w:p w14:paraId="09C40EF8" w14:textId="77777777" w:rsidR="00A92C7B" w:rsidRPr="008F20B5" w:rsidRDefault="00A92C7B" w:rsidP="0031331B">
            <w:pPr>
              <w:widowControl/>
              <w:jc w:val="center"/>
              <w:rPr>
                <w:ins w:id="32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30</w:t>
              </w:r>
            </w:ins>
          </w:p>
        </w:tc>
        <w:tc>
          <w:tcPr>
            <w:tcW w:w="722" w:type="pct"/>
            <w:shd w:val="clear" w:color="auto" w:fill="auto"/>
          </w:tcPr>
          <w:p w14:paraId="417EE8DB" w14:textId="77777777" w:rsidR="00A92C7B" w:rsidRPr="008F20B5" w:rsidRDefault="00A92C7B" w:rsidP="0031331B">
            <w:pPr>
              <w:widowControl/>
              <w:rPr>
                <w:ins w:id="32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5" w:author="家興 余" w:date="2021-03-19T18:08:00Z">
              <w:r w:rsidRPr="004A1C2C">
                <w:rPr>
                  <w:rFonts w:ascii="標楷體" w:eastAsia="標楷體" w:hAnsi="標楷體"/>
                </w:rPr>
                <w:t>CurrAlley</w:t>
              </w:r>
            </w:ins>
          </w:p>
        </w:tc>
        <w:tc>
          <w:tcPr>
            <w:tcW w:w="1944" w:type="pct"/>
            <w:shd w:val="clear" w:color="auto" w:fill="auto"/>
          </w:tcPr>
          <w:p w14:paraId="3CB7EC34" w14:textId="77777777" w:rsidR="00A92C7B" w:rsidRPr="008F20B5" w:rsidRDefault="00A92C7B" w:rsidP="0031331B">
            <w:pPr>
              <w:widowControl/>
              <w:rPr>
                <w:ins w:id="32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-巷</w:t>
              </w:r>
            </w:ins>
          </w:p>
        </w:tc>
        <w:tc>
          <w:tcPr>
            <w:tcW w:w="278" w:type="pct"/>
            <w:shd w:val="clear" w:color="auto" w:fill="auto"/>
          </w:tcPr>
          <w:p w14:paraId="76ED6E24" w14:textId="77777777" w:rsidR="00A92C7B" w:rsidRPr="008F20B5" w:rsidRDefault="00A92C7B" w:rsidP="0031331B">
            <w:pPr>
              <w:widowControl/>
              <w:jc w:val="center"/>
              <w:rPr>
                <w:ins w:id="32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DA74076" w14:textId="77777777" w:rsidR="00A92C7B" w:rsidRPr="008F20B5" w:rsidDel="00286FD8" w:rsidRDefault="00A92C7B" w:rsidP="0031331B">
            <w:pPr>
              <w:widowControl/>
              <w:jc w:val="center"/>
              <w:rPr>
                <w:ins w:id="32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5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64609933" w14:textId="77777777" w:rsidR="00A92C7B" w:rsidRPr="008F20B5" w:rsidRDefault="00A92C7B" w:rsidP="0031331B">
            <w:pPr>
              <w:widowControl/>
              <w:jc w:val="center"/>
              <w:rPr>
                <w:ins w:id="32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68E22B6B" w14:textId="77777777" w:rsidR="00A92C7B" w:rsidRPr="008F20B5" w:rsidRDefault="00A92C7B" w:rsidP="0031331B">
            <w:pPr>
              <w:widowControl/>
              <w:rPr>
                <w:ins w:id="32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AB2C6E" w14:textId="77777777" w:rsidTr="0031331B">
        <w:trPr>
          <w:trHeight w:val="340"/>
          <w:ins w:id="3254" w:author="家興 余" w:date="2021-03-19T18:08:00Z"/>
        </w:trPr>
        <w:tc>
          <w:tcPr>
            <w:tcW w:w="278" w:type="pct"/>
            <w:shd w:val="clear" w:color="auto" w:fill="auto"/>
          </w:tcPr>
          <w:p w14:paraId="270EEE95" w14:textId="77777777" w:rsidR="00A92C7B" w:rsidRPr="008F20B5" w:rsidRDefault="00A92C7B" w:rsidP="0031331B">
            <w:pPr>
              <w:widowControl/>
              <w:jc w:val="center"/>
              <w:rPr>
                <w:ins w:id="32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5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31</w:t>
              </w:r>
            </w:ins>
          </w:p>
        </w:tc>
        <w:tc>
          <w:tcPr>
            <w:tcW w:w="722" w:type="pct"/>
            <w:shd w:val="clear" w:color="auto" w:fill="auto"/>
          </w:tcPr>
          <w:p w14:paraId="02E39D87" w14:textId="77777777" w:rsidR="00A92C7B" w:rsidRPr="008F20B5" w:rsidRDefault="00A92C7B" w:rsidP="0031331B">
            <w:pPr>
              <w:widowControl/>
              <w:rPr>
                <w:ins w:id="32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58" w:author="家興 余" w:date="2021-03-19T18:08:00Z">
              <w:r w:rsidRPr="004A1C2C">
                <w:rPr>
                  <w:rFonts w:ascii="標楷體" w:eastAsia="標楷體" w:hAnsi="標楷體"/>
                </w:rPr>
                <w:t>CurrLane</w:t>
              </w:r>
            </w:ins>
          </w:p>
        </w:tc>
        <w:tc>
          <w:tcPr>
            <w:tcW w:w="1944" w:type="pct"/>
            <w:shd w:val="clear" w:color="auto" w:fill="auto"/>
          </w:tcPr>
          <w:p w14:paraId="711EFDE3" w14:textId="77777777" w:rsidR="00A92C7B" w:rsidRPr="008F20B5" w:rsidRDefault="00A92C7B" w:rsidP="0031331B">
            <w:pPr>
              <w:widowControl/>
              <w:rPr>
                <w:ins w:id="32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-弄</w:t>
              </w:r>
            </w:ins>
          </w:p>
        </w:tc>
        <w:tc>
          <w:tcPr>
            <w:tcW w:w="278" w:type="pct"/>
            <w:shd w:val="clear" w:color="auto" w:fill="auto"/>
          </w:tcPr>
          <w:p w14:paraId="4CFECFFF" w14:textId="77777777" w:rsidR="00A92C7B" w:rsidRPr="008F20B5" w:rsidRDefault="00A92C7B" w:rsidP="0031331B">
            <w:pPr>
              <w:widowControl/>
              <w:jc w:val="center"/>
              <w:rPr>
                <w:ins w:id="32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67E5502" w14:textId="77777777" w:rsidR="00A92C7B" w:rsidRPr="008F20B5" w:rsidDel="00286FD8" w:rsidRDefault="00A92C7B" w:rsidP="0031331B">
            <w:pPr>
              <w:widowControl/>
              <w:jc w:val="center"/>
              <w:rPr>
                <w:ins w:id="32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179012BC" w14:textId="77777777" w:rsidR="00A92C7B" w:rsidRPr="008F20B5" w:rsidRDefault="00A92C7B" w:rsidP="0031331B">
            <w:pPr>
              <w:widowControl/>
              <w:jc w:val="center"/>
              <w:rPr>
                <w:ins w:id="32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0D2B6415" w14:textId="77777777" w:rsidR="00A92C7B" w:rsidRPr="008F20B5" w:rsidRDefault="00A92C7B" w:rsidP="0031331B">
            <w:pPr>
              <w:widowControl/>
              <w:rPr>
                <w:ins w:id="32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A838D77" w14:textId="77777777" w:rsidTr="0031331B">
        <w:trPr>
          <w:trHeight w:val="340"/>
          <w:ins w:id="3267" w:author="家興 余" w:date="2021-03-19T18:08:00Z"/>
        </w:trPr>
        <w:tc>
          <w:tcPr>
            <w:tcW w:w="278" w:type="pct"/>
            <w:shd w:val="clear" w:color="auto" w:fill="auto"/>
          </w:tcPr>
          <w:p w14:paraId="45D457A5" w14:textId="77777777" w:rsidR="00A92C7B" w:rsidRPr="008F20B5" w:rsidRDefault="00A92C7B" w:rsidP="0031331B">
            <w:pPr>
              <w:widowControl/>
              <w:jc w:val="center"/>
              <w:rPr>
                <w:ins w:id="32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32</w:t>
              </w:r>
            </w:ins>
          </w:p>
        </w:tc>
        <w:tc>
          <w:tcPr>
            <w:tcW w:w="722" w:type="pct"/>
            <w:shd w:val="clear" w:color="auto" w:fill="auto"/>
          </w:tcPr>
          <w:p w14:paraId="7E332D0E" w14:textId="77777777" w:rsidR="00A92C7B" w:rsidRPr="008F20B5" w:rsidRDefault="00A92C7B" w:rsidP="0031331B">
            <w:pPr>
              <w:widowControl/>
              <w:rPr>
                <w:ins w:id="32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1" w:author="家興 余" w:date="2021-03-19T18:08:00Z">
              <w:r w:rsidRPr="004A1C2C">
                <w:rPr>
                  <w:rFonts w:ascii="標楷體" w:eastAsia="標楷體" w:hAnsi="標楷體"/>
                </w:rPr>
                <w:t>CurrNum</w:t>
              </w:r>
            </w:ins>
          </w:p>
        </w:tc>
        <w:tc>
          <w:tcPr>
            <w:tcW w:w="1944" w:type="pct"/>
            <w:shd w:val="clear" w:color="auto" w:fill="auto"/>
          </w:tcPr>
          <w:p w14:paraId="0C54634E" w14:textId="77777777" w:rsidR="00A92C7B" w:rsidRPr="008F20B5" w:rsidRDefault="00A92C7B" w:rsidP="0031331B">
            <w:pPr>
              <w:widowControl/>
              <w:rPr>
                <w:ins w:id="32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</w:t>
              </w:r>
            </w:ins>
          </w:p>
        </w:tc>
        <w:tc>
          <w:tcPr>
            <w:tcW w:w="278" w:type="pct"/>
            <w:shd w:val="clear" w:color="auto" w:fill="auto"/>
          </w:tcPr>
          <w:p w14:paraId="1C726C7F" w14:textId="77777777" w:rsidR="00A92C7B" w:rsidRPr="008F20B5" w:rsidRDefault="00A92C7B" w:rsidP="0031331B">
            <w:pPr>
              <w:widowControl/>
              <w:jc w:val="center"/>
              <w:rPr>
                <w:ins w:id="32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CB910B6" w14:textId="77777777" w:rsidR="00A92C7B" w:rsidRPr="008F20B5" w:rsidDel="00286FD8" w:rsidRDefault="00A92C7B" w:rsidP="0031331B">
            <w:pPr>
              <w:widowControl/>
              <w:jc w:val="center"/>
              <w:rPr>
                <w:ins w:id="32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12C30863" w14:textId="77777777" w:rsidR="00A92C7B" w:rsidRPr="008F20B5" w:rsidRDefault="00A92C7B" w:rsidP="0031331B">
            <w:pPr>
              <w:widowControl/>
              <w:jc w:val="center"/>
              <w:rPr>
                <w:ins w:id="32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F257197" w14:textId="77777777" w:rsidR="00A92C7B" w:rsidRPr="008F20B5" w:rsidRDefault="00A92C7B" w:rsidP="0031331B">
            <w:pPr>
              <w:widowControl/>
              <w:rPr>
                <w:ins w:id="32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41469CD" w14:textId="77777777" w:rsidTr="0031331B">
        <w:trPr>
          <w:trHeight w:val="340"/>
          <w:ins w:id="3280" w:author="家興 余" w:date="2021-03-19T18:08:00Z"/>
        </w:trPr>
        <w:tc>
          <w:tcPr>
            <w:tcW w:w="278" w:type="pct"/>
            <w:shd w:val="clear" w:color="auto" w:fill="auto"/>
          </w:tcPr>
          <w:p w14:paraId="63D6DF60" w14:textId="77777777" w:rsidR="00A92C7B" w:rsidRPr="008F20B5" w:rsidRDefault="00A92C7B" w:rsidP="0031331B">
            <w:pPr>
              <w:widowControl/>
              <w:jc w:val="center"/>
              <w:rPr>
                <w:ins w:id="32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33</w:t>
              </w:r>
            </w:ins>
          </w:p>
        </w:tc>
        <w:tc>
          <w:tcPr>
            <w:tcW w:w="722" w:type="pct"/>
            <w:shd w:val="clear" w:color="auto" w:fill="auto"/>
          </w:tcPr>
          <w:p w14:paraId="45445B36" w14:textId="77777777" w:rsidR="00A92C7B" w:rsidRPr="008F20B5" w:rsidRDefault="00A92C7B" w:rsidP="0031331B">
            <w:pPr>
              <w:widowControl/>
              <w:rPr>
                <w:ins w:id="32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4" w:author="家興 余" w:date="2021-03-19T18:08:00Z">
              <w:r w:rsidRPr="004A1C2C">
                <w:rPr>
                  <w:rFonts w:ascii="標楷體" w:eastAsia="標楷體" w:hAnsi="標楷體"/>
                </w:rPr>
                <w:t>CurrNumDash</w:t>
              </w:r>
            </w:ins>
          </w:p>
        </w:tc>
        <w:tc>
          <w:tcPr>
            <w:tcW w:w="1944" w:type="pct"/>
            <w:shd w:val="clear" w:color="auto" w:fill="auto"/>
          </w:tcPr>
          <w:p w14:paraId="6A6C11B0" w14:textId="77777777" w:rsidR="00A92C7B" w:rsidRPr="008F20B5" w:rsidRDefault="00A92C7B" w:rsidP="0031331B">
            <w:pPr>
              <w:widowControl/>
              <w:rPr>
                <w:ins w:id="32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-號之</w:t>
              </w:r>
            </w:ins>
          </w:p>
        </w:tc>
        <w:tc>
          <w:tcPr>
            <w:tcW w:w="278" w:type="pct"/>
            <w:shd w:val="clear" w:color="auto" w:fill="auto"/>
          </w:tcPr>
          <w:p w14:paraId="4EEF7C6E" w14:textId="77777777" w:rsidR="00A92C7B" w:rsidRPr="008F20B5" w:rsidRDefault="00A92C7B" w:rsidP="0031331B">
            <w:pPr>
              <w:widowControl/>
              <w:jc w:val="center"/>
              <w:rPr>
                <w:ins w:id="32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4856C97" w14:textId="77777777" w:rsidR="00A92C7B" w:rsidRPr="008F20B5" w:rsidDel="00286FD8" w:rsidRDefault="00A92C7B" w:rsidP="0031331B">
            <w:pPr>
              <w:widowControl/>
              <w:jc w:val="center"/>
              <w:rPr>
                <w:ins w:id="32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1DA3B486" w14:textId="77777777" w:rsidR="00A92C7B" w:rsidRPr="008F20B5" w:rsidRDefault="00A92C7B" w:rsidP="0031331B">
            <w:pPr>
              <w:widowControl/>
              <w:jc w:val="center"/>
              <w:rPr>
                <w:ins w:id="32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C514016" w14:textId="77777777" w:rsidR="00A92C7B" w:rsidRPr="008F20B5" w:rsidRDefault="00A92C7B" w:rsidP="0031331B">
            <w:pPr>
              <w:widowControl/>
              <w:rPr>
                <w:ins w:id="32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2131AAB" w14:textId="77777777" w:rsidTr="0031331B">
        <w:trPr>
          <w:trHeight w:val="340"/>
          <w:ins w:id="3293" w:author="家興 余" w:date="2021-03-19T18:08:00Z"/>
        </w:trPr>
        <w:tc>
          <w:tcPr>
            <w:tcW w:w="278" w:type="pct"/>
            <w:shd w:val="clear" w:color="auto" w:fill="auto"/>
          </w:tcPr>
          <w:p w14:paraId="5E2BC732" w14:textId="77777777" w:rsidR="00A92C7B" w:rsidRPr="008F20B5" w:rsidRDefault="00A92C7B" w:rsidP="0031331B">
            <w:pPr>
              <w:widowControl/>
              <w:jc w:val="center"/>
              <w:rPr>
                <w:ins w:id="32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34</w:t>
              </w:r>
            </w:ins>
          </w:p>
        </w:tc>
        <w:tc>
          <w:tcPr>
            <w:tcW w:w="722" w:type="pct"/>
            <w:shd w:val="clear" w:color="auto" w:fill="auto"/>
          </w:tcPr>
          <w:p w14:paraId="5085AE51" w14:textId="77777777" w:rsidR="00A92C7B" w:rsidRPr="008F20B5" w:rsidRDefault="00A92C7B" w:rsidP="0031331B">
            <w:pPr>
              <w:widowControl/>
              <w:rPr>
                <w:ins w:id="32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7" w:author="家興 余" w:date="2021-03-19T18:08:00Z">
              <w:r w:rsidRPr="004A1C2C">
                <w:rPr>
                  <w:rFonts w:ascii="標楷體" w:eastAsia="標楷體" w:hAnsi="標楷體"/>
                </w:rPr>
                <w:t>CurrFloor</w:t>
              </w:r>
            </w:ins>
          </w:p>
        </w:tc>
        <w:tc>
          <w:tcPr>
            <w:tcW w:w="1944" w:type="pct"/>
            <w:shd w:val="clear" w:color="auto" w:fill="auto"/>
          </w:tcPr>
          <w:p w14:paraId="337D3B82" w14:textId="77777777" w:rsidR="00A92C7B" w:rsidRPr="008F20B5" w:rsidRDefault="00A92C7B" w:rsidP="0031331B">
            <w:pPr>
              <w:widowControl/>
              <w:rPr>
                <w:ins w:id="32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</w:t>
              </w:r>
            </w:ins>
          </w:p>
        </w:tc>
        <w:tc>
          <w:tcPr>
            <w:tcW w:w="278" w:type="pct"/>
            <w:shd w:val="clear" w:color="auto" w:fill="auto"/>
          </w:tcPr>
          <w:p w14:paraId="6660BB26" w14:textId="77777777" w:rsidR="00A92C7B" w:rsidRPr="008F20B5" w:rsidRDefault="00A92C7B" w:rsidP="0031331B">
            <w:pPr>
              <w:widowControl/>
              <w:jc w:val="center"/>
              <w:rPr>
                <w:ins w:id="33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0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7F8813D" w14:textId="77777777" w:rsidR="00A92C7B" w:rsidRPr="008F20B5" w:rsidDel="00286FD8" w:rsidRDefault="00A92C7B" w:rsidP="0031331B">
            <w:pPr>
              <w:widowControl/>
              <w:jc w:val="center"/>
              <w:rPr>
                <w:ins w:id="33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0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0382D23D" w14:textId="77777777" w:rsidR="00A92C7B" w:rsidRPr="008F20B5" w:rsidRDefault="00A92C7B" w:rsidP="0031331B">
            <w:pPr>
              <w:widowControl/>
              <w:jc w:val="center"/>
              <w:rPr>
                <w:ins w:id="33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CC80FCD" w14:textId="77777777" w:rsidR="00A92C7B" w:rsidRPr="008F20B5" w:rsidRDefault="00A92C7B" w:rsidP="0031331B">
            <w:pPr>
              <w:widowControl/>
              <w:rPr>
                <w:ins w:id="33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AA597C4" w14:textId="77777777" w:rsidTr="0031331B">
        <w:trPr>
          <w:trHeight w:val="340"/>
          <w:ins w:id="3306" w:author="家興 余" w:date="2021-03-19T18:08:00Z"/>
        </w:trPr>
        <w:tc>
          <w:tcPr>
            <w:tcW w:w="278" w:type="pct"/>
            <w:shd w:val="clear" w:color="auto" w:fill="auto"/>
          </w:tcPr>
          <w:p w14:paraId="21F2DAE1" w14:textId="77777777" w:rsidR="00A92C7B" w:rsidRPr="008F20B5" w:rsidRDefault="00A92C7B" w:rsidP="0031331B">
            <w:pPr>
              <w:widowControl/>
              <w:jc w:val="center"/>
              <w:rPr>
                <w:ins w:id="33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0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35</w:t>
              </w:r>
            </w:ins>
          </w:p>
        </w:tc>
        <w:tc>
          <w:tcPr>
            <w:tcW w:w="722" w:type="pct"/>
            <w:shd w:val="clear" w:color="auto" w:fill="auto"/>
          </w:tcPr>
          <w:p w14:paraId="7CC3AB86" w14:textId="77777777" w:rsidR="00A92C7B" w:rsidRPr="008F20B5" w:rsidRDefault="00A92C7B" w:rsidP="0031331B">
            <w:pPr>
              <w:widowControl/>
              <w:rPr>
                <w:ins w:id="33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0" w:author="家興 余" w:date="2021-03-19T18:08:00Z">
              <w:r w:rsidRPr="004A1C2C">
                <w:rPr>
                  <w:rFonts w:ascii="標楷體" w:eastAsia="標楷體" w:hAnsi="標楷體"/>
                </w:rPr>
                <w:t>CurrFloorDash</w:t>
              </w:r>
            </w:ins>
          </w:p>
        </w:tc>
        <w:tc>
          <w:tcPr>
            <w:tcW w:w="1944" w:type="pct"/>
            <w:shd w:val="clear" w:color="auto" w:fill="auto"/>
          </w:tcPr>
          <w:p w14:paraId="79981FF3" w14:textId="77777777" w:rsidR="00A92C7B" w:rsidRPr="008F20B5" w:rsidRDefault="00A92C7B" w:rsidP="0031331B">
            <w:pPr>
              <w:widowControl/>
              <w:rPr>
                <w:ins w:id="33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-樓之</w:t>
              </w:r>
            </w:ins>
          </w:p>
        </w:tc>
        <w:tc>
          <w:tcPr>
            <w:tcW w:w="278" w:type="pct"/>
            <w:shd w:val="clear" w:color="auto" w:fill="auto"/>
          </w:tcPr>
          <w:p w14:paraId="5C0E993F" w14:textId="77777777" w:rsidR="00A92C7B" w:rsidRPr="008F20B5" w:rsidRDefault="00A92C7B" w:rsidP="0031331B">
            <w:pPr>
              <w:widowControl/>
              <w:jc w:val="center"/>
              <w:rPr>
                <w:ins w:id="33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719FC59" w14:textId="77777777" w:rsidR="00A92C7B" w:rsidRPr="008F20B5" w:rsidDel="00286FD8" w:rsidRDefault="00A92C7B" w:rsidP="0031331B">
            <w:pPr>
              <w:widowControl/>
              <w:jc w:val="center"/>
              <w:rPr>
                <w:ins w:id="33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AF2C2D6" w14:textId="77777777" w:rsidR="00A92C7B" w:rsidRPr="008F20B5" w:rsidRDefault="00A92C7B" w:rsidP="0031331B">
            <w:pPr>
              <w:widowControl/>
              <w:jc w:val="center"/>
              <w:rPr>
                <w:ins w:id="33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E298A25" w14:textId="77777777" w:rsidR="00A92C7B" w:rsidRPr="008F20B5" w:rsidRDefault="00A92C7B" w:rsidP="0031331B">
            <w:pPr>
              <w:widowControl/>
              <w:rPr>
                <w:ins w:id="33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27143B" w14:textId="77777777" w:rsidTr="0031331B">
        <w:trPr>
          <w:trHeight w:val="340"/>
          <w:ins w:id="3319" w:author="家興 余" w:date="2021-03-19T18:08:00Z"/>
        </w:trPr>
        <w:tc>
          <w:tcPr>
            <w:tcW w:w="278" w:type="pct"/>
            <w:shd w:val="clear" w:color="auto" w:fill="auto"/>
          </w:tcPr>
          <w:p w14:paraId="2DBC0A61" w14:textId="77777777" w:rsidR="00A92C7B" w:rsidRPr="008F20B5" w:rsidRDefault="00A92C7B" w:rsidP="0031331B">
            <w:pPr>
              <w:widowControl/>
              <w:jc w:val="center"/>
              <w:rPr>
                <w:ins w:id="33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36</w:t>
              </w:r>
            </w:ins>
          </w:p>
        </w:tc>
        <w:tc>
          <w:tcPr>
            <w:tcW w:w="722" w:type="pct"/>
            <w:shd w:val="clear" w:color="auto" w:fill="auto"/>
          </w:tcPr>
          <w:p w14:paraId="21E6EC5A" w14:textId="77777777" w:rsidR="00A92C7B" w:rsidRPr="004A1C2C" w:rsidRDefault="00A92C7B" w:rsidP="0031331B">
            <w:pPr>
              <w:widowControl/>
              <w:rPr>
                <w:ins w:id="3322" w:author="家興 余" w:date="2021-03-19T18:08:00Z"/>
                <w:rFonts w:ascii="標楷體" w:eastAsia="標楷體" w:hAnsi="標楷體"/>
              </w:rPr>
            </w:pPr>
            <w:ins w:id="3323" w:author="家興 余" w:date="2021-03-19T18:08:00Z">
              <w:r w:rsidRPr="004A1C2C">
                <w:rPr>
                  <w:rFonts w:ascii="標楷體" w:eastAsia="標楷體" w:hAnsi="標楷體"/>
                </w:rPr>
                <w:t>Email</w:t>
              </w:r>
            </w:ins>
          </w:p>
        </w:tc>
        <w:tc>
          <w:tcPr>
            <w:tcW w:w="1944" w:type="pct"/>
            <w:shd w:val="clear" w:color="auto" w:fill="auto"/>
          </w:tcPr>
          <w:p w14:paraId="33060C9E" w14:textId="77777777" w:rsidR="00A92C7B" w:rsidRPr="008F20B5" w:rsidRDefault="00A92C7B" w:rsidP="0031331B">
            <w:pPr>
              <w:widowControl/>
              <w:rPr>
                <w:ins w:id="33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電子信箱</w:t>
              </w:r>
            </w:ins>
          </w:p>
        </w:tc>
        <w:tc>
          <w:tcPr>
            <w:tcW w:w="278" w:type="pct"/>
            <w:shd w:val="clear" w:color="auto" w:fill="auto"/>
          </w:tcPr>
          <w:p w14:paraId="0A1ECDA9" w14:textId="77777777" w:rsidR="00A92C7B" w:rsidRPr="008F20B5" w:rsidRDefault="00A92C7B" w:rsidP="0031331B">
            <w:pPr>
              <w:widowControl/>
              <w:jc w:val="center"/>
              <w:rPr>
                <w:ins w:id="33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AC49214" w14:textId="77777777" w:rsidR="00A92C7B" w:rsidRPr="008F20B5" w:rsidRDefault="00A92C7B" w:rsidP="0031331B">
            <w:pPr>
              <w:widowControl/>
              <w:jc w:val="center"/>
              <w:rPr>
                <w:ins w:id="33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50</w:t>
              </w:r>
            </w:ins>
          </w:p>
        </w:tc>
        <w:tc>
          <w:tcPr>
            <w:tcW w:w="278" w:type="pct"/>
          </w:tcPr>
          <w:p w14:paraId="4224E042" w14:textId="77777777" w:rsidR="00A92C7B" w:rsidRPr="008F20B5" w:rsidRDefault="00A92C7B" w:rsidP="0031331B">
            <w:pPr>
              <w:widowControl/>
              <w:jc w:val="center"/>
              <w:rPr>
                <w:ins w:id="33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BBC1966" w14:textId="77777777" w:rsidR="00A92C7B" w:rsidRPr="008F20B5" w:rsidRDefault="00A92C7B" w:rsidP="0031331B">
            <w:pPr>
              <w:widowControl/>
              <w:rPr>
                <w:ins w:id="33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BFDBAD" w14:textId="77777777" w:rsidTr="0031331B">
        <w:trPr>
          <w:trHeight w:val="340"/>
          <w:ins w:id="3332" w:author="家興 余" w:date="2021-03-19T18:08:00Z"/>
        </w:trPr>
        <w:tc>
          <w:tcPr>
            <w:tcW w:w="278" w:type="pct"/>
            <w:shd w:val="clear" w:color="auto" w:fill="auto"/>
          </w:tcPr>
          <w:p w14:paraId="683FDB6C" w14:textId="77777777" w:rsidR="00A92C7B" w:rsidRPr="008F20B5" w:rsidRDefault="00A92C7B" w:rsidP="0031331B">
            <w:pPr>
              <w:widowControl/>
              <w:jc w:val="center"/>
              <w:rPr>
                <w:ins w:id="33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3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40</w:t>
              </w:r>
            </w:ins>
          </w:p>
        </w:tc>
        <w:tc>
          <w:tcPr>
            <w:tcW w:w="722" w:type="pct"/>
            <w:shd w:val="clear" w:color="auto" w:fill="auto"/>
          </w:tcPr>
          <w:p w14:paraId="74D19CB7" w14:textId="77777777" w:rsidR="00A92C7B" w:rsidRPr="004A1C2C" w:rsidRDefault="00A92C7B" w:rsidP="0031331B">
            <w:pPr>
              <w:widowControl/>
              <w:rPr>
                <w:ins w:id="3335" w:author="家興 余" w:date="2021-03-19T18:08:00Z"/>
                <w:rFonts w:ascii="標楷體" w:eastAsia="標楷體" w:hAnsi="標楷體"/>
              </w:rPr>
            </w:pPr>
            <w:ins w:id="3336" w:author="家興 余" w:date="2021-03-19T18:08:00Z">
              <w:r w:rsidRPr="004A1C2C">
                <w:rPr>
                  <w:rFonts w:ascii="標楷體" w:eastAsia="標楷體" w:hAnsi="標楷體"/>
                </w:rPr>
                <w:t>EntCode</w:t>
              </w:r>
            </w:ins>
          </w:p>
        </w:tc>
        <w:tc>
          <w:tcPr>
            <w:tcW w:w="1944" w:type="pct"/>
            <w:shd w:val="clear" w:color="auto" w:fill="auto"/>
          </w:tcPr>
          <w:p w14:paraId="28761A8F" w14:textId="77777777" w:rsidR="00A92C7B" w:rsidRPr="008F20B5" w:rsidRDefault="00A92C7B" w:rsidP="0031331B">
            <w:pPr>
              <w:widowControl/>
              <w:rPr>
                <w:ins w:id="33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3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企金別</w:t>
              </w:r>
            </w:ins>
          </w:p>
        </w:tc>
        <w:tc>
          <w:tcPr>
            <w:tcW w:w="278" w:type="pct"/>
            <w:shd w:val="clear" w:color="auto" w:fill="auto"/>
          </w:tcPr>
          <w:p w14:paraId="55E5A003" w14:textId="77777777" w:rsidR="00A92C7B" w:rsidRPr="008F20B5" w:rsidRDefault="00A92C7B" w:rsidP="0031331B">
            <w:pPr>
              <w:widowControl/>
              <w:jc w:val="center"/>
              <w:rPr>
                <w:ins w:id="33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538788A" w14:textId="77777777" w:rsidR="00A92C7B" w:rsidRPr="008F20B5" w:rsidRDefault="00A92C7B" w:rsidP="0031331B">
            <w:pPr>
              <w:widowControl/>
              <w:jc w:val="center"/>
              <w:rPr>
                <w:ins w:id="33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42754416" w14:textId="77777777" w:rsidR="00A92C7B" w:rsidRPr="008F20B5" w:rsidRDefault="00A92C7B" w:rsidP="0031331B">
            <w:pPr>
              <w:widowControl/>
              <w:jc w:val="center"/>
              <w:rPr>
                <w:ins w:id="33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4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7C1E6CC" w14:textId="77777777" w:rsidR="00A92C7B" w:rsidRPr="008F20B5" w:rsidRDefault="00A92C7B" w:rsidP="0031331B">
            <w:pPr>
              <w:widowControl/>
              <w:rPr>
                <w:ins w:id="33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個金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1: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企金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2: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企金自然人</w:t>
              </w:r>
            </w:ins>
          </w:p>
        </w:tc>
      </w:tr>
      <w:tr w:rsidR="00A92C7B" w:rsidRPr="008F20B5" w14:paraId="158C57EE" w14:textId="77777777" w:rsidTr="0031331B">
        <w:trPr>
          <w:trHeight w:val="340"/>
          <w:ins w:id="3347" w:author="家興 余" w:date="2021-03-19T18:08:00Z"/>
        </w:trPr>
        <w:tc>
          <w:tcPr>
            <w:tcW w:w="278" w:type="pct"/>
            <w:shd w:val="clear" w:color="auto" w:fill="auto"/>
          </w:tcPr>
          <w:p w14:paraId="5F5B6532" w14:textId="77777777" w:rsidR="00A92C7B" w:rsidRPr="008F20B5" w:rsidRDefault="00A92C7B" w:rsidP="0031331B">
            <w:pPr>
              <w:widowControl/>
              <w:jc w:val="center"/>
              <w:rPr>
                <w:ins w:id="33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41</w:t>
              </w:r>
            </w:ins>
          </w:p>
        </w:tc>
        <w:tc>
          <w:tcPr>
            <w:tcW w:w="722" w:type="pct"/>
            <w:shd w:val="clear" w:color="auto" w:fill="auto"/>
          </w:tcPr>
          <w:p w14:paraId="504617D7" w14:textId="77777777" w:rsidR="00A92C7B" w:rsidRPr="004A1C2C" w:rsidRDefault="00A92C7B" w:rsidP="0031331B">
            <w:pPr>
              <w:widowControl/>
              <w:rPr>
                <w:ins w:id="3350" w:author="家興 余" w:date="2021-03-19T18:08:00Z"/>
                <w:rFonts w:ascii="標楷體" w:eastAsia="標楷體" w:hAnsi="標楷體"/>
              </w:rPr>
            </w:pPr>
            <w:ins w:id="3351" w:author="家興 余" w:date="2021-03-19T18:08:00Z">
              <w:r w:rsidRPr="004A1C2C">
                <w:rPr>
                  <w:rFonts w:ascii="標楷體" w:eastAsia="標楷體" w:hAnsi="標楷體"/>
                </w:rPr>
                <w:t>EmpNo</w:t>
              </w:r>
            </w:ins>
          </w:p>
        </w:tc>
        <w:tc>
          <w:tcPr>
            <w:tcW w:w="1944" w:type="pct"/>
            <w:shd w:val="clear" w:color="auto" w:fill="auto"/>
          </w:tcPr>
          <w:p w14:paraId="2C0D636E" w14:textId="77777777" w:rsidR="00A92C7B" w:rsidRPr="008F20B5" w:rsidRDefault="00A92C7B" w:rsidP="0031331B">
            <w:pPr>
              <w:widowControl/>
              <w:rPr>
                <w:ins w:id="33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員工代號</w:t>
              </w:r>
            </w:ins>
          </w:p>
        </w:tc>
        <w:tc>
          <w:tcPr>
            <w:tcW w:w="278" w:type="pct"/>
            <w:shd w:val="clear" w:color="auto" w:fill="auto"/>
          </w:tcPr>
          <w:p w14:paraId="18AC4203" w14:textId="77777777" w:rsidR="00A92C7B" w:rsidRPr="008F20B5" w:rsidRDefault="00A92C7B" w:rsidP="0031331B">
            <w:pPr>
              <w:widowControl/>
              <w:jc w:val="center"/>
              <w:rPr>
                <w:ins w:id="33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36D38C5" w14:textId="77777777" w:rsidR="00A92C7B" w:rsidRPr="008F20B5" w:rsidRDefault="00A92C7B" w:rsidP="0031331B">
            <w:pPr>
              <w:widowControl/>
              <w:jc w:val="center"/>
              <w:rPr>
                <w:ins w:id="33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</w:t>
              </w:r>
            </w:ins>
          </w:p>
        </w:tc>
        <w:tc>
          <w:tcPr>
            <w:tcW w:w="278" w:type="pct"/>
          </w:tcPr>
          <w:p w14:paraId="3027A294" w14:textId="77777777" w:rsidR="00A92C7B" w:rsidRPr="008F20B5" w:rsidRDefault="00A92C7B" w:rsidP="0031331B">
            <w:pPr>
              <w:widowControl/>
              <w:jc w:val="center"/>
              <w:rPr>
                <w:ins w:id="33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B94C667" w14:textId="77777777" w:rsidR="00A92C7B" w:rsidRPr="008F20B5" w:rsidRDefault="00A92C7B" w:rsidP="0031331B">
            <w:pPr>
              <w:widowControl/>
              <w:rPr>
                <w:ins w:id="33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180173" w14:textId="77777777" w:rsidTr="0031331B">
        <w:trPr>
          <w:trHeight w:val="340"/>
          <w:ins w:id="3360" w:author="家興 余" w:date="2021-03-19T18:08:00Z"/>
        </w:trPr>
        <w:tc>
          <w:tcPr>
            <w:tcW w:w="278" w:type="pct"/>
            <w:shd w:val="clear" w:color="auto" w:fill="auto"/>
          </w:tcPr>
          <w:p w14:paraId="4415F856" w14:textId="77777777" w:rsidR="00A92C7B" w:rsidRPr="008F20B5" w:rsidRDefault="00A92C7B" w:rsidP="0031331B">
            <w:pPr>
              <w:widowControl/>
              <w:jc w:val="center"/>
              <w:rPr>
                <w:ins w:id="33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42</w:t>
              </w:r>
            </w:ins>
          </w:p>
        </w:tc>
        <w:tc>
          <w:tcPr>
            <w:tcW w:w="722" w:type="pct"/>
            <w:shd w:val="clear" w:color="auto" w:fill="auto"/>
          </w:tcPr>
          <w:p w14:paraId="19E4E1E6" w14:textId="77777777" w:rsidR="00A92C7B" w:rsidRPr="004A1C2C" w:rsidRDefault="00A92C7B" w:rsidP="0031331B">
            <w:pPr>
              <w:widowControl/>
              <w:rPr>
                <w:ins w:id="3363" w:author="家興 余" w:date="2021-03-19T18:08:00Z"/>
                <w:rFonts w:ascii="標楷體" w:eastAsia="標楷體" w:hAnsi="標楷體"/>
              </w:rPr>
            </w:pPr>
            <w:ins w:id="3364" w:author="家興 余" w:date="2021-03-19T18:08:00Z">
              <w:r w:rsidRPr="004A1C2C">
                <w:rPr>
                  <w:rFonts w:ascii="標楷體" w:eastAsia="標楷體" w:hAnsi="標楷體"/>
                </w:rPr>
                <w:t>EName</w:t>
              </w:r>
            </w:ins>
          </w:p>
        </w:tc>
        <w:tc>
          <w:tcPr>
            <w:tcW w:w="1944" w:type="pct"/>
            <w:shd w:val="clear" w:color="auto" w:fill="auto"/>
          </w:tcPr>
          <w:p w14:paraId="7CBAE22F" w14:textId="77777777" w:rsidR="00A92C7B" w:rsidRPr="008F20B5" w:rsidRDefault="00A92C7B" w:rsidP="0031331B">
            <w:pPr>
              <w:widowControl/>
              <w:rPr>
                <w:ins w:id="33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英文姓名</w:t>
              </w:r>
            </w:ins>
          </w:p>
        </w:tc>
        <w:tc>
          <w:tcPr>
            <w:tcW w:w="278" w:type="pct"/>
            <w:shd w:val="clear" w:color="auto" w:fill="auto"/>
          </w:tcPr>
          <w:p w14:paraId="288416AB" w14:textId="77777777" w:rsidR="00A92C7B" w:rsidRPr="008F20B5" w:rsidRDefault="00A92C7B" w:rsidP="0031331B">
            <w:pPr>
              <w:widowControl/>
              <w:jc w:val="center"/>
              <w:rPr>
                <w:ins w:id="33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E665FAE" w14:textId="77777777" w:rsidR="00A92C7B" w:rsidRPr="008F20B5" w:rsidRDefault="00A92C7B" w:rsidP="0031331B">
            <w:pPr>
              <w:widowControl/>
              <w:jc w:val="center"/>
              <w:rPr>
                <w:ins w:id="33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20</w:t>
              </w:r>
            </w:ins>
          </w:p>
        </w:tc>
        <w:tc>
          <w:tcPr>
            <w:tcW w:w="278" w:type="pct"/>
          </w:tcPr>
          <w:p w14:paraId="687193F0" w14:textId="77777777" w:rsidR="00A92C7B" w:rsidRPr="008F20B5" w:rsidDel="00726597" w:rsidRDefault="00A92C7B" w:rsidP="0031331B">
            <w:pPr>
              <w:widowControl/>
              <w:jc w:val="center"/>
              <w:rPr>
                <w:ins w:id="33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8455698" w14:textId="77777777" w:rsidR="00A92C7B" w:rsidRPr="008F20B5" w:rsidDel="00726597" w:rsidRDefault="00A92C7B" w:rsidP="0031331B">
            <w:pPr>
              <w:widowControl/>
              <w:rPr>
                <w:ins w:id="33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76EAE0EF" w14:textId="77777777" w:rsidTr="0031331B">
        <w:trPr>
          <w:trHeight w:val="340"/>
          <w:ins w:id="3373" w:author="家興 余" w:date="2021-03-19T18:08:00Z"/>
        </w:trPr>
        <w:tc>
          <w:tcPr>
            <w:tcW w:w="278" w:type="pct"/>
            <w:shd w:val="clear" w:color="auto" w:fill="auto"/>
          </w:tcPr>
          <w:p w14:paraId="7EFC78C2" w14:textId="77777777" w:rsidR="00A92C7B" w:rsidRPr="008F20B5" w:rsidRDefault="00A92C7B" w:rsidP="0031331B">
            <w:pPr>
              <w:widowControl/>
              <w:jc w:val="center"/>
              <w:rPr>
                <w:ins w:id="33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43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36B19E77" w14:textId="77777777" w:rsidR="00A92C7B" w:rsidRPr="008F20B5" w:rsidRDefault="00A92C7B" w:rsidP="0031331B">
            <w:pPr>
              <w:widowControl/>
              <w:rPr>
                <w:ins w:id="33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7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EduCode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57191BF6" w14:textId="77777777" w:rsidR="00A92C7B" w:rsidRPr="008F20B5" w:rsidRDefault="00A92C7B" w:rsidP="0031331B">
            <w:pPr>
              <w:widowControl/>
              <w:rPr>
                <w:ins w:id="33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9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教育程度代號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952994F" w14:textId="77777777" w:rsidR="00A92C7B" w:rsidRPr="008F20B5" w:rsidRDefault="00A92C7B" w:rsidP="0031331B">
            <w:pPr>
              <w:widowControl/>
              <w:jc w:val="center"/>
              <w:rPr>
                <w:ins w:id="33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0D06FF2" w14:textId="77777777" w:rsidR="00A92C7B" w:rsidRPr="008F20B5" w:rsidRDefault="00A92C7B" w:rsidP="0031331B">
            <w:pPr>
              <w:widowControl/>
              <w:jc w:val="center"/>
              <w:rPr>
                <w:ins w:id="33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076387AF" w14:textId="77777777" w:rsidR="00A92C7B" w:rsidRPr="008F20B5" w:rsidRDefault="00A92C7B" w:rsidP="0031331B">
            <w:pPr>
              <w:widowControl/>
              <w:jc w:val="center"/>
              <w:rPr>
                <w:ins w:id="33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059064A" w14:textId="77777777" w:rsidR="00A92C7B" w:rsidRPr="008F20B5" w:rsidRDefault="00A92C7B" w:rsidP="0031331B">
            <w:pPr>
              <w:widowControl/>
              <w:rPr>
                <w:ins w:id="33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小學以下</w:t>
              </w:r>
            </w:ins>
          </w:p>
          <w:p w14:paraId="425303D3" w14:textId="77777777" w:rsidR="00A92C7B" w:rsidRPr="008F20B5" w:rsidRDefault="00A92C7B" w:rsidP="0031331B">
            <w:pPr>
              <w:widowControl/>
              <w:rPr>
                <w:ins w:id="33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國中</w:t>
              </w:r>
            </w:ins>
          </w:p>
          <w:p w14:paraId="05C67F50" w14:textId="77777777" w:rsidR="00A92C7B" w:rsidRPr="008F20B5" w:rsidRDefault="00A92C7B" w:rsidP="0031331B">
            <w:pPr>
              <w:widowControl/>
              <w:rPr>
                <w:ins w:id="33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3: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高中職</w:t>
              </w:r>
            </w:ins>
          </w:p>
          <w:p w14:paraId="2B0EC262" w14:textId="77777777" w:rsidR="00A92C7B" w:rsidRPr="008F20B5" w:rsidRDefault="00A92C7B" w:rsidP="0031331B">
            <w:pPr>
              <w:widowControl/>
              <w:rPr>
                <w:ins w:id="33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4: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專科學校</w:t>
              </w:r>
            </w:ins>
          </w:p>
          <w:p w14:paraId="7043E46B" w14:textId="77777777" w:rsidR="00A92C7B" w:rsidRPr="008F20B5" w:rsidRDefault="00A92C7B" w:rsidP="0031331B">
            <w:pPr>
              <w:widowControl/>
              <w:rPr>
                <w:ins w:id="33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5: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大學</w:t>
              </w:r>
            </w:ins>
          </w:p>
          <w:p w14:paraId="779ECD43" w14:textId="77777777" w:rsidR="00A92C7B" w:rsidRPr="008F20B5" w:rsidRDefault="00A92C7B" w:rsidP="0031331B">
            <w:pPr>
              <w:widowControl/>
              <w:rPr>
                <w:ins w:id="33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6: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研究所</w:t>
              </w:r>
            </w:ins>
          </w:p>
          <w:p w14:paraId="22356EDD" w14:textId="77777777" w:rsidR="00A92C7B" w:rsidRPr="008F20B5" w:rsidRDefault="00A92C7B" w:rsidP="0031331B">
            <w:pPr>
              <w:widowControl/>
              <w:rPr>
                <w:ins w:id="33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7: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博士</w:t>
              </w:r>
            </w:ins>
          </w:p>
        </w:tc>
      </w:tr>
      <w:tr w:rsidR="00A92C7B" w:rsidRPr="008F20B5" w14:paraId="50210A71" w14:textId="77777777" w:rsidTr="0031331B">
        <w:trPr>
          <w:trHeight w:val="340"/>
          <w:ins w:id="3399" w:author="家興 余" w:date="2021-03-19T18:08:00Z"/>
        </w:trPr>
        <w:tc>
          <w:tcPr>
            <w:tcW w:w="278" w:type="pct"/>
            <w:shd w:val="clear" w:color="auto" w:fill="auto"/>
          </w:tcPr>
          <w:p w14:paraId="2BC42A0F" w14:textId="77777777" w:rsidR="00A92C7B" w:rsidRPr="008F20B5" w:rsidRDefault="00A92C7B" w:rsidP="0031331B">
            <w:pPr>
              <w:widowControl/>
              <w:jc w:val="center"/>
              <w:rPr>
                <w:ins w:id="34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1F8E5765" w14:textId="77777777" w:rsidR="00A92C7B" w:rsidRPr="008F20B5" w:rsidRDefault="00A92C7B" w:rsidP="0031331B">
            <w:pPr>
              <w:widowControl/>
              <w:rPr>
                <w:ins w:id="34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3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OwnedHome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2BB7E48" w14:textId="77777777" w:rsidR="00A92C7B" w:rsidRPr="008F20B5" w:rsidRDefault="00A92C7B" w:rsidP="0031331B">
            <w:pPr>
              <w:widowControl/>
              <w:rPr>
                <w:ins w:id="34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5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自有住宅有無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DE859A9" w14:textId="77777777" w:rsidR="00A92C7B" w:rsidRPr="008F20B5" w:rsidRDefault="00A92C7B" w:rsidP="0031331B">
            <w:pPr>
              <w:widowControl/>
              <w:jc w:val="center"/>
              <w:rPr>
                <w:ins w:id="34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35C48981" w14:textId="77777777" w:rsidR="00A92C7B" w:rsidRPr="008F20B5" w:rsidRDefault="00A92C7B" w:rsidP="0031331B">
            <w:pPr>
              <w:widowControl/>
              <w:jc w:val="center"/>
              <w:rPr>
                <w:ins w:id="34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4FDBDCEC" w14:textId="77777777" w:rsidR="00A92C7B" w:rsidRPr="008F20B5" w:rsidRDefault="00A92C7B" w:rsidP="0031331B">
            <w:pPr>
              <w:widowControl/>
              <w:jc w:val="center"/>
              <w:rPr>
                <w:ins w:id="34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0B73961" w14:textId="77777777" w:rsidR="00A92C7B" w:rsidRPr="008F20B5" w:rsidRDefault="00A92C7B" w:rsidP="0031331B">
            <w:pPr>
              <w:widowControl/>
              <w:rPr>
                <w:ins w:id="34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Y:是;N: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否</w:t>
              </w:r>
            </w:ins>
          </w:p>
        </w:tc>
      </w:tr>
      <w:tr w:rsidR="00A92C7B" w:rsidRPr="008F20B5" w14:paraId="381469CC" w14:textId="77777777" w:rsidTr="0031331B">
        <w:trPr>
          <w:trHeight w:val="340"/>
          <w:ins w:id="3413" w:author="家興 余" w:date="2021-03-19T18:08:00Z"/>
        </w:trPr>
        <w:tc>
          <w:tcPr>
            <w:tcW w:w="278" w:type="pct"/>
            <w:shd w:val="clear" w:color="auto" w:fill="auto"/>
          </w:tcPr>
          <w:p w14:paraId="1E9A607A" w14:textId="77777777" w:rsidR="00A92C7B" w:rsidRPr="008F20B5" w:rsidRDefault="00A92C7B" w:rsidP="0031331B">
            <w:pPr>
              <w:widowControl/>
              <w:jc w:val="center"/>
              <w:rPr>
                <w:ins w:id="34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45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2373F07A" w14:textId="77777777" w:rsidR="00A92C7B" w:rsidRPr="008F20B5" w:rsidRDefault="00A92C7B" w:rsidP="0031331B">
            <w:pPr>
              <w:widowControl/>
              <w:rPr>
                <w:ins w:id="34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7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CurrCompName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1DD4F17" w14:textId="77777777" w:rsidR="00A92C7B" w:rsidRPr="008F20B5" w:rsidRDefault="00A92C7B" w:rsidP="0031331B">
            <w:pPr>
              <w:widowControl/>
              <w:rPr>
                <w:ins w:id="34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9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任職機構名稱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22FE5DF" w14:textId="77777777" w:rsidR="00A92C7B" w:rsidRPr="008F20B5" w:rsidRDefault="00A92C7B" w:rsidP="0031331B">
            <w:pPr>
              <w:widowControl/>
              <w:jc w:val="center"/>
              <w:rPr>
                <w:ins w:id="34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2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2925E8C" w14:textId="77777777" w:rsidR="00A92C7B" w:rsidRPr="008F20B5" w:rsidRDefault="00A92C7B" w:rsidP="0031331B">
            <w:pPr>
              <w:widowControl/>
              <w:jc w:val="center"/>
              <w:rPr>
                <w:ins w:id="34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2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60</w:t>
              </w:r>
            </w:ins>
          </w:p>
        </w:tc>
        <w:tc>
          <w:tcPr>
            <w:tcW w:w="278" w:type="pct"/>
          </w:tcPr>
          <w:p w14:paraId="54420616" w14:textId="77777777" w:rsidR="00A92C7B" w:rsidRPr="008F20B5" w:rsidRDefault="00A92C7B" w:rsidP="0031331B">
            <w:pPr>
              <w:widowControl/>
              <w:jc w:val="center"/>
              <w:rPr>
                <w:ins w:id="34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3F0630C" w14:textId="77777777" w:rsidR="00A92C7B" w:rsidRPr="008F20B5" w:rsidRDefault="00A92C7B" w:rsidP="0031331B">
            <w:pPr>
              <w:widowControl/>
              <w:rPr>
                <w:ins w:id="34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398905D" w14:textId="77777777" w:rsidTr="0031331B">
        <w:trPr>
          <w:trHeight w:val="340"/>
          <w:ins w:id="3426" w:author="家興 余" w:date="2021-03-19T18:08:00Z"/>
        </w:trPr>
        <w:tc>
          <w:tcPr>
            <w:tcW w:w="278" w:type="pct"/>
            <w:shd w:val="clear" w:color="auto" w:fill="auto"/>
          </w:tcPr>
          <w:p w14:paraId="022B97EC" w14:textId="77777777" w:rsidR="00A92C7B" w:rsidRPr="008F20B5" w:rsidRDefault="00A92C7B" w:rsidP="0031331B">
            <w:pPr>
              <w:widowControl/>
              <w:jc w:val="center"/>
              <w:rPr>
                <w:ins w:id="34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2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46</w:t>
              </w:r>
            </w:ins>
          </w:p>
        </w:tc>
        <w:tc>
          <w:tcPr>
            <w:tcW w:w="722" w:type="pct"/>
            <w:shd w:val="clear" w:color="auto" w:fill="auto"/>
          </w:tcPr>
          <w:p w14:paraId="5D6FDFEC" w14:textId="77777777" w:rsidR="00A92C7B" w:rsidRPr="008F20B5" w:rsidRDefault="00A92C7B" w:rsidP="0031331B">
            <w:pPr>
              <w:widowControl/>
              <w:rPr>
                <w:ins w:id="34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0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CurrCompId</w:t>
              </w:r>
            </w:ins>
          </w:p>
        </w:tc>
        <w:tc>
          <w:tcPr>
            <w:tcW w:w="1944" w:type="pct"/>
            <w:shd w:val="clear" w:color="auto" w:fill="auto"/>
          </w:tcPr>
          <w:p w14:paraId="27EE3A81" w14:textId="77777777" w:rsidR="00A92C7B" w:rsidRPr="008F20B5" w:rsidRDefault="00A92C7B" w:rsidP="0031331B">
            <w:pPr>
              <w:widowControl/>
              <w:rPr>
                <w:ins w:id="34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2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任職機構統編</w:t>
              </w:r>
            </w:ins>
          </w:p>
        </w:tc>
        <w:tc>
          <w:tcPr>
            <w:tcW w:w="278" w:type="pct"/>
            <w:shd w:val="clear" w:color="auto" w:fill="auto"/>
          </w:tcPr>
          <w:p w14:paraId="79472234" w14:textId="77777777" w:rsidR="00A92C7B" w:rsidRPr="008F20B5" w:rsidRDefault="00A92C7B" w:rsidP="0031331B">
            <w:pPr>
              <w:widowControl/>
              <w:jc w:val="center"/>
              <w:rPr>
                <w:ins w:id="34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8F81FB3" w14:textId="77777777" w:rsidR="00A92C7B" w:rsidRPr="008F20B5" w:rsidRDefault="00A92C7B" w:rsidP="0031331B">
            <w:pPr>
              <w:widowControl/>
              <w:jc w:val="center"/>
              <w:rPr>
                <w:ins w:id="34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8</w:t>
              </w:r>
            </w:ins>
          </w:p>
        </w:tc>
        <w:tc>
          <w:tcPr>
            <w:tcW w:w="278" w:type="pct"/>
          </w:tcPr>
          <w:p w14:paraId="21E4E4C7" w14:textId="77777777" w:rsidR="00A92C7B" w:rsidRPr="008F20B5" w:rsidRDefault="00A92C7B" w:rsidP="0031331B">
            <w:pPr>
              <w:widowControl/>
              <w:jc w:val="center"/>
              <w:rPr>
                <w:ins w:id="34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5297C75" w14:textId="77777777" w:rsidR="00A92C7B" w:rsidRPr="008F20B5" w:rsidRDefault="00A92C7B" w:rsidP="0031331B">
            <w:pPr>
              <w:widowControl/>
              <w:rPr>
                <w:ins w:id="34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759F1FC" w14:textId="77777777" w:rsidTr="0031331B">
        <w:trPr>
          <w:trHeight w:val="340"/>
          <w:ins w:id="3439" w:author="家興 余" w:date="2021-03-19T18:08:00Z"/>
        </w:trPr>
        <w:tc>
          <w:tcPr>
            <w:tcW w:w="278" w:type="pct"/>
            <w:shd w:val="clear" w:color="auto" w:fill="auto"/>
          </w:tcPr>
          <w:p w14:paraId="0EE6FCEE" w14:textId="77777777" w:rsidR="00A92C7B" w:rsidRPr="008F20B5" w:rsidRDefault="00A92C7B" w:rsidP="0031331B">
            <w:pPr>
              <w:widowControl/>
              <w:jc w:val="center"/>
              <w:rPr>
                <w:ins w:id="34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t>47</w:t>
              </w:r>
            </w:ins>
          </w:p>
        </w:tc>
        <w:tc>
          <w:tcPr>
            <w:tcW w:w="722" w:type="pct"/>
            <w:shd w:val="clear" w:color="auto" w:fill="auto"/>
          </w:tcPr>
          <w:p w14:paraId="4E81F254" w14:textId="77777777" w:rsidR="00A92C7B" w:rsidRPr="008F20B5" w:rsidRDefault="00A92C7B" w:rsidP="0031331B">
            <w:pPr>
              <w:widowControl/>
              <w:rPr>
                <w:ins w:id="34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3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CurrCompTel</w:t>
              </w:r>
            </w:ins>
          </w:p>
        </w:tc>
        <w:tc>
          <w:tcPr>
            <w:tcW w:w="1944" w:type="pct"/>
            <w:shd w:val="clear" w:color="auto" w:fill="auto"/>
          </w:tcPr>
          <w:p w14:paraId="6A3A5F5F" w14:textId="77777777" w:rsidR="00A92C7B" w:rsidRPr="008F20B5" w:rsidRDefault="00A92C7B" w:rsidP="0031331B">
            <w:pPr>
              <w:widowControl/>
              <w:rPr>
                <w:ins w:id="34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5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任職機構電話</w:t>
              </w:r>
            </w:ins>
          </w:p>
        </w:tc>
        <w:tc>
          <w:tcPr>
            <w:tcW w:w="278" w:type="pct"/>
            <w:shd w:val="clear" w:color="auto" w:fill="auto"/>
          </w:tcPr>
          <w:p w14:paraId="5C69BE10" w14:textId="77777777" w:rsidR="00A92C7B" w:rsidRPr="008F20B5" w:rsidRDefault="00A92C7B" w:rsidP="0031331B">
            <w:pPr>
              <w:widowControl/>
              <w:jc w:val="center"/>
              <w:rPr>
                <w:ins w:id="34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FAD63FF" w14:textId="77777777" w:rsidR="00A92C7B" w:rsidRPr="008F20B5" w:rsidRDefault="00A92C7B" w:rsidP="0031331B">
            <w:pPr>
              <w:widowControl/>
              <w:jc w:val="center"/>
              <w:rPr>
                <w:ins w:id="34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16</w:t>
              </w:r>
            </w:ins>
          </w:p>
        </w:tc>
        <w:tc>
          <w:tcPr>
            <w:tcW w:w="278" w:type="pct"/>
          </w:tcPr>
          <w:p w14:paraId="19E214F7" w14:textId="77777777" w:rsidR="00A92C7B" w:rsidRPr="008F20B5" w:rsidRDefault="00A92C7B" w:rsidP="0031331B">
            <w:pPr>
              <w:widowControl/>
              <w:jc w:val="center"/>
              <w:rPr>
                <w:ins w:id="34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14B0DB7" w14:textId="77777777" w:rsidR="00A92C7B" w:rsidRPr="008F20B5" w:rsidRDefault="00A92C7B" w:rsidP="0031331B">
            <w:pPr>
              <w:widowControl/>
              <w:rPr>
                <w:ins w:id="34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7CA4181" w14:textId="77777777" w:rsidTr="0031331B">
        <w:trPr>
          <w:trHeight w:val="340"/>
          <w:ins w:id="3452" w:author="家興 余" w:date="2021-03-19T18:08:00Z"/>
        </w:trPr>
        <w:tc>
          <w:tcPr>
            <w:tcW w:w="278" w:type="pct"/>
            <w:shd w:val="clear" w:color="auto" w:fill="auto"/>
          </w:tcPr>
          <w:p w14:paraId="20A5157C" w14:textId="77777777" w:rsidR="00A92C7B" w:rsidRPr="008F20B5" w:rsidRDefault="00A92C7B" w:rsidP="0031331B">
            <w:pPr>
              <w:widowControl/>
              <w:jc w:val="center"/>
              <w:rPr>
                <w:ins w:id="34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5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48</w:t>
              </w:r>
            </w:ins>
          </w:p>
        </w:tc>
        <w:tc>
          <w:tcPr>
            <w:tcW w:w="722" w:type="pct"/>
            <w:shd w:val="clear" w:color="auto" w:fill="auto"/>
          </w:tcPr>
          <w:p w14:paraId="7835EDB7" w14:textId="77777777" w:rsidR="00A92C7B" w:rsidRPr="008F20B5" w:rsidRDefault="00A92C7B" w:rsidP="0031331B">
            <w:pPr>
              <w:widowControl/>
              <w:rPr>
                <w:ins w:id="34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56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JobTitle</w:t>
              </w:r>
            </w:ins>
          </w:p>
        </w:tc>
        <w:tc>
          <w:tcPr>
            <w:tcW w:w="1944" w:type="pct"/>
            <w:shd w:val="clear" w:color="auto" w:fill="auto"/>
          </w:tcPr>
          <w:p w14:paraId="47ED841C" w14:textId="77777777" w:rsidR="00A92C7B" w:rsidRPr="008F20B5" w:rsidRDefault="00A92C7B" w:rsidP="0031331B">
            <w:pPr>
              <w:widowControl/>
              <w:rPr>
                <w:ins w:id="34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58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職位名稱</w:t>
              </w:r>
            </w:ins>
          </w:p>
        </w:tc>
        <w:tc>
          <w:tcPr>
            <w:tcW w:w="278" w:type="pct"/>
            <w:shd w:val="clear" w:color="auto" w:fill="auto"/>
          </w:tcPr>
          <w:p w14:paraId="7DF1FF1C" w14:textId="77777777" w:rsidR="00A92C7B" w:rsidRPr="008F20B5" w:rsidRDefault="00A92C7B" w:rsidP="0031331B">
            <w:pPr>
              <w:widowControl/>
              <w:jc w:val="center"/>
              <w:rPr>
                <w:ins w:id="34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6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47D4C650" w14:textId="77777777" w:rsidR="00A92C7B" w:rsidRPr="008F20B5" w:rsidRDefault="00A92C7B" w:rsidP="0031331B">
            <w:pPr>
              <w:widowControl/>
              <w:jc w:val="center"/>
              <w:rPr>
                <w:ins w:id="34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6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20</w:t>
              </w:r>
            </w:ins>
          </w:p>
        </w:tc>
        <w:tc>
          <w:tcPr>
            <w:tcW w:w="278" w:type="pct"/>
          </w:tcPr>
          <w:p w14:paraId="48C8CFB1" w14:textId="77777777" w:rsidR="00A92C7B" w:rsidRPr="008F20B5" w:rsidRDefault="00A92C7B" w:rsidP="0031331B">
            <w:pPr>
              <w:widowControl/>
              <w:jc w:val="center"/>
              <w:rPr>
                <w:ins w:id="34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AD490F7" w14:textId="77777777" w:rsidR="00A92C7B" w:rsidRPr="008F20B5" w:rsidRDefault="00A92C7B" w:rsidP="0031331B">
            <w:pPr>
              <w:widowControl/>
              <w:rPr>
                <w:ins w:id="34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645FDBC3" w14:textId="77777777" w:rsidTr="0031331B">
        <w:trPr>
          <w:trHeight w:val="340"/>
          <w:ins w:id="3465" w:author="家興 余" w:date="2021-03-19T18:08:00Z"/>
        </w:trPr>
        <w:tc>
          <w:tcPr>
            <w:tcW w:w="278" w:type="pct"/>
            <w:shd w:val="clear" w:color="auto" w:fill="auto"/>
          </w:tcPr>
          <w:p w14:paraId="153FA950" w14:textId="77777777" w:rsidR="00A92C7B" w:rsidRPr="008F20B5" w:rsidRDefault="00A92C7B" w:rsidP="0031331B">
            <w:pPr>
              <w:widowControl/>
              <w:jc w:val="center"/>
              <w:rPr>
                <w:ins w:id="34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6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49</w:t>
              </w:r>
            </w:ins>
          </w:p>
        </w:tc>
        <w:tc>
          <w:tcPr>
            <w:tcW w:w="722" w:type="pct"/>
            <w:shd w:val="clear" w:color="auto" w:fill="auto"/>
          </w:tcPr>
          <w:p w14:paraId="464F256C" w14:textId="77777777" w:rsidR="00A92C7B" w:rsidRPr="008F20B5" w:rsidRDefault="00A92C7B" w:rsidP="0031331B">
            <w:pPr>
              <w:widowControl/>
              <w:rPr>
                <w:ins w:id="34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69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JobTenure</w:t>
              </w:r>
            </w:ins>
          </w:p>
        </w:tc>
        <w:tc>
          <w:tcPr>
            <w:tcW w:w="1944" w:type="pct"/>
            <w:shd w:val="clear" w:color="auto" w:fill="auto"/>
          </w:tcPr>
          <w:p w14:paraId="655B8563" w14:textId="77777777" w:rsidR="00A92C7B" w:rsidRPr="008F20B5" w:rsidRDefault="00A92C7B" w:rsidP="0031331B">
            <w:pPr>
              <w:widowControl/>
              <w:rPr>
                <w:ins w:id="34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1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服務年資</w:t>
              </w:r>
            </w:ins>
          </w:p>
        </w:tc>
        <w:tc>
          <w:tcPr>
            <w:tcW w:w="278" w:type="pct"/>
            <w:shd w:val="clear" w:color="auto" w:fill="auto"/>
          </w:tcPr>
          <w:p w14:paraId="0319090D" w14:textId="77777777" w:rsidR="00A92C7B" w:rsidRPr="008F20B5" w:rsidRDefault="00A92C7B" w:rsidP="0031331B">
            <w:pPr>
              <w:widowControl/>
              <w:jc w:val="center"/>
              <w:rPr>
                <w:ins w:id="34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727CE247" w14:textId="77777777" w:rsidR="00A92C7B" w:rsidRPr="008F20B5" w:rsidRDefault="00A92C7B" w:rsidP="0031331B">
            <w:pPr>
              <w:widowControl/>
              <w:jc w:val="center"/>
              <w:rPr>
                <w:ins w:id="34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3C01C498" w14:textId="77777777" w:rsidR="00A92C7B" w:rsidRPr="008F20B5" w:rsidRDefault="00A92C7B" w:rsidP="0031331B">
            <w:pPr>
              <w:widowControl/>
              <w:jc w:val="center"/>
              <w:rPr>
                <w:ins w:id="34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ADFBCEF" w14:textId="77777777" w:rsidR="00A92C7B" w:rsidRPr="008F20B5" w:rsidRDefault="00A92C7B" w:rsidP="0031331B">
            <w:pPr>
              <w:widowControl/>
              <w:rPr>
                <w:ins w:id="34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9E7DF6" w14:textId="77777777" w:rsidTr="0031331B">
        <w:trPr>
          <w:trHeight w:val="340"/>
          <w:ins w:id="3478" w:author="家興 余" w:date="2021-03-19T18:08:00Z"/>
        </w:trPr>
        <w:tc>
          <w:tcPr>
            <w:tcW w:w="278" w:type="pct"/>
            <w:shd w:val="clear" w:color="auto" w:fill="auto"/>
          </w:tcPr>
          <w:p w14:paraId="4C7EB7DB" w14:textId="77777777" w:rsidR="00A92C7B" w:rsidRPr="008F20B5" w:rsidRDefault="00A92C7B" w:rsidP="0031331B">
            <w:pPr>
              <w:widowControl/>
              <w:jc w:val="center"/>
              <w:rPr>
                <w:ins w:id="34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50</w:t>
              </w:r>
            </w:ins>
          </w:p>
        </w:tc>
        <w:tc>
          <w:tcPr>
            <w:tcW w:w="722" w:type="pct"/>
            <w:shd w:val="clear" w:color="auto" w:fill="auto"/>
          </w:tcPr>
          <w:p w14:paraId="34603B9A" w14:textId="77777777" w:rsidR="00A92C7B" w:rsidRPr="008F20B5" w:rsidRDefault="00A92C7B" w:rsidP="0031331B">
            <w:pPr>
              <w:widowControl/>
              <w:rPr>
                <w:ins w:id="34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2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IncomeOfYearly</w:t>
              </w:r>
            </w:ins>
          </w:p>
        </w:tc>
        <w:tc>
          <w:tcPr>
            <w:tcW w:w="1944" w:type="pct"/>
            <w:shd w:val="clear" w:color="auto" w:fill="auto"/>
          </w:tcPr>
          <w:p w14:paraId="6ADB6420" w14:textId="77777777" w:rsidR="00A92C7B" w:rsidRPr="008F20B5" w:rsidRDefault="00A92C7B" w:rsidP="0031331B">
            <w:pPr>
              <w:widowControl/>
              <w:rPr>
                <w:ins w:id="34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4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年收入</w:t>
              </w:r>
            </w:ins>
          </w:p>
        </w:tc>
        <w:tc>
          <w:tcPr>
            <w:tcW w:w="278" w:type="pct"/>
            <w:shd w:val="clear" w:color="auto" w:fill="auto"/>
          </w:tcPr>
          <w:p w14:paraId="7D9D1004" w14:textId="77777777" w:rsidR="00A92C7B" w:rsidRPr="008F20B5" w:rsidRDefault="00A92C7B" w:rsidP="0031331B">
            <w:pPr>
              <w:widowControl/>
              <w:jc w:val="center"/>
              <w:rPr>
                <w:ins w:id="34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78" w:type="pct"/>
            <w:shd w:val="clear" w:color="auto" w:fill="auto"/>
          </w:tcPr>
          <w:p w14:paraId="0D7C54FB" w14:textId="77777777" w:rsidR="00A92C7B" w:rsidRPr="008F20B5" w:rsidRDefault="00A92C7B" w:rsidP="0031331B">
            <w:pPr>
              <w:widowControl/>
              <w:jc w:val="center"/>
              <w:rPr>
                <w:ins w:id="34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78" w:type="pct"/>
          </w:tcPr>
          <w:p w14:paraId="75D4C778" w14:textId="77777777" w:rsidR="00A92C7B" w:rsidRPr="008F20B5" w:rsidRDefault="00A92C7B" w:rsidP="0031331B">
            <w:pPr>
              <w:widowControl/>
              <w:jc w:val="center"/>
              <w:rPr>
                <w:ins w:id="34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EF53FD3" w14:textId="77777777" w:rsidR="00A92C7B" w:rsidRPr="008F20B5" w:rsidRDefault="00A92C7B" w:rsidP="0031331B">
            <w:pPr>
              <w:widowControl/>
              <w:rPr>
                <w:ins w:id="34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29F3697" w14:textId="77777777" w:rsidTr="0031331B">
        <w:trPr>
          <w:trHeight w:val="340"/>
          <w:ins w:id="3491" w:author="家興 余" w:date="2021-03-19T18:08:00Z"/>
        </w:trPr>
        <w:tc>
          <w:tcPr>
            <w:tcW w:w="278" w:type="pct"/>
            <w:shd w:val="clear" w:color="auto" w:fill="auto"/>
          </w:tcPr>
          <w:p w14:paraId="58530707" w14:textId="77777777" w:rsidR="00A92C7B" w:rsidRPr="008F20B5" w:rsidRDefault="00A92C7B" w:rsidP="0031331B">
            <w:pPr>
              <w:widowControl/>
              <w:jc w:val="center"/>
              <w:rPr>
                <w:ins w:id="34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9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51</w:t>
              </w:r>
            </w:ins>
          </w:p>
        </w:tc>
        <w:tc>
          <w:tcPr>
            <w:tcW w:w="722" w:type="pct"/>
            <w:shd w:val="clear" w:color="auto" w:fill="auto"/>
          </w:tcPr>
          <w:p w14:paraId="04418E62" w14:textId="77777777" w:rsidR="00A92C7B" w:rsidRPr="007B14FD" w:rsidRDefault="00A92C7B" w:rsidP="0031331B">
            <w:pPr>
              <w:widowControl/>
              <w:rPr>
                <w:ins w:id="3494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95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IncomeDataDate</w:t>
              </w:r>
            </w:ins>
          </w:p>
        </w:tc>
        <w:tc>
          <w:tcPr>
            <w:tcW w:w="1944" w:type="pct"/>
            <w:shd w:val="clear" w:color="auto" w:fill="auto"/>
          </w:tcPr>
          <w:p w14:paraId="61FFFC39" w14:textId="77777777" w:rsidR="00A92C7B" w:rsidRPr="007B14FD" w:rsidRDefault="00A92C7B" w:rsidP="0031331B">
            <w:pPr>
              <w:widowControl/>
              <w:rPr>
                <w:ins w:id="3496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97" w:author="家興 余" w:date="2021-03-19T18:08:00Z">
              <w:r w:rsidRPr="007B14FD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年收入資料年月</w:t>
              </w:r>
            </w:ins>
          </w:p>
        </w:tc>
        <w:tc>
          <w:tcPr>
            <w:tcW w:w="278" w:type="pct"/>
            <w:shd w:val="clear" w:color="auto" w:fill="auto"/>
          </w:tcPr>
          <w:p w14:paraId="347C0082" w14:textId="77777777" w:rsidR="00A92C7B" w:rsidRPr="007B14FD" w:rsidRDefault="00A92C7B" w:rsidP="0031331B">
            <w:pPr>
              <w:widowControl/>
              <w:jc w:val="center"/>
              <w:rPr>
                <w:ins w:id="3498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99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142C40FD" w14:textId="77777777" w:rsidR="00A92C7B" w:rsidRPr="007B14FD" w:rsidRDefault="00A92C7B" w:rsidP="0031331B">
            <w:pPr>
              <w:widowControl/>
              <w:jc w:val="center"/>
              <w:rPr>
                <w:ins w:id="3500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501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00C5E183" w14:textId="77777777" w:rsidR="00A92C7B" w:rsidRDefault="00A92C7B" w:rsidP="0031331B">
            <w:pPr>
              <w:widowControl/>
              <w:jc w:val="center"/>
              <w:rPr>
                <w:ins w:id="3502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2690986" w14:textId="77777777" w:rsidR="00A92C7B" w:rsidRPr="007B14FD" w:rsidRDefault="00A92C7B" w:rsidP="0031331B">
            <w:pPr>
              <w:widowControl/>
              <w:rPr>
                <w:ins w:id="3503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504" w:author="家興 余" w:date="2021-03-19T18:08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YYYMM ex.</w:t>
              </w:r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10912</w:t>
              </w:r>
            </w:ins>
          </w:p>
        </w:tc>
      </w:tr>
      <w:tr w:rsidR="00A92C7B" w:rsidRPr="008F20B5" w14:paraId="0FAC88F5" w14:textId="77777777" w:rsidTr="0031331B">
        <w:trPr>
          <w:trHeight w:val="340"/>
          <w:ins w:id="3505" w:author="家興 余" w:date="2021-03-19T18:08:00Z"/>
        </w:trPr>
        <w:tc>
          <w:tcPr>
            <w:tcW w:w="278" w:type="pct"/>
            <w:shd w:val="clear" w:color="auto" w:fill="auto"/>
          </w:tcPr>
          <w:p w14:paraId="40FE2D26" w14:textId="77777777" w:rsidR="00A92C7B" w:rsidRPr="008F20B5" w:rsidRDefault="00A92C7B" w:rsidP="0031331B">
            <w:pPr>
              <w:widowControl/>
              <w:jc w:val="center"/>
              <w:rPr>
                <w:ins w:id="35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0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52</w:t>
              </w:r>
            </w:ins>
          </w:p>
        </w:tc>
        <w:tc>
          <w:tcPr>
            <w:tcW w:w="722" w:type="pct"/>
            <w:shd w:val="clear" w:color="auto" w:fill="auto"/>
          </w:tcPr>
          <w:p w14:paraId="7216F307" w14:textId="77777777" w:rsidR="00A92C7B" w:rsidRPr="008F20B5" w:rsidRDefault="00A92C7B" w:rsidP="0031331B">
            <w:pPr>
              <w:widowControl/>
              <w:rPr>
                <w:ins w:id="35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09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PassportNo</w:t>
              </w:r>
            </w:ins>
          </w:p>
        </w:tc>
        <w:tc>
          <w:tcPr>
            <w:tcW w:w="1944" w:type="pct"/>
            <w:shd w:val="clear" w:color="auto" w:fill="auto"/>
          </w:tcPr>
          <w:p w14:paraId="757646C8" w14:textId="77777777" w:rsidR="00A92C7B" w:rsidRPr="008F20B5" w:rsidRDefault="00A92C7B" w:rsidP="0031331B">
            <w:pPr>
              <w:widowControl/>
              <w:rPr>
                <w:ins w:id="35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1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護照號碼</w:t>
              </w:r>
            </w:ins>
          </w:p>
        </w:tc>
        <w:tc>
          <w:tcPr>
            <w:tcW w:w="278" w:type="pct"/>
            <w:shd w:val="clear" w:color="auto" w:fill="auto"/>
          </w:tcPr>
          <w:p w14:paraId="55864E95" w14:textId="77777777" w:rsidR="00A92C7B" w:rsidRPr="008F20B5" w:rsidRDefault="00A92C7B" w:rsidP="0031331B">
            <w:pPr>
              <w:widowControl/>
              <w:jc w:val="center"/>
              <w:rPr>
                <w:ins w:id="35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1C818193" w14:textId="77777777" w:rsidR="00A92C7B" w:rsidRPr="008F20B5" w:rsidRDefault="00A92C7B" w:rsidP="0031331B">
            <w:pPr>
              <w:widowControl/>
              <w:jc w:val="center"/>
              <w:rPr>
                <w:ins w:id="35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20</w:t>
              </w:r>
            </w:ins>
          </w:p>
        </w:tc>
        <w:tc>
          <w:tcPr>
            <w:tcW w:w="278" w:type="pct"/>
          </w:tcPr>
          <w:p w14:paraId="2F5496E8" w14:textId="77777777" w:rsidR="00A92C7B" w:rsidRPr="008F20B5" w:rsidRDefault="00A92C7B" w:rsidP="0031331B">
            <w:pPr>
              <w:widowControl/>
              <w:jc w:val="center"/>
              <w:rPr>
                <w:ins w:id="35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B2E0617" w14:textId="77777777" w:rsidR="00A92C7B" w:rsidRPr="008F20B5" w:rsidRDefault="00A92C7B" w:rsidP="0031331B">
            <w:pPr>
              <w:widowControl/>
              <w:rPr>
                <w:ins w:id="35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6D3D09D" w14:textId="77777777" w:rsidTr="0031331B">
        <w:trPr>
          <w:trHeight w:val="340"/>
          <w:ins w:id="3518" w:author="家興 余" w:date="2021-03-19T18:08:00Z"/>
        </w:trPr>
        <w:tc>
          <w:tcPr>
            <w:tcW w:w="278" w:type="pct"/>
            <w:shd w:val="clear" w:color="auto" w:fill="auto"/>
          </w:tcPr>
          <w:p w14:paraId="690EE85B" w14:textId="77777777" w:rsidR="00A92C7B" w:rsidRPr="008F20B5" w:rsidRDefault="00A92C7B" w:rsidP="0031331B">
            <w:pPr>
              <w:widowControl/>
              <w:jc w:val="center"/>
              <w:rPr>
                <w:ins w:id="35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53</w:t>
              </w:r>
            </w:ins>
          </w:p>
        </w:tc>
        <w:tc>
          <w:tcPr>
            <w:tcW w:w="722" w:type="pct"/>
            <w:shd w:val="clear" w:color="auto" w:fill="auto"/>
          </w:tcPr>
          <w:p w14:paraId="7BF4E497" w14:textId="77777777" w:rsidR="00A92C7B" w:rsidRPr="008F20B5" w:rsidRDefault="00A92C7B" w:rsidP="0031331B">
            <w:pPr>
              <w:widowControl/>
              <w:rPr>
                <w:ins w:id="35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2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AMLJobCode</w:t>
              </w:r>
            </w:ins>
          </w:p>
        </w:tc>
        <w:tc>
          <w:tcPr>
            <w:tcW w:w="1944" w:type="pct"/>
            <w:shd w:val="clear" w:color="auto" w:fill="auto"/>
          </w:tcPr>
          <w:p w14:paraId="7CF26685" w14:textId="77777777" w:rsidR="00A92C7B" w:rsidRPr="008F20B5" w:rsidRDefault="00A92C7B" w:rsidP="0031331B">
            <w:pPr>
              <w:widowControl/>
              <w:rPr>
                <w:ins w:id="35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4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</w:t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職業別</w:t>
              </w:r>
            </w:ins>
          </w:p>
        </w:tc>
        <w:tc>
          <w:tcPr>
            <w:tcW w:w="278" w:type="pct"/>
            <w:shd w:val="clear" w:color="auto" w:fill="auto"/>
          </w:tcPr>
          <w:p w14:paraId="7A53EB48" w14:textId="77777777" w:rsidR="00A92C7B" w:rsidRPr="008F20B5" w:rsidRDefault="00A92C7B" w:rsidP="0031331B">
            <w:pPr>
              <w:widowControl/>
              <w:jc w:val="center"/>
              <w:rPr>
                <w:ins w:id="35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07629D0" w14:textId="77777777" w:rsidR="00A92C7B" w:rsidRPr="008F20B5" w:rsidRDefault="00A92C7B" w:rsidP="0031331B">
            <w:pPr>
              <w:widowControl/>
              <w:jc w:val="center"/>
              <w:rPr>
                <w:ins w:id="35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502EBF64" w14:textId="77777777" w:rsidR="00A92C7B" w:rsidRPr="008F20B5" w:rsidRDefault="00A92C7B" w:rsidP="0031331B">
            <w:pPr>
              <w:widowControl/>
              <w:jc w:val="center"/>
              <w:rPr>
                <w:ins w:id="35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C714D53" w14:textId="77777777" w:rsidR="00A92C7B" w:rsidRPr="00A45B3F" w:rsidRDefault="00A92C7B" w:rsidP="0031331B">
            <w:pPr>
              <w:widowControl/>
              <w:rPr>
                <w:ins w:id="35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001 博弈業</w:t>
              </w:r>
            </w:ins>
          </w:p>
          <w:p w14:paraId="11B040F9" w14:textId="77777777" w:rsidR="00A92C7B" w:rsidRPr="00A45B3F" w:rsidRDefault="00A92C7B" w:rsidP="0031331B">
            <w:pPr>
              <w:widowControl/>
              <w:rPr>
                <w:ins w:id="35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002 珠寶業</w:t>
              </w:r>
            </w:ins>
          </w:p>
          <w:p w14:paraId="31B93F70" w14:textId="77777777" w:rsidR="00A92C7B" w:rsidRPr="00A45B3F" w:rsidRDefault="00A92C7B" w:rsidP="0031331B">
            <w:pPr>
              <w:widowControl/>
              <w:rPr>
                <w:ins w:id="35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003 古董商</w:t>
              </w:r>
            </w:ins>
          </w:p>
          <w:p w14:paraId="2AC38142" w14:textId="77777777" w:rsidR="00A92C7B" w:rsidRPr="00A45B3F" w:rsidRDefault="00A92C7B" w:rsidP="0031331B">
            <w:pPr>
              <w:widowControl/>
              <w:rPr>
                <w:ins w:id="35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004 拍賣交易所</w:t>
              </w:r>
            </w:ins>
          </w:p>
          <w:p w14:paraId="29428517" w14:textId="77777777" w:rsidR="00A92C7B" w:rsidRPr="00A45B3F" w:rsidRDefault="00A92C7B" w:rsidP="0031331B">
            <w:pPr>
              <w:widowControl/>
              <w:rPr>
                <w:ins w:id="35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005 不動產經營</w:t>
              </w:r>
            </w:ins>
          </w:p>
          <w:p w14:paraId="77F87B19" w14:textId="77777777" w:rsidR="00A92C7B" w:rsidRPr="00A45B3F" w:rsidRDefault="00A92C7B" w:rsidP="0031331B">
            <w:pPr>
              <w:widowControl/>
              <w:rPr>
                <w:ins w:id="35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006 民間融資（舊：當鋪）</w:t>
              </w:r>
            </w:ins>
          </w:p>
          <w:p w14:paraId="129773AF" w14:textId="77777777" w:rsidR="00A92C7B" w:rsidRPr="00A45B3F" w:rsidRDefault="00A92C7B" w:rsidP="0031331B">
            <w:pPr>
              <w:widowControl/>
              <w:rPr>
                <w:ins w:id="35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007 銀樓</w:t>
              </w:r>
            </w:ins>
          </w:p>
          <w:p w14:paraId="573DAEF4" w14:textId="77777777" w:rsidR="00A92C7B" w:rsidRPr="00A45B3F" w:rsidRDefault="00A92C7B" w:rsidP="0031331B">
            <w:pPr>
              <w:widowControl/>
              <w:rPr>
                <w:ins w:id="35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008 特種行業</w:t>
              </w:r>
            </w:ins>
          </w:p>
          <w:p w14:paraId="746DB130" w14:textId="77777777" w:rsidR="00A92C7B" w:rsidRPr="00A45B3F" w:rsidRDefault="00A92C7B" w:rsidP="0031331B">
            <w:pPr>
              <w:widowControl/>
              <w:rPr>
                <w:ins w:id="35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009 奢侈品或高價買賣業</w:t>
              </w:r>
            </w:ins>
          </w:p>
          <w:p w14:paraId="2F336384" w14:textId="77777777" w:rsidR="00A92C7B" w:rsidRPr="00A45B3F" w:rsidRDefault="00A92C7B" w:rsidP="0031331B">
            <w:pPr>
              <w:widowControl/>
              <w:rPr>
                <w:ins w:id="35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010 會計服務相關</w:t>
              </w:r>
            </w:ins>
          </w:p>
          <w:p w14:paraId="617D9A24" w14:textId="77777777" w:rsidR="00A92C7B" w:rsidRPr="00A45B3F" w:rsidRDefault="00A92C7B" w:rsidP="0031331B">
            <w:pPr>
              <w:widowControl/>
              <w:rPr>
                <w:ins w:id="35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011 法律服務相關</w:t>
              </w:r>
            </w:ins>
          </w:p>
          <w:p w14:paraId="2A8F3317" w14:textId="77777777" w:rsidR="00A92C7B" w:rsidRPr="00A45B3F" w:rsidRDefault="00A92C7B" w:rsidP="0031331B">
            <w:pPr>
              <w:widowControl/>
              <w:rPr>
                <w:ins w:id="35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012 金融服務相關</w:t>
              </w:r>
            </w:ins>
          </w:p>
          <w:p w14:paraId="52A7D54B" w14:textId="77777777" w:rsidR="00A92C7B" w:rsidRPr="00A45B3F" w:rsidRDefault="00A92C7B" w:rsidP="0031331B">
            <w:pPr>
              <w:widowControl/>
              <w:rPr>
                <w:ins w:id="35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013 其他</w:t>
              </w:r>
            </w:ins>
          </w:p>
          <w:p w14:paraId="0BAE7338" w14:textId="77777777" w:rsidR="00A92C7B" w:rsidRPr="00A45B3F" w:rsidRDefault="00A92C7B" w:rsidP="0031331B">
            <w:pPr>
              <w:widowControl/>
              <w:rPr>
                <w:ins w:id="35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014 營建工程業</w:t>
              </w:r>
            </w:ins>
          </w:p>
          <w:p w14:paraId="3E86DE12" w14:textId="77777777" w:rsidR="00A92C7B" w:rsidRPr="00A45B3F" w:rsidRDefault="00A92C7B" w:rsidP="0031331B">
            <w:pPr>
              <w:widowControl/>
              <w:rPr>
                <w:ins w:id="35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015 貨運報關業</w:t>
              </w:r>
            </w:ins>
          </w:p>
          <w:p w14:paraId="57023141" w14:textId="77777777" w:rsidR="00A92C7B" w:rsidRPr="00A45B3F" w:rsidRDefault="00A92C7B" w:rsidP="0031331B">
            <w:pPr>
              <w:widowControl/>
              <w:rPr>
                <w:ins w:id="35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016 武器製造及進出口業</w:t>
              </w:r>
            </w:ins>
          </w:p>
          <w:p w14:paraId="0A2866DB" w14:textId="77777777" w:rsidR="00A92C7B" w:rsidRPr="00A45B3F" w:rsidRDefault="00A92C7B" w:rsidP="0031331B">
            <w:pPr>
              <w:widowControl/>
              <w:rPr>
                <w:ins w:id="35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017 天然資源開採及進口業</w:t>
              </w:r>
            </w:ins>
          </w:p>
          <w:p w14:paraId="4AFE83AC" w14:textId="77777777" w:rsidR="00A92C7B" w:rsidRPr="00A45B3F" w:rsidRDefault="00A92C7B" w:rsidP="0031331B">
            <w:pPr>
              <w:widowControl/>
              <w:rPr>
                <w:ins w:id="35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018 地政士</w:t>
              </w:r>
            </w:ins>
          </w:p>
          <w:p w14:paraId="210E4C75" w14:textId="77777777" w:rsidR="00A92C7B" w:rsidRPr="00A45B3F" w:rsidRDefault="00A92C7B" w:rsidP="0031331B">
            <w:pPr>
              <w:widowControl/>
              <w:rPr>
                <w:ins w:id="35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019 公證人</w:t>
              </w:r>
            </w:ins>
          </w:p>
          <w:p w14:paraId="3C97D85B" w14:textId="77777777" w:rsidR="00A92C7B" w:rsidRPr="00A45B3F" w:rsidRDefault="00A92C7B" w:rsidP="0031331B">
            <w:pPr>
              <w:widowControl/>
              <w:rPr>
                <w:ins w:id="35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020 宗教團體</w:t>
              </w:r>
            </w:ins>
          </w:p>
          <w:p w14:paraId="2853E936" w14:textId="77777777" w:rsidR="00A92C7B" w:rsidRPr="00A45B3F" w:rsidRDefault="00A92C7B" w:rsidP="0031331B">
            <w:pPr>
              <w:widowControl/>
              <w:rPr>
                <w:ins w:id="35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021 社會福利慈善團體</w:t>
              </w:r>
            </w:ins>
          </w:p>
          <w:p w14:paraId="36268167" w14:textId="77777777" w:rsidR="00A92C7B" w:rsidRPr="00A45B3F" w:rsidRDefault="00A92C7B" w:rsidP="0031331B">
            <w:pPr>
              <w:widowControl/>
              <w:rPr>
                <w:ins w:id="35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022 非金融機構之外匯經紀及交易業</w:t>
              </w:r>
            </w:ins>
          </w:p>
          <w:p w14:paraId="7E3F1C83" w14:textId="77777777" w:rsidR="00A92C7B" w:rsidRPr="00A45B3F" w:rsidRDefault="00A92C7B" w:rsidP="0031331B">
            <w:pPr>
              <w:widowControl/>
              <w:rPr>
                <w:ins w:id="35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023 財務或管理顧問業</w:t>
              </w:r>
            </w:ins>
          </w:p>
          <w:p w14:paraId="5635D476" w14:textId="77777777" w:rsidR="00A92C7B" w:rsidRPr="00A45B3F" w:rsidRDefault="00A92C7B" w:rsidP="0031331B">
            <w:pPr>
              <w:widowControl/>
              <w:rPr>
                <w:ins w:id="35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024 融資租賃業</w:t>
              </w:r>
            </w:ins>
          </w:p>
          <w:p w14:paraId="6A248AE8" w14:textId="77777777" w:rsidR="00A92C7B" w:rsidRPr="00A45B3F" w:rsidRDefault="00A92C7B" w:rsidP="0031331B">
            <w:pPr>
              <w:widowControl/>
              <w:rPr>
                <w:ins w:id="35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t>025 記帳士與記帳及報稅代理人</w:t>
              </w:r>
            </w:ins>
          </w:p>
          <w:p w14:paraId="16F1D088" w14:textId="77777777" w:rsidR="00A92C7B" w:rsidRPr="00A45B3F" w:rsidRDefault="00A92C7B" w:rsidP="0031331B">
            <w:pPr>
              <w:widowControl/>
              <w:rPr>
                <w:ins w:id="35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026 第三方、電子支付機構</w:t>
              </w:r>
            </w:ins>
          </w:p>
          <w:p w14:paraId="55D9BA9C" w14:textId="77777777" w:rsidR="00A92C7B" w:rsidRPr="00A45B3F" w:rsidRDefault="00A92C7B" w:rsidP="0031331B">
            <w:pPr>
              <w:widowControl/>
              <w:rPr>
                <w:ins w:id="35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999 無法取得</w:t>
              </w:r>
            </w:ins>
          </w:p>
          <w:p w14:paraId="1CD8DE45" w14:textId="77777777" w:rsidR="00A92C7B" w:rsidRPr="007B14FD" w:rsidRDefault="00A92C7B" w:rsidP="0031331B">
            <w:pPr>
              <w:widowControl/>
              <w:rPr>
                <w:ins w:id="35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62483FE" w14:textId="77777777" w:rsidTr="0031331B">
        <w:trPr>
          <w:trHeight w:val="340"/>
          <w:ins w:id="3585" w:author="家興 余" w:date="2021-03-19T18:08:00Z"/>
        </w:trPr>
        <w:tc>
          <w:tcPr>
            <w:tcW w:w="278" w:type="pct"/>
            <w:shd w:val="clear" w:color="auto" w:fill="auto"/>
          </w:tcPr>
          <w:p w14:paraId="46F6DED1" w14:textId="77777777" w:rsidR="00A92C7B" w:rsidRPr="008F20B5" w:rsidRDefault="00A92C7B" w:rsidP="0031331B">
            <w:pPr>
              <w:widowControl/>
              <w:jc w:val="center"/>
              <w:rPr>
                <w:ins w:id="35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t>54</w:t>
              </w:r>
            </w:ins>
          </w:p>
        </w:tc>
        <w:tc>
          <w:tcPr>
            <w:tcW w:w="722" w:type="pct"/>
            <w:shd w:val="clear" w:color="auto" w:fill="auto"/>
          </w:tcPr>
          <w:p w14:paraId="07CED238" w14:textId="77777777" w:rsidR="00A92C7B" w:rsidRPr="008F20B5" w:rsidRDefault="00A92C7B" w:rsidP="0031331B">
            <w:pPr>
              <w:widowControl/>
              <w:rPr>
                <w:ins w:id="35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9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AMLGroup</w:t>
              </w:r>
            </w:ins>
          </w:p>
        </w:tc>
        <w:tc>
          <w:tcPr>
            <w:tcW w:w="1944" w:type="pct"/>
            <w:shd w:val="clear" w:color="auto" w:fill="auto"/>
          </w:tcPr>
          <w:p w14:paraId="24635D1A" w14:textId="77777777" w:rsidR="00A92C7B" w:rsidRPr="008F20B5" w:rsidRDefault="00A92C7B" w:rsidP="0031331B">
            <w:pPr>
              <w:widowControl/>
              <w:rPr>
                <w:ins w:id="35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91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</w:t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組織</w:t>
              </w:r>
            </w:ins>
          </w:p>
        </w:tc>
        <w:tc>
          <w:tcPr>
            <w:tcW w:w="278" w:type="pct"/>
            <w:shd w:val="clear" w:color="auto" w:fill="auto"/>
          </w:tcPr>
          <w:p w14:paraId="12F76F1D" w14:textId="77777777" w:rsidR="00A92C7B" w:rsidRPr="008F20B5" w:rsidRDefault="00A92C7B" w:rsidP="0031331B">
            <w:pPr>
              <w:widowControl/>
              <w:jc w:val="center"/>
              <w:rPr>
                <w:ins w:id="35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9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96E55A5" w14:textId="77777777" w:rsidR="00A92C7B" w:rsidRPr="008F20B5" w:rsidRDefault="00A92C7B" w:rsidP="0031331B">
            <w:pPr>
              <w:widowControl/>
              <w:jc w:val="center"/>
              <w:rPr>
                <w:ins w:id="35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9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58D877ED" w14:textId="77777777" w:rsidR="00A92C7B" w:rsidRPr="008F20B5" w:rsidRDefault="00A92C7B" w:rsidP="0031331B">
            <w:pPr>
              <w:widowControl/>
              <w:jc w:val="center"/>
              <w:rPr>
                <w:ins w:id="35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37DA8E7" w14:textId="77777777" w:rsidR="00A92C7B" w:rsidRPr="00A45B3F" w:rsidRDefault="00A92C7B" w:rsidP="0031331B">
            <w:pPr>
              <w:widowControl/>
              <w:rPr>
                <w:ins w:id="35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98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001個人</w:t>
              </w:r>
            </w:ins>
          </w:p>
          <w:p w14:paraId="06C54551" w14:textId="77777777" w:rsidR="00A92C7B" w:rsidRPr="00A45B3F" w:rsidRDefault="00A92C7B" w:rsidP="0031331B">
            <w:pPr>
              <w:widowControl/>
              <w:rPr>
                <w:ins w:id="35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0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002營利組織＿非公開發行公司</w:t>
              </w:r>
            </w:ins>
          </w:p>
          <w:p w14:paraId="5900EC05" w14:textId="77777777" w:rsidR="00A92C7B" w:rsidRPr="00A45B3F" w:rsidRDefault="00A92C7B" w:rsidP="0031331B">
            <w:pPr>
              <w:widowControl/>
              <w:rPr>
                <w:ins w:id="36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2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003營利組織＿公開發行公司</w:t>
              </w:r>
            </w:ins>
          </w:p>
          <w:p w14:paraId="136B737B" w14:textId="77777777" w:rsidR="00A92C7B" w:rsidRPr="00A45B3F" w:rsidRDefault="00A92C7B" w:rsidP="0031331B">
            <w:pPr>
              <w:widowControl/>
              <w:rPr>
                <w:ins w:id="36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4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004社團法人或其他組織</w:t>
              </w:r>
            </w:ins>
          </w:p>
          <w:p w14:paraId="1C39EC3C" w14:textId="77777777" w:rsidR="00A92C7B" w:rsidRPr="00A45B3F" w:rsidRDefault="00A92C7B" w:rsidP="0031331B">
            <w:pPr>
              <w:widowControl/>
              <w:rPr>
                <w:ins w:id="36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6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005政府機關</w:t>
              </w:r>
            </w:ins>
          </w:p>
          <w:p w14:paraId="75287643" w14:textId="77777777" w:rsidR="00A92C7B" w:rsidRPr="00A45B3F" w:rsidRDefault="00A92C7B" w:rsidP="0031331B">
            <w:pPr>
              <w:widowControl/>
              <w:rPr>
                <w:ins w:id="36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8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006社會福利慈善財團法人／團體</w:t>
              </w:r>
            </w:ins>
          </w:p>
          <w:p w14:paraId="2C4DD895" w14:textId="77777777" w:rsidR="00A92C7B" w:rsidRPr="00A45B3F" w:rsidRDefault="00A92C7B" w:rsidP="0031331B">
            <w:pPr>
              <w:widowControl/>
              <w:rPr>
                <w:ins w:id="36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10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007宗教財團法人／團體</w:t>
              </w:r>
            </w:ins>
          </w:p>
          <w:p w14:paraId="417AA9DD" w14:textId="77777777" w:rsidR="00A92C7B" w:rsidRPr="00A45B3F" w:rsidRDefault="00A92C7B" w:rsidP="0031331B">
            <w:pPr>
              <w:widowControl/>
              <w:rPr>
                <w:ins w:id="36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12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008其他財團法人</w:t>
              </w:r>
            </w:ins>
          </w:p>
          <w:p w14:paraId="19D3660B" w14:textId="77777777" w:rsidR="00A92C7B" w:rsidRPr="00A45B3F" w:rsidRDefault="00A92C7B" w:rsidP="0031331B">
            <w:pPr>
              <w:widowControl/>
              <w:rPr>
                <w:ins w:id="36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14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009人民團體</w:t>
              </w:r>
            </w:ins>
          </w:p>
          <w:p w14:paraId="5DFE76E8" w14:textId="77777777" w:rsidR="00A92C7B" w:rsidRPr="008F20B5" w:rsidRDefault="00A92C7B" w:rsidP="0031331B">
            <w:pPr>
              <w:widowControl/>
              <w:rPr>
                <w:ins w:id="36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16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999無法取得</w:t>
              </w:r>
            </w:ins>
          </w:p>
        </w:tc>
      </w:tr>
      <w:tr w:rsidR="00A92C7B" w:rsidRPr="008F20B5" w14:paraId="79983CB0" w14:textId="77777777" w:rsidTr="0031331B">
        <w:trPr>
          <w:trHeight w:val="340"/>
          <w:ins w:id="3617" w:author="家興 余" w:date="2021-03-19T18:08:00Z"/>
        </w:trPr>
        <w:tc>
          <w:tcPr>
            <w:tcW w:w="278" w:type="pct"/>
            <w:shd w:val="clear" w:color="auto" w:fill="auto"/>
          </w:tcPr>
          <w:p w14:paraId="41E8555B" w14:textId="77777777" w:rsidR="00A92C7B" w:rsidRPr="008F20B5" w:rsidRDefault="00A92C7B" w:rsidP="0031331B">
            <w:pPr>
              <w:widowControl/>
              <w:jc w:val="center"/>
              <w:rPr>
                <w:ins w:id="36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1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55</w:t>
              </w:r>
            </w:ins>
          </w:p>
        </w:tc>
        <w:tc>
          <w:tcPr>
            <w:tcW w:w="722" w:type="pct"/>
            <w:shd w:val="clear" w:color="auto" w:fill="auto"/>
          </w:tcPr>
          <w:p w14:paraId="091F52BD" w14:textId="77777777" w:rsidR="00A92C7B" w:rsidRPr="008F20B5" w:rsidRDefault="00A92C7B" w:rsidP="0031331B">
            <w:pPr>
              <w:widowControl/>
              <w:rPr>
                <w:ins w:id="36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21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IndigenousName</w:t>
              </w:r>
            </w:ins>
          </w:p>
        </w:tc>
        <w:tc>
          <w:tcPr>
            <w:tcW w:w="1944" w:type="pct"/>
            <w:shd w:val="clear" w:color="auto" w:fill="auto"/>
          </w:tcPr>
          <w:p w14:paraId="11B5C580" w14:textId="77777777" w:rsidR="00A92C7B" w:rsidRPr="008F20B5" w:rsidRDefault="00A92C7B" w:rsidP="0031331B">
            <w:pPr>
              <w:widowControl/>
              <w:rPr>
                <w:ins w:id="36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23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原住民姓名</w:t>
              </w:r>
            </w:ins>
          </w:p>
        </w:tc>
        <w:tc>
          <w:tcPr>
            <w:tcW w:w="278" w:type="pct"/>
            <w:shd w:val="clear" w:color="auto" w:fill="auto"/>
          </w:tcPr>
          <w:p w14:paraId="056672C1" w14:textId="77777777" w:rsidR="00A92C7B" w:rsidRPr="008F20B5" w:rsidRDefault="00A92C7B" w:rsidP="0031331B">
            <w:pPr>
              <w:widowControl/>
              <w:jc w:val="center"/>
              <w:rPr>
                <w:ins w:id="36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2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464D12E1" w14:textId="77777777" w:rsidR="00A92C7B" w:rsidRPr="008F20B5" w:rsidRDefault="00A92C7B" w:rsidP="0031331B">
            <w:pPr>
              <w:widowControl/>
              <w:jc w:val="center"/>
              <w:rPr>
                <w:ins w:id="36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2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78" w:type="pct"/>
          </w:tcPr>
          <w:p w14:paraId="15DA277E" w14:textId="77777777" w:rsidR="00A92C7B" w:rsidRPr="008F20B5" w:rsidRDefault="00A92C7B" w:rsidP="0031331B">
            <w:pPr>
              <w:widowControl/>
              <w:jc w:val="center"/>
              <w:rPr>
                <w:ins w:id="36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D29D9DF" w14:textId="77777777" w:rsidR="00A92C7B" w:rsidRPr="008F20B5" w:rsidRDefault="00A92C7B" w:rsidP="0031331B">
            <w:pPr>
              <w:widowControl/>
              <w:rPr>
                <w:ins w:id="36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605D35BB" w14:textId="77777777" w:rsidR="00A92C7B" w:rsidRPr="008F20B5" w:rsidRDefault="00A92C7B" w:rsidP="00A92C7B">
      <w:pPr>
        <w:rPr>
          <w:ins w:id="3630" w:author="家興 余" w:date="2021-03-19T18:08:00Z"/>
          <w:rFonts w:ascii="標楷體" w:eastAsia="標楷體" w:hAnsi="標楷體"/>
        </w:rPr>
      </w:pPr>
    </w:p>
    <w:p w14:paraId="6AD3EAFD" w14:textId="72E32245" w:rsidR="009C1DD1" w:rsidRPr="008F20B5" w:rsidRDefault="00A92C7B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3631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ins w:id="3632" w:author="家興 余" w:date="2021-03-19T18:08:00Z">
        <w:r w:rsidRPr="008F20B5">
          <w:br w:type="page"/>
        </w:r>
      </w:ins>
      <w:r w:rsidR="009C1DD1" w:rsidRPr="008F20B5">
        <w:rPr>
          <w:rFonts w:ascii="標楷體" w:hAnsi="標楷體"/>
          <w:b/>
          <w:szCs w:val="32"/>
        </w:rPr>
        <w:lastRenderedPageBreak/>
        <w:t>L2153</w:t>
      </w:r>
      <w:r w:rsidR="009C1DD1" w:rsidRPr="008F20B5">
        <w:rPr>
          <w:rFonts w:ascii="標楷體" w:hAnsi="標楷體" w:hint="eastAsia"/>
          <w:b/>
        </w:rPr>
        <w:t>核准額度登錄</w:t>
      </w:r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3633" w:author="家興 余" w:date="2021-03-18T10:08:00Z">
          <w:tblPr>
            <w:tblW w:w="4766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037"/>
        <w:gridCol w:w="566"/>
        <w:tblGridChange w:id="3634">
          <w:tblGrid>
            <w:gridCol w:w="408"/>
            <w:gridCol w:w="153"/>
            <w:gridCol w:w="4"/>
            <w:gridCol w:w="1470"/>
            <w:gridCol w:w="11"/>
            <w:gridCol w:w="765"/>
            <w:gridCol w:w="784"/>
            <w:gridCol w:w="411"/>
            <w:gridCol w:w="411"/>
            <w:gridCol w:w="520"/>
            <w:gridCol w:w="133"/>
            <w:gridCol w:w="431"/>
            <w:gridCol w:w="494"/>
            <w:gridCol w:w="70"/>
            <w:gridCol w:w="496"/>
            <w:gridCol w:w="566"/>
            <w:gridCol w:w="1959"/>
            <w:gridCol w:w="631"/>
            <w:gridCol w:w="13"/>
            <w:gridCol w:w="9"/>
            <w:gridCol w:w="3630"/>
          </w:tblGrid>
        </w:tblGridChange>
      </w:tblGrid>
      <w:tr w:rsidR="008464F4" w:rsidRPr="008F20B5" w14:paraId="7B6FD2EA" w14:textId="77777777" w:rsidTr="00B63420">
        <w:trPr>
          <w:trHeight w:val="350"/>
          <w:tblHeader/>
          <w:trPrChange w:id="3635" w:author="家興 余" w:date="2021-03-18T10:08:00Z">
            <w:trPr>
              <w:trHeight w:val="350"/>
              <w:tblHeader/>
            </w:trPr>
          </w:trPrChange>
        </w:trPr>
        <w:tc>
          <w:tcPr>
            <w:tcW w:w="274" w:type="pct"/>
            <w:shd w:val="clear" w:color="auto" w:fill="auto"/>
            <w:hideMark/>
            <w:tcPrChange w:id="3636" w:author="家興 余" w:date="2021-03-18T10:08:00Z">
              <w:tcPr>
                <w:tcW w:w="289" w:type="pct"/>
                <w:gridSpan w:val="2"/>
                <w:shd w:val="clear" w:color="auto" w:fill="auto"/>
                <w:hideMark/>
              </w:tcPr>
            </w:tcPrChange>
          </w:tcPr>
          <w:p w14:paraId="74401E7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  <w:p w14:paraId="5EEADBED" w14:textId="0301B9C3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3637" w:author="家興 余" w:date="2021-03-18T10:08:00Z">
              <w:tcPr>
                <w:tcW w:w="1158" w:type="pct"/>
                <w:gridSpan w:val="4"/>
                <w:shd w:val="clear" w:color="auto" w:fill="auto"/>
                <w:hideMark/>
              </w:tcPr>
            </w:tcPrChange>
          </w:tcPr>
          <w:p w14:paraId="7304023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  <w:tcPrChange w:id="3638" w:author="家興 余" w:date="2021-03-18T10:08:00Z">
              <w:tcPr>
                <w:tcW w:w="1094" w:type="pct"/>
                <w:gridSpan w:val="4"/>
                <w:shd w:val="clear" w:color="auto" w:fill="auto"/>
                <w:hideMark/>
              </w:tcPr>
            </w:tcPrChange>
          </w:tcPr>
          <w:p w14:paraId="7BD5E02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  <w:tcPrChange w:id="3639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57043E6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  <w:tcPrChange w:id="3640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58DB15B0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  <w:tcPrChange w:id="3641" w:author="家興 余" w:date="2021-03-18T10:08:00Z">
              <w:tcPr>
                <w:tcW w:w="1" w:type="pct"/>
                <w:gridSpan w:val="4"/>
              </w:tcPr>
            </w:tcPrChange>
          </w:tcPr>
          <w:p w14:paraId="42B2F9C5" w14:textId="1AD96D07" w:rsidR="008464F4" w:rsidRPr="008F20B5" w:rsidRDefault="008464F4">
            <w:pPr>
              <w:widowControl/>
              <w:jc w:val="center"/>
              <w:rPr>
                <w:ins w:id="364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43" w:author="家興 余" w:date="2021-01-21T09:30:00Z">
                <w:pPr>
                  <w:widowControl/>
                </w:pPr>
              </w:pPrChange>
            </w:pPr>
            <w:ins w:id="3644" w:author="家興 余" w:date="2021-01-21T09:2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64" w:type="pct"/>
            <w:gridSpan w:val="2"/>
            <w:shd w:val="clear" w:color="auto" w:fill="auto"/>
            <w:hideMark/>
            <w:tcPrChange w:id="3645" w:author="家興 余" w:date="2021-03-18T10:08:00Z">
              <w:tcPr>
                <w:tcW w:w="1879" w:type="pct"/>
                <w:gridSpan w:val="3"/>
                <w:shd w:val="clear" w:color="auto" w:fill="auto"/>
                <w:hideMark/>
              </w:tcPr>
            </w:tcPrChange>
          </w:tcPr>
          <w:p w14:paraId="67DBEF14" w14:textId="43D44DA1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326D86DD" w14:textId="77777777" w:rsidTr="00B63420">
        <w:trPr>
          <w:trHeight w:val="340"/>
          <w:trPrChange w:id="364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3647" w:author="家興 余" w:date="2021-03-18T10:08:00Z">
              <w:tcPr>
                <w:tcW w:w="289" w:type="pct"/>
                <w:gridSpan w:val="2"/>
                <w:shd w:val="clear" w:color="auto" w:fill="auto"/>
              </w:tcPr>
            </w:tcPrChange>
          </w:tcPr>
          <w:p w14:paraId="0BFB567E" w14:textId="676A2B1B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3648" w:author="家興 余" w:date="2021-03-18T10:08:00Z">
              <w:tcPr>
                <w:tcW w:w="1158" w:type="pct"/>
                <w:gridSpan w:val="4"/>
                <w:shd w:val="clear" w:color="auto" w:fill="auto"/>
                <w:hideMark/>
              </w:tcPr>
            </w:tcPrChange>
          </w:tcPr>
          <w:p w14:paraId="4431E070" w14:textId="6F0496ED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3" w:type="pct"/>
            <w:shd w:val="clear" w:color="auto" w:fill="auto"/>
            <w:hideMark/>
            <w:tcPrChange w:id="3649" w:author="家興 余" w:date="2021-03-18T10:08:00Z">
              <w:tcPr>
                <w:tcW w:w="1094" w:type="pct"/>
                <w:gridSpan w:val="4"/>
                <w:shd w:val="clear" w:color="auto" w:fill="auto"/>
                <w:hideMark/>
              </w:tcPr>
            </w:tcPrChange>
          </w:tcPr>
          <w:p w14:paraId="487BF929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  <w:tcPrChange w:id="3650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571276E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  <w:tcPrChange w:id="3651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7A677F8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  <w:tcPrChange w:id="3652" w:author="家興 余" w:date="2021-03-18T10:08:00Z">
              <w:tcPr>
                <w:tcW w:w="1" w:type="pct"/>
                <w:gridSpan w:val="4"/>
              </w:tcPr>
            </w:tcPrChange>
          </w:tcPr>
          <w:p w14:paraId="0D4E306D" w14:textId="2999C190" w:rsidR="008464F4" w:rsidRPr="008F20B5" w:rsidRDefault="008464F4">
            <w:pPr>
              <w:widowControl/>
              <w:jc w:val="center"/>
              <w:rPr>
                <w:ins w:id="365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54" w:author="家興 余" w:date="2021-01-21T09:30:00Z">
                <w:pPr>
                  <w:widowControl/>
                </w:pPr>
              </w:pPrChange>
            </w:pPr>
            <w:ins w:id="3655" w:author="家興 余" w:date="2021-01-21T09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56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F9496E3" w14:textId="6724E410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L2153</w:t>
            </w:r>
          </w:p>
        </w:tc>
      </w:tr>
      <w:tr w:rsidR="008464F4" w:rsidRPr="008F20B5" w14:paraId="0BADDC7F" w14:textId="77777777" w:rsidTr="00B63420">
        <w:trPr>
          <w:trHeight w:val="340"/>
          <w:trPrChange w:id="365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5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D04202C" w14:textId="27462EAF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59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025323BC" w14:textId="4A79B40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60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4A8E9E6A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借款人統一編號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61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5C602E69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62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70E1642F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3663" w:author="家興 余" w:date="2021-03-18T10:08:00Z">
              <w:tcPr>
                <w:tcW w:w="1" w:type="pct"/>
                <w:gridSpan w:val="4"/>
              </w:tcPr>
            </w:tcPrChange>
          </w:tcPr>
          <w:p w14:paraId="42DC1C02" w14:textId="74588654" w:rsidR="008464F4" w:rsidRPr="008F20B5" w:rsidRDefault="008464F4">
            <w:pPr>
              <w:widowControl/>
              <w:jc w:val="center"/>
              <w:rPr>
                <w:ins w:id="366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65" w:author="家興 余" w:date="2021-01-21T09:30:00Z">
                <w:pPr>
                  <w:widowControl/>
                </w:pPr>
              </w:pPrChange>
            </w:pPr>
            <w:ins w:id="3666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3667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</w:tcPr>
            </w:tcPrChange>
          </w:tcPr>
          <w:p w14:paraId="11CD4A73" w14:textId="0BA48DA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DB5C316" w14:textId="77777777" w:rsidTr="00B63420">
        <w:trPr>
          <w:trHeight w:val="340"/>
          <w:trPrChange w:id="366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6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4DAA8D6" w14:textId="4CD9104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70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538BD370" w14:textId="3E51B0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71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63B4448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72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AB75AC5" w14:textId="455347B4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73" w:author="家興 余" w:date="2020-12-30T09:53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3674" w:author="家興 余" w:date="2020-12-30T09:5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75" w:type="pct"/>
            <w:shd w:val="clear" w:color="auto" w:fill="auto"/>
            <w:vAlign w:val="center"/>
            <w:hideMark/>
            <w:tcPrChange w:id="3675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721FE87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676" w:author="家興 余" w:date="2021-03-18T10:08:00Z">
              <w:tcPr>
                <w:tcW w:w="1" w:type="pct"/>
                <w:gridSpan w:val="4"/>
              </w:tcPr>
            </w:tcPrChange>
          </w:tcPr>
          <w:p w14:paraId="489D98BB" w14:textId="57333CBD" w:rsidR="008464F4" w:rsidRPr="008F20B5" w:rsidDel="004444BD" w:rsidRDefault="008464F4">
            <w:pPr>
              <w:widowControl/>
              <w:jc w:val="center"/>
              <w:rPr>
                <w:ins w:id="367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78" w:author="家興 余" w:date="2021-01-21T09:30:00Z">
                <w:pPr>
                  <w:widowControl/>
                </w:pPr>
              </w:pPrChange>
            </w:pPr>
            <w:ins w:id="3679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80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3E2E350B" w14:textId="112B63B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81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67413E48" w14:textId="77777777" w:rsidTr="00B63420">
        <w:trPr>
          <w:trHeight w:val="340"/>
          <w:trPrChange w:id="368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8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EDBA4A1" w14:textId="7B55E79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84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B476DE2" w14:textId="29A1E605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85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E4F5630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借款人戶號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86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4AA362C" w14:textId="0004D23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87" w:author="家興 余" w:date="2020-12-30T09:53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3688" w:author="家興 余" w:date="2020-12-30T09:5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75" w:type="pct"/>
            <w:shd w:val="clear" w:color="auto" w:fill="auto"/>
            <w:vAlign w:val="center"/>
            <w:hideMark/>
            <w:tcPrChange w:id="3689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0ECFB72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690" w:author="家興 余" w:date="2021-03-18T10:08:00Z">
              <w:tcPr>
                <w:tcW w:w="1" w:type="pct"/>
                <w:gridSpan w:val="4"/>
              </w:tcPr>
            </w:tcPrChange>
          </w:tcPr>
          <w:p w14:paraId="514DDEDD" w14:textId="342FE787" w:rsidR="008464F4" w:rsidRPr="008F20B5" w:rsidDel="004444BD" w:rsidRDefault="008464F4">
            <w:pPr>
              <w:widowControl/>
              <w:jc w:val="center"/>
              <w:rPr>
                <w:ins w:id="369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92" w:author="家興 余" w:date="2021-01-21T09:30:00Z">
                <w:pPr>
                  <w:widowControl/>
                </w:pPr>
              </w:pPrChange>
            </w:pPr>
            <w:ins w:id="3693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94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E770680" w14:textId="60F926AF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95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0DB38FA5" w14:textId="77777777" w:rsidTr="00B63420">
        <w:trPr>
          <w:trHeight w:val="340"/>
          <w:trPrChange w:id="369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9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CFF2BA5" w14:textId="18C6B67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98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743A2A76" w14:textId="1A52519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99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767BE2AE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700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9B42A1F" w14:textId="4CF7CC59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701" w:author="家興 余" w:date="2020-12-30T09:5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3702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vAlign w:val="center"/>
            <w:hideMark/>
            <w:tcPrChange w:id="3703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5FC092F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704" w:author="家興 余" w:date="2021-03-18T10:08:00Z">
              <w:tcPr>
                <w:tcW w:w="1" w:type="pct"/>
                <w:gridSpan w:val="4"/>
              </w:tcPr>
            </w:tcPrChange>
          </w:tcPr>
          <w:p w14:paraId="4621BAD1" w14:textId="77777777" w:rsidR="008464F4" w:rsidRPr="008F20B5" w:rsidDel="004444BD" w:rsidRDefault="008464F4">
            <w:pPr>
              <w:widowControl/>
              <w:jc w:val="center"/>
              <w:rPr>
                <w:ins w:id="370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06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707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79D223C7" w14:textId="336BB594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708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65056F" w14:paraId="206B85E8" w14:textId="77777777" w:rsidTr="00B63420">
        <w:trPr>
          <w:trHeight w:val="340"/>
          <w:ins w:id="3709" w:author="v06v25n@yahoo.com.tw" w:date="2020-11-20T15:52:00Z"/>
          <w:trPrChange w:id="371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1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5643D65" w14:textId="77777777" w:rsidR="008464F4" w:rsidRPr="0065056F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3712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13" w:author="v06v25n@yahoo.com.tw" w:date="2020-11-20T15:52:00Z">
                  <w:rPr>
                    <w:ins w:id="3714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vAlign w:val="center"/>
            <w:tcPrChange w:id="3715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</w:tcPr>
            </w:tcPrChange>
          </w:tcPr>
          <w:p w14:paraId="61941651" w14:textId="49F0197A" w:rsidR="008464F4" w:rsidRPr="0065056F" w:rsidRDefault="008464F4" w:rsidP="001B2196">
            <w:pPr>
              <w:widowControl/>
              <w:rPr>
                <w:ins w:id="3716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17" w:author="v06v25n@yahoo.com.tw" w:date="2020-11-20T15:52:00Z">
                  <w:rPr>
                    <w:ins w:id="3718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719" w:author="v06v25n@yahoo.com.tw" w:date="2020-11-20T15:52:00Z">
              <w:r w:rsidRPr="0065056F">
                <w:rPr>
                  <w:rFonts w:ascii="標楷體" w:eastAsia="標楷體" w:hAnsi="標楷體" w:cs="新細明體"/>
                  <w:color w:val="FF0000"/>
                  <w:kern w:val="0"/>
                </w:rPr>
                <w:t>CreditSysNo</w:t>
              </w:r>
            </w:ins>
          </w:p>
        </w:tc>
        <w:tc>
          <w:tcPr>
            <w:tcW w:w="1923" w:type="pct"/>
            <w:shd w:val="clear" w:color="auto" w:fill="auto"/>
            <w:vAlign w:val="center"/>
            <w:tcPrChange w:id="3720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</w:tcPr>
            </w:tcPrChange>
          </w:tcPr>
          <w:p w14:paraId="09291E56" w14:textId="3C4A8782" w:rsidR="008464F4" w:rsidRPr="0065056F" w:rsidRDefault="008464F4" w:rsidP="001B2196">
            <w:pPr>
              <w:widowControl/>
              <w:rPr>
                <w:ins w:id="3721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22" w:author="v06v25n@yahoo.com.tw" w:date="2020-11-20T15:52:00Z">
                  <w:rPr>
                    <w:ins w:id="3723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724" w:author="v06v25n@yahoo.com.tw" w:date="2020-11-20T16:35:00Z">
              <w:r w:rsidRPr="006D125D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徵審系統案號</w:t>
              </w:r>
            </w:ins>
          </w:p>
        </w:tc>
        <w:tc>
          <w:tcPr>
            <w:tcW w:w="275" w:type="pct"/>
            <w:shd w:val="clear" w:color="auto" w:fill="auto"/>
            <w:vAlign w:val="center"/>
            <w:tcPrChange w:id="3725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</w:tcPr>
            </w:tcPrChange>
          </w:tcPr>
          <w:p w14:paraId="097D74DB" w14:textId="43AF3C9A" w:rsidR="008464F4" w:rsidRPr="0065056F" w:rsidRDefault="008464F4" w:rsidP="001B2196">
            <w:pPr>
              <w:widowControl/>
              <w:jc w:val="center"/>
              <w:rPr>
                <w:ins w:id="3726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27" w:author="v06v25n@yahoo.com.tw" w:date="2020-11-20T15:52:00Z">
                  <w:rPr>
                    <w:ins w:id="3728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729" w:author="v06v25n@yahoo.com.tw" w:date="2020-11-20T15:53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X</w:t>
              </w:r>
            </w:ins>
          </w:p>
        </w:tc>
        <w:tc>
          <w:tcPr>
            <w:tcW w:w="275" w:type="pct"/>
            <w:shd w:val="clear" w:color="auto" w:fill="auto"/>
            <w:vAlign w:val="center"/>
            <w:tcPrChange w:id="3730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</w:tcPr>
            </w:tcPrChange>
          </w:tcPr>
          <w:p w14:paraId="2CF89E19" w14:textId="41FDB3CB" w:rsidR="008464F4" w:rsidRPr="0065056F" w:rsidRDefault="008464F4" w:rsidP="001B2196">
            <w:pPr>
              <w:widowControl/>
              <w:jc w:val="center"/>
              <w:rPr>
                <w:ins w:id="3731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32" w:author="v06v25n@yahoo.com.tw" w:date="2020-11-20T15:52:00Z">
                  <w:rPr>
                    <w:ins w:id="3733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734" w:author="v06v25n@yahoo.com.tw" w:date="2020-11-20T15:52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7</w:t>
              </w:r>
            </w:ins>
          </w:p>
        </w:tc>
        <w:tc>
          <w:tcPr>
            <w:tcW w:w="275" w:type="pct"/>
            <w:tcPrChange w:id="3735" w:author="家興 余" w:date="2021-03-18T10:08:00Z">
              <w:tcPr>
                <w:tcW w:w="1" w:type="pct"/>
                <w:gridSpan w:val="4"/>
              </w:tcPr>
            </w:tcPrChange>
          </w:tcPr>
          <w:p w14:paraId="477E61B1" w14:textId="77777777" w:rsidR="008464F4" w:rsidRPr="0065056F" w:rsidRDefault="008464F4">
            <w:pPr>
              <w:widowControl/>
              <w:jc w:val="center"/>
              <w:rPr>
                <w:ins w:id="3736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3737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3738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</w:tcPr>
            </w:tcPrChange>
          </w:tcPr>
          <w:p w14:paraId="58D5E2D2" w14:textId="1708CBC7" w:rsidR="008464F4" w:rsidRPr="0065056F" w:rsidRDefault="008464F4" w:rsidP="001B2196">
            <w:pPr>
              <w:widowControl/>
              <w:rPr>
                <w:ins w:id="3739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40" w:author="v06v25n@yahoo.com.tw" w:date="2020-11-20T15:52:00Z">
                  <w:rPr>
                    <w:ins w:id="3741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14:paraId="5931B28C" w14:textId="77777777" w:rsidTr="00B63420">
        <w:trPr>
          <w:trHeight w:val="340"/>
          <w:trPrChange w:id="374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4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C364AC7" w14:textId="1E45884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744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59DF7F25" w14:textId="6C8A50D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745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6E1D99E3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商品代碼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746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0A5857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747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68FCE9C9" w14:textId="114CB07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  <w:tcPrChange w:id="3748" w:author="家興 余" w:date="2021-03-18T10:08:00Z">
              <w:tcPr>
                <w:tcW w:w="1" w:type="pct"/>
                <w:gridSpan w:val="4"/>
              </w:tcPr>
            </w:tcPrChange>
          </w:tcPr>
          <w:p w14:paraId="1EE4A659" w14:textId="54F42A98" w:rsidR="008464F4" w:rsidRPr="008F20B5" w:rsidRDefault="008464F4">
            <w:pPr>
              <w:widowControl/>
              <w:jc w:val="center"/>
              <w:rPr>
                <w:ins w:id="374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50" w:author="家興 余" w:date="2021-01-21T09:30:00Z">
                <w:pPr>
                  <w:widowControl/>
                </w:pPr>
              </w:pPrChange>
            </w:pPr>
            <w:ins w:id="3751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3752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</w:tcPr>
            </w:tcPrChange>
          </w:tcPr>
          <w:p w14:paraId="49A1A487" w14:textId="5676995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67B05A3" w14:textId="77777777" w:rsidTr="00B63420">
        <w:trPr>
          <w:trHeight w:val="340"/>
          <w:trPrChange w:id="375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5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1FB7F75" w14:textId="7C6279C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5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8556472" w14:textId="68E740E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5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EFB6B69" w14:textId="0AB0D36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指標利率代碼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5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E54A10B" w14:textId="3CA9E95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5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FB2ED4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759" w:author="家興 余" w:date="2021-03-18T10:08:00Z">
              <w:tcPr>
                <w:tcW w:w="1" w:type="pct"/>
                <w:gridSpan w:val="4"/>
              </w:tcPr>
            </w:tcPrChange>
          </w:tcPr>
          <w:p w14:paraId="3DBA72F6" w14:textId="0E405E1C" w:rsidR="008464F4" w:rsidRPr="008F20B5" w:rsidRDefault="008464F4">
            <w:pPr>
              <w:widowControl/>
              <w:jc w:val="center"/>
              <w:rPr>
                <w:ins w:id="376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61" w:author="家興 余" w:date="2021-01-21T09:30:00Z">
                <w:pPr>
                  <w:widowControl/>
                </w:pPr>
              </w:pPrChange>
            </w:pPr>
            <w:ins w:id="3762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6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E448A50" w14:textId="44CE69B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084DD1F6" w14:textId="77777777" w:rsidTr="00B63420">
        <w:trPr>
          <w:trHeight w:val="340"/>
          <w:trPrChange w:id="376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6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A0CFA86" w14:textId="7A962561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6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EF3E982" w14:textId="6D24F0C6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RateIncr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6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E51D93F" w14:textId="3D35C38E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加碼利率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6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08287E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6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506451D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2.4</w:t>
            </w:r>
          </w:p>
        </w:tc>
        <w:tc>
          <w:tcPr>
            <w:tcW w:w="275" w:type="pct"/>
            <w:tcPrChange w:id="3770" w:author="家興 余" w:date="2021-03-18T10:08:00Z">
              <w:tcPr>
                <w:tcW w:w="1" w:type="pct"/>
                <w:gridSpan w:val="4"/>
              </w:tcPr>
            </w:tcPrChange>
          </w:tcPr>
          <w:p w14:paraId="0AAA8B1C" w14:textId="313038D6" w:rsidR="008464F4" w:rsidRPr="004A1C2C" w:rsidRDefault="008464F4">
            <w:pPr>
              <w:widowControl/>
              <w:jc w:val="center"/>
              <w:rPr>
                <w:ins w:id="3771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3772" w:author="家興 余" w:date="2021-01-21T09:30:00Z">
                <w:pPr>
                  <w:widowControl/>
                </w:pPr>
              </w:pPrChange>
            </w:pPr>
            <w:ins w:id="3773" w:author="家興 余" w:date="2021-01-21T09:31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7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C962D1E" w14:textId="34D92D45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00.0000 or -00.0000</w:t>
            </w:r>
          </w:p>
        </w:tc>
      </w:tr>
      <w:tr w:rsidR="008464F4" w:rsidRPr="008F20B5" w14:paraId="39FD89D9" w14:textId="77777777" w:rsidTr="00B63420">
        <w:trPr>
          <w:trHeight w:val="340"/>
          <w:trPrChange w:id="377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7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C7C79B9" w14:textId="45CCB14D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7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E568041" w14:textId="58BABFA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ApproveRate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7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783137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7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A8F35AB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8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30AAEC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2.4</w:t>
            </w:r>
          </w:p>
        </w:tc>
        <w:tc>
          <w:tcPr>
            <w:tcW w:w="275" w:type="pct"/>
            <w:tcPrChange w:id="3781" w:author="家興 余" w:date="2021-03-18T10:08:00Z">
              <w:tcPr>
                <w:tcW w:w="1" w:type="pct"/>
                <w:gridSpan w:val="4"/>
              </w:tcPr>
            </w:tcPrChange>
          </w:tcPr>
          <w:p w14:paraId="6E09BA47" w14:textId="400A2512" w:rsidR="008464F4" w:rsidRPr="008F20B5" w:rsidRDefault="008464F4">
            <w:pPr>
              <w:widowControl/>
              <w:jc w:val="center"/>
              <w:rPr>
                <w:ins w:id="378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83" w:author="家興 余" w:date="2021-01-21T09:30:00Z">
                <w:pPr>
                  <w:widowControl/>
                </w:pPr>
              </w:pPrChange>
            </w:pPr>
            <w:ins w:id="3784" w:author="家興 余" w:date="2021-01-21T09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8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BDEB61E" w14:textId="4BA758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00.0000</w:t>
            </w:r>
          </w:p>
        </w:tc>
      </w:tr>
      <w:tr w:rsidR="008464F4" w:rsidRPr="008F20B5" w14:paraId="0B829F56" w14:textId="77777777" w:rsidTr="00B63420">
        <w:trPr>
          <w:trHeight w:val="340"/>
          <w:trPrChange w:id="378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8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69C3C23" w14:textId="1A98D68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8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2BBFA49" w14:textId="746B37C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8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07D87C1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9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CDCAA9" w14:textId="7AFC5E55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9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3E47D2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3792" w:author="家興 余" w:date="2021-03-18T10:08:00Z">
              <w:tcPr>
                <w:tcW w:w="1" w:type="pct"/>
                <w:gridSpan w:val="4"/>
              </w:tcPr>
            </w:tcPrChange>
          </w:tcPr>
          <w:p w14:paraId="4E18B302" w14:textId="10032919" w:rsidR="008464F4" w:rsidRPr="008F20B5" w:rsidRDefault="008464F4">
            <w:pPr>
              <w:widowControl/>
              <w:jc w:val="center"/>
              <w:rPr>
                <w:ins w:id="379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94" w:author="家興 余" w:date="2021-01-21T09:30:00Z">
                <w:pPr>
                  <w:widowControl/>
                </w:pPr>
              </w:pPrChange>
            </w:pPr>
            <w:ins w:id="3795" w:author="家興 余" w:date="2021-01-21T09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9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8B80467" w14:textId="063C3061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機動</w:t>
            </w:r>
          </w:p>
          <w:p w14:paraId="268DC31A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固動</w:t>
            </w:r>
          </w:p>
          <w:p w14:paraId="5FA301A2" w14:textId="27829490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定期機動</w:t>
            </w:r>
          </w:p>
        </w:tc>
      </w:tr>
      <w:tr w:rsidR="008464F4" w:rsidRPr="008F20B5" w14:paraId="376CC225" w14:textId="77777777" w:rsidTr="00B63420">
        <w:trPr>
          <w:trHeight w:val="340"/>
          <w:trPrChange w:id="379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9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BCE68DB" w14:textId="53D6CB0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9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89999B0" w14:textId="7237072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FirstRateAdjFreq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0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7A9BFCA" w14:textId="44198369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首次利率調整週期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0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62F93D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0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47182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03" w:author="家興 余" w:date="2021-03-18T10:08:00Z">
              <w:tcPr>
                <w:tcW w:w="1" w:type="pct"/>
                <w:gridSpan w:val="4"/>
              </w:tcPr>
            </w:tcPrChange>
          </w:tcPr>
          <w:p w14:paraId="7D5B025F" w14:textId="2233AF96" w:rsidR="008464F4" w:rsidRPr="008F20B5" w:rsidRDefault="008464F4">
            <w:pPr>
              <w:widowControl/>
              <w:jc w:val="center"/>
              <w:rPr>
                <w:ins w:id="380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05" w:author="家興 余" w:date="2021-01-21T09:30:00Z">
                <w:pPr>
                  <w:widowControl/>
                </w:pPr>
              </w:pPrChange>
            </w:pPr>
            <w:ins w:id="3806" w:author="家興 余" w:date="2021-01-21T09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0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475D4AE" w14:textId="24982F4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136E1C9D" w14:textId="77777777" w:rsidTr="00B63420">
        <w:trPr>
          <w:trHeight w:val="340"/>
          <w:trPrChange w:id="380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0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260E25A" w14:textId="3CAE1A0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81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9D87987" w14:textId="7E28CA2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1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0BAF9E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1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012B05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1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8030E9C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14" w:author="家興 余" w:date="2021-03-18T10:08:00Z">
              <w:tcPr>
                <w:tcW w:w="1" w:type="pct"/>
                <w:gridSpan w:val="4"/>
              </w:tcPr>
            </w:tcPrChange>
          </w:tcPr>
          <w:p w14:paraId="171D9C19" w14:textId="7792B2BD" w:rsidR="008464F4" w:rsidRPr="008F20B5" w:rsidRDefault="008464F4">
            <w:pPr>
              <w:widowControl/>
              <w:jc w:val="center"/>
              <w:rPr>
                <w:ins w:id="381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16" w:author="家興 余" w:date="2021-01-21T09:30:00Z">
                <w:pPr>
                  <w:widowControl/>
                </w:pPr>
              </w:pPrChange>
            </w:pPr>
            <w:ins w:id="3817" w:author="家興 余" w:date="2021-01-21T09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1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85441D3" w14:textId="2776E43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13DCF5E" w14:textId="77777777" w:rsidTr="00B63420">
        <w:trPr>
          <w:trHeight w:val="340"/>
          <w:trPrChange w:id="381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2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5377FEE" w14:textId="2F9C3758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82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D33A9ED" w14:textId="1703E4BE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2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20AB91F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核准幣別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2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06CB3C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2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53A9BA2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825" w:author="家興 余" w:date="2021-03-18T10:08:00Z">
              <w:tcPr>
                <w:tcW w:w="1" w:type="pct"/>
                <w:gridSpan w:val="4"/>
              </w:tcPr>
            </w:tcPrChange>
          </w:tcPr>
          <w:p w14:paraId="4A72A317" w14:textId="53FDEF5F" w:rsidR="008464F4" w:rsidRPr="008F20B5" w:rsidRDefault="00867B63">
            <w:pPr>
              <w:widowControl/>
              <w:jc w:val="center"/>
              <w:rPr>
                <w:ins w:id="382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27" w:author="家興 余" w:date="2021-01-21T09:30:00Z">
                <w:pPr>
                  <w:widowControl/>
                </w:pPr>
              </w:pPrChange>
            </w:pPr>
            <w:ins w:id="3828" w:author="家興 余" w:date="2021-01-21T09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2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4717FB9" w14:textId="65FA329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3B14B40" w14:textId="77777777" w:rsidTr="00B63420">
        <w:trPr>
          <w:trHeight w:val="340"/>
          <w:trPrChange w:id="383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3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4A341B6" w14:textId="0B6B023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3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61C9BD7" w14:textId="1CA41021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TimApplAmt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3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2934DD7" w14:textId="279DB10D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核准額度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3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81DF691" w14:textId="4A45DAE4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3835" w:author="家興 余" w:date="2020-12-30T09:53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9</w:t>
              </w:r>
            </w:ins>
            <w:del w:id="3836" w:author="家興 余" w:date="2020-12-30T09:53:00Z">
              <w:r w:rsidRPr="004A1C2C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383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7088DAC3" w14:textId="693BA569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  <w:tcPrChange w:id="3838" w:author="家興 余" w:date="2021-03-18T10:08:00Z">
              <w:tcPr>
                <w:tcW w:w="1" w:type="pct"/>
                <w:gridSpan w:val="4"/>
              </w:tcPr>
            </w:tcPrChange>
          </w:tcPr>
          <w:p w14:paraId="10643289" w14:textId="53B95E76" w:rsidR="008464F4" w:rsidRPr="004A1C2C" w:rsidDel="004444BD" w:rsidRDefault="00867B63">
            <w:pPr>
              <w:widowControl/>
              <w:jc w:val="center"/>
              <w:rPr>
                <w:ins w:id="3839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3840" w:author="家興 余" w:date="2021-01-21T09:30:00Z">
                <w:pPr>
                  <w:widowControl/>
                </w:pPr>
              </w:pPrChange>
            </w:pPr>
            <w:ins w:id="3841" w:author="家興 余" w:date="2021-01-21T09:37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4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D3D4C9F" w14:textId="2AE78EF6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del w:id="3843" w:author="家興 余" w:date="2020-12-30T09:53:00Z">
              <w:r w:rsidRPr="004A1C2C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0000000000000</w:delText>
              </w:r>
            </w:del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8464F4" w:rsidRPr="008F20B5" w14:paraId="081053C8" w14:textId="77777777" w:rsidTr="00B63420">
        <w:trPr>
          <w:trHeight w:val="340"/>
          <w:trPrChange w:id="384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4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663DEF2" w14:textId="1409F4DD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846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06CB944" w14:textId="5D0372C3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AcctCode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847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560C26E4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核准科目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848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B3CD3B8" w14:textId="685690AF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849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5792F9FB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850" w:author="家興 余" w:date="2021-03-18T10:08:00Z">
              <w:tcPr>
                <w:tcW w:w="1" w:type="pct"/>
                <w:gridSpan w:val="4"/>
              </w:tcPr>
            </w:tcPrChange>
          </w:tcPr>
          <w:p w14:paraId="0B350B6A" w14:textId="24F6DF2D" w:rsidR="008464F4" w:rsidRPr="008F20B5" w:rsidRDefault="00867B63">
            <w:pPr>
              <w:widowControl/>
              <w:jc w:val="center"/>
              <w:rPr>
                <w:ins w:id="385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52" w:author="家興 余" w:date="2021-01-21T09:30:00Z">
                <w:pPr>
                  <w:widowControl/>
                </w:pPr>
              </w:pPrChange>
            </w:pPr>
            <w:ins w:id="3853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854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3C8CFE9B" w14:textId="6EF369F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04E68B85" w14:textId="77777777" w:rsidTr="00B63420">
        <w:trPr>
          <w:trHeight w:val="340"/>
          <w:trPrChange w:id="385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5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3E7CE46" w14:textId="4D47412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85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EE0FF1D" w14:textId="419AB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5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8A7D167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准駁日期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5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9193C6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6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82F090C" w14:textId="67E8F21C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861" w:author="家興 余" w:date="2021-03-18T10:08:00Z">
              <w:tcPr>
                <w:tcW w:w="1" w:type="pct"/>
                <w:gridSpan w:val="4"/>
              </w:tcPr>
            </w:tcPrChange>
          </w:tcPr>
          <w:p w14:paraId="5EBF0A79" w14:textId="315B4336" w:rsidR="008464F4" w:rsidRPr="008F20B5" w:rsidRDefault="00867B63">
            <w:pPr>
              <w:widowControl/>
              <w:jc w:val="center"/>
              <w:rPr>
                <w:ins w:id="386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63" w:author="家興 余" w:date="2021-01-21T09:30:00Z">
                <w:pPr>
                  <w:widowControl/>
                </w:pPr>
              </w:pPrChange>
            </w:pPr>
            <w:ins w:id="3864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86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BE99E4F" w14:textId="749DE69C" w:rsidR="008464F4" w:rsidRDefault="005451EB" w:rsidP="0034386A">
            <w:pPr>
              <w:widowControl/>
              <w:rPr>
                <w:ins w:id="3866" w:author="家興 余" w:date="2021-02-22T19:09:00Z"/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</w:p>
          <w:p w14:paraId="5F7ACBBA" w14:textId="563AE26C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867" w:author="家興 余" w:date="2021-02-22T19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自動顯示</w:t>
              </w:r>
            </w:ins>
            <w:r w:rsidR="00D04259">
              <w:rPr>
                <w:rFonts w:ascii="標楷體" w:eastAsia="標楷體" w:hAnsi="標楷體" w:cs="新細明體" w:hint="eastAsia"/>
                <w:color w:val="000000"/>
                <w:kern w:val="0"/>
              </w:rPr>
              <w:t>日曆日</w:t>
            </w:r>
          </w:p>
        </w:tc>
      </w:tr>
      <w:tr w:rsidR="008464F4" w:rsidRPr="008F20B5" w14:paraId="548EA411" w14:textId="77777777" w:rsidTr="00B63420">
        <w:trPr>
          <w:trHeight w:val="340"/>
          <w:trPrChange w:id="386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6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B0F1B11" w14:textId="17DB7427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7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D8E35B0" w14:textId="49EED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LoanTermYy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7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3AE8AF7" w14:textId="27DAE23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-年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7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A15DA1B" w14:textId="20A4BA7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7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35D1660" w14:textId="259B6A1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74" w:author="家興 余" w:date="2021-03-18T10:08:00Z">
              <w:tcPr>
                <w:tcW w:w="1" w:type="pct"/>
                <w:gridSpan w:val="4"/>
              </w:tcPr>
            </w:tcPrChange>
          </w:tcPr>
          <w:p w14:paraId="7753BBA2" w14:textId="1C46EAD2" w:rsidR="008464F4" w:rsidRPr="008F20B5" w:rsidRDefault="00867B63">
            <w:pPr>
              <w:widowControl/>
              <w:jc w:val="center"/>
              <w:rPr>
                <w:ins w:id="387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76" w:author="家興 余" w:date="2021-01-21T09:30:00Z">
                <w:pPr>
                  <w:widowControl/>
                </w:pPr>
              </w:pPrChange>
            </w:pPr>
            <w:ins w:id="3877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7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5302F2C" w14:textId="6201BA4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6ADB579B" w14:textId="77777777" w:rsidTr="00B63420">
        <w:trPr>
          <w:trHeight w:val="340"/>
          <w:trPrChange w:id="387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8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DAF256C" w14:textId="5903A9F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8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33B8BAF" w14:textId="7BB221C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LoanTermMm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8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E6A7E2F" w14:textId="31F4FA2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-月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8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677A11A" w14:textId="657244BA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8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66C15A0" w14:textId="2A3B3DE6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85" w:author="家興 余" w:date="2021-03-18T10:08:00Z">
              <w:tcPr>
                <w:tcW w:w="1" w:type="pct"/>
                <w:gridSpan w:val="4"/>
              </w:tcPr>
            </w:tcPrChange>
          </w:tcPr>
          <w:p w14:paraId="07E7BDB7" w14:textId="07F2C9A7" w:rsidR="008464F4" w:rsidRPr="008F20B5" w:rsidRDefault="00867B63">
            <w:pPr>
              <w:widowControl/>
              <w:jc w:val="center"/>
              <w:rPr>
                <w:ins w:id="388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87" w:author="家興 余" w:date="2021-01-21T09:30:00Z">
                <w:pPr>
                  <w:widowControl/>
                </w:pPr>
              </w:pPrChange>
            </w:pPr>
            <w:ins w:id="3888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8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B8650EC" w14:textId="62523C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7A793C56" w14:textId="77777777" w:rsidTr="00B63420">
        <w:trPr>
          <w:trHeight w:val="340"/>
          <w:trPrChange w:id="389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9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27CB4D8" w14:textId="7C9BA870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9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532A526" w14:textId="1FFD099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LoanTermDd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9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2F6852F" w14:textId="3044128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9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766048DE" w14:textId="5210734D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9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6D862F5" w14:textId="0780866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896" w:author="家興 余" w:date="2021-03-18T10:08:00Z">
              <w:tcPr>
                <w:tcW w:w="1" w:type="pct"/>
                <w:gridSpan w:val="4"/>
              </w:tcPr>
            </w:tcPrChange>
          </w:tcPr>
          <w:p w14:paraId="3B769534" w14:textId="4FFCB99C" w:rsidR="008464F4" w:rsidRPr="008F20B5" w:rsidRDefault="00867B63">
            <w:pPr>
              <w:widowControl/>
              <w:jc w:val="center"/>
              <w:rPr>
                <w:ins w:id="389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98" w:author="家興 余" w:date="2021-01-21T09:30:00Z">
                <w:pPr>
                  <w:widowControl/>
                </w:pPr>
              </w:pPrChange>
            </w:pPr>
            <w:ins w:id="3899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0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6594A04" w14:textId="6065C655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4AD9B2E9" w14:textId="77777777" w:rsidTr="00B63420">
        <w:trPr>
          <w:trHeight w:val="340"/>
          <w:trPrChange w:id="390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0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E366118" w14:textId="7ACFC27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90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7379183" w14:textId="0F65074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AmortizedCode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90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9D6267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攤還方式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0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78F18FF" w14:textId="31D629B5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0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7BEC01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3907" w:author="家興 余" w:date="2021-03-18T10:08:00Z">
              <w:tcPr>
                <w:tcW w:w="1" w:type="pct"/>
                <w:gridSpan w:val="4"/>
              </w:tcPr>
            </w:tcPrChange>
          </w:tcPr>
          <w:p w14:paraId="67A99949" w14:textId="1E851636" w:rsidR="008464F4" w:rsidRPr="008F20B5" w:rsidRDefault="00867B63">
            <w:pPr>
              <w:widowControl/>
              <w:jc w:val="center"/>
              <w:rPr>
                <w:ins w:id="390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09" w:author="家興 余" w:date="2021-01-21T09:30:00Z">
                <w:pPr>
                  <w:widowControl/>
                </w:pPr>
              </w:pPrChange>
            </w:pPr>
            <w:ins w:id="3910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91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8D33177" w14:textId="4F46BC10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按月繳息</w:t>
            </w:r>
          </w:p>
          <w:p w14:paraId="491D7699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到期取息</w:t>
            </w:r>
          </w:p>
          <w:p w14:paraId="0A5BB9A8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本息平均法</w:t>
            </w:r>
          </w:p>
          <w:p w14:paraId="4BDBD07A" w14:textId="000ACD97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本金平均法</w:t>
            </w:r>
          </w:p>
        </w:tc>
      </w:tr>
      <w:tr w:rsidR="008464F4" w:rsidRPr="008F20B5" w14:paraId="13019768" w14:textId="77777777" w:rsidTr="00B63420">
        <w:trPr>
          <w:trHeight w:val="340"/>
          <w:trPrChange w:id="391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1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0116877" w14:textId="397DBC40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1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6E171AD" w14:textId="186F050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FreqBase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1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1D2C886" w14:textId="1B33291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週期基準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1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7E638BE0" w14:textId="3E8C9F61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1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4BFA105A" w14:textId="0A10316B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3918" w:author="家興 余" w:date="2021-03-18T10:08:00Z">
              <w:tcPr>
                <w:tcW w:w="1" w:type="pct"/>
                <w:gridSpan w:val="4"/>
              </w:tcPr>
            </w:tcPrChange>
          </w:tcPr>
          <w:p w14:paraId="40B5C619" w14:textId="6C83EA7C" w:rsidR="008464F4" w:rsidRPr="008F20B5" w:rsidRDefault="00867B63">
            <w:pPr>
              <w:widowControl/>
              <w:jc w:val="center"/>
              <w:rPr>
                <w:ins w:id="391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20" w:author="家興 余" w:date="2021-01-21T09:30:00Z">
                <w:pPr>
                  <w:widowControl/>
                </w:pPr>
              </w:pPrChange>
            </w:pPr>
            <w:ins w:id="3921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2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3522FD3" w14:textId="706A7FCD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1:日 2:月 3:週</w:t>
            </w:r>
          </w:p>
        </w:tc>
      </w:tr>
      <w:tr w:rsidR="008464F4" w:rsidRPr="008F20B5" w14:paraId="4703BBEB" w14:textId="77777777" w:rsidTr="00B63420">
        <w:trPr>
          <w:trHeight w:val="340"/>
          <w:trPrChange w:id="392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2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1FA7EE3" w14:textId="7EE7442D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92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1E2AA25" w14:textId="092F60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PayIntFreq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92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FA64BE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繳息週期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2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9BB6796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2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581D0F1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929" w:author="家興 余" w:date="2021-03-18T10:08:00Z">
              <w:tcPr>
                <w:tcW w:w="1" w:type="pct"/>
                <w:gridSpan w:val="4"/>
              </w:tcPr>
            </w:tcPrChange>
          </w:tcPr>
          <w:p w14:paraId="1FAB8011" w14:textId="161E11F0" w:rsidR="008464F4" w:rsidRPr="008F20B5" w:rsidRDefault="00867B63">
            <w:pPr>
              <w:widowControl/>
              <w:jc w:val="center"/>
              <w:rPr>
                <w:ins w:id="393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31" w:author="家興 余" w:date="2021-01-21T09:30:00Z">
                <w:pPr>
                  <w:widowControl/>
                </w:pPr>
              </w:pPrChange>
            </w:pPr>
            <w:ins w:id="3932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3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0397329" w14:textId="187D72D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5837B82" w14:textId="77777777" w:rsidTr="00B63420">
        <w:trPr>
          <w:trHeight w:val="340"/>
          <w:trPrChange w:id="393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3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54CFFE8" w14:textId="7B96A6AB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93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60269CF" w14:textId="5D84F36B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93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5A1EDD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還本週期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3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02EEB9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3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310AB1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940" w:author="家興 余" w:date="2021-03-18T10:08:00Z">
              <w:tcPr>
                <w:tcW w:w="1" w:type="pct"/>
                <w:gridSpan w:val="4"/>
              </w:tcPr>
            </w:tcPrChange>
          </w:tcPr>
          <w:p w14:paraId="32A947DF" w14:textId="73BB9521" w:rsidR="008464F4" w:rsidRPr="008F20B5" w:rsidRDefault="00867B63">
            <w:pPr>
              <w:widowControl/>
              <w:jc w:val="center"/>
              <w:rPr>
                <w:ins w:id="394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42" w:author="家興 余" w:date="2021-01-21T09:30:00Z">
                <w:pPr>
                  <w:widowControl/>
                </w:pPr>
              </w:pPrChange>
            </w:pPr>
            <w:ins w:id="3943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4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18063DA" w14:textId="115CDD7A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C2DA282" w14:textId="77777777" w:rsidTr="00B63420">
        <w:trPr>
          <w:trHeight w:val="340"/>
          <w:trPrChange w:id="394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4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8F4C363" w14:textId="20CAF37B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94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0F88321" w14:textId="24EB72E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UtilDeadline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94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8CB84D9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動支期限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4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2B4360D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5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68A538F" w14:textId="77A3CAC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951" w:author="家興 余" w:date="2021-03-18T10:08:00Z">
              <w:tcPr>
                <w:tcW w:w="1" w:type="pct"/>
                <w:gridSpan w:val="4"/>
              </w:tcPr>
            </w:tcPrChange>
          </w:tcPr>
          <w:p w14:paraId="0E012291" w14:textId="0FB0E90A" w:rsidR="008464F4" w:rsidRPr="008F20B5" w:rsidRDefault="00867B63">
            <w:pPr>
              <w:widowControl/>
              <w:jc w:val="center"/>
              <w:rPr>
                <w:ins w:id="395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53" w:author="家興 余" w:date="2021-01-21T09:30:00Z">
                <w:pPr>
                  <w:widowControl/>
                </w:pPr>
              </w:pPrChange>
            </w:pPr>
            <w:ins w:id="3954" w:author="家興 余" w:date="2021-01-21T09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95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750AB89" w14:textId="3C4C7A40" w:rsidR="008464F4" w:rsidRDefault="005451EB" w:rsidP="0034386A">
            <w:pPr>
              <w:widowControl/>
              <w:rPr>
                <w:ins w:id="3956" w:author="家興 余" w:date="2021-02-22T19:09:00Z"/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</w:p>
          <w:p w14:paraId="13B46FB1" w14:textId="3DEB8237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957" w:author="家興 余" w:date="2021-02-22T19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需大於准駁日期</w:t>
              </w:r>
            </w:ins>
          </w:p>
        </w:tc>
      </w:tr>
      <w:tr w:rsidR="008464F4" w:rsidRPr="008F20B5" w14:paraId="5FD41F26" w14:textId="77777777" w:rsidTr="00B63420">
        <w:trPr>
          <w:trHeight w:val="340"/>
          <w:trPrChange w:id="395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5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113B9E6" w14:textId="77777777" w:rsidR="008464F4" w:rsidRPr="008F20B5" w:rsidDel="00453EB9" w:rsidRDefault="008464F4" w:rsidP="000141AD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6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CCF93A7" w14:textId="41D6A5E3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GracePeriod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6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42606B79" w14:textId="62A6C124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寬限總月數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6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807D9E7" w14:textId="324C6D74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6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03F1756" w14:textId="390FB9C8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964" w:author="家興 余" w:date="2021-03-18T10:08:00Z">
              <w:tcPr>
                <w:tcW w:w="1" w:type="pct"/>
                <w:gridSpan w:val="4"/>
              </w:tcPr>
            </w:tcPrChange>
          </w:tcPr>
          <w:p w14:paraId="46760B60" w14:textId="5D617360" w:rsidR="008464F4" w:rsidRPr="008F20B5" w:rsidDel="00061FD0" w:rsidRDefault="00867B63">
            <w:pPr>
              <w:widowControl/>
              <w:jc w:val="center"/>
              <w:rPr>
                <w:ins w:id="396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66" w:author="家興 余" w:date="2021-01-21T09:30:00Z">
                <w:pPr>
                  <w:widowControl/>
                </w:pPr>
              </w:pPrChange>
            </w:pPr>
            <w:ins w:id="3967" w:author="家興 余" w:date="2021-01-21T09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6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F6EFC5B" w14:textId="5C97CBE6" w:rsidR="008464F4" w:rsidRPr="008F20B5" w:rsidDel="00061FD0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845C1C3" w14:textId="77777777" w:rsidTr="00B63420">
        <w:trPr>
          <w:trHeight w:val="340"/>
          <w:trPrChange w:id="396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7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2591DFE" w14:textId="77777777" w:rsidR="008464F4" w:rsidRPr="008F20B5" w:rsidDel="00453EB9" w:rsidRDefault="008464F4" w:rsidP="00B36E6E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7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FE068C6" w14:textId="759A6C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7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F20430E" w14:textId="4052159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7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3B942BC" w14:textId="52713D55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974" w:author="家興 余" w:date="2020-12-30T09:53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9</w:t>
              </w:r>
            </w:ins>
            <w:del w:id="3975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397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541E72F" w14:textId="6075F9C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  <w:tcPrChange w:id="3977" w:author="家興 余" w:date="2021-03-18T10:08:00Z">
              <w:tcPr>
                <w:tcW w:w="1" w:type="pct"/>
                <w:gridSpan w:val="4"/>
              </w:tcPr>
            </w:tcPrChange>
          </w:tcPr>
          <w:p w14:paraId="2A8F4680" w14:textId="352755B0" w:rsidR="008464F4" w:rsidRPr="008F20B5" w:rsidDel="004444BD" w:rsidRDefault="00867B63">
            <w:pPr>
              <w:widowControl/>
              <w:jc w:val="center"/>
              <w:rPr>
                <w:ins w:id="3978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3979" w:author="家興 余" w:date="2021-01-21T09:30:00Z">
                <w:pPr>
                  <w:widowControl/>
                </w:pPr>
              </w:pPrChange>
            </w:pPr>
            <w:ins w:id="3980" w:author="家興 余" w:date="2021-01-21T09:41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8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C4EDB74" w14:textId="399F2D07" w:rsidR="008464F4" w:rsidRPr="008F20B5" w:rsidDel="00061FD0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982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867B63" w:rsidRPr="008F20B5" w14:paraId="290ABD8E" w14:textId="77777777" w:rsidTr="00B63420">
        <w:tblPrEx>
          <w:tblPrExChange w:id="3983" w:author="家興 余" w:date="2021-03-18T10:08:00Z">
            <w:tblPrEx>
              <w:tblW w:w="4777" w:type="pct"/>
            </w:tblPrEx>
          </w:tblPrExChange>
        </w:tblPrEx>
        <w:trPr>
          <w:trHeight w:val="340"/>
          <w:ins w:id="3984" w:author="家興 余" w:date="2021-01-21T09:42:00Z"/>
          <w:trPrChange w:id="3985" w:author="家興 余" w:date="2021-03-18T10:08:00Z">
            <w:trPr>
              <w:gridAfter w:val="0"/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86" w:author="家興 余" w:date="2021-03-18T10:08:00Z">
              <w:tcPr>
                <w:tcW w:w="209" w:type="pct"/>
                <w:shd w:val="clear" w:color="auto" w:fill="auto"/>
                <w:vAlign w:val="center"/>
              </w:tcPr>
            </w:tcPrChange>
          </w:tcPr>
          <w:p w14:paraId="3ACD3DAC" w14:textId="77777777" w:rsidR="00867B63" w:rsidRPr="008F20B5" w:rsidDel="00453EB9" w:rsidRDefault="00867B63" w:rsidP="00623535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3987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88" w:author="家興 余" w:date="2021-03-18T10:08:00Z">
              <w:tcPr>
                <w:tcW w:w="841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EC3CFEA" w14:textId="77777777" w:rsidR="00867B63" w:rsidRPr="008F20B5" w:rsidRDefault="00867B63" w:rsidP="00623535">
            <w:pPr>
              <w:widowControl/>
              <w:rPr>
                <w:ins w:id="3989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90" w:author="家興 余" w:date="2021-01-21T09:4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ExtraRepayCode</w:t>
              </w:r>
            </w:ins>
          </w:p>
        </w:tc>
        <w:tc>
          <w:tcPr>
            <w:tcW w:w="1923" w:type="pct"/>
            <w:shd w:val="clear" w:color="auto" w:fill="auto"/>
            <w:noWrap/>
            <w:vAlign w:val="center"/>
            <w:tcPrChange w:id="3991" w:author="家興 余" w:date="2021-03-18T10:08:00Z">
              <w:tcPr>
                <w:tcW w:w="795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90C3B71" w14:textId="77777777" w:rsidR="00867B63" w:rsidRPr="008F20B5" w:rsidRDefault="00867B63" w:rsidP="00623535">
            <w:pPr>
              <w:widowControl/>
              <w:rPr>
                <w:ins w:id="3992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93" w:author="家興 余" w:date="2021-01-21T09:4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攤還額異動碼</w:t>
              </w:r>
            </w:ins>
          </w:p>
        </w:tc>
        <w:tc>
          <w:tcPr>
            <w:tcW w:w="275" w:type="pct"/>
            <w:shd w:val="clear" w:color="auto" w:fill="auto"/>
            <w:noWrap/>
            <w:vAlign w:val="center"/>
            <w:tcPrChange w:id="3994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15514C93" w14:textId="77777777" w:rsidR="00867B63" w:rsidRPr="008F20B5" w:rsidRDefault="00867B63" w:rsidP="00623535">
            <w:pPr>
              <w:widowControl/>
              <w:jc w:val="center"/>
              <w:rPr>
                <w:ins w:id="3995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96" w:author="家興 余" w:date="2021-01-21T09:4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5" w:type="pct"/>
            <w:shd w:val="clear" w:color="auto" w:fill="auto"/>
            <w:noWrap/>
            <w:vAlign w:val="center"/>
            <w:tcPrChange w:id="3997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6AF353CE" w14:textId="77777777" w:rsidR="00867B63" w:rsidRPr="008F20B5" w:rsidRDefault="00867B63" w:rsidP="00623535">
            <w:pPr>
              <w:widowControl/>
              <w:jc w:val="center"/>
              <w:rPr>
                <w:ins w:id="3998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99" w:author="家興 余" w:date="2021-01-21T09:4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5" w:type="pct"/>
            <w:tcPrChange w:id="4000" w:author="家興 余" w:date="2021-03-18T10:08:00Z">
              <w:tcPr>
                <w:tcW w:w="335" w:type="pct"/>
                <w:gridSpan w:val="2"/>
              </w:tcPr>
            </w:tcPrChange>
          </w:tcPr>
          <w:p w14:paraId="13E2ECB7" w14:textId="0370BAAE" w:rsidR="00867B63" w:rsidRPr="008F20B5" w:rsidRDefault="00867B63" w:rsidP="00623535">
            <w:pPr>
              <w:widowControl/>
              <w:jc w:val="center"/>
              <w:rPr>
                <w:ins w:id="4001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4002" w:author="家興 余" w:date="2021-01-21T09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03" w:author="家興 余" w:date="2021-03-18T10:08:00Z">
              <w:tcPr>
                <w:tcW w:w="2397" w:type="pct"/>
                <w:gridSpan w:val="9"/>
                <w:shd w:val="clear" w:color="auto" w:fill="auto"/>
                <w:noWrap/>
                <w:vAlign w:val="center"/>
              </w:tcPr>
            </w:tcPrChange>
          </w:tcPr>
          <w:p w14:paraId="2CCBE7A5" w14:textId="77777777" w:rsidR="00867B63" w:rsidRDefault="00867B63" w:rsidP="00623535">
            <w:pPr>
              <w:widowControl/>
              <w:rPr>
                <w:ins w:id="4004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4005" w:author="家興 余" w:date="2021-01-21T09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 :不變</w:t>
              </w:r>
            </w:ins>
          </w:p>
          <w:p w14:paraId="039FEB19" w14:textId="5E5EC24E" w:rsidR="00867B63" w:rsidRPr="008F20B5" w:rsidRDefault="00867B63" w:rsidP="00623535">
            <w:pPr>
              <w:widowControl/>
              <w:rPr>
                <w:ins w:id="4006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4007" w:author="家興 余" w:date="2021-01-21T09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 :變</w:t>
              </w:r>
            </w:ins>
          </w:p>
        </w:tc>
      </w:tr>
      <w:tr w:rsidR="008464F4" w:rsidRPr="008F20B5" w14:paraId="33004CC0" w14:textId="77777777" w:rsidTr="00B63420">
        <w:trPr>
          <w:trHeight w:val="340"/>
          <w:trPrChange w:id="400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0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8029AEC" w14:textId="77777777" w:rsidR="008464F4" w:rsidRPr="008F20B5" w:rsidDel="00453EB9" w:rsidRDefault="008464F4" w:rsidP="00B36E6E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01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6FE3E1B" w14:textId="186FF63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IntCalcCode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01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2A15AA5" w14:textId="729B788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計息方式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1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31F0E56" w14:textId="2903A2C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1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975BB08" w14:textId="53862B6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  <w:tcPrChange w:id="4014" w:author="家興 余" w:date="2021-03-18T10:08:00Z">
              <w:tcPr>
                <w:tcW w:w="1" w:type="pct"/>
                <w:gridSpan w:val="4"/>
              </w:tcPr>
            </w:tcPrChange>
          </w:tcPr>
          <w:p w14:paraId="2257F66F" w14:textId="606D9DD3" w:rsidR="008464F4" w:rsidRPr="008F20B5" w:rsidRDefault="00867B63">
            <w:pPr>
              <w:widowControl/>
              <w:jc w:val="center"/>
              <w:rPr>
                <w:ins w:id="4015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4016" w:author="家興 余" w:date="2021-01-21T09:30:00Z">
                <w:pPr>
                  <w:widowControl/>
                </w:pPr>
              </w:pPrChange>
            </w:pPr>
            <w:ins w:id="4017" w:author="家興 余" w:date="2021-01-21T09:43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1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494FED1" w14:textId="559077F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按日計息</w:t>
            </w: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; 2: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按月計息</w:t>
            </w:r>
          </w:p>
        </w:tc>
      </w:tr>
      <w:tr w:rsidR="008464F4" w:rsidRPr="008F20B5" w14:paraId="78722128" w14:textId="77777777" w:rsidTr="00B63420">
        <w:trPr>
          <w:trHeight w:val="340"/>
          <w:trPrChange w:id="401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2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31D84EA" w14:textId="6B24E602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2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E80B2CB" w14:textId="5E6481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CustTypeCode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2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A57C88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客戶別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2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4B5998C" w14:textId="50CCFC03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2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D05EE8" w14:textId="62ECE930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025" w:author="家興 余" w:date="2021-03-18T10:08:00Z">
              <w:tcPr>
                <w:tcW w:w="1" w:type="pct"/>
                <w:gridSpan w:val="4"/>
              </w:tcPr>
            </w:tcPrChange>
          </w:tcPr>
          <w:p w14:paraId="44B767C3" w14:textId="2FAD88ED" w:rsidR="008464F4" w:rsidRPr="008F20B5" w:rsidRDefault="00867B63">
            <w:pPr>
              <w:jc w:val="center"/>
              <w:rPr>
                <w:ins w:id="4026" w:author="家興 余" w:date="2021-01-21T09:28:00Z"/>
                <w:rFonts w:ascii="標楷體" w:eastAsia="標楷體" w:hAnsi="標楷體"/>
              </w:rPr>
              <w:pPrChange w:id="4027" w:author="家興 余" w:date="2021-01-21T09:30:00Z">
                <w:pPr/>
              </w:pPrChange>
            </w:pPr>
            <w:ins w:id="4028" w:author="家興 余" w:date="2021-01-21T09:43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2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AC583D9" w14:textId="2395CBC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一般</w:t>
            </w:r>
          </w:p>
          <w:p w14:paraId="565FCDA9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員工</w:t>
            </w:r>
          </w:p>
          <w:p w14:paraId="34619E38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首購</w:t>
            </w:r>
          </w:p>
          <w:p w14:paraId="1FFF8B4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</w:rPr>
              <w:t>關企公司</w:t>
            </w:r>
          </w:p>
          <w:p w14:paraId="29901BA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</w:rPr>
              <w:t>關企員工</w:t>
            </w:r>
          </w:p>
          <w:p w14:paraId="1882D514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保戶</w:t>
            </w:r>
          </w:p>
          <w:p w14:paraId="6E352532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團體戶</w:t>
            </w:r>
          </w:p>
          <w:p w14:paraId="07E0F391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</w:t>
            </w:r>
            <w:r w:rsidRPr="008F20B5">
              <w:rPr>
                <w:rFonts w:ascii="標楷體" w:eastAsia="標楷體" w:hAnsi="標楷體" w:hint="eastAsia"/>
              </w:rPr>
              <w:t>員工二親等</w:t>
            </w:r>
          </w:p>
          <w:p w14:paraId="05D5DC53" w14:textId="6C0A4E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新二階員工</w:t>
            </w:r>
          </w:p>
        </w:tc>
      </w:tr>
      <w:tr w:rsidR="008464F4" w:rsidRPr="008F20B5" w14:paraId="4115DAE7" w14:textId="77777777" w:rsidTr="00B63420">
        <w:trPr>
          <w:trHeight w:val="340"/>
          <w:trPrChange w:id="403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3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CC928CA" w14:textId="495DC6B3" w:rsidR="008464F4" w:rsidRPr="008F20B5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03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5C2EA8B8" w14:textId="62723D2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RuleCode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03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50B84CC" w14:textId="7EDE23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規定管制代碼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3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5F23371" w14:textId="48F5B4CC" w:rsidR="008464F4" w:rsidRPr="008F20B5" w:rsidDel="003021E4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3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7AC4BC5" w14:textId="2EE2F444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036" w:author="家興 余" w:date="2021-03-18T10:08:00Z">
              <w:tcPr>
                <w:tcW w:w="1" w:type="pct"/>
                <w:gridSpan w:val="4"/>
              </w:tcPr>
            </w:tcPrChange>
          </w:tcPr>
          <w:p w14:paraId="69ED277D" w14:textId="7D9A9FC1" w:rsidR="008464F4" w:rsidRPr="008F20B5" w:rsidRDefault="00867B63">
            <w:pPr>
              <w:jc w:val="center"/>
              <w:rPr>
                <w:ins w:id="4037" w:author="家興 余" w:date="2021-01-21T09:28:00Z"/>
                <w:rFonts w:ascii="標楷體" w:eastAsia="標楷體" w:hAnsi="標楷體"/>
              </w:rPr>
              <w:pPrChange w:id="4038" w:author="家興 余" w:date="2021-01-21T09:30:00Z">
                <w:pPr/>
              </w:pPrChange>
            </w:pPr>
            <w:ins w:id="4039" w:author="家興 余" w:date="2021-01-21T09:43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4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3EBDFC8" w14:textId="4B146ED8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00.一般戶</w:t>
            </w:r>
          </w:p>
          <w:p w14:paraId="6AF4E6E0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01.自然人特定地區第2戶購屋貸款</w:t>
            </w:r>
          </w:p>
          <w:p w14:paraId="504A1CCE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02.自然人第 3 </w:t>
            </w:r>
            <w:r w:rsidRPr="008F20B5">
              <w:rPr>
                <w:rFonts w:ascii="標楷體" w:eastAsia="標楷體" w:hAnsi="標楷體" w:hint="eastAsia"/>
              </w:rPr>
              <w:t>戶購屋貸款</w:t>
            </w:r>
          </w:p>
          <w:p w14:paraId="463FE75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03.購置高價住宅貸款</w:t>
            </w:r>
          </w:p>
          <w:p w14:paraId="07E3969E" w14:textId="1C9C0DD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04.公司法人購置住宅貸款</w:t>
            </w:r>
          </w:p>
        </w:tc>
      </w:tr>
      <w:tr w:rsidR="008464F4" w:rsidRPr="008F20B5" w14:paraId="399D964B" w14:textId="77777777" w:rsidTr="00B63420">
        <w:trPr>
          <w:trHeight w:val="340"/>
          <w:trPrChange w:id="404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4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561BE10" w14:textId="3CC34179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4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1C56DBD" w14:textId="29B3A4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4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E0FC44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4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DEA933E" w14:textId="6BB167F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4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B1F802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47" w:author="家興 余" w:date="2021-03-18T10:08:00Z">
              <w:tcPr>
                <w:tcW w:w="1" w:type="pct"/>
                <w:gridSpan w:val="4"/>
              </w:tcPr>
            </w:tcPrChange>
          </w:tcPr>
          <w:p w14:paraId="012797DB" w14:textId="05ADFCAB" w:rsidR="008464F4" w:rsidRPr="008F20B5" w:rsidRDefault="00867B63">
            <w:pPr>
              <w:widowControl/>
              <w:jc w:val="center"/>
              <w:rPr>
                <w:ins w:id="404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49" w:author="家興 余" w:date="2021-01-21T09:30:00Z">
                <w:pPr>
                  <w:widowControl/>
                </w:pPr>
              </w:pPrChange>
            </w:pPr>
            <w:ins w:id="4050" w:author="家興 余" w:date="2021-01-21T09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5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778128C" w14:textId="4A10CA2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非循環動用</w:t>
            </w:r>
          </w:p>
          <w:p w14:paraId="428313DB" w14:textId="0FEF6A5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</w:tr>
      <w:tr w:rsidR="008464F4" w:rsidRPr="008F20B5" w14:paraId="02DD8118" w14:textId="77777777" w:rsidTr="00B63420">
        <w:trPr>
          <w:trHeight w:val="340"/>
          <w:trPrChange w:id="405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5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D9B9E00" w14:textId="25290A7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5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6094F47" w14:textId="3283EBF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RecycleDeadline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5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E33123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5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84E7D07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5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61F6675" w14:textId="09FF85E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4058" w:author="家興 余" w:date="2021-03-18T10:08:00Z">
              <w:tcPr>
                <w:tcW w:w="1" w:type="pct"/>
                <w:gridSpan w:val="4"/>
              </w:tcPr>
            </w:tcPrChange>
          </w:tcPr>
          <w:p w14:paraId="06CC579F" w14:textId="26C0F770" w:rsidR="008464F4" w:rsidRPr="008F20B5" w:rsidRDefault="00867B63">
            <w:pPr>
              <w:widowControl/>
              <w:jc w:val="center"/>
              <w:rPr>
                <w:ins w:id="405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60" w:author="家興 余" w:date="2021-01-21T09:30:00Z">
                <w:pPr>
                  <w:widowControl/>
                </w:pPr>
              </w:pPrChange>
            </w:pPr>
            <w:ins w:id="4061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6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218012C" w14:textId="77777777" w:rsidR="00867B63" w:rsidRDefault="00867B63" w:rsidP="00B36E6E">
            <w:pPr>
              <w:widowControl/>
              <w:rPr>
                <w:ins w:id="4063" w:author="家興 余" w:date="2021-01-21T09:44:00Z"/>
                <w:rFonts w:ascii="標楷體" w:eastAsia="標楷體" w:hAnsi="標楷體" w:cs="新細明體"/>
                <w:color w:val="000000"/>
                <w:kern w:val="0"/>
              </w:rPr>
            </w:pPr>
            <w:ins w:id="4064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循環動用時必填</w:t>
              </w:r>
            </w:ins>
          </w:p>
          <w:p w14:paraId="2DAA8C84" w14:textId="2F9A6B6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14:paraId="3350ED95" w14:textId="77777777" w:rsidTr="00B63420">
        <w:trPr>
          <w:trHeight w:val="340"/>
          <w:trPrChange w:id="406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6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736AB4D" w14:textId="1312AC1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06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57566510" w14:textId="26070DC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UsageCode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06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8700A94" w14:textId="59BCD4A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資金用途別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6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D529B97" w14:textId="72C959E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7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527E92B" w14:textId="3D63A1B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071" w:author="家興 余" w:date="2021-03-18T10:08:00Z">
              <w:tcPr>
                <w:tcW w:w="1" w:type="pct"/>
                <w:gridSpan w:val="4"/>
              </w:tcPr>
            </w:tcPrChange>
          </w:tcPr>
          <w:p w14:paraId="7DFF3C1D" w14:textId="60020371" w:rsidR="008464F4" w:rsidRPr="008F20B5" w:rsidRDefault="00867B63">
            <w:pPr>
              <w:widowControl/>
              <w:jc w:val="center"/>
              <w:rPr>
                <w:ins w:id="407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73" w:author="家興 余" w:date="2021-01-21T09:30:00Z">
                <w:pPr>
                  <w:widowControl/>
                </w:pPr>
              </w:pPrChange>
            </w:pPr>
            <w:ins w:id="4074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7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FD8F6BB" w14:textId="684A1B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週轉金</w:t>
            </w:r>
          </w:p>
          <w:p w14:paraId="717E606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購置不動產</w:t>
            </w:r>
          </w:p>
          <w:p w14:paraId="1844AAEE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營業用資產</w:t>
            </w:r>
          </w:p>
          <w:p w14:paraId="1D5E34C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固定資產</w:t>
            </w:r>
          </w:p>
          <w:p w14:paraId="421B27E8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企業投資</w:t>
            </w:r>
          </w:p>
          <w:p w14:paraId="26D6CDEB" w14:textId="751B08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購置動產</w:t>
            </w:r>
          </w:p>
          <w:p w14:paraId="3728CD18" w14:textId="19A673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03FC3697" w14:textId="77777777" w:rsidTr="00B63420">
        <w:trPr>
          <w:trHeight w:val="340"/>
          <w:trPrChange w:id="407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7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FE3AE95" w14:textId="7F4B99EF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7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CAD525C" w14:textId="125D60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DepartmentCode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7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03D712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案件隸屬單位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8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02AEE4A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8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044FCC" w14:textId="23599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82" w:author="家興 余" w:date="2021-03-18T10:08:00Z">
              <w:tcPr>
                <w:tcW w:w="1" w:type="pct"/>
                <w:gridSpan w:val="4"/>
              </w:tcPr>
            </w:tcPrChange>
          </w:tcPr>
          <w:p w14:paraId="2554CBAE" w14:textId="3C6455A4" w:rsidR="008464F4" w:rsidRPr="008F20B5" w:rsidRDefault="00867B63">
            <w:pPr>
              <w:widowControl/>
              <w:jc w:val="center"/>
              <w:rPr>
                <w:ins w:id="408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84" w:author="家興 余" w:date="2021-01-21T09:30:00Z">
                <w:pPr>
                  <w:widowControl/>
                </w:pPr>
              </w:pPrChange>
            </w:pPr>
            <w:ins w:id="4085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8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30EDB8D" w14:textId="43B22C2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非企金單位</w:t>
            </w:r>
          </w:p>
          <w:p w14:paraId="02760075" w14:textId="3EC108A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企金推展課</w:t>
            </w:r>
          </w:p>
        </w:tc>
      </w:tr>
      <w:tr w:rsidR="008464F4" w:rsidRPr="008F20B5" w14:paraId="41BA5E3D" w14:textId="77777777" w:rsidTr="00B63420">
        <w:trPr>
          <w:trHeight w:val="340"/>
          <w:trPrChange w:id="408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8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B5F4D72" w14:textId="1E3433AE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8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22ADB4B" w14:textId="53AF6A1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IncomeTaxFlag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9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12B8DA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代繳所得稅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9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EE655D2" w14:textId="0B85999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9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57759C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93" w:author="家興 余" w:date="2021-03-18T10:08:00Z">
              <w:tcPr>
                <w:tcW w:w="1" w:type="pct"/>
                <w:gridSpan w:val="4"/>
              </w:tcPr>
            </w:tcPrChange>
          </w:tcPr>
          <w:p w14:paraId="1C327326" w14:textId="1887DFCB" w:rsidR="008464F4" w:rsidRPr="008F20B5" w:rsidRDefault="00867B63">
            <w:pPr>
              <w:widowControl/>
              <w:jc w:val="center"/>
              <w:rPr>
                <w:ins w:id="409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95" w:author="家興 余" w:date="2021-01-21T09:30:00Z">
                <w:pPr>
                  <w:widowControl/>
                </w:pPr>
              </w:pPrChange>
            </w:pPr>
            <w:ins w:id="4096" w:author="家興 余" w:date="2021-01-21T09:4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9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610803A" w14:textId="1751F5AE" w:rsidR="008464F4" w:rsidRPr="008F20B5" w:rsidDel="00867B63" w:rsidRDefault="008464F4" w:rsidP="004A1C2C">
            <w:pPr>
              <w:widowControl/>
              <w:rPr>
                <w:del w:id="4098" w:author="家興 余" w:date="2021-01-21T09:45:00Z"/>
                <w:rFonts w:ascii="標楷體" w:eastAsia="標楷體" w:hAnsi="標楷體" w:cs="新細明體"/>
                <w:color w:val="000000"/>
                <w:kern w:val="0"/>
              </w:rPr>
            </w:pPr>
            <w:del w:id="4099" w:author="家興 余" w:date="2021-01-21T09:45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Y</w:delText>
              </w:r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tab/>
              </w:r>
              <w:r w:rsidRPr="008F20B5" w:rsidDel="00867B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</w:delText>
              </w:r>
            </w:del>
          </w:p>
          <w:p w14:paraId="1EBC8801" w14:textId="1F6240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3DEEE6" w14:textId="77777777" w:rsidTr="00B63420">
        <w:trPr>
          <w:trHeight w:val="340"/>
          <w:trPrChange w:id="410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0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5BE15C4" w14:textId="40B92E7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0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855BE3F" w14:textId="1B3918F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CompensateFlag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0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C7039A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0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8606913" w14:textId="35C480D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0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5ABDA98" w14:textId="023919E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106" w:author="家興 余" w:date="2021-03-18T10:08:00Z">
              <w:tcPr>
                <w:tcW w:w="1" w:type="pct"/>
                <w:gridSpan w:val="4"/>
              </w:tcPr>
            </w:tcPrChange>
          </w:tcPr>
          <w:p w14:paraId="5E865274" w14:textId="746DC3F4" w:rsidR="008464F4" w:rsidRPr="008F20B5" w:rsidRDefault="00867B63">
            <w:pPr>
              <w:widowControl/>
              <w:jc w:val="center"/>
              <w:rPr>
                <w:ins w:id="410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08" w:author="家興 余" w:date="2021-01-21T09:30:00Z">
                <w:pPr>
                  <w:widowControl/>
                </w:pPr>
              </w:pPrChange>
            </w:pPr>
            <w:ins w:id="4109" w:author="家興 余" w:date="2021-01-21T09:4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1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991ABDB" w14:textId="567841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2CEDA0C8" w14:textId="547ABD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9A0EB8" w14:textId="77777777" w:rsidTr="00B63420">
        <w:trPr>
          <w:trHeight w:val="340"/>
          <w:trPrChange w:id="411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1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065BE08" w14:textId="3444684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1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A37FED0" w14:textId="3F620D2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IrrevocableFlag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1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1375D7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不可撤銷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1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40940EC" w14:textId="2F9FF121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1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20C7B6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117" w:author="家興 余" w:date="2021-03-18T10:08:00Z">
              <w:tcPr>
                <w:tcW w:w="1" w:type="pct"/>
                <w:gridSpan w:val="4"/>
              </w:tcPr>
            </w:tcPrChange>
          </w:tcPr>
          <w:p w14:paraId="019CE39C" w14:textId="2EBCD2E9" w:rsidR="008464F4" w:rsidRPr="008F20B5" w:rsidRDefault="00867B63">
            <w:pPr>
              <w:widowControl/>
              <w:jc w:val="center"/>
              <w:rPr>
                <w:ins w:id="411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19" w:author="家興 余" w:date="2021-01-21T09:30:00Z">
                <w:pPr>
                  <w:widowControl/>
                </w:pPr>
              </w:pPrChange>
            </w:pPr>
            <w:ins w:id="4120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2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E037F98" w14:textId="621603C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33E6AD7B" w14:textId="1742D65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55BA67CF" w14:textId="77777777" w:rsidTr="00B63420">
        <w:trPr>
          <w:trHeight w:val="340"/>
          <w:trPrChange w:id="412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2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158D278" w14:textId="4190479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12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78F0C2E" w14:textId="6DE7DA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RateAdjNoticeCode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12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5D2F83C" w14:textId="79830A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利率調整通知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12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989E020" w14:textId="4726A5A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12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9680CA9" w14:textId="515EFA7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128" w:author="家興 余" w:date="2021-03-18T10:08:00Z">
              <w:tcPr>
                <w:tcW w:w="1" w:type="pct"/>
                <w:gridSpan w:val="4"/>
              </w:tcPr>
            </w:tcPrChange>
          </w:tcPr>
          <w:p w14:paraId="47835BA0" w14:textId="711CA3FB" w:rsidR="008464F4" w:rsidRPr="008F20B5" w:rsidRDefault="00867B63">
            <w:pPr>
              <w:widowControl/>
              <w:jc w:val="center"/>
              <w:rPr>
                <w:ins w:id="412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30" w:author="家興 余" w:date="2021-01-21T09:30:00Z">
                <w:pPr>
                  <w:widowControl/>
                </w:pPr>
              </w:pPrChange>
            </w:pPr>
            <w:ins w:id="4131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3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403AD36" w14:textId="7AD48F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電子郵件</w:t>
            </w:r>
          </w:p>
          <w:p w14:paraId="5C18B6F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書面通知</w:t>
            </w:r>
          </w:p>
          <w:p w14:paraId="47BA6B7D" w14:textId="3B305DC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簡訊通知</w:t>
            </w:r>
          </w:p>
        </w:tc>
      </w:tr>
      <w:tr w:rsidR="008464F4" w:rsidRPr="008F20B5" w14:paraId="48F27598" w14:textId="77777777" w:rsidTr="00B63420">
        <w:trPr>
          <w:trHeight w:val="340"/>
          <w:trPrChange w:id="413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3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62C6B09" w14:textId="76070179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3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112F269" w14:textId="05D085A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3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EEAA48C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3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AB77930" w14:textId="2BA52E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3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BB0D053" w14:textId="7AF46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139" w:author="家興 余" w:date="2021-03-18T10:08:00Z">
              <w:tcPr>
                <w:tcW w:w="1" w:type="pct"/>
                <w:gridSpan w:val="4"/>
              </w:tcPr>
            </w:tcPrChange>
          </w:tcPr>
          <w:p w14:paraId="71E5CA0A" w14:textId="4FF9001C" w:rsidR="008464F4" w:rsidRPr="008F20B5" w:rsidRDefault="00867B63">
            <w:pPr>
              <w:widowControl/>
              <w:jc w:val="center"/>
              <w:rPr>
                <w:ins w:id="414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41" w:author="家興 余" w:date="2021-01-21T09:30:00Z">
                <w:pPr>
                  <w:widowControl/>
                </w:pPr>
              </w:pPrChange>
            </w:pPr>
            <w:ins w:id="4142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4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0EA0A92" w14:textId="155ED38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匯款轉帳</w:t>
            </w:r>
          </w:p>
          <w:p w14:paraId="0DA47F6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銀行扣款</w:t>
            </w:r>
          </w:p>
          <w:p w14:paraId="7AB919CA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員工扣薪</w:t>
            </w:r>
          </w:p>
          <w:p w14:paraId="2A1F4622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支票</w:t>
            </w:r>
          </w:p>
          <w:p w14:paraId="0CD241A0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特約金</w:t>
            </w:r>
          </w:p>
          <w:p w14:paraId="792C3E3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人事特約金</w:t>
            </w:r>
          </w:p>
          <w:p w14:paraId="315C7CF5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定存特約</w:t>
            </w:r>
          </w:p>
          <w:p w14:paraId="443291E7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劃撥存款</w:t>
            </w:r>
          </w:p>
          <w:p w14:paraId="0934C83D" w14:textId="0CDED4D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4D836F15" w14:textId="77777777" w:rsidTr="00B63420">
        <w:trPr>
          <w:trHeight w:val="340"/>
          <w:trPrChange w:id="414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4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8963338" w14:textId="33EE006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4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537AD81" w14:textId="4C91D79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RepayBank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4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408169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扣款銀行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4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5585C53" w14:textId="12089ED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4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9DACD72" w14:textId="6FC24F8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4150" w:author="家興 余" w:date="2021-03-18T10:08:00Z">
              <w:tcPr>
                <w:tcW w:w="1" w:type="pct"/>
                <w:gridSpan w:val="4"/>
              </w:tcPr>
            </w:tcPrChange>
          </w:tcPr>
          <w:p w14:paraId="608518BA" w14:textId="7AC26FAD" w:rsidR="008464F4" w:rsidRPr="008F20B5" w:rsidRDefault="00FD0FD5">
            <w:pPr>
              <w:widowControl/>
              <w:jc w:val="center"/>
              <w:rPr>
                <w:ins w:id="415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52" w:author="家興 余" w:date="2021-01-21T09:30:00Z">
                <w:pPr>
                  <w:widowControl/>
                </w:pPr>
              </w:pPrChange>
            </w:pPr>
            <w:ins w:id="4153" w:author="家興 余" w:date="2021-01-21T09:4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5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A085A78" w14:textId="2E24ED90" w:rsidR="008464F4" w:rsidRPr="008F20B5" w:rsidRDefault="00FD0FD5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4155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繳款方式為02時必填</w:t>
              </w:r>
            </w:ins>
          </w:p>
        </w:tc>
      </w:tr>
      <w:tr w:rsidR="008464F4" w:rsidRPr="008F20B5" w14:paraId="0021E261" w14:textId="77777777" w:rsidTr="00B63420">
        <w:trPr>
          <w:trHeight w:val="340"/>
          <w:trPrChange w:id="415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5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6494907" w14:textId="357AA5E8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5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4836791" w14:textId="3D3B8F4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RepayAcctNo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5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028C6DF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扣款帳號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6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7621E64" w14:textId="30F429A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6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A34EA2D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  <w:tcPrChange w:id="4162" w:author="家興 余" w:date="2021-03-18T10:08:00Z">
              <w:tcPr>
                <w:tcW w:w="1" w:type="pct"/>
                <w:gridSpan w:val="4"/>
              </w:tcPr>
            </w:tcPrChange>
          </w:tcPr>
          <w:p w14:paraId="7BC00AD5" w14:textId="63A6A4D4" w:rsidR="008464F4" w:rsidRPr="008F20B5" w:rsidRDefault="00FD0FD5">
            <w:pPr>
              <w:widowControl/>
              <w:jc w:val="center"/>
              <w:rPr>
                <w:ins w:id="416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64" w:author="家興 余" w:date="2021-01-21T09:30:00Z">
                <w:pPr>
                  <w:widowControl/>
                </w:pPr>
              </w:pPrChange>
            </w:pPr>
            <w:ins w:id="4165" w:author="家興 余" w:date="2021-01-21T09:4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6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E9E7E01" w14:textId="2DC276F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  <w:p w14:paraId="2B087FF7" w14:textId="21EFA2F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繳款方式為銀行扣款時，須輸入扣款帳號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,其他則不必輸入</w:t>
            </w:r>
          </w:p>
        </w:tc>
      </w:tr>
      <w:tr w:rsidR="008464F4" w:rsidRPr="008F20B5" w14:paraId="54DB9638" w14:textId="77777777" w:rsidTr="00B63420">
        <w:trPr>
          <w:trHeight w:val="340"/>
          <w:trPrChange w:id="416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6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EF646D5" w14:textId="0178BE86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6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9081792" w14:textId="1031BE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7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67D1B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郵局存款別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7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886615C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7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651CBE2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173" w:author="家興 余" w:date="2021-03-18T10:08:00Z">
              <w:tcPr>
                <w:tcW w:w="1" w:type="pct"/>
                <w:gridSpan w:val="4"/>
              </w:tcPr>
            </w:tcPrChange>
          </w:tcPr>
          <w:p w14:paraId="0D4995D4" w14:textId="4F8F9108" w:rsidR="008464F4" w:rsidRPr="008F20B5" w:rsidRDefault="00FD0FD5">
            <w:pPr>
              <w:widowControl/>
              <w:jc w:val="center"/>
              <w:rPr>
                <w:ins w:id="417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75" w:author="家興 余" w:date="2021-01-21T09:30:00Z">
                <w:pPr>
                  <w:widowControl/>
                </w:pPr>
              </w:pPrChange>
            </w:pPr>
            <w:ins w:id="4176" w:author="家興 余" w:date="2021-01-21T09:4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7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0E675B0" w14:textId="3ED8EAF9" w:rsidR="00FD0FD5" w:rsidRDefault="00FD0FD5" w:rsidP="004A1C2C">
            <w:pPr>
              <w:widowControl/>
              <w:rPr>
                <w:ins w:id="4178" w:author="家興 余" w:date="2021-01-21T09:48:00Z"/>
                <w:rFonts w:ascii="標楷體" w:eastAsia="標楷體" w:hAnsi="標楷體" w:cs="新細明體"/>
                <w:color w:val="000000"/>
                <w:kern w:val="0"/>
              </w:rPr>
            </w:pPr>
            <w:ins w:id="4179" w:author="家興 余" w:date="2021-01-21T09:4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繳款方式為銀行扣款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,</w:t>
              </w:r>
            </w:ins>
            <w:ins w:id="4180" w:author="家興 余" w:date="2021-01-21T09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扣款銀行</w:t>
              </w:r>
            </w:ins>
            <w:ins w:id="4181" w:author="家興 余" w:date="2021-01-21T09:4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代號</w:t>
              </w:r>
            </w:ins>
            <w:ins w:id="4182" w:author="家興 余" w:date="2021-01-21T09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為700時必填</w:t>
              </w:r>
            </w:ins>
          </w:p>
          <w:p w14:paraId="63749645" w14:textId="653016C5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</w:t>
            </w:r>
          </w:p>
          <w:p w14:paraId="2B075F31" w14:textId="5F5781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存簿</w:t>
            </w:r>
          </w:p>
        </w:tc>
      </w:tr>
      <w:tr w:rsidR="008464F4" w:rsidRPr="008F20B5" w14:paraId="3388464D" w14:textId="77777777" w:rsidTr="00B63420">
        <w:trPr>
          <w:trHeight w:val="340"/>
          <w:trPrChange w:id="418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8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E047488" w14:textId="1B1BB32E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8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BF76012" w14:textId="67385C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8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C2D6422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8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4676523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8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D9FC21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189" w:author="家興 余" w:date="2021-03-18T10:08:00Z">
              <w:tcPr>
                <w:tcW w:w="1" w:type="pct"/>
                <w:gridSpan w:val="4"/>
              </w:tcPr>
            </w:tcPrChange>
          </w:tcPr>
          <w:p w14:paraId="7EDBBF97" w14:textId="77777777" w:rsidR="008464F4" w:rsidRPr="008F20B5" w:rsidRDefault="008464F4">
            <w:pPr>
              <w:widowControl/>
              <w:jc w:val="center"/>
              <w:rPr>
                <w:ins w:id="419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91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9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4E4AB30" w14:textId="5B058C1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48E2F79" w14:textId="77777777" w:rsidTr="00B63420">
        <w:trPr>
          <w:trHeight w:val="340"/>
          <w:trPrChange w:id="419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9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DFDC71A" w14:textId="21F68E21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9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BCBDCBA" w14:textId="47E6DC8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District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9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6DFB2D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區部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9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EDC07A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9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A1EFBBF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199" w:author="家興 余" w:date="2021-03-18T10:08:00Z">
              <w:tcPr>
                <w:tcW w:w="1" w:type="pct"/>
                <w:gridSpan w:val="4"/>
              </w:tcPr>
            </w:tcPrChange>
          </w:tcPr>
          <w:p w14:paraId="19B196EB" w14:textId="77777777" w:rsidR="008464F4" w:rsidRPr="008F20B5" w:rsidRDefault="008464F4">
            <w:pPr>
              <w:widowControl/>
              <w:jc w:val="center"/>
              <w:rPr>
                <w:ins w:id="420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01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0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1AC92F3" w14:textId="4F520C6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4AC9251" w14:textId="77777777" w:rsidTr="00B63420">
        <w:trPr>
          <w:trHeight w:val="340"/>
          <w:trPrChange w:id="420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0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DBFFB78" w14:textId="362B6AF8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0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91EDB25" w14:textId="62A2108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FireOfficer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0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FCA0F41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火險服務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0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B81145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0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17B6A0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09" w:author="家興 余" w:date="2021-03-18T10:08:00Z">
              <w:tcPr>
                <w:tcW w:w="1" w:type="pct"/>
                <w:gridSpan w:val="4"/>
              </w:tcPr>
            </w:tcPrChange>
          </w:tcPr>
          <w:p w14:paraId="4CF3A22E" w14:textId="77777777" w:rsidR="008464F4" w:rsidRPr="008F20B5" w:rsidRDefault="008464F4">
            <w:pPr>
              <w:widowControl/>
              <w:jc w:val="center"/>
              <w:rPr>
                <w:ins w:id="421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11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1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6A00A00" w14:textId="4CF7794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3A77372" w14:textId="77777777" w:rsidTr="00B63420">
        <w:trPr>
          <w:trHeight w:val="340"/>
          <w:trPrChange w:id="421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1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F324B98" w14:textId="1043603F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1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78AC5FC" w14:textId="29A1634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1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1DA1E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1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7C299B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1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F8F4D5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19" w:author="家興 余" w:date="2021-03-18T10:08:00Z">
              <w:tcPr>
                <w:tcW w:w="1" w:type="pct"/>
                <w:gridSpan w:val="4"/>
              </w:tcPr>
            </w:tcPrChange>
          </w:tcPr>
          <w:p w14:paraId="0A0F6C3F" w14:textId="77777777" w:rsidR="008464F4" w:rsidRPr="008F20B5" w:rsidRDefault="008464F4">
            <w:pPr>
              <w:widowControl/>
              <w:jc w:val="center"/>
              <w:rPr>
                <w:ins w:id="422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21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2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7967F89" w14:textId="39A1AA4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C9E7CF4" w14:textId="77777777" w:rsidTr="00B63420">
        <w:trPr>
          <w:trHeight w:val="340"/>
          <w:trPrChange w:id="422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2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A04E3F5" w14:textId="5F2A2B1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2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8AA1E79" w14:textId="74D0A73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2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15FD429" w14:textId="44B24FC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2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45AF85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2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0F529F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29" w:author="家興 余" w:date="2021-03-18T10:08:00Z">
              <w:tcPr>
                <w:tcW w:w="1" w:type="pct"/>
                <w:gridSpan w:val="4"/>
              </w:tcPr>
            </w:tcPrChange>
          </w:tcPr>
          <w:p w14:paraId="1B609E6A" w14:textId="7482CEB7" w:rsidR="008464F4" w:rsidRPr="008F20B5" w:rsidRDefault="00FD0FD5">
            <w:pPr>
              <w:widowControl/>
              <w:jc w:val="center"/>
              <w:rPr>
                <w:ins w:id="423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31" w:author="家興 余" w:date="2021-01-21T09:30:00Z">
                <w:pPr>
                  <w:widowControl/>
                </w:pPr>
              </w:pPrChange>
            </w:pPr>
            <w:ins w:id="4232" w:author="家興 余" w:date="2021-01-21T09:5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3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856FFC2" w14:textId="0CB874A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EE10DF3" w14:textId="77777777" w:rsidTr="00B63420">
        <w:trPr>
          <w:trHeight w:val="340"/>
          <w:trPrChange w:id="423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3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51EFDAA" w14:textId="734C972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3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0F6339C" w14:textId="5C4F339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BusinessOfficer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3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0269AC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放款業務專員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3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40C732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3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CA95A4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40" w:author="家興 余" w:date="2021-03-18T10:08:00Z">
              <w:tcPr>
                <w:tcW w:w="1" w:type="pct"/>
                <w:gridSpan w:val="4"/>
              </w:tcPr>
            </w:tcPrChange>
          </w:tcPr>
          <w:p w14:paraId="677FAC5D" w14:textId="77777777" w:rsidR="008464F4" w:rsidRPr="008F20B5" w:rsidRDefault="008464F4">
            <w:pPr>
              <w:widowControl/>
              <w:jc w:val="center"/>
              <w:rPr>
                <w:ins w:id="424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42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4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7F86254" w14:textId="64A9F7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42F94F3" w14:textId="77777777" w:rsidTr="00B63420">
        <w:trPr>
          <w:trHeight w:val="340"/>
          <w:trPrChange w:id="424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4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305120D" w14:textId="18759E86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4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49263AC" w14:textId="00DFEB9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4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F06AD5B" w14:textId="703731E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4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E3536CE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4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843FE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50" w:author="家興 余" w:date="2021-03-18T10:08:00Z">
              <w:tcPr>
                <w:tcW w:w="1" w:type="pct"/>
                <w:gridSpan w:val="4"/>
              </w:tcPr>
            </w:tcPrChange>
          </w:tcPr>
          <w:p w14:paraId="4B484ABF" w14:textId="77777777" w:rsidR="008464F4" w:rsidRPr="008F20B5" w:rsidRDefault="008464F4">
            <w:pPr>
              <w:widowControl/>
              <w:jc w:val="center"/>
              <w:rPr>
                <w:ins w:id="425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52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5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E9423D6" w14:textId="280462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DA49EEF" w14:textId="77777777" w:rsidTr="00B63420">
        <w:trPr>
          <w:trHeight w:val="340"/>
          <w:trPrChange w:id="425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5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7A96970" w14:textId="77777777" w:rsidR="008464F4" w:rsidRPr="008F20B5" w:rsidDel="00453EB9" w:rsidRDefault="008464F4" w:rsidP="00B36E6E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25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93ED862" w14:textId="6B94028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25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B001A9E" w14:textId="2179F0A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25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E09F245" w14:textId="61CA43B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25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EA016DD" w14:textId="04BAF8D2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60" w:author="家興 余" w:date="2021-03-18T10:08:00Z">
              <w:tcPr>
                <w:tcW w:w="1" w:type="pct"/>
                <w:gridSpan w:val="4"/>
              </w:tcPr>
            </w:tcPrChange>
          </w:tcPr>
          <w:p w14:paraId="53E4D632" w14:textId="77777777" w:rsidR="008464F4" w:rsidRPr="008F20B5" w:rsidRDefault="008464F4">
            <w:pPr>
              <w:widowControl/>
              <w:jc w:val="center"/>
              <w:rPr>
                <w:ins w:id="426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62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6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E99CEEF" w14:textId="2F686B3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:rsidDel="00B63420" w14:paraId="657D4331" w14:textId="60F188B2" w:rsidTr="00B63420">
        <w:tblPrEx>
          <w:tblPrExChange w:id="4264" w:author="家興 余" w:date="2021-03-18T10:08:00Z">
            <w:tblPrEx>
              <w:tblW w:w="5050" w:type="pct"/>
            </w:tblPrEx>
          </w:tblPrExChange>
        </w:tblPrEx>
        <w:trPr>
          <w:gridAfter w:val="1"/>
          <w:wAfter w:w="566" w:type="dxa"/>
          <w:trHeight w:val="340"/>
          <w:del w:id="4265" w:author="家興 余" w:date="2021-03-18T10:08:00Z"/>
          <w:trPrChange w:id="4266" w:author="家興 余" w:date="2021-03-18T10:08:00Z">
            <w:trPr>
              <w:gridAfter w:val="1"/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67" w:author="家興 余" w:date="2021-03-18T10:08:00Z">
              <w:tcPr>
                <w:tcW w:w="250" w:type="pct"/>
                <w:gridSpan w:val="3"/>
                <w:shd w:val="clear" w:color="auto" w:fill="auto"/>
                <w:vAlign w:val="center"/>
              </w:tcPr>
            </w:tcPrChange>
          </w:tcPr>
          <w:p w14:paraId="021AB9C9" w14:textId="0834DAE2" w:rsidR="008464F4" w:rsidRPr="000F4A4A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268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69" w:author="v06v25n@yahoo.com.tw" w:date="2020-11-20T16:16:00Z">
                  <w:rPr>
                    <w:del w:id="4270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271" w:author="家興 余" w:date="2021-03-18T10:08:00Z">
              <w:tcPr>
                <w:tcW w:w="650" w:type="pct"/>
                <w:shd w:val="clear" w:color="auto" w:fill="auto"/>
                <w:noWrap/>
                <w:vAlign w:val="center"/>
              </w:tcPr>
            </w:tcPrChange>
          </w:tcPr>
          <w:p w14:paraId="56560F36" w14:textId="03691AE5" w:rsidR="008464F4" w:rsidRPr="000F4A4A" w:rsidDel="00B63420" w:rsidRDefault="008464F4" w:rsidP="00B36E6E">
            <w:pPr>
              <w:widowControl/>
              <w:rPr>
                <w:del w:id="427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73" w:author="v06v25n@yahoo.com.tw" w:date="2020-11-20T16:16:00Z">
                  <w:rPr>
                    <w:del w:id="427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75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76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AdvanceCloseCode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tcPrChange w:id="4277" w:author="家興 余" w:date="2021-03-18T10:08:00Z">
              <w:tcPr>
                <w:tcW w:w="1750" w:type="pct"/>
                <w:gridSpan w:val="9"/>
                <w:shd w:val="clear" w:color="auto" w:fill="auto"/>
                <w:noWrap/>
                <w:vAlign w:val="center"/>
              </w:tcPr>
            </w:tcPrChange>
          </w:tcPr>
          <w:p w14:paraId="3E92777E" w14:textId="222B488E" w:rsidR="008464F4" w:rsidRPr="000F4A4A" w:rsidDel="00B63420" w:rsidRDefault="008464F4" w:rsidP="00B36E6E">
            <w:pPr>
              <w:widowControl/>
              <w:rPr>
                <w:del w:id="4278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79" w:author="v06v25n@yahoo.com.tw" w:date="2020-11-20T16:16:00Z">
                  <w:rPr>
                    <w:del w:id="4280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81" w:author="家興 余" w:date="2021-03-18T10:08:00Z"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282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提前清償記號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283" w:author="家興 余" w:date="2021-03-18T10:08:00Z">
              <w:tcPr>
                <w:tcW w:w="25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3FEE455" w14:textId="01AA700A" w:rsidR="008464F4" w:rsidRPr="000F4A4A" w:rsidDel="00B63420" w:rsidRDefault="008464F4" w:rsidP="00B36E6E">
            <w:pPr>
              <w:widowControl/>
              <w:jc w:val="center"/>
              <w:rPr>
                <w:del w:id="4284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85" w:author="v06v25n@yahoo.com.tw" w:date="2020-11-20T16:16:00Z">
                  <w:rPr>
                    <w:del w:id="428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87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88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289" w:author="家興 余" w:date="2021-03-18T10:08:00Z">
              <w:tcPr>
                <w:tcW w:w="250" w:type="pct"/>
                <w:shd w:val="clear" w:color="auto" w:fill="auto"/>
                <w:noWrap/>
                <w:vAlign w:val="center"/>
              </w:tcPr>
            </w:tcPrChange>
          </w:tcPr>
          <w:p w14:paraId="348A5643" w14:textId="3FEB6839" w:rsidR="008464F4" w:rsidRPr="000F4A4A" w:rsidDel="00B63420" w:rsidRDefault="008464F4" w:rsidP="00B36E6E">
            <w:pPr>
              <w:widowControl/>
              <w:jc w:val="center"/>
              <w:rPr>
                <w:del w:id="4290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91" w:author="v06v25n@yahoo.com.tw" w:date="2020-11-20T16:16:00Z">
                  <w:rPr>
                    <w:del w:id="429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93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94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95" w:author="家興 余" w:date="2021-03-18T10:08:00Z">
              <w:tcPr>
                <w:tcW w:w="1150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8B3C3D0" w14:textId="460B2D88" w:rsidR="008464F4" w:rsidRPr="000F4A4A" w:rsidDel="00B63420" w:rsidRDefault="008464F4" w:rsidP="00B36E6E">
            <w:pPr>
              <w:widowControl/>
              <w:rPr>
                <w:del w:id="429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97" w:author="v06v25n@yahoo.com.tw" w:date="2020-11-20T16:16:00Z">
                  <w:rPr>
                    <w:del w:id="429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99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0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1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02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允許</w:delText>
              </w:r>
            </w:del>
          </w:p>
          <w:p w14:paraId="036BE399" w14:textId="263CEB5B" w:rsidR="008464F4" w:rsidRPr="000F4A4A" w:rsidDel="00B63420" w:rsidRDefault="008464F4" w:rsidP="00B36E6E">
            <w:pPr>
              <w:widowControl/>
              <w:rPr>
                <w:del w:id="4303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04" w:author="v06v25n@yahoo.com.tw" w:date="2020-11-20T16:16:00Z">
                  <w:rPr>
                    <w:del w:id="4305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06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7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8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09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限制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10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[限制領清償證明]</w:delText>
              </w:r>
            </w:del>
          </w:p>
          <w:p w14:paraId="3A1C29D2" w14:textId="00FF65D0" w:rsidR="008464F4" w:rsidRPr="000F4A4A" w:rsidDel="00B63420" w:rsidRDefault="008464F4" w:rsidP="00B36E6E">
            <w:pPr>
              <w:widowControl/>
              <w:rPr>
                <w:del w:id="431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12" w:author="v06v25n@yahoo.com.tw" w:date="2020-11-20T16:16:00Z">
                  <w:rPr>
                    <w:del w:id="431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14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15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16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17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限制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18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[允許領清償證明]</w:delText>
              </w:r>
            </w:del>
          </w:p>
        </w:tc>
      </w:tr>
      <w:tr w:rsidR="008464F4" w:rsidRPr="008F20B5" w:rsidDel="00B63420" w14:paraId="79F739A2" w14:textId="40614EA3" w:rsidTr="00B63420">
        <w:trPr>
          <w:gridAfter w:val="1"/>
          <w:wAfter w:w="566" w:type="dxa"/>
          <w:trHeight w:val="340"/>
          <w:del w:id="4319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325ECD07" w14:textId="2F6A72D3" w:rsidR="008464F4" w:rsidRPr="004A1C2C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320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9EC587C" w14:textId="70EF034C" w:rsidR="008464F4" w:rsidRPr="00FD0FD5" w:rsidDel="00B63420" w:rsidRDefault="008464F4" w:rsidP="00B36E6E">
            <w:pPr>
              <w:widowControl/>
              <w:rPr>
                <w:del w:id="432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22" w:author="家興 余" w:date="2021-01-21T09:55:00Z">
                  <w:rPr>
                    <w:del w:id="432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24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25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BreachCode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B0B902B" w14:textId="706C25CA" w:rsidR="008464F4" w:rsidRPr="00FD0FD5" w:rsidDel="00B63420" w:rsidRDefault="008464F4" w:rsidP="00B36E6E">
            <w:pPr>
              <w:widowControl/>
              <w:rPr>
                <w:del w:id="432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27" w:author="家興 余" w:date="2021-01-21T09:55:00Z">
                  <w:rPr>
                    <w:del w:id="432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29" w:author="家興 余" w:date="2021-03-18T10:08:00Z"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30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違約適用方式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5A6BD08" w14:textId="1E2B009E" w:rsidR="008464F4" w:rsidRPr="00FD0FD5" w:rsidDel="00B63420" w:rsidRDefault="008464F4" w:rsidP="00B36E6E">
            <w:pPr>
              <w:widowControl/>
              <w:jc w:val="center"/>
              <w:rPr>
                <w:del w:id="433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32" w:author="家興 余" w:date="2021-01-21T09:55:00Z">
                  <w:rPr>
                    <w:del w:id="433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34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35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8AE95AC" w14:textId="4E1D2F64" w:rsidR="008464F4" w:rsidRPr="00FD0FD5" w:rsidDel="00B63420" w:rsidRDefault="008464F4" w:rsidP="00B36E6E">
            <w:pPr>
              <w:widowControl/>
              <w:jc w:val="center"/>
              <w:rPr>
                <w:del w:id="433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37" w:author="家興 余" w:date="2021-01-21T09:55:00Z">
                  <w:rPr>
                    <w:del w:id="433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39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40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</w:tcPr>
          <w:p w14:paraId="39FE3667" w14:textId="00F771E9" w:rsidR="008464F4" w:rsidRPr="00FD0FD5" w:rsidDel="00B63420" w:rsidRDefault="008464F4" w:rsidP="004A1C2C">
            <w:pPr>
              <w:widowControl/>
              <w:rPr>
                <w:del w:id="434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42" w:author="家興 余" w:date="2021-01-21T09:55:00Z">
                  <w:rPr>
                    <w:del w:id="434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44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45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001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4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47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48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[按年分段]</w:delText>
              </w:r>
            </w:del>
          </w:p>
          <w:p w14:paraId="6879E8E8" w14:textId="071670CF" w:rsidR="008464F4" w:rsidRPr="00FD0FD5" w:rsidDel="00B63420" w:rsidRDefault="008464F4" w:rsidP="004A1C2C">
            <w:pPr>
              <w:widowControl/>
              <w:rPr>
                <w:del w:id="434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50" w:author="家興 余" w:date="2021-01-21T09:55:00Z">
                  <w:rPr>
                    <w:del w:id="435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52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53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002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54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55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5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[按月分段]</w:delText>
              </w:r>
            </w:del>
          </w:p>
          <w:p w14:paraId="27E8F4CF" w14:textId="7393D50F" w:rsidR="008464F4" w:rsidRPr="00FD0FD5" w:rsidDel="00B63420" w:rsidRDefault="008464F4" w:rsidP="004A1C2C">
            <w:pPr>
              <w:widowControl/>
              <w:rPr>
                <w:del w:id="435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58" w:author="家興 余" w:date="2021-01-21T09:55:00Z">
                  <w:rPr>
                    <w:del w:id="435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60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6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003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62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63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依核准額度</w:delText>
              </w:r>
            </w:del>
          </w:p>
          <w:p w14:paraId="2F046B96" w14:textId="06583EF6" w:rsidR="008464F4" w:rsidRPr="00FD0FD5" w:rsidDel="00B63420" w:rsidRDefault="008464F4" w:rsidP="004A1C2C">
            <w:pPr>
              <w:widowControl/>
              <w:rPr>
                <w:del w:id="4364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65" w:author="家興 余" w:date="2021-01-21T09:55:00Z">
                  <w:rPr>
                    <w:del w:id="436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67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68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004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69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70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依申貸金額</w:delText>
              </w:r>
            </w:del>
          </w:p>
          <w:p w14:paraId="0CB0E96A" w14:textId="7204E20F" w:rsidR="008464F4" w:rsidRPr="00FD0FD5" w:rsidDel="00B63420" w:rsidRDefault="008464F4" w:rsidP="00B36E6E">
            <w:pPr>
              <w:widowControl/>
              <w:rPr>
                <w:del w:id="437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72" w:author="家興 余" w:date="2021-01-21T09:55:00Z">
                  <w:rPr>
                    <w:del w:id="437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74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75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005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7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77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本息均攤依提前償還金額</w:delText>
              </w:r>
            </w:del>
          </w:p>
        </w:tc>
      </w:tr>
      <w:tr w:rsidR="008464F4" w:rsidRPr="008F20B5" w:rsidDel="00B63420" w14:paraId="1BB92C39" w14:textId="25D5D325" w:rsidTr="00B63420">
        <w:trPr>
          <w:gridAfter w:val="1"/>
          <w:wAfter w:w="566" w:type="dxa"/>
          <w:trHeight w:val="340"/>
          <w:del w:id="4378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5AFEE5FA" w14:textId="16438970" w:rsidR="008464F4" w:rsidRPr="004A1C2C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379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FC99630" w14:textId="63E3D3D9" w:rsidR="008464F4" w:rsidRPr="00FD0FD5" w:rsidDel="00B63420" w:rsidRDefault="008464F4" w:rsidP="00B36E6E">
            <w:pPr>
              <w:widowControl/>
              <w:rPr>
                <w:del w:id="4380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81" w:author="家興 余" w:date="2021-01-21T09:55:00Z">
                  <w:rPr>
                    <w:del w:id="438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83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84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BreachGetCode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3939EA1" w14:textId="49A40AF3" w:rsidR="008464F4" w:rsidRPr="00FD0FD5" w:rsidDel="00B63420" w:rsidRDefault="008464F4" w:rsidP="00B36E6E">
            <w:pPr>
              <w:widowControl/>
              <w:rPr>
                <w:del w:id="4385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86" w:author="家興 余" w:date="2021-01-21T09:55:00Z">
                  <w:rPr>
                    <w:del w:id="438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88" w:author="家興 余" w:date="2021-03-18T10:08:00Z"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89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違約金收取方式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139759C" w14:textId="3111697E" w:rsidR="008464F4" w:rsidRPr="00FD0FD5" w:rsidDel="00B63420" w:rsidRDefault="008464F4" w:rsidP="00B36E6E">
            <w:pPr>
              <w:widowControl/>
              <w:jc w:val="center"/>
              <w:rPr>
                <w:del w:id="4390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91" w:author="家興 余" w:date="2021-01-21T09:55:00Z">
                  <w:rPr>
                    <w:del w:id="439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93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94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461A389" w14:textId="609E3B3C" w:rsidR="008464F4" w:rsidRPr="00FD0FD5" w:rsidDel="00B63420" w:rsidRDefault="008464F4" w:rsidP="00B36E6E">
            <w:pPr>
              <w:widowControl/>
              <w:jc w:val="center"/>
              <w:rPr>
                <w:del w:id="4395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96" w:author="家興 余" w:date="2021-01-21T09:55:00Z">
                  <w:rPr>
                    <w:del w:id="439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98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99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71752A8A" w14:textId="2E523A5A" w:rsidR="008464F4" w:rsidRPr="00FD0FD5" w:rsidDel="00B63420" w:rsidRDefault="008464F4" w:rsidP="00B36E6E">
            <w:pPr>
              <w:widowControl/>
              <w:rPr>
                <w:del w:id="4400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01" w:author="家興 余" w:date="2021-01-21T09:55:00Z">
                  <w:rPr>
                    <w:del w:id="440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03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04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05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06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即時收取</w:delText>
              </w:r>
            </w:del>
          </w:p>
          <w:p w14:paraId="00CB8BA7" w14:textId="1621B2D2" w:rsidR="008464F4" w:rsidRPr="00FD0FD5" w:rsidDel="00B63420" w:rsidRDefault="008464F4" w:rsidP="00B36E6E">
            <w:pPr>
              <w:widowControl/>
              <w:rPr>
                <w:del w:id="440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08" w:author="家興 余" w:date="2021-01-21T09:55:00Z">
                  <w:rPr>
                    <w:del w:id="440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10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1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12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13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領清償證明時收取</w:delText>
              </w:r>
            </w:del>
          </w:p>
        </w:tc>
      </w:tr>
      <w:tr w:rsidR="008464F4" w:rsidRPr="008F20B5" w:rsidDel="00B63420" w14:paraId="1487191E" w14:textId="36E08CA2" w:rsidTr="00B63420">
        <w:trPr>
          <w:gridAfter w:val="1"/>
          <w:wAfter w:w="566" w:type="dxa"/>
          <w:trHeight w:val="340"/>
          <w:del w:id="4414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393AE599" w14:textId="058D4C9F" w:rsidR="008464F4" w:rsidRPr="004A1C2C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415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386E04C" w14:textId="454F02E0" w:rsidR="008464F4" w:rsidRPr="00FD0FD5" w:rsidDel="00B63420" w:rsidRDefault="008464F4" w:rsidP="00B36E6E">
            <w:pPr>
              <w:widowControl/>
              <w:rPr>
                <w:del w:id="441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17" w:author="家興 余" w:date="2021-01-21T09:55:00Z">
                  <w:rPr>
                    <w:del w:id="441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19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20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DecreaseFlag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857828E" w14:textId="1AB5B368" w:rsidR="008464F4" w:rsidRPr="00FD0FD5" w:rsidDel="00B63420" w:rsidRDefault="008464F4" w:rsidP="00B36E6E">
            <w:pPr>
              <w:widowControl/>
              <w:rPr>
                <w:del w:id="442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22" w:author="家興 余" w:date="2021-01-21T09:55:00Z">
                  <w:rPr>
                    <w:del w:id="442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24" w:author="家興 余" w:date="2021-03-18T10:08:00Z"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25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違約金按月遞減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03824E1" w14:textId="55429746" w:rsidR="008464F4" w:rsidRPr="00FD0FD5" w:rsidDel="00B63420" w:rsidRDefault="008464F4" w:rsidP="00B36E6E">
            <w:pPr>
              <w:widowControl/>
              <w:jc w:val="center"/>
              <w:rPr>
                <w:del w:id="442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27" w:author="家興 余" w:date="2021-01-21T09:55:00Z">
                  <w:rPr>
                    <w:del w:id="442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29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30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4EB946C" w14:textId="314FE3EC" w:rsidR="008464F4" w:rsidRPr="00FD0FD5" w:rsidDel="00B63420" w:rsidRDefault="008464F4" w:rsidP="00B36E6E">
            <w:pPr>
              <w:widowControl/>
              <w:jc w:val="center"/>
              <w:rPr>
                <w:del w:id="443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32" w:author="家興 余" w:date="2021-01-21T09:55:00Z">
                  <w:rPr>
                    <w:del w:id="443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34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35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0E4CB55E" w14:textId="7C99A79A" w:rsidR="008464F4" w:rsidRPr="00FD0FD5" w:rsidDel="00B63420" w:rsidRDefault="008464F4" w:rsidP="00B36E6E">
            <w:pPr>
              <w:widowControl/>
              <w:rPr>
                <w:del w:id="443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37" w:author="家興 余" w:date="2021-01-21T09:55:00Z">
                  <w:rPr>
                    <w:del w:id="443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39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40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Y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4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42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是</w:delText>
              </w:r>
            </w:del>
          </w:p>
          <w:p w14:paraId="7CA9AE0D" w14:textId="67BC1E3A" w:rsidR="008464F4" w:rsidRPr="00FD0FD5" w:rsidDel="00B63420" w:rsidRDefault="008464F4" w:rsidP="00B36E6E">
            <w:pPr>
              <w:widowControl/>
              <w:rPr>
                <w:del w:id="4443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44" w:author="家興 余" w:date="2021-01-21T09:55:00Z">
                  <w:rPr>
                    <w:del w:id="4445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46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47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N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48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49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否</w:delText>
              </w:r>
            </w:del>
          </w:p>
        </w:tc>
      </w:tr>
      <w:tr w:rsidR="008464F4" w:rsidRPr="008F20B5" w:rsidDel="00B63420" w14:paraId="5FFC450A" w14:textId="016C4811" w:rsidTr="00B63420">
        <w:trPr>
          <w:gridAfter w:val="1"/>
          <w:wAfter w:w="566" w:type="dxa"/>
          <w:trHeight w:val="340"/>
          <w:ins w:id="4450" w:author="ST1" w:date="2020-11-25T01:00:00Z"/>
          <w:del w:id="4451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7312B3C9" w14:textId="74D6942B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452" w:author="ST1" w:date="2020-11-25T01:00:00Z"/>
                <w:del w:id="4453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F882E51" w14:textId="64F211BB" w:rsidR="008464F4" w:rsidRPr="00FD0FD5" w:rsidDel="00B63420" w:rsidRDefault="008464F4" w:rsidP="007D08C0">
            <w:pPr>
              <w:widowControl/>
              <w:rPr>
                <w:ins w:id="4454" w:author="ST1" w:date="2020-11-25T01:00:00Z"/>
                <w:del w:id="4455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56" w:author="家興 余" w:date="2021-01-21T09:55:00Z">
                  <w:rPr>
                    <w:ins w:id="4457" w:author="ST1" w:date="2020-11-25T01:00:00Z"/>
                    <w:del w:id="445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59" w:author="ST1" w:date="2020-11-25T01:03:00Z">
              <w:del w:id="4460" w:author="家興 余" w:date="2021-03-18T10:08:00Z">
                <w:r w:rsidRPr="00FD0FD5" w:rsidDel="00B63420">
                  <w:rPr>
                    <w:rFonts w:ascii="標楷體" w:eastAsia="標楷體" w:hAnsi="標楷體" w:cs="新細明體"/>
                    <w:strike/>
                    <w:color w:val="FF0000"/>
                    <w:kern w:val="0"/>
                    <w:rPrChange w:id="4461" w:author="家興 余" w:date="2021-01-21T09:55:00Z">
                      <w:rPr>
                        <w:rFonts w:ascii="標楷體" w:eastAsia="標楷體" w:hAnsi="標楷體" w:cs="新細明體"/>
                        <w:color w:val="FF0000"/>
                        <w:kern w:val="0"/>
                      </w:rPr>
                    </w:rPrChange>
                  </w:rPr>
                  <w:delText>Prohibityear</w:delText>
                </w:r>
              </w:del>
            </w:ins>
          </w:p>
        </w:tc>
        <w:tc>
          <w:tcPr>
            <w:tcW w:w="1923" w:type="pct"/>
            <w:shd w:val="clear" w:color="auto" w:fill="auto"/>
            <w:noWrap/>
          </w:tcPr>
          <w:p w14:paraId="16659C7D" w14:textId="31DF37EC" w:rsidR="008464F4" w:rsidRPr="00FD0FD5" w:rsidDel="00B63420" w:rsidRDefault="008464F4" w:rsidP="007D08C0">
            <w:pPr>
              <w:widowControl/>
              <w:rPr>
                <w:ins w:id="4462" w:author="ST1" w:date="2020-11-25T01:00:00Z"/>
                <w:del w:id="4463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64" w:author="家興 余" w:date="2021-01-21T09:55:00Z">
                  <w:rPr>
                    <w:ins w:id="4465" w:author="ST1" w:date="2020-11-25T01:00:00Z"/>
                    <w:del w:id="446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67" w:author="ST1" w:date="2020-11-25T01:03:00Z">
              <w:del w:id="4468" w:author="家興 余" w:date="2021-03-18T10:08:00Z">
                <w:r w:rsidRPr="00FD0FD5" w:rsidDel="00B63420">
                  <w:rPr>
                    <w:rFonts w:ascii="標楷體" w:eastAsia="標楷體" w:hAnsi="標楷體" w:cs="新細明體" w:hint="eastAsia"/>
                    <w:strike/>
                    <w:color w:val="FF0000"/>
                    <w:kern w:val="0"/>
                    <w:rPrChange w:id="4469" w:author="家興 余" w:date="2021-01-21T09:55:00Z">
                      <w:rPr>
                        <w:rFonts w:ascii="標楷體" w:eastAsia="標楷體" w:hAnsi="標楷體" w:cs="新細明體" w:hint="eastAsia"/>
                        <w:color w:val="FF0000"/>
                        <w:kern w:val="0"/>
                      </w:rPr>
                    </w:rPrChange>
                  </w:rPr>
                  <w:delText>限制清償期限</w:delText>
                </w:r>
              </w:del>
            </w:ins>
          </w:p>
        </w:tc>
        <w:tc>
          <w:tcPr>
            <w:tcW w:w="275" w:type="pct"/>
            <w:shd w:val="clear" w:color="auto" w:fill="auto"/>
            <w:noWrap/>
          </w:tcPr>
          <w:p w14:paraId="533130B0" w14:textId="1E553E1B" w:rsidR="008464F4" w:rsidRPr="00FD0FD5" w:rsidDel="00B63420" w:rsidRDefault="008464F4" w:rsidP="007D08C0">
            <w:pPr>
              <w:widowControl/>
              <w:jc w:val="center"/>
              <w:rPr>
                <w:ins w:id="4470" w:author="ST1" w:date="2020-11-25T01:00:00Z"/>
                <w:del w:id="447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72" w:author="家興 余" w:date="2021-01-21T09:55:00Z">
                  <w:rPr>
                    <w:ins w:id="4473" w:author="ST1" w:date="2020-11-25T01:00:00Z"/>
                    <w:del w:id="447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75" w:author="ST1" w:date="2020-11-25T01:03:00Z">
              <w:del w:id="4476" w:author="家興 余" w:date="2021-03-18T10:08:00Z">
                <w:r w:rsidRPr="00FD0FD5" w:rsidDel="00B63420">
                  <w:rPr>
                    <w:rFonts w:ascii="標楷體" w:eastAsia="標楷體" w:hAnsi="標楷體" w:cs="新細明體"/>
                    <w:strike/>
                    <w:color w:val="FF0000"/>
                    <w:kern w:val="0"/>
                    <w:rPrChange w:id="4477" w:author="家興 余" w:date="2021-01-21T09:55:00Z">
                      <w:rPr>
                        <w:rFonts w:ascii="標楷體" w:eastAsia="標楷體" w:hAnsi="標楷體" w:cs="新細明體"/>
                        <w:color w:val="FF0000"/>
                        <w:kern w:val="0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75" w:type="pct"/>
            <w:shd w:val="clear" w:color="auto" w:fill="auto"/>
            <w:noWrap/>
          </w:tcPr>
          <w:p w14:paraId="2125C281" w14:textId="70C19617" w:rsidR="008464F4" w:rsidRPr="00FD0FD5" w:rsidDel="00B63420" w:rsidRDefault="008464F4" w:rsidP="007D08C0">
            <w:pPr>
              <w:widowControl/>
              <w:jc w:val="center"/>
              <w:rPr>
                <w:ins w:id="4478" w:author="ST1" w:date="2020-11-25T01:00:00Z"/>
                <w:del w:id="447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80" w:author="家興 余" w:date="2021-01-21T09:55:00Z">
                  <w:rPr>
                    <w:ins w:id="4481" w:author="ST1" w:date="2020-11-25T01:00:00Z"/>
                    <w:del w:id="448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83" w:author="ST1" w:date="2020-11-25T01:03:00Z">
              <w:del w:id="4484" w:author="家興 余" w:date="2021-03-18T10:08:00Z">
                <w:r w:rsidRPr="00FD0FD5" w:rsidDel="00B63420">
                  <w:rPr>
                    <w:rFonts w:ascii="標楷體" w:eastAsia="標楷體" w:hAnsi="標楷體" w:cs="新細明體"/>
                    <w:strike/>
                    <w:color w:val="FF0000"/>
                    <w:kern w:val="0"/>
                    <w:rPrChange w:id="4485" w:author="家興 余" w:date="2021-01-21T09:55:00Z">
                      <w:rPr>
                        <w:rFonts w:ascii="標楷體" w:eastAsia="標楷體" w:hAnsi="標楷體" w:cs="新細明體"/>
                        <w:color w:val="FF0000"/>
                        <w:kern w:val="0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1264" w:type="pct"/>
            <w:gridSpan w:val="2"/>
            <w:noWrap/>
          </w:tcPr>
          <w:p w14:paraId="40A39E4A" w14:textId="3DB91BCC" w:rsidR="008464F4" w:rsidRPr="00FD0FD5" w:rsidDel="00B63420" w:rsidRDefault="008464F4" w:rsidP="007D08C0">
            <w:pPr>
              <w:widowControl/>
              <w:rPr>
                <w:ins w:id="4486" w:author="ST1" w:date="2020-11-25T01:00:00Z"/>
                <w:del w:id="448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88" w:author="家興 余" w:date="2021-01-21T09:55:00Z">
                  <w:rPr>
                    <w:ins w:id="4489" w:author="ST1" w:date="2020-11-25T01:00:00Z"/>
                    <w:del w:id="4490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91" w:author="ST1" w:date="2020-11-25T01:03:00Z">
              <w:del w:id="4492" w:author="家興 余" w:date="2021-03-18T10:08:00Z">
                <w:r w:rsidRPr="00FD0FD5" w:rsidDel="00B63420">
                  <w:rPr>
                    <w:rFonts w:ascii="標楷體" w:eastAsia="標楷體" w:hAnsi="標楷體" w:cs="新細明體" w:hint="eastAsia"/>
                    <w:strike/>
                    <w:color w:val="FF0000"/>
                    <w:kern w:val="0"/>
                    <w:rPrChange w:id="4493" w:author="家興 余" w:date="2021-01-21T09:55:00Z">
                      <w:rPr>
                        <w:rFonts w:ascii="標楷體" w:eastAsia="標楷體" w:hAnsi="標楷體" w:cs="新細明體" w:hint="eastAsia"/>
                        <w:color w:val="FF0000"/>
                        <w:kern w:val="0"/>
                      </w:rPr>
                    </w:rPrChange>
                  </w:rPr>
                  <w:delText>單位【年】</w:delText>
                </w:r>
              </w:del>
            </w:ins>
          </w:p>
        </w:tc>
      </w:tr>
      <w:tr w:rsidR="008464F4" w:rsidRPr="008F20B5" w14:paraId="0C20EBAE" w14:textId="77777777" w:rsidTr="00B63420">
        <w:trPr>
          <w:trHeight w:val="340"/>
          <w:trPrChange w:id="449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49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8C89623" w14:textId="4670CA37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49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234AE8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49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A186DF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49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63ED54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49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387C74E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4500" w:author="家興 余" w:date="2021-03-18T10:08:00Z">
              <w:tcPr>
                <w:tcW w:w="1" w:type="pct"/>
                <w:gridSpan w:val="4"/>
              </w:tcPr>
            </w:tcPrChange>
          </w:tcPr>
          <w:p w14:paraId="742E3CF1" w14:textId="77777777" w:rsidR="008464F4" w:rsidRPr="008F20B5" w:rsidRDefault="008464F4">
            <w:pPr>
              <w:widowControl/>
              <w:jc w:val="center"/>
              <w:rPr>
                <w:ins w:id="450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02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0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AF5A0A7" w14:textId="45B96396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CD2F18" w:rsidDel="00B63420" w14:paraId="17C78D73" w14:textId="72D59ED5" w:rsidTr="00B63420">
        <w:trPr>
          <w:gridAfter w:val="1"/>
          <w:wAfter w:w="566" w:type="dxa"/>
          <w:trHeight w:val="340"/>
          <w:del w:id="4504" w:author="家興 余" w:date="2021-03-18T10:08:00Z"/>
        </w:trPr>
        <w:tc>
          <w:tcPr>
            <w:tcW w:w="274" w:type="pct"/>
            <w:shd w:val="clear" w:color="auto" w:fill="FFFF00"/>
            <w:vAlign w:val="center"/>
          </w:tcPr>
          <w:p w14:paraId="65FE30D9" w14:textId="0CAE020A" w:rsidR="008464F4" w:rsidRPr="00CD2F18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505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06" w:author="吳承憲" w:date="2020-11-26T10:23:00Z">
                  <w:rPr>
                    <w:del w:id="450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bookmarkStart w:id="4508" w:name="_Hlk57786989"/>
          </w:p>
        </w:tc>
        <w:tc>
          <w:tcPr>
            <w:tcW w:w="714" w:type="pct"/>
            <w:shd w:val="clear" w:color="auto" w:fill="FFFF00"/>
            <w:noWrap/>
            <w:vAlign w:val="center"/>
            <w:hideMark/>
          </w:tcPr>
          <w:p w14:paraId="63A4EF57" w14:textId="74EDBC74" w:rsidR="008464F4" w:rsidRPr="00CD2F18" w:rsidDel="00B63420" w:rsidRDefault="008464F4" w:rsidP="007D08C0">
            <w:pPr>
              <w:widowControl/>
              <w:rPr>
                <w:del w:id="4509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10" w:author="吳承憲" w:date="2020-11-26T10:23:00Z">
                  <w:rPr>
                    <w:del w:id="451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12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13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CopyFlag</w:delText>
              </w:r>
            </w:del>
          </w:p>
        </w:tc>
        <w:tc>
          <w:tcPr>
            <w:tcW w:w="1923" w:type="pct"/>
            <w:shd w:val="clear" w:color="auto" w:fill="FFFF00"/>
            <w:noWrap/>
            <w:vAlign w:val="center"/>
            <w:hideMark/>
          </w:tcPr>
          <w:p w14:paraId="497EB5C5" w14:textId="0C38ADC2" w:rsidR="008464F4" w:rsidRPr="00CD2F18" w:rsidDel="00B63420" w:rsidRDefault="008464F4" w:rsidP="007D08C0">
            <w:pPr>
              <w:widowControl/>
              <w:rPr>
                <w:del w:id="4514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15" w:author="吳承憲" w:date="2020-11-26T10:23:00Z">
                  <w:rPr>
                    <w:del w:id="451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17" w:author="家興 余" w:date="2021-03-18T10:08:00Z">
              <w:r w:rsidRPr="00CD2F18" w:rsidDel="00B63420">
                <w:rPr>
                  <w:rFonts w:ascii="標楷體" w:eastAsia="標楷體" w:hAnsi="標楷體" w:cs="新細明體" w:hint="eastAsia"/>
                  <w:strike/>
                  <w:color w:val="000000"/>
                  <w:kern w:val="0"/>
                  <w:rPrChange w:id="4518" w:author="吳承憲" w:date="2020-11-26T10:23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資料拷貝碼</w:delText>
              </w:r>
            </w:del>
          </w:p>
        </w:tc>
        <w:tc>
          <w:tcPr>
            <w:tcW w:w="275" w:type="pct"/>
            <w:shd w:val="clear" w:color="auto" w:fill="FFFF00"/>
            <w:noWrap/>
            <w:vAlign w:val="center"/>
            <w:hideMark/>
          </w:tcPr>
          <w:p w14:paraId="1D102641" w14:textId="31E2D0A6" w:rsidR="008464F4" w:rsidRPr="00CD2F18" w:rsidDel="00B63420" w:rsidRDefault="008464F4" w:rsidP="007D08C0">
            <w:pPr>
              <w:widowControl/>
              <w:jc w:val="center"/>
              <w:rPr>
                <w:del w:id="4519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20" w:author="吳承憲" w:date="2020-11-26T10:23:00Z">
                  <w:rPr>
                    <w:del w:id="452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22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23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FFFF00"/>
            <w:noWrap/>
            <w:vAlign w:val="center"/>
            <w:hideMark/>
          </w:tcPr>
          <w:p w14:paraId="0F983D5E" w14:textId="5C312B57" w:rsidR="008464F4" w:rsidRPr="00CD2F18" w:rsidDel="00B63420" w:rsidRDefault="008464F4" w:rsidP="007D08C0">
            <w:pPr>
              <w:widowControl/>
              <w:jc w:val="center"/>
              <w:rPr>
                <w:del w:id="4524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25" w:author="吳承憲" w:date="2020-11-26T10:23:00Z">
                  <w:rPr>
                    <w:del w:id="452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27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28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FFFF00"/>
            <w:noWrap/>
            <w:vAlign w:val="center"/>
          </w:tcPr>
          <w:p w14:paraId="347E123A" w14:textId="0C0101B6" w:rsidR="008464F4" w:rsidRPr="00CD2F18" w:rsidDel="00B63420" w:rsidRDefault="008464F4" w:rsidP="007D08C0">
            <w:pPr>
              <w:widowControl/>
              <w:rPr>
                <w:del w:id="4529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30" w:author="吳承憲" w:date="2020-11-26T10:23:00Z">
                  <w:rPr>
                    <w:del w:id="453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32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33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Y</w:delText>
              </w:r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34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CD2F18" w:rsidDel="00B63420">
                <w:rPr>
                  <w:rFonts w:ascii="標楷體" w:eastAsia="標楷體" w:hAnsi="標楷體" w:cs="新細明體" w:hint="eastAsia"/>
                  <w:strike/>
                  <w:color w:val="000000"/>
                  <w:kern w:val="0"/>
                  <w:rPrChange w:id="4535" w:author="吳承憲" w:date="2020-11-26T10:23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是</w:delText>
              </w:r>
            </w:del>
          </w:p>
          <w:p w14:paraId="5E770A00" w14:textId="002DA9BE" w:rsidR="008464F4" w:rsidRPr="00CD2F18" w:rsidDel="00B63420" w:rsidRDefault="008464F4" w:rsidP="007D08C0">
            <w:pPr>
              <w:widowControl/>
              <w:rPr>
                <w:del w:id="4536" w:author="家興 余" w:date="2021-03-18T10:08:00Z"/>
                <w:rFonts w:ascii="標楷體" w:eastAsia="標楷體" w:hAnsi="標楷體" w:cs="新細明體"/>
                <w:b/>
                <w:strike/>
                <w:color w:val="000000"/>
                <w:kern w:val="0"/>
                <w:rPrChange w:id="4537" w:author="吳承憲" w:date="2020-11-26T10:23:00Z">
                  <w:rPr>
                    <w:del w:id="453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39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40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N</w:delText>
              </w:r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41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CD2F18" w:rsidDel="00B63420">
                <w:rPr>
                  <w:rFonts w:ascii="標楷體" w:eastAsia="標楷體" w:hAnsi="標楷體" w:cs="新細明體" w:hint="eastAsia"/>
                  <w:strike/>
                  <w:color w:val="000000"/>
                  <w:kern w:val="0"/>
                  <w:rPrChange w:id="4542" w:author="吳承憲" w:date="2020-11-26T10:23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否</w:delText>
              </w:r>
            </w:del>
          </w:p>
        </w:tc>
      </w:tr>
      <w:bookmarkEnd w:id="4508"/>
      <w:tr w:rsidR="008464F4" w:rsidRPr="008F20B5" w14:paraId="570BA198" w14:textId="77777777" w:rsidTr="00B63420">
        <w:trPr>
          <w:trHeight w:val="340"/>
          <w:trPrChange w:id="454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4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E352963" w14:textId="4C06E9C0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4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881A5AB" w14:textId="504972F0" w:rsidR="008464F4" w:rsidRPr="0078147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46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47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CreditScore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4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0BD3768" w14:textId="77777777" w:rsidR="008464F4" w:rsidRPr="0078147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49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  <w:rPrChange w:id="4550" w:author="ST1" w:date="2020-12-15T13:0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信用評分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5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6038A04" w14:textId="580AC986" w:rsidR="008464F4" w:rsidRPr="0078147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52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553" w:author="ST1" w:date="2020-12-15T13:06:00Z">
              <w:r w:rsidRPr="0078147E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4554" w:author="ST1" w:date="2020-12-15T13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9</w:t>
              </w:r>
            </w:ins>
            <w:del w:id="4555" w:author="ST1" w:date="2020-12-15T13:06:00Z">
              <w:r w:rsidRPr="0078147E" w:rsidDel="0078147E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4556" w:author="ST1" w:date="2020-12-15T13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5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0D29165" w14:textId="77777777" w:rsidR="008464F4" w:rsidRPr="0078147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58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59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3</w:t>
            </w:r>
          </w:p>
        </w:tc>
        <w:tc>
          <w:tcPr>
            <w:tcW w:w="275" w:type="pct"/>
            <w:tcPrChange w:id="4560" w:author="家興 余" w:date="2021-03-18T10:08:00Z">
              <w:tcPr>
                <w:tcW w:w="1" w:type="pct"/>
                <w:gridSpan w:val="4"/>
              </w:tcPr>
            </w:tcPrChange>
          </w:tcPr>
          <w:p w14:paraId="0B7A4F08" w14:textId="77777777" w:rsidR="008464F4" w:rsidRPr="0078147E" w:rsidRDefault="008464F4">
            <w:pPr>
              <w:widowControl/>
              <w:jc w:val="center"/>
              <w:rPr>
                <w:ins w:id="4561" w:author="家興 余" w:date="2021-01-21T09:28:00Z"/>
                <w:rFonts w:ascii="標楷體" w:eastAsia="標楷體" w:hAnsi="標楷體" w:cs="新細明體"/>
                <w:color w:val="000000"/>
                <w:kern w:val="0"/>
                <w:highlight w:val="yellow"/>
              </w:rPr>
              <w:pPrChange w:id="4562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6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920B6A4" w14:textId="5FC7B512" w:rsidR="008464F4" w:rsidRPr="0078147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64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65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000</w:t>
            </w:r>
          </w:p>
        </w:tc>
      </w:tr>
      <w:tr w:rsidR="008464F4" w:rsidRPr="008F20B5" w14:paraId="37296AF1" w14:textId="77777777" w:rsidTr="00B63420">
        <w:trPr>
          <w:trHeight w:val="340"/>
          <w:trPrChange w:id="456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6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4433342" w14:textId="4C84418A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6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1127285" w14:textId="0C151D3E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GuaranteeDate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6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BC048C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7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B51326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7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FAC6142" w14:textId="0AA64A92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4572" w:author="家興 余" w:date="2021-03-18T10:08:00Z">
              <w:tcPr>
                <w:tcW w:w="1" w:type="pct"/>
                <w:gridSpan w:val="4"/>
              </w:tcPr>
            </w:tcPrChange>
          </w:tcPr>
          <w:p w14:paraId="3E6804A1" w14:textId="60136393" w:rsidR="008464F4" w:rsidRPr="008F20B5" w:rsidRDefault="00FD0FD5">
            <w:pPr>
              <w:widowControl/>
              <w:jc w:val="center"/>
              <w:rPr>
                <w:ins w:id="457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74" w:author="家興 余" w:date="2021-01-21T09:30:00Z">
                <w:pPr>
                  <w:widowControl/>
                </w:pPr>
              </w:pPrChange>
            </w:pPr>
            <w:ins w:id="4575" w:author="家興 余" w:date="2021-01-21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57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31C139F" w14:textId="6E36911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:rsidDel="00586B00" w14:paraId="146FBCB0" w14:textId="74FEA8D5" w:rsidTr="00B63420">
        <w:trPr>
          <w:gridAfter w:val="1"/>
          <w:wAfter w:w="566" w:type="dxa"/>
          <w:trHeight w:val="340"/>
          <w:del w:id="4577" w:author="家興 余" w:date="2021-03-19T18:08:00Z"/>
        </w:trPr>
        <w:tc>
          <w:tcPr>
            <w:tcW w:w="274" w:type="pct"/>
            <w:shd w:val="clear" w:color="auto" w:fill="auto"/>
            <w:vAlign w:val="center"/>
          </w:tcPr>
          <w:p w14:paraId="4AF87186" w14:textId="74CAA652" w:rsidR="008464F4" w:rsidRPr="004A1C2C" w:rsidDel="00586B0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5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827F094" w14:textId="5ADA9FF0" w:rsidR="008464F4" w:rsidRPr="008F20B5" w:rsidDel="00586B00" w:rsidRDefault="008464F4" w:rsidP="007D08C0">
            <w:pPr>
              <w:widowControl/>
              <w:rPr>
                <w:del w:id="45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80" w:author="家興 余" w:date="2021-03-19T18:08:00Z">
              <w:r w:rsidRPr="008F20B5" w:rsidDel="00586B00">
                <w:rPr>
                  <w:rFonts w:ascii="標楷體" w:eastAsia="標楷體" w:hAnsi="標楷體" w:cs="新細明體"/>
                  <w:color w:val="000000"/>
                  <w:kern w:val="0"/>
                </w:rPr>
                <w:delText>ContractNo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F4541DE" w14:textId="19D976B5" w:rsidR="008464F4" w:rsidRPr="008F20B5" w:rsidDel="00586B00" w:rsidRDefault="008464F4" w:rsidP="007D08C0">
            <w:pPr>
              <w:widowControl/>
              <w:rPr>
                <w:del w:id="45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82" w:author="家興 余" w:date="2021-03-19T18:08:00Z">
              <w:r w:rsidRPr="008F20B5" w:rsidDel="00586B0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合約編號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EFCD543" w14:textId="463079C8" w:rsidR="008464F4" w:rsidRPr="008F20B5" w:rsidDel="00586B00" w:rsidRDefault="008464F4" w:rsidP="007D08C0">
            <w:pPr>
              <w:widowControl/>
              <w:jc w:val="center"/>
              <w:rPr>
                <w:del w:id="45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84" w:author="家興 余" w:date="2021-03-19T18:08:00Z">
              <w:r w:rsidRPr="008F20B5" w:rsidDel="00586B00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48E4FAB" w14:textId="03E7662A" w:rsidR="008464F4" w:rsidRPr="008F20B5" w:rsidDel="00586B00" w:rsidRDefault="008464F4" w:rsidP="007D08C0">
            <w:pPr>
              <w:widowControl/>
              <w:jc w:val="center"/>
              <w:rPr>
                <w:del w:id="45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86" w:author="家興 余" w:date="2021-03-19T18:08:00Z">
              <w:r w:rsidRPr="008F20B5" w:rsidDel="00586B00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72933546" w14:textId="410B9923" w:rsidR="008464F4" w:rsidRPr="008F20B5" w:rsidDel="00586B00" w:rsidRDefault="008464F4" w:rsidP="007D08C0">
            <w:pPr>
              <w:widowControl/>
              <w:rPr>
                <w:del w:id="45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216EDEB9" w14:textId="77777777" w:rsidTr="00B63420">
        <w:trPr>
          <w:trHeight w:val="340"/>
          <w:trPrChange w:id="458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8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DA661F7" w14:textId="5CF5180A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9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308F2C9" w14:textId="1BB9F2BA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9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956C96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與借款人關係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9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1788F9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9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92874C9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594" w:author="家興 余" w:date="2021-03-18T10:08:00Z">
              <w:tcPr>
                <w:tcW w:w="1" w:type="pct"/>
                <w:gridSpan w:val="4"/>
              </w:tcPr>
            </w:tcPrChange>
          </w:tcPr>
          <w:p w14:paraId="401D3A52" w14:textId="6FCB0C6F" w:rsidR="008464F4" w:rsidRPr="008F20B5" w:rsidRDefault="00FD0FD5">
            <w:pPr>
              <w:widowControl/>
              <w:jc w:val="center"/>
              <w:rPr>
                <w:ins w:id="459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96" w:author="家興 余" w:date="2021-01-21T09:30:00Z">
                <w:pPr>
                  <w:widowControl/>
                </w:pPr>
              </w:pPrChange>
            </w:pPr>
            <w:ins w:id="4597" w:author="家興 余" w:date="2021-01-21T09:5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9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14B3693" w14:textId="432B5CD1" w:rsidR="00FD0FD5" w:rsidRDefault="00FD0FD5" w:rsidP="007D08C0">
            <w:pPr>
              <w:widowControl/>
              <w:rPr>
                <w:ins w:id="4599" w:author="家興 余" w:date="2021-01-21T09:50:00Z"/>
                <w:rFonts w:ascii="標楷體" w:eastAsia="標楷體" w:hAnsi="標楷體" w:cs="新細明體"/>
                <w:color w:val="000000"/>
                <w:kern w:val="0"/>
              </w:rPr>
            </w:pPr>
            <w:ins w:id="4600" w:author="家興 余" w:date="2021-01-21T09:5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繳款方式為銀行扣款時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  <w:p w14:paraId="3A68F331" w14:textId="0340A01D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本人</w:t>
            </w:r>
          </w:p>
          <w:p w14:paraId="67467651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夫</w:t>
            </w:r>
          </w:p>
          <w:p w14:paraId="1535E14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妻</w:t>
            </w:r>
          </w:p>
          <w:p w14:paraId="4F0F870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</w:t>
            </w:r>
          </w:p>
          <w:p w14:paraId="21BC0085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母</w:t>
            </w:r>
          </w:p>
          <w:p w14:paraId="446CB426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</w:t>
            </w:r>
          </w:p>
          <w:p w14:paraId="1947FABC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女</w:t>
            </w:r>
          </w:p>
          <w:p w14:paraId="796ACB7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</w:t>
            </w:r>
          </w:p>
          <w:p w14:paraId="110CBE3F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弟</w:t>
            </w:r>
          </w:p>
          <w:p w14:paraId="30EB2FE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姊</w:t>
            </w:r>
          </w:p>
          <w:p w14:paraId="4999B9E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妹</w:t>
            </w:r>
          </w:p>
          <w:p w14:paraId="297D14CE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姪子</w:t>
            </w:r>
          </w:p>
          <w:p w14:paraId="60150508" w14:textId="3E93E66C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14C21714" w14:textId="77777777" w:rsidTr="00B63420">
        <w:trPr>
          <w:trHeight w:val="340"/>
          <w:trPrChange w:id="460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0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5631861" w14:textId="41A8172B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60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5AB0B6B" w14:textId="1B4DA58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RelationName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60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DE1DAF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帳戶戶名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60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C9A206D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60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FDAE89D" w14:textId="4250EF1A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  <w:tcPrChange w:id="4607" w:author="家興 余" w:date="2021-03-18T10:08:00Z">
              <w:tcPr>
                <w:tcW w:w="1" w:type="pct"/>
                <w:gridSpan w:val="4"/>
              </w:tcPr>
            </w:tcPrChange>
          </w:tcPr>
          <w:p w14:paraId="5D5A48E3" w14:textId="34EE0DAC" w:rsidR="008464F4" w:rsidRPr="008F20B5" w:rsidRDefault="00FD0FD5">
            <w:pPr>
              <w:widowControl/>
              <w:jc w:val="center"/>
              <w:rPr>
                <w:ins w:id="460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609" w:author="家興 余" w:date="2021-01-21T09:30:00Z">
                <w:pPr>
                  <w:widowControl/>
                </w:pPr>
              </w:pPrChange>
            </w:pPr>
            <w:ins w:id="4610" w:author="家興 余" w:date="2021-01-21T09:5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61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C1AA1E8" w14:textId="36DF98C0" w:rsidR="008464F4" w:rsidRPr="008F20B5" w:rsidRDefault="00FD0FD5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4612" w:author="家興 余" w:date="2021-01-21T09:5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</w:tc>
      </w:tr>
      <w:tr w:rsidR="008464F4" w:rsidRPr="008F20B5" w14:paraId="089A2941" w14:textId="77777777" w:rsidTr="00B63420">
        <w:trPr>
          <w:trHeight w:val="340"/>
          <w:trPrChange w:id="461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1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4FC0CEA" w14:textId="688D96CC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61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488651F" w14:textId="7EB3E073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RelationId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61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F9C1054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61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12B5DF4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61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7C021CD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4619" w:author="家興 余" w:date="2021-03-18T10:08:00Z">
              <w:tcPr>
                <w:tcW w:w="1" w:type="pct"/>
                <w:gridSpan w:val="4"/>
              </w:tcPr>
            </w:tcPrChange>
          </w:tcPr>
          <w:p w14:paraId="1B516DAF" w14:textId="665F5F22" w:rsidR="008464F4" w:rsidRPr="008F20B5" w:rsidRDefault="00FD0FD5">
            <w:pPr>
              <w:widowControl/>
              <w:jc w:val="center"/>
              <w:rPr>
                <w:ins w:id="462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621" w:author="家興 余" w:date="2021-01-21T09:30:00Z">
                <w:pPr>
                  <w:widowControl/>
                </w:pPr>
              </w:pPrChange>
            </w:pPr>
            <w:ins w:id="4622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62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0DD65E0" w14:textId="196DB875" w:rsidR="008464F4" w:rsidRPr="008F20B5" w:rsidRDefault="00FD0FD5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4624" w:author="家興 余" w:date="2021-01-21T09:5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</w:tc>
      </w:tr>
      <w:tr w:rsidR="008464F4" w:rsidRPr="008F20B5" w14:paraId="32B35E57" w14:textId="77777777" w:rsidTr="00B63420">
        <w:trPr>
          <w:trHeight w:val="340"/>
          <w:trPrChange w:id="462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2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89A6982" w14:textId="797EEA5F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62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6CE7B30" w14:textId="5BDE646C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RelationBirthday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62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A58CDE9" w14:textId="6EF56D96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出生日期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2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BE02594" w14:textId="1AC64684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3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410E98F9" w14:textId="00C88BC1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4631" w:author="家興 余" w:date="2021-03-18T10:08:00Z">
              <w:tcPr>
                <w:tcW w:w="1" w:type="pct"/>
                <w:gridSpan w:val="4"/>
              </w:tcPr>
            </w:tcPrChange>
          </w:tcPr>
          <w:p w14:paraId="2318EEC7" w14:textId="4B60BC63" w:rsidR="008464F4" w:rsidRPr="008F20B5" w:rsidRDefault="00FD0FD5">
            <w:pPr>
              <w:widowControl/>
              <w:jc w:val="center"/>
              <w:rPr>
                <w:ins w:id="463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633" w:author="家興 余" w:date="2021-01-21T09:30:00Z">
                <w:pPr>
                  <w:widowControl/>
                </w:pPr>
              </w:pPrChange>
            </w:pPr>
            <w:ins w:id="4634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63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7A39E72" w14:textId="307FCA39" w:rsidR="00FD0FD5" w:rsidRDefault="00FD0FD5" w:rsidP="007D08C0">
            <w:pPr>
              <w:widowControl/>
              <w:rPr>
                <w:ins w:id="4636" w:author="家興 余" w:date="2021-01-21T09:52:00Z"/>
                <w:rFonts w:ascii="標楷體" w:eastAsia="標楷體" w:hAnsi="標楷體" w:cs="新細明體"/>
                <w:color w:val="000000"/>
                <w:kern w:val="0"/>
              </w:rPr>
            </w:pPr>
            <w:ins w:id="4637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  <w:p w14:paraId="680F6C1C" w14:textId="2890D762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14:paraId="2CD36001" w14:textId="77777777" w:rsidTr="00B63420">
        <w:trPr>
          <w:trHeight w:val="340"/>
          <w:trPrChange w:id="463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3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5B9A22C" w14:textId="2A62DAFD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64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D8F46BA" w14:textId="00FF066B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RelationGender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64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C99381D" w14:textId="2A167843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性別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4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D0ABC21" w14:textId="7CF8BB44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4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FE000C0" w14:textId="678A979C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644" w:author="家興 余" w:date="2021-03-18T10:08:00Z">
              <w:tcPr>
                <w:tcW w:w="1" w:type="pct"/>
                <w:gridSpan w:val="4"/>
              </w:tcPr>
            </w:tcPrChange>
          </w:tcPr>
          <w:p w14:paraId="5186C788" w14:textId="4B787A64" w:rsidR="008464F4" w:rsidRPr="008F20B5" w:rsidRDefault="00FD0FD5">
            <w:pPr>
              <w:widowControl/>
              <w:jc w:val="center"/>
              <w:rPr>
                <w:ins w:id="464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646" w:author="家興 余" w:date="2021-01-21T09:30:00Z">
                <w:pPr>
                  <w:widowControl/>
                </w:pPr>
              </w:pPrChange>
            </w:pPr>
            <w:ins w:id="4647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64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85F37D0" w14:textId="77777777" w:rsidR="00FD0FD5" w:rsidRDefault="00FD0FD5" w:rsidP="007D08C0">
            <w:pPr>
              <w:widowControl/>
              <w:rPr>
                <w:ins w:id="4649" w:author="家興 余" w:date="2021-01-21T09:52:00Z"/>
                <w:rFonts w:ascii="標楷體" w:eastAsia="標楷體" w:hAnsi="標楷體" w:cs="新細明體"/>
                <w:color w:val="000000"/>
                <w:kern w:val="0"/>
              </w:rPr>
            </w:pPr>
            <w:ins w:id="4650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  <w:p w14:paraId="39F43C2A" w14:textId="0B5BB5EF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男</w:t>
            </w:r>
          </w:p>
          <w:p w14:paraId="0F899986" w14:textId="69B4F511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女</w:t>
            </w:r>
          </w:p>
        </w:tc>
      </w:tr>
      <w:tr w:rsidR="008464F4" w:rsidRPr="008F20B5" w:rsidDel="00867B63" w14:paraId="45C34EF6" w14:textId="251A598C" w:rsidTr="00B63420">
        <w:tblPrEx>
          <w:tblPrExChange w:id="4651" w:author="家興 余" w:date="2021-03-18T10:08:00Z">
            <w:tblPrEx>
              <w:tblW w:w="4777" w:type="pct"/>
            </w:tblPrEx>
          </w:tblPrExChange>
        </w:tblPrEx>
        <w:trPr>
          <w:gridAfter w:val="2"/>
          <w:wAfter w:w="2603" w:type="dxa"/>
          <w:trHeight w:val="340"/>
          <w:del w:id="4652" w:author="家興 余" w:date="2021-01-21T09:42:00Z"/>
          <w:trPrChange w:id="4653" w:author="家興 余" w:date="2021-03-18T10:08:00Z">
            <w:trPr>
              <w:gridAfter w:val="2"/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54" w:author="家興 余" w:date="2021-03-18T10:08:00Z">
              <w:tcPr>
                <w:tcW w:w="209" w:type="pct"/>
                <w:shd w:val="clear" w:color="auto" w:fill="auto"/>
                <w:vAlign w:val="center"/>
              </w:tcPr>
            </w:tcPrChange>
          </w:tcPr>
          <w:p w14:paraId="6B40C21B" w14:textId="0ACA4CA9" w:rsidR="008464F4" w:rsidRPr="008F20B5" w:rsidDel="00867B63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655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656" w:author="家興 余" w:date="2021-03-18T10:08:00Z">
              <w:tcPr>
                <w:tcW w:w="841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E636E09" w14:textId="25DF3F26" w:rsidR="008464F4" w:rsidRPr="008F20B5" w:rsidDel="00867B63" w:rsidRDefault="008464F4" w:rsidP="007D08C0">
            <w:pPr>
              <w:widowControl/>
              <w:rPr>
                <w:del w:id="4657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58" w:author="家興 余" w:date="2021-01-21T09:42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ExtraRepayCode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tcPrChange w:id="4659" w:author="家興 余" w:date="2021-03-18T10:08:00Z">
              <w:tcPr>
                <w:tcW w:w="795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7811C39" w14:textId="3D13A6DC" w:rsidR="008464F4" w:rsidRPr="008F20B5" w:rsidDel="00867B63" w:rsidRDefault="008464F4" w:rsidP="007D08C0">
            <w:pPr>
              <w:widowControl/>
              <w:rPr>
                <w:del w:id="4660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61" w:author="家興 余" w:date="2021-01-21T09:42:00Z">
              <w:r w:rsidRPr="008F20B5" w:rsidDel="00867B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攤還額異動碼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662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6F247F16" w14:textId="17631DE5" w:rsidR="008464F4" w:rsidRPr="008F20B5" w:rsidDel="00867B63" w:rsidRDefault="008464F4" w:rsidP="007D08C0">
            <w:pPr>
              <w:widowControl/>
              <w:jc w:val="center"/>
              <w:rPr>
                <w:del w:id="4663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64" w:author="家興 余" w:date="2021-01-21T09:42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665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662C5AAA" w14:textId="214193FA" w:rsidR="008464F4" w:rsidRPr="008F20B5" w:rsidDel="00867B63" w:rsidRDefault="008464F4" w:rsidP="007D08C0">
            <w:pPr>
              <w:widowControl/>
              <w:jc w:val="center"/>
              <w:rPr>
                <w:del w:id="4666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67" w:author="家興 余" w:date="2021-01-21T09:42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668" w:author="家興 余" w:date="2021-03-18T10:08:00Z">
              <w:tcPr>
                <w:tcW w:w="2397" w:type="pct"/>
                <w:gridSpan w:val="8"/>
                <w:shd w:val="clear" w:color="auto" w:fill="auto"/>
                <w:noWrap/>
                <w:vAlign w:val="center"/>
              </w:tcPr>
            </w:tcPrChange>
          </w:tcPr>
          <w:p w14:paraId="4E9F0658" w14:textId="6BD6A8E5" w:rsidR="008464F4" w:rsidRPr="008F20B5" w:rsidDel="00867B63" w:rsidRDefault="008464F4" w:rsidP="007D08C0">
            <w:pPr>
              <w:widowControl/>
              <w:rPr>
                <w:del w:id="4669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0F4A4A" w:rsidDel="00B63420" w14:paraId="64DAE63B" w14:textId="4A1D14B5" w:rsidTr="00B63420">
        <w:trPr>
          <w:gridAfter w:val="1"/>
          <w:wAfter w:w="566" w:type="dxa"/>
          <w:trHeight w:val="340"/>
          <w:del w:id="4670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56F01A83" w14:textId="77691AC6" w:rsidR="008464F4" w:rsidRPr="000F4A4A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671" w:author="家興 余" w:date="2021-03-18T10:09:00Z"/>
                <w:rFonts w:ascii="標楷體" w:eastAsia="標楷體" w:hAnsi="標楷體" w:cs="新細明體"/>
                <w:color w:val="FF0000"/>
                <w:kern w:val="0"/>
                <w:rPrChange w:id="4672" w:author="v06v25n@yahoo.com.tw" w:date="2020-11-20T16:18:00Z">
                  <w:rPr>
                    <w:del w:id="4673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435E782" w14:textId="0CDAC6A9" w:rsidR="008464F4" w:rsidRPr="007D08C0" w:rsidDel="00B63420" w:rsidRDefault="008464F4" w:rsidP="007D08C0">
            <w:pPr>
              <w:widowControl/>
              <w:rPr>
                <w:del w:id="467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75" w:author="ST1" w:date="2020-11-25T01:03:00Z">
                  <w:rPr>
                    <w:del w:id="4676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677" w:author="家興 余" w:date="2021-03-18T10:09:00Z">
              <w:r w:rsidRPr="007D08C0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678" w:author="ST1" w:date="2020-11-25T01:03:00Z">
                    <w:rPr>
                      <w:rFonts w:ascii="標楷體" w:eastAsia="標楷體" w:hAnsi="標楷體" w:cs="新細明體"/>
                      <w:color w:val="FF0000"/>
                      <w:kern w:val="0"/>
                    </w:rPr>
                  </w:rPrChange>
                </w:rPr>
                <w:delText>Prohibityear</w:delText>
              </w:r>
            </w:del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FF50DA" w14:textId="719C8EC7" w:rsidR="008464F4" w:rsidRPr="007D08C0" w:rsidDel="00B63420" w:rsidRDefault="008464F4" w:rsidP="007D08C0">
            <w:pPr>
              <w:widowControl/>
              <w:rPr>
                <w:del w:id="467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80" w:author="ST1" w:date="2020-11-25T01:03:00Z">
                  <w:rPr>
                    <w:del w:id="4681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682" w:author="家興 余" w:date="2021-03-18T10:09:00Z">
              <w:r w:rsidRPr="007D08C0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683" w:author="ST1" w:date="2020-11-25T01:03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delText>限制清償期限</w:delText>
              </w:r>
            </w:del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CD80E2" w14:textId="0DDE15DC" w:rsidR="008464F4" w:rsidRPr="007D08C0" w:rsidDel="00B63420" w:rsidRDefault="008464F4" w:rsidP="007D08C0">
            <w:pPr>
              <w:widowControl/>
              <w:jc w:val="center"/>
              <w:rPr>
                <w:del w:id="468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85" w:author="ST1" w:date="2020-11-25T01:03:00Z">
                  <w:rPr>
                    <w:del w:id="4686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687" w:author="家興 余" w:date="2021-03-18T10:09:00Z">
              <w:r w:rsidRPr="007D08C0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688" w:author="ST1" w:date="2020-11-25T01:03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D60EBA" w14:textId="43E0EEA7" w:rsidR="008464F4" w:rsidRPr="007D08C0" w:rsidDel="00B63420" w:rsidRDefault="008464F4" w:rsidP="007D08C0">
            <w:pPr>
              <w:widowControl/>
              <w:jc w:val="center"/>
              <w:rPr>
                <w:del w:id="468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90" w:author="ST1" w:date="2020-11-25T01:03:00Z">
                  <w:rPr>
                    <w:del w:id="469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692" w:author="家興 余" w:date="2021-03-18T10:09:00Z">
              <w:r w:rsidRPr="007D08C0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693" w:author="ST1" w:date="2020-11-25T01:03:00Z">
                    <w:rPr>
                      <w:rFonts w:ascii="標楷體" w:eastAsia="標楷體" w:hAnsi="標楷體" w:cs="新細明體"/>
                      <w:color w:val="FF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FFF15A" w14:textId="03A77416" w:rsidR="008464F4" w:rsidRPr="007D08C0" w:rsidDel="00B63420" w:rsidRDefault="008464F4" w:rsidP="007D08C0">
            <w:pPr>
              <w:widowControl/>
              <w:rPr>
                <w:del w:id="469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95" w:author="ST1" w:date="2020-11-25T01:03:00Z">
                  <w:rPr>
                    <w:del w:id="4696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697" w:author="家興 余" w:date="2021-03-18T10:09:00Z">
              <w:r w:rsidRPr="007D08C0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698" w:author="ST1" w:date="2020-11-25T01:03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delText>單位【年】</w:delText>
              </w:r>
            </w:del>
          </w:p>
        </w:tc>
      </w:tr>
      <w:tr w:rsidR="008464F4" w:rsidRPr="000F4A4A" w14:paraId="29151AFB" w14:textId="77777777" w:rsidTr="00B63420">
        <w:trPr>
          <w:trHeight w:val="340"/>
          <w:ins w:id="4699" w:author="v06v25n@yahoo.com.tw" w:date="2020-11-20T16:26:00Z"/>
          <w:trPrChange w:id="470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70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435D886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702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03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0C076B5" w14:textId="6E4D4447" w:rsidR="008464F4" w:rsidRPr="00487EDD" w:rsidRDefault="008464F4" w:rsidP="007D08C0">
            <w:pPr>
              <w:widowControl/>
              <w:rPr>
                <w:ins w:id="4704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05" w:author="v06v25n@yahoo.com.tw" w:date="2020-11-20T16:27:00Z">
              <w:r>
                <w:rPr>
                  <w:rFonts w:ascii="標楷體" w:eastAsia="標楷體" w:hAnsi="標楷體"/>
                  <w:color w:val="FF0000"/>
                </w:rPr>
                <w:t>L2153</w:t>
              </w:r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06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StepOccurs</w:t>
              </w:r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07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296B20D" w14:textId="77777777" w:rsidR="008464F4" w:rsidRPr="00487EDD" w:rsidRDefault="008464F4" w:rsidP="007D08C0">
            <w:pPr>
              <w:widowControl/>
              <w:rPr>
                <w:ins w:id="470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09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A3994B0" w14:textId="77777777" w:rsidR="008464F4" w:rsidRPr="00487EDD" w:rsidRDefault="008464F4" w:rsidP="007D08C0">
            <w:pPr>
              <w:widowControl/>
              <w:jc w:val="center"/>
              <w:rPr>
                <w:ins w:id="4710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11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E09DB9C" w14:textId="77777777" w:rsidR="008464F4" w:rsidRPr="00487EDD" w:rsidRDefault="008464F4" w:rsidP="007D08C0">
            <w:pPr>
              <w:widowControl/>
              <w:jc w:val="center"/>
              <w:rPr>
                <w:ins w:id="4712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713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0E15DE57" w14:textId="77777777" w:rsidR="008464F4" w:rsidRPr="00487EDD" w:rsidRDefault="008464F4">
            <w:pPr>
              <w:widowControl/>
              <w:jc w:val="center"/>
              <w:rPr>
                <w:ins w:id="4714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715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716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B3AC7F0" w14:textId="1EB12CF1" w:rsidR="008464F4" w:rsidRPr="00487EDD" w:rsidRDefault="008464F4" w:rsidP="007D08C0">
            <w:pPr>
              <w:widowControl/>
              <w:rPr>
                <w:ins w:id="4717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18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719" w:author="v06v25n@yahoo.com.tw" w:date="2020-11-20T16:27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可輸入多</w:t>
              </w:r>
              <w:r w:rsidRPr="00487EDD">
                <w:rPr>
                  <w:rFonts w:ascii="標楷體" w:eastAsia="標楷體" w:hAnsi="標楷體" w:hint="eastAsia"/>
                  <w:color w:val="FF0000"/>
                  <w:rPrChange w:id="4720" w:author="v06v25n@yahoo.com.tw" w:date="2020-11-20T16:27:00Z">
                    <w:rPr>
                      <w:rFonts w:ascii="標楷體" w:eastAsia="標楷體" w:hAnsi="標楷體" w:hint="eastAsia"/>
                    </w:rPr>
                  </w:rPrChange>
                </w:rPr>
                <w:t>組</w:t>
              </w:r>
            </w:ins>
          </w:p>
        </w:tc>
      </w:tr>
      <w:tr w:rsidR="008464F4" w:rsidRPr="000F4A4A" w14:paraId="36DDE2ED" w14:textId="77777777" w:rsidTr="00B63420">
        <w:trPr>
          <w:trHeight w:val="340"/>
          <w:ins w:id="4721" w:author="v06v25n@yahoo.com.tw" w:date="2020-11-20T16:26:00Z"/>
          <w:trPrChange w:id="472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72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599AB39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724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25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34A6CFE" w14:textId="04FDBAEF" w:rsidR="008464F4" w:rsidRPr="00487EDD" w:rsidRDefault="008464F4">
            <w:pPr>
              <w:widowControl/>
              <w:ind w:firstLineChars="100" w:firstLine="240"/>
              <w:rPr>
                <w:ins w:id="4726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  <w:pPrChange w:id="4727" w:author="v06v25n@yahoo.com.tw" w:date="2020-11-20T17:23:00Z">
                <w:pPr>
                  <w:widowControl/>
                </w:pPr>
              </w:pPrChange>
            </w:pPr>
            <w:ins w:id="4728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29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StepMonth</w:t>
              </w:r>
            </w:ins>
            <w:ins w:id="4730" w:author="ST1" w:date="2020-12-15T19:50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S</w:t>
              </w:r>
            </w:ins>
            <w:ins w:id="4731" w:author="v06v25n@yahoo.com.tw" w:date="2020-11-20T16:27:00Z">
              <w:del w:id="4732" w:author="ST1" w:date="2020-12-15T19:50:00Z">
                <w:r w:rsidRPr="00487EDD" w:rsidDel="00B65C85">
                  <w:rPr>
                    <w:rFonts w:ascii="標楷體" w:eastAsia="標楷體" w:hAnsi="標楷體" w:cs="新細明體"/>
                    <w:color w:val="FF0000"/>
                    <w:kern w:val="0"/>
                    <w:rPrChange w:id="4733" w:author="v06v25n@yahoo.com.tw" w:date="2020-11-20T16:27:00Z">
                      <w:rPr>
                        <w:rFonts w:ascii="標楷體" w:eastAsia="標楷體" w:hAnsi="標楷體" w:cs="新細明體"/>
                        <w:color w:val="000000" w:themeColor="text1"/>
                        <w:kern w:val="0"/>
                      </w:rPr>
                    </w:rPrChange>
                  </w:rPr>
                  <w:delText>s</w:delText>
                </w:r>
              </w:del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34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9442A76" w14:textId="1EDF985C" w:rsidR="008464F4" w:rsidRPr="00487EDD" w:rsidRDefault="008464F4" w:rsidP="007D08C0">
            <w:pPr>
              <w:widowControl/>
              <w:rPr>
                <w:ins w:id="4735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36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737" w:author="v06v25n@yahoo.com.tw" w:date="2020-11-20T16:27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階梯式利率－月數</w:t>
              </w:r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38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-起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39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71DB0B4" w14:textId="02E4D007" w:rsidR="008464F4" w:rsidRPr="00487EDD" w:rsidRDefault="008464F4" w:rsidP="007D08C0">
            <w:pPr>
              <w:widowControl/>
              <w:jc w:val="center"/>
              <w:rPr>
                <w:ins w:id="4740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41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42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43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910E04C" w14:textId="1F0D3E6A" w:rsidR="008464F4" w:rsidRPr="00487EDD" w:rsidRDefault="008464F4" w:rsidP="007D08C0">
            <w:pPr>
              <w:widowControl/>
              <w:jc w:val="center"/>
              <w:rPr>
                <w:ins w:id="4744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45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46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747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1A133F1E" w14:textId="77777777" w:rsidR="008464F4" w:rsidRPr="00487EDD" w:rsidRDefault="008464F4">
            <w:pPr>
              <w:widowControl/>
              <w:jc w:val="center"/>
              <w:rPr>
                <w:ins w:id="4748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749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750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779CDEE" w14:textId="77FF5956" w:rsidR="008464F4" w:rsidRPr="00487EDD" w:rsidRDefault="008464F4" w:rsidP="007D08C0">
            <w:pPr>
              <w:widowControl/>
              <w:rPr>
                <w:ins w:id="4751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</w:tr>
      <w:tr w:rsidR="008464F4" w:rsidRPr="000F4A4A" w14:paraId="6211C320" w14:textId="77777777" w:rsidTr="00B63420">
        <w:trPr>
          <w:trHeight w:val="340"/>
          <w:ins w:id="4752" w:author="v06v25n@yahoo.com.tw" w:date="2020-11-20T16:26:00Z"/>
          <w:trPrChange w:id="475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75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5CCEEC2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755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56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F08A40" w14:textId="5A201FE2" w:rsidR="008464F4" w:rsidRPr="00487EDD" w:rsidRDefault="008464F4">
            <w:pPr>
              <w:widowControl/>
              <w:ind w:firstLineChars="100" w:firstLine="240"/>
              <w:rPr>
                <w:ins w:id="4757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  <w:pPrChange w:id="4758" w:author="v06v25n@yahoo.com.tw" w:date="2020-11-20T17:23:00Z">
                <w:pPr>
                  <w:widowControl/>
                </w:pPr>
              </w:pPrChange>
            </w:pPr>
            <w:ins w:id="4759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60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StepMonthE</w:t>
              </w:r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61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3F4AA2C" w14:textId="1D73F480" w:rsidR="008464F4" w:rsidRPr="00487EDD" w:rsidRDefault="008464F4" w:rsidP="007D08C0">
            <w:pPr>
              <w:widowControl/>
              <w:rPr>
                <w:ins w:id="4762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63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764" w:author="v06v25n@yahoo.com.tw" w:date="2020-11-20T16:27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階梯式利率－月數</w:t>
              </w:r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65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-止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66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C310332" w14:textId="04778C59" w:rsidR="008464F4" w:rsidRPr="00487EDD" w:rsidRDefault="008464F4" w:rsidP="007D08C0">
            <w:pPr>
              <w:widowControl/>
              <w:jc w:val="center"/>
              <w:rPr>
                <w:ins w:id="4767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68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69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70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F546B41" w14:textId="794FEE7F" w:rsidR="008464F4" w:rsidRPr="00487EDD" w:rsidRDefault="008464F4" w:rsidP="007D08C0">
            <w:pPr>
              <w:widowControl/>
              <w:jc w:val="center"/>
              <w:rPr>
                <w:ins w:id="4771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72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73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774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2D20D8A7" w14:textId="77777777" w:rsidR="008464F4" w:rsidRPr="00487EDD" w:rsidRDefault="008464F4">
            <w:pPr>
              <w:widowControl/>
              <w:jc w:val="center"/>
              <w:rPr>
                <w:ins w:id="4775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776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777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4A39181" w14:textId="6F691393" w:rsidR="008464F4" w:rsidRPr="00487EDD" w:rsidRDefault="008464F4" w:rsidP="007D08C0">
            <w:pPr>
              <w:widowControl/>
              <w:rPr>
                <w:ins w:id="477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</w:tr>
      <w:tr w:rsidR="008464F4" w:rsidRPr="000F4A4A" w14:paraId="2D4CDD93" w14:textId="77777777" w:rsidTr="00B63420">
        <w:trPr>
          <w:trHeight w:val="340"/>
          <w:ins w:id="4779" w:author="v06v25n@yahoo.com.tw" w:date="2020-11-20T16:26:00Z"/>
          <w:trPrChange w:id="478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78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DFD46DE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782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83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945E1B" w14:textId="53F47DFC" w:rsidR="008464F4" w:rsidRPr="00F41EFA" w:rsidRDefault="008464F4">
            <w:pPr>
              <w:widowControl/>
              <w:ind w:firstLineChars="100" w:firstLine="240"/>
              <w:rPr>
                <w:ins w:id="4784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85" w:author="ST1" w:date="2020-12-06T19:28:00Z">
                  <w:rPr>
                    <w:ins w:id="4786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  <w:pPrChange w:id="4787" w:author="v06v25n@yahoo.com.tw" w:date="2020-11-20T17:23:00Z">
                <w:pPr>
                  <w:widowControl/>
                </w:pPr>
              </w:pPrChange>
            </w:pPr>
            <w:ins w:id="4788" w:author="ST1" w:date="2020-12-06T19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789" w:author="ST1" w:date="2020-12-06T19:28:00Z">
                    <w:rPr>
                      <w:rFonts w:ascii="標楷體" w:eastAsia="標楷體" w:hAnsi="標楷體" w:cs="新細明體"/>
                      <w:color w:val="FF0000"/>
                      <w:kern w:val="0"/>
                    </w:rPr>
                  </w:rPrChange>
                </w:rPr>
                <w:t>StepRateType</w:t>
              </w:r>
            </w:ins>
            <w:ins w:id="4790" w:author="v06v25n@yahoo.com.tw" w:date="2020-11-20T16:27:00Z">
              <w:del w:id="4791" w:author="ST1" w:date="2020-12-06T19:27:00Z">
                <w:r w:rsidRPr="00F41EFA" w:rsidDel="00F41EFA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4792" w:author="ST1" w:date="2020-12-06T19:28:00Z">
                      <w:rPr>
                        <w:rFonts w:ascii="標楷體" w:eastAsia="標楷體" w:hAnsi="標楷體" w:cs="新細明體"/>
                        <w:color w:val="000000" w:themeColor="text1"/>
                        <w:kern w:val="0"/>
                      </w:rPr>
                    </w:rPrChange>
                  </w:rPr>
                  <w:delText>StepRateCode</w:delText>
                </w:r>
              </w:del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93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EEB1922" w14:textId="2E1923B0" w:rsidR="008464F4" w:rsidRPr="00F41EFA" w:rsidRDefault="008464F4" w:rsidP="007D08C0">
            <w:pPr>
              <w:widowControl/>
              <w:rPr>
                <w:ins w:id="4794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95" w:author="ST1" w:date="2020-12-06T19:28:00Z">
                  <w:rPr>
                    <w:ins w:id="4796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797" w:author="v06v25n@yahoo.com.tw" w:date="2020-11-20T16:27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798" w:author="ST1" w:date="2020-12-06T19:28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</w:t>
              </w:r>
            </w:ins>
            <w:ins w:id="4799" w:author="ST1" w:date="2020-12-06T19:27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800" w:author="ST1" w:date="2020-12-06T19:28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利率種類</w:t>
              </w:r>
            </w:ins>
            <w:ins w:id="4801" w:author="v06v25n@yahoo.com.tw" w:date="2020-11-20T16:27:00Z">
              <w:del w:id="4802" w:author="ST1" w:date="2020-12-06T19:27:00Z"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803" w:author="ST1" w:date="2020-12-06T19:28:00Z">
                      <w:rPr>
                        <w:rFonts w:ascii="標楷體" w:eastAsia="標楷體" w:hAnsi="標楷體" w:cs="新細明體" w:hint="eastAsia"/>
                        <w:color w:val="000000" w:themeColor="text1"/>
                        <w:kern w:val="0"/>
                      </w:rPr>
                    </w:rPrChange>
                  </w:rPr>
                  <w:delText>利率區分</w:delText>
                </w:r>
              </w:del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04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C3019B3" w14:textId="3C7D87E8" w:rsidR="008464F4" w:rsidRPr="00F41EFA" w:rsidRDefault="008464F4" w:rsidP="007D08C0">
            <w:pPr>
              <w:widowControl/>
              <w:jc w:val="center"/>
              <w:rPr>
                <w:ins w:id="4805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06" w:author="ST1" w:date="2020-12-06T19:28:00Z">
                  <w:rPr>
                    <w:ins w:id="4807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808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09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10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C56B4AD" w14:textId="36D3A048" w:rsidR="008464F4" w:rsidRPr="00F41EFA" w:rsidRDefault="008464F4" w:rsidP="007D08C0">
            <w:pPr>
              <w:widowControl/>
              <w:jc w:val="center"/>
              <w:rPr>
                <w:ins w:id="4811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12" w:author="ST1" w:date="2020-12-06T19:28:00Z">
                  <w:rPr>
                    <w:ins w:id="4813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814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15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816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6AEBE159" w14:textId="77777777" w:rsidR="008464F4" w:rsidRPr="00F41EFA" w:rsidRDefault="008464F4">
            <w:pPr>
              <w:widowControl/>
              <w:jc w:val="center"/>
              <w:rPr>
                <w:ins w:id="4817" w:author="家興 余" w:date="2021-01-21T09:28:00Z"/>
                <w:rFonts w:ascii="標楷體" w:eastAsia="標楷體" w:hAnsi="標楷體" w:cs="新細明體"/>
                <w:color w:val="FF0000"/>
                <w:kern w:val="0"/>
                <w:highlight w:val="yellow"/>
              </w:rPr>
              <w:pPrChange w:id="4818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819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FB8AB31" w14:textId="60244805" w:rsidR="008464F4" w:rsidRPr="00F41EFA" w:rsidRDefault="008464F4" w:rsidP="007D08C0">
            <w:pPr>
              <w:widowControl/>
              <w:rPr>
                <w:ins w:id="4820" w:author="v06v25n@yahoo.com.tw" w:date="2020-11-20T16:27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21" w:author="ST1" w:date="2020-12-06T19:28:00Z">
                  <w:rPr>
                    <w:ins w:id="4822" w:author="v06v25n@yahoo.com.tw" w:date="2020-11-20T16:27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4823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24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1</w:t>
              </w:r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25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</w:ins>
            <w:ins w:id="4826" w:author="ST1" w:date="2020-12-06T19:28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827" w:author="ST1" w:date="2020-12-06T19:28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固定利率</w:t>
              </w:r>
            </w:ins>
            <w:ins w:id="4828" w:author="v06v25n@yahoo.com.tw" w:date="2020-11-20T16:27:00Z">
              <w:del w:id="4829" w:author="ST1" w:date="2020-12-06T19:28:00Z"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830" w:author="ST1" w:date="2020-12-06T19:28:00Z">
                      <w:rPr>
                        <w:rFonts w:ascii="標楷體" w:eastAsia="標楷體" w:hAnsi="標楷體" w:cs="新細明體" w:hint="eastAsia"/>
                        <w:kern w:val="0"/>
                      </w:rPr>
                    </w:rPrChange>
                  </w:rPr>
                  <w:delText>機動</w:delText>
                </w:r>
              </w:del>
            </w:ins>
          </w:p>
          <w:p w14:paraId="1A8C6A1E" w14:textId="139FF973" w:rsidR="008464F4" w:rsidRPr="00F41EFA" w:rsidDel="00F41EFA" w:rsidRDefault="008464F4" w:rsidP="007D08C0">
            <w:pPr>
              <w:widowControl/>
              <w:rPr>
                <w:ins w:id="4831" w:author="v06v25n@yahoo.com.tw" w:date="2020-11-20T16:27:00Z"/>
                <w:del w:id="4832" w:author="ST1" w:date="2020-12-06T19:28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33" w:author="ST1" w:date="2020-12-06T19:28:00Z">
                  <w:rPr>
                    <w:ins w:id="4834" w:author="v06v25n@yahoo.com.tw" w:date="2020-11-20T16:27:00Z"/>
                    <w:del w:id="4835" w:author="ST1" w:date="2020-12-06T19:28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4836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37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2</w:t>
              </w:r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38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</w:ins>
            <w:ins w:id="4839" w:author="ST1" w:date="2020-12-06T19:28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840" w:author="ST1" w:date="2020-12-06T19:28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加碼利率</w:t>
              </w:r>
            </w:ins>
            <w:ins w:id="4841" w:author="v06v25n@yahoo.com.tw" w:date="2020-11-20T16:27:00Z">
              <w:del w:id="4842" w:author="ST1" w:date="2020-12-06T19:28:00Z"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843" w:author="ST1" w:date="2020-12-06T19:28:00Z">
                      <w:rPr>
                        <w:rFonts w:ascii="標楷體" w:eastAsia="標楷體" w:hAnsi="標楷體" w:cs="新細明體" w:hint="eastAsia"/>
                        <w:kern w:val="0"/>
                      </w:rPr>
                    </w:rPrChange>
                  </w:rPr>
                  <w:delText>固動</w:delText>
                </w:r>
              </w:del>
            </w:ins>
          </w:p>
          <w:p w14:paraId="255E4A15" w14:textId="73796837" w:rsidR="008464F4" w:rsidRPr="00F41EFA" w:rsidRDefault="008464F4" w:rsidP="007D08C0">
            <w:pPr>
              <w:widowControl/>
              <w:rPr>
                <w:ins w:id="4844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45" w:author="ST1" w:date="2020-12-06T19:28:00Z">
                  <w:rPr>
                    <w:ins w:id="4846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847" w:author="v06v25n@yahoo.com.tw" w:date="2020-11-20T16:27:00Z">
              <w:del w:id="4848" w:author="ST1" w:date="2020-12-06T19:28:00Z">
                <w:r w:rsidRPr="00F41EFA" w:rsidDel="00F41EFA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4849" w:author="ST1" w:date="2020-12-06T19:28:00Z">
                      <w:rPr>
                        <w:rFonts w:ascii="標楷體" w:eastAsia="標楷體" w:hAnsi="標楷體" w:cs="新細明體"/>
                        <w:kern w:val="0"/>
                      </w:rPr>
                    </w:rPrChange>
                  </w:rPr>
                  <w:delText>3</w:delText>
                </w:r>
                <w:r w:rsidRPr="00F41EFA" w:rsidDel="00F41EFA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4850" w:author="ST1" w:date="2020-12-06T19:28:00Z">
                      <w:rPr>
                        <w:rFonts w:ascii="標楷體" w:eastAsia="標楷體" w:hAnsi="標楷體" w:cs="新細明體"/>
                        <w:kern w:val="0"/>
                      </w:rPr>
                    </w:rPrChange>
                  </w:rPr>
                  <w:tab/>
                </w:r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851" w:author="ST1" w:date="2020-12-06T19:28:00Z">
                      <w:rPr>
                        <w:rFonts w:ascii="標楷體" w:eastAsia="標楷體" w:hAnsi="標楷體" w:cs="新細明體" w:hint="eastAsia"/>
                        <w:kern w:val="0"/>
                      </w:rPr>
                    </w:rPrChange>
                  </w:rPr>
                  <w:delText>定期機動</w:delText>
                </w:r>
              </w:del>
            </w:ins>
          </w:p>
        </w:tc>
      </w:tr>
      <w:tr w:rsidR="008464F4" w:rsidRPr="000F4A4A" w14:paraId="4CE7A76E" w14:textId="77777777" w:rsidTr="00B63420">
        <w:trPr>
          <w:trHeight w:val="340"/>
          <w:ins w:id="4852" w:author="v06v25n@yahoo.com.tw" w:date="2020-11-20T16:26:00Z"/>
          <w:trPrChange w:id="485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85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F7440C2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855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56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9E51324" w14:textId="196C7457" w:rsidR="008464F4" w:rsidRPr="00487EDD" w:rsidRDefault="008464F4">
            <w:pPr>
              <w:widowControl/>
              <w:ind w:firstLineChars="100" w:firstLine="240"/>
              <w:rPr>
                <w:ins w:id="4857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  <w:pPrChange w:id="4858" w:author="v06v25n@yahoo.com.tw" w:date="2020-11-20T17:23:00Z">
                <w:pPr>
                  <w:widowControl/>
                </w:pPr>
              </w:pPrChange>
            </w:pPr>
            <w:ins w:id="4859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60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StepRateIncr</w:t>
              </w:r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61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1C1C8E" w14:textId="70B7DDA2" w:rsidR="008464F4" w:rsidRPr="00487EDD" w:rsidRDefault="008464F4" w:rsidP="007D08C0">
            <w:pPr>
              <w:widowControl/>
              <w:rPr>
                <w:ins w:id="4862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63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864" w:author="v06v25n@yahoo.com.tw" w:date="2020-11-20T16:27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階梯式利率－加碼利率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65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5802A35" w14:textId="58BE7A40" w:rsidR="008464F4" w:rsidRPr="00487EDD" w:rsidRDefault="008464F4" w:rsidP="007D08C0">
            <w:pPr>
              <w:widowControl/>
              <w:jc w:val="center"/>
              <w:rPr>
                <w:ins w:id="4866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67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68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69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0E01D0D" w14:textId="1E64C065" w:rsidR="008464F4" w:rsidRPr="00487EDD" w:rsidRDefault="008464F4" w:rsidP="007D08C0">
            <w:pPr>
              <w:widowControl/>
              <w:jc w:val="center"/>
              <w:rPr>
                <w:ins w:id="4870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71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72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2.4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873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5199999B" w14:textId="77777777" w:rsidR="008464F4" w:rsidRPr="00487EDD" w:rsidRDefault="008464F4">
            <w:pPr>
              <w:widowControl/>
              <w:jc w:val="center"/>
              <w:rPr>
                <w:ins w:id="4874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875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876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0C767D9" w14:textId="763104FF" w:rsidR="008464F4" w:rsidRPr="00487EDD" w:rsidRDefault="008464F4" w:rsidP="007D08C0">
            <w:pPr>
              <w:widowControl/>
              <w:rPr>
                <w:ins w:id="4877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78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79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00.0000 or -00.0000</w:t>
              </w:r>
            </w:ins>
          </w:p>
        </w:tc>
      </w:tr>
      <w:tr w:rsidR="008464F4" w:rsidRPr="000F4A4A" w:rsidDel="00487EDD" w14:paraId="5690E50D" w14:textId="77777777" w:rsidTr="00B63420">
        <w:trPr>
          <w:trHeight w:val="340"/>
          <w:del w:id="4880" w:author="v06v25n@yahoo.com.tw" w:date="2020-11-20T16:28:00Z"/>
          <w:trPrChange w:id="488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88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BD37BD8" w14:textId="20C5E447" w:rsidR="008464F4" w:rsidRPr="00487EDD" w:rsidDel="00487EDD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883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88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5B42EF06" w14:textId="62D3420C" w:rsidR="008464F4" w:rsidDel="00487EDD" w:rsidRDefault="008464F4" w:rsidP="007D08C0">
            <w:pPr>
              <w:widowControl/>
              <w:rPr>
                <w:del w:id="4885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86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1D8A60D" w14:textId="5D99A06C" w:rsidR="008464F4" w:rsidRPr="001E2DEA" w:rsidDel="00487EDD" w:rsidRDefault="008464F4" w:rsidP="007D08C0">
            <w:pPr>
              <w:widowControl/>
              <w:rPr>
                <w:del w:id="4887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88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F6717A3" w14:textId="69AC35CF" w:rsidR="008464F4" w:rsidRPr="00487EDD" w:rsidDel="00487EDD" w:rsidRDefault="008464F4" w:rsidP="007D08C0">
            <w:pPr>
              <w:widowControl/>
              <w:jc w:val="center"/>
              <w:rPr>
                <w:del w:id="4889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90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102BD08" w14:textId="0E993998" w:rsidR="008464F4" w:rsidRPr="00487EDD" w:rsidDel="00487EDD" w:rsidRDefault="008464F4" w:rsidP="007D08C0">
            <w:pPr>
              <w:widowControl/>
              <w:jc w:val="center"/>
              <w:rPr>
                <w:del w:id="4891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tcPrChange w:id="4892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0C527B3" w14:textId="77777777" w:rsidR="008464F4" w:rsidRPr="001E2DEA" w:rsidDel="00487EDD" w:rsidRDefault="008464F4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893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94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11A9634" w14:textId="0CA6A99A" w:rsidR="008464F4" w:rsidRPr="001E2DEA" w:rsidDel="00487EDD" w:rsidRDefault="008464F4" w:rsidP="007D08C0">
            <w:pPr>
              <w:widowControl/>
              <w:rPr>
                <w:del w:id="4895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</w:tr>
      <w:tr w:rsidR="008464F4" w:rsidRPr="008F20B5" w:rsidDel="00B63420" w14:paraId="49942090" w14:textId="6957B26F" w:rsidTr="00B63420">
        <w:trPr>
          <w:gridAfter w:val="1"/>
          <w:wAfter w:w="566" w:type="dxa"/>
          <w:trHeight w:val="340"/>
          <w:del w:id="4896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6486D0B8" w14:textId="36C98878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897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3020EAB" w14:textId="4B2E840D" w:rsidR="008464F4" w:rsidRPr="00D775B7" w:rsidDel="00B63420" w:rsidRDefault="008464F4" w:rsidP="007D08C0">
            <w:pPr>
              <w:widowControl/>
              <w:rPr>
                <w:del w:id="489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99" w:author="ST1" w:date="2020-11-25T01:05:00Z">
                  <w:rPr>
                    <w:del w:id="4900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01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02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L2153BreachaOccurs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0F97836" w14:textId="528CD10C" w:rsidR="008464F4" w:rsidRPr="00D775B7" w:rsidDel="00B63420" w:rsidRDefault="008464F4" w:rsidP="007D08C0">
            <w:pPr>
              <w:widowControl/>
              <w:rPr>
                <w:del w:id="490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04" w:author="ST1" w:date="2020-11-25T01:05:00Z">
                  <w:rPr>
                    <w:del w:id="4905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D856B0A" w14:textId="7F3C8987" w:rsidR="008464F4" w:rsidRPr="00D775B7" w:rsidDel="00B63420" w:rsidRDefault="008464F4" w:rsidP="007D08C0">
            <w:pPr>
              <w:widowControl/>
              <w:jc w:val="center"/>
              <w:rPr>
                <w:del w:id="4906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07" w:author="ST1" w:date="2020-11-25T01:05:00Z">
                  <w:rPr>
                    <w:del w:id="4908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26813AF" w14:textId="50750DE2" w:rsidR="008464F4" w:rsidRPr="00D775B7" w:rsidDel="00B63420" w:rsidRDefault="008464F4" w:rsidP="007D08C0">
            <w:pPr>
              <w:widowControl/>
              <w:jc w:val="center"/>
              <w:rPr>
                <w:del w:id="490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10" w:author="ST1" w:date="2020-11-25T01:05:00Z">
                  <w:rPr>
                    <w:del w:id="491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0DC7EB22" w14:textId="71EB4234" w:rsidR="008464F4" w:rsidRPr="00D775B7" w:rsidDel="00B63420" w:rsidRDefault="008464F4" w:rsidP="007D08C0">
            <w:pPr>
              <w:widowControl/>
              <w:rPr>
                <w:del w:id="491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13" w:author="ST1" w:date="2020-11-25T01:05:00Z">
                  <w:rPr>
                    <w:del w:id="4914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15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16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違約適用方式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17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001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18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19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20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[按年分段]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lang w:eastAsia="zh-HK"/>
                  <w:rPrChange w:id="4921" w:author="ST1" w:date="2020-11-25T01:05:00Z">
                    <w:rPr>
                      <w:rFonts w:ascii="標楷體" w:eastAsia="標楷體" w:hAnsi="標楷體" w:hint="eastAsia"/>
                      <w:lang w:eastAsia="zh-HK"/>
                    </w:rPr>
                  </w:rPrChange>
                </w:rPr>
                <w:delText>時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4922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必須輸入，可輸入多組，最少</w:delText>
              </w:r>
              <w:r w:rsidRPr="00D775B7" w:rsidDel="00B63420">
                <w:rPr>
                  <w:rFonts w:ascii="標楷體" w:eastAsia="標楷體" w:hAnsi="標楷體"/>
                  <w:strike/>
                  <w:color w:val="0070C0"/>
                  <w:rPrChange w:id="4923" w:author="ST1" w:date="2020-11-25T01:05:00Z">
                    <w:rPr>
                      <w:rFonts w:ascii="標楷體" w:eastAsia="標楷體" w:hAnsi="標楷體"/>
                    </w:rPr>
                  </w:rPrChange>
                </w:rPr>
                <w:delText>1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4924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組</w:delText>
              </w:r>
            </w:del>
          </w:p>
        </w:tc>
      </w:tr>
      <w:tr w:rsidR="008464F4" w:rsidRPr="008F20B5" w:rsidDel="00B63420" w14:paraId="5E2F7D00" w14:textId="1F3C36F8" w:rsidTr="00B63420">
        <w:trPr>
          <w:gridAfter w:val="1"/>
          <w:wAfter w:w="566" w:type="dxa"/>
          <w:trHeight w:val="340"/>
          <w:del w:id="4925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1D16F517" w14:textId="64653BBE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26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4C52496" w14:textId="30F9A65D" w:rsidR="008464F4" w:rsidRPr="00D775B7" w:rsidDel="00B63420" w:rsidRDefault="008464F4" w:rsidP="007D08C0">
            <w:pPr>
              <w:widowControl/>
              <w:ind w:leftChars="100" w:left="240"/>
              <w:rPr>
                <w:del w:id="492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28" w:author="ST1" w:date="2020-11-25T01:05:00Z">
                  <w:rPr>
                    <w:del w:id="4929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30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31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BreachaYyA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A194EEE" w14:textId="6BE2EEB3" w:rsidR="008464F4" w:rsidRPr="00D775B7" w:rsidDel="00B63420" w:rsidRDefault="008464F4" w:rsidP="007D08C0">
            <w:pPr>
              <w:widowControl/>
              <w:rPr>
                <w:del w:id="493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33" w:author="ST1" w:date="2020-11-25T01:05:00Z">
                  <w:rPr>
                    <w:del w:id="4934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35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36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37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-未滿年數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7F5E264" w14:textId="30440AE4" w:rsidR="008464F4" w:rsidRPr="00D775B7" w:rsidDel="00B63420" w:rsidRDefault="008464F4" w:rsidP="007D08C0">
            <w:pPr>
              <w:widowControl/>
              <w:jc w:val="center"/>
              <w:rPr>
                <w:del w:id="493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39" w:author="ST1" w:date="2020-11-25T01:05:00Z">
                  <w:rPr>
                    <w:del w:id="4940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41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42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EFAFFAD" w14:textId="0CBD7E81" w:rsidR="008464F4" w:rsidRPr="00D775B7" w:rsidDel="00B63420" w:rsidRDefault="008464F4" w:rsidP="007D08C0">
            <w:pPr>
              <w:widowControl/>
              <w:jc w:val="center"/>
              <w:rPr>
                <w:del w:id="494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44" w:author="ST1" w:date="2020-11-25T01:05:00Z">
                  <w:rPr>
                    <w:del w:id="4945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46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47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5E2F7885" w14:textId="5CAACB0A" w:rsidR="008464F4" w:rsidRPr="00D775B7" w:rsidDel="00B63420" w:rsidRDefault="008464F4" w:rsidP="007D08C0">
            <w:pPr>
              <w:widowControl/>
              <w:rPr>
                <w:del w:id="494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49" w:author="ST1" w:date="2020-11-25T01:05:00Z">
                  <w:rPr>
                    <w:del w:id="4950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29BC61C0" w14:textId="4D8E7387" w:rsidTr="00B63420">
        <w:trPr>
          <w:gridAfter w:val="1"/>
          <w:wAfter w:w="566" w:type="dxa"/>
          <w:trHeight w:val="340"/>
          <w:del w:id="4951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2F643956" w14:textId="641596FE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52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2F86352" w14:textId="7B86C07C" w:rsidR="008464F4" w:rsidRPr="00D775B7" w:rsidDel="00B63420" w:rsidRDefault="008464F4" w:rsidP="007D08C0">
            <w:pPr>
              <w:widowControl/>
              <w:ind w:leftChars="100" w:left="240"/>
              <w:rPr>
                <w:del w:id="495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54" w:author="ST1" w:date="2020-11-25T01:05:00Z">
                  <w:rPr>
                    <w:del w:id="4955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56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57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BreachaYyB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E071AC6" w14:textId="456725B0" w:rsidR="008464F4" w:rsidRPr="00D775B7" w:rsidDel="00B63420" w:rsidRDefault="008464F4" w:rsidP="007D08C0">
            <w:pPr>
              <w:widowControl/>
              <w:rPr>
                <w:del w:id="495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59" w:author="ST1" w:date="2020-11-25T01:05:00Z">
                  <w:rPr>
                    <w:del w:id="4960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61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62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63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-期滿年數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19B23E6" w14:textId="08F13432" w:rsidR="008464F4" w:rsidRPr="00D775B7" w:rsidDel="00B63420" w:rsidRDefault="008464F4" w:rsidP="007D08C0">
            <w:pPr>
              <w:widowControl/>
              <w:jc w:val="center"/>
              <w:rPr>
                <w:del w:id="496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65" w:author="ST1" w:date="2020-11-25T01:05:00Z">
                  <w:rPr>
                    <w:del w:id="4966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67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68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7BD2610" w14:textId="5467932E" w:rsidR="008464F4" w:rsidRPr="00D775B7" w:rsidDel="00B63420" w:rsidRDefault="008464F4" w:rsidP="007D08C0">
            <w:pPr>
              <w:widowControl/>
              <w:jc w:val="center"/>
              <w:rPr>
                <w:del w:id="496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70" w:author="ST1" w:date="2020-11-25T01:05:00Z">
                  <w:rPr>
                    <w:del w:id="497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72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73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5E6A2939" w14:textId="24864193" w:rsidR="008464F4" w:rsidRPr="00D775B7" w:rsidDel="00B63420" w:rsidRDefault="008464F4" w:rsidP="007D08C0">
            <w:pPr>
              <w:widowControl/>
              <w:rPr>
                <w:del w:id="497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75" w:author="ST1" w:date="2020-11-25T01:05:00Z">
                  <w:rPr>
                    <w:del w:id="4976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5A161E5B" w14:textId="7EDC63EA" w:rsidTr="00B63420">
        <w:trPr>
          <w:gridAfter w:val="1"/>
          <w:wAfter w:w="566" w:type="dxa"/>
          <w:trHeight w:val="340"/>
          <w:del w:id="4977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42D5174D" w14:textId="6CF2D4B0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78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3EBC230" w14:textId="4A0F55F7" w:rsidR="008464F4" w:rsidRPr="00D775B7" w:rsidDel="00B63420" w:rsidRDefault="008464F4" w:rsidP="007D08C0">
            <w:pPr>
              <w:widowControl/>
              <w:ind w:leftChars="100" w:left="240"/>
              <w:rPr>
                <w:del w:id="497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80" w:author="ST1" w:date="2020-11-25T01:05:00Z">
                  <w:rPr>
                    <w:del w:id="4981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82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83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BreachaPercent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6855D6B" w14:textId="4987069E" w:rsidR="008464F4" w:rsidRPr="00D775B7" w:rsidDel="00B63420" w:rsidRDefault="008464F4" w:rsidP="007D08C0">
            <w:pPr>
              <w:widowControl/>
              <w:rPr>
                <w:del w:id="498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85" w:author="ST1" w:date="2020-11-25T01:05:00Z">
                  <w:rPr>
                    <w:del w:id="4986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87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88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違約率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89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(%)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55D8B44" w14:textId="49A2A224" w:rsidR="008464F4" w:rsidRPr="00D775B7" w:rsidDel="00B63420" w:rsidRDefault="008464F4" w:rsidP="007D08C0">
            <w:pPr>
              <w:widowControl/>
              <w:jc w:val="center"/>
              <w:rPr>
                <w:del w:id="499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91" w:author="ST1" w:date="2020-11-25T01:05:00Z">
                  <w:rPr>
                    <w:del w:id="499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93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94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0B48ECA" w14:textId="652A8E3B" w:rsidR="008464F4" w:rsidRPr="00D775B7" w:rsidDel="00B63420" w:rsidRDefault="008464F4" w:rsidP="007D08C0">
            <w:pPr>
              <w:widowControl/>
              <w:jc w:val="center"/>
              <w:rPr>
                <w:del w:id="499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96" w:author="ST1" w:date="2020-11-25T01:05:00Z">
                  <w:rPr>
                    <w:del w:id="499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98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99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1.2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19D6A21E" w14:textId="7AED5B81" w:rsidR="008464F4" w:rsidRPr="00D775B7" w:rsidDel="00B63420" w:rsidRDefault="008464F4" w:rsidP="007D08C0">
            <w:pPr>
              <w:widowControl/>
              <w:rPr>
                <w:del w:id="500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01" w:author="ST1" w:date="2020-11-25T01:05:00Z">
                  <w:rPr>
                    <w:del w:id="500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03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04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0.00</w:delText>
              </w:r>
            </w:del>
          </w:p>
        </w:tc>
      </w:tr>
      <w:tr w:rsidR="008464F4" w:rsidRPr="008F20B5" w:rsidDel="00B63420" w14:paraId="66ABD4CD" w14:textId="6A2602DD" w:rsidTr="00B63420">
        <w:trPr>
          <w:gridAfter w:val="1"/>
          <w:wAfter w:w="566" w:type="dxa"/>
          <w:trHeight w:val="340"/>
          <w:del w:id="5005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125B3561" w14:textId="67F1F22E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5006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01B7CED" w14:textId="2C5C214A" w:rsidR="008464F4" w:rsidRPr="00D775B7" w:rsidDel="00B63420" w:rsidRDefault="008464F4" w:rsidP="007D08C0">
            <w:pPr>
              <w:widowControl/>
              <w:rPr>
                <w:del w:id="500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08" w:author="ST1" w:date="2020-11-25T01:05:00Z">
                  <w:rPr>
                    <w:del w:id="5009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10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11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L2153BreachbOccurs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9947883" w14:textId="6575E2EE" w:rsidR="008464F4" w:rsidRPr="00D775B7" w:rsidDel="00B63420" w:rsidRDefault="008464F4" w:rsidP="007D08C0">
            <w:pPr>
              <w:widowControl/>
              <w:rPr>
                <w:del w:id="501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13" w:author="ST1" w:date="2020-11-25T01:05:00Z">
                  <w:rPr>
                    <w:del w:id="5014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FE004AB" w14:textId="768FB680" w:rsidR="008464F4" w:rsidRPr="00D775B7" w:rsidDel="00B63420" w:rsidRDefault="008464F4" w:rsidP="007D08C0">
            <w:pPr>
              <w:widowControl/>
              <w:jc w:val="center"/>
              <w:rPr>
                <w:del w:id="501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16" w:author="ST1" w:date="2020-11-25T01:05:00Z">
                  <w:rPr>
                    <w:del w:id="501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01FEE1C" w14:textId="025937E0" w:rsidR="008464F4" w:rsidRPr="00D775B7" w:rsidDel="00B63420" w:rsidRDefault="008464F4" w:rsidP="007D08C0">
            <w:pPr>
              <w:widowControl/>
              <w:jc w:val="center"/>
              <w:rPr>
                <w:del w:id="501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19" w:author="ST1" w:date="2020-11-25T01:05:00Z">
                  <w:rPr>
                    <w:del w:id="5020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53FE87C8" w14:textId="7570241A" w:rsidR="008464F4" w:rsidRPr="00D775B7" w:rsidDel="00B63420" w:rsidRDefault="008464F4" w:rsidP="007D08C0">
            <w:pPr>
              <w:widowControl/>
              <w:rPr>
                <w:del w:id="5021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22" w:author="ST1" w:date="2020-11-25T01:05:00Z">
                  <w:rPr>
                    <w:del w:id="5023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24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25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違約適用方式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26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002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27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28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29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[按月分段]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lang w:eastAsia="zh-HK"/>
                  <w:rPrChange w:id="5030" w:author="ST1" w:date="2020-11-25T01:05:00Z">
                    <w:rPr>
                      <w:rFonts w:ascii="標楷體" w:eastAsia="標楷體" w:hAnsi="標楷體" w:hint="eastAsia"/>
                      <w:lang w:eastAsia="zh-HK"/>
                    </w:rPr>
                  </w:rPrChange>
                </w:rPr>
                <w:delText>時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5031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必須輸入，可輸入多組，最少</w:delText>
              </w:r>
              <w:r w:rsidRPr="00D775B7" w:rsidDel="00B63420">
                <w:rPr>
                  <w:rFonts w:ascii="標楷體" w:eastAsia="標楷體" w:hAnsi="標楷體"/>
                  <w:strike/>
                  <w:color w:val="0070C0"/>
                  <w:rPrChange w:id="5032" w:author="ST1" w:date="2020-11-25T01:05:00Z">
                    <w:rPr>
                      <w:rFonts w:ascii="標楷體" w:eastAsia="標楷體" w:hAnsi="標楷體"/>
                    </w:rPr>
                  </w:rPrChange>
                </w:rPr>
                <w:delText>1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5033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組</w:delText>
              </w:r>
            </w:del>
          </w:p>
        </w:tc>
      </w:tr>
      <w:tr w:rsidR="008464F4" w:rsidRPr="008F20B5" w:rsidDel="00B63420" w14:paraId="31A9D71B" w14:textId="3252519E" w:rsidTr="00B63420">
        <w:trPr>
          <w:gridAfter w:val="1"/>
          <w:wAfter w:w="566" w:type="dxa"/>
          <w:trHeight w:val="340"/>
          <w:del w:id="5034" w:author="家興 余" w:date="2021-03-18T10:09:00Z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E64F1" w14:textId="4F48B738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5035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032F24" w14:textId="11FE2891" w:rsidR="008464F4" w:rsidRPr="00D775B7" w:rsidDel="00B63420" w:rsidRDefault="008464F4" w:rsidP="007D08C0">
            <w:pPr>
              <w:widowControl/>
              <w:ind w:leftChars="100" w:left="240"/>
              <w:rPr>
                <w:del w:id="5036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37" w:author="ST1" w:date="2020-11-25T01:05:00Z">
                  <w:rPr>
                    <w:del w:id="5038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39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40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BreachbMmA</w:delText>
              </w:r>
            </w:del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345DC3" w14:textId="36C977E0" w:rsidR="008464F4" w:rsidRPr="00D775B7" w:rsidDel="00B63420" w:rsidRDefault="008464F4" w:rsidP="007D08C0">
            <w:pPr>
              <w:widowControl/>
              <w:rPr>
                <w:del w:id="5041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42" w:author="ST1" w:date="2020-11-25T01:05:00Z">
                  <w:rPr>
                    <w:del w:id="5043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44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45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46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-未滿月數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DB89D" w14:textId="66DAD4CD" w:rsidR="008464F4" w:rsidRPr="00D775B7" w:rsidDel="00B63420" w:rsidRDefault="008464F4" w:rsidP="007D08C0">
            <w:pPr>
              <w:widowControl/>
              <w:jc w:val="center"/>
              <w:rPr>
                <w:del w:id="504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48" w:author="ST1" w:date="2020-11-25T01:05:00Z">
                  <w:rPr>
                    <w:del w:id="5049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50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51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A03068" w14:textId="6F2C5E60" w:rsidR="008464F4" w:rsidRPr="00D775B7" w:rsidDel="00B63420" w:rsidRDefault="008464F4" w:rsidP="007D08C0">
            <w:pPr>
              <w:widowControl/>
              <w:jc w:val="center"/>
              <w:rPr>
                <w:del w:id="505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53" w:author="ST1" w:date="2020-11-25T01:05:00Z">
                  <w:rPr>
                    <w:del w:id="5054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55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56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2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6DE9A9" w14:textId="142D8BA1" w:rsidR="008464F4" w:rsidRPr="00D775B7" w:rsidDel="00B63420" w:rsidRDefault="008464F4" w:rsidP="007D08C0">
            <w:pPr>
              <w:widowControl/>
              <w:rPr>
                <w:del w:id="505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58" w:author="ST1" w:date="2020-11-25T01:05:00Z">
                  <w:rPr>
                    <w:del w:id="5059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67197746" w14:textId="006AD970" w:rsidTr="00B63420">
        <w:trPr>
          <w:gridAfter w:val="1"/>
          <w:wAfter w:w="566" w:type="dxa"/>
          <w:trHeight w:val="340"/>
          <w:del w:id="5060" w:author="家興 余" w:date="2021-03-18T10:09:00Z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87206" w14:textId="1B11E1BC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5061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7B3A20" w14:textId="5CD12EC6" w:rsidR="008464F4" w:rsidRPr="00D775B7" w:rsidDel="00B63420" w:rsidRDefault="008464F4" w:rsidP="007D08C0">
            <w:pPr>
              <w:widowControl/>
              <w:ind w:leftChars="100" w:left="240"/>
              <w:rPr>
                <w:del w:id="506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63" w:author="ST1" w:date="2020-11-25T01:05:00Z">
                  <w:rPr>
                    <w:del w:id="5064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65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66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BreachbMmB</w:delText>
              </w:r>
            </w:del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1D7D5" w14:textId="25B10C21" w:rsidR="008464F4" w:rsidRPr="00D775B7" w:rsidDel="00B63420" w:rsidRDefault="008464F4" w:rsidP="007D08C0">
            <w:pPr>
              <w:widowControl/>
              <w:rPr>
                <w:del w:id="506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68" w:author="ST1" w:date="2020-11-25T01:05:00Z">
                  <w:rPr>
                    <w:del w:id="5069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70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71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72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-期滿月數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71EA1B" w14:textId="5342889D" w:rsidR="008464F4" w:rsidRPr="00D775B7" w:rsidDel="00B63420" w:rsidRDefault="008464F4" w:rsidP="007D08C0">
            <w:pPr>
              <w:widowControl/>
              <w:jc w:val="center"/>
              <w:rPr>
                <w:del w:id="507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74" w:author="ST1" w:date="2020-11-25T01:05:00Z">
                  <w:rPr>
                    <w:del w:id="5075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76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77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F04F1" w14:textId="552455B5" w:rsidR="008464F4" w:rsidRPr="00D775B7" w:rsidDel="00B63420" w:rsidRDefault="008464F4" w:rsidP="007D08C0">
            <w:pPr>
              <w:widowControl/>
              <w:jc w:val="center"/>
              <w:rPr>
                <w:del w:id="507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79" w:author="ST1" w:date="2020-11-25T01:05:00Z">
                  <w:rPr>
                    <w:del w:id="5080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81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82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2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DD8A8F" w14:textId="6DF8E4B5" w:rsidR="008464F4" w:rsidRPr="00D775B7" w:rsidDel="00B63420" w:rsidRDefault="008464F4" w:rsidP="007D08C0">
            <w:pPr>
              <w:widowControl/>
              <w:rPr>
                <w:del w:id="508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84" w:author="ST1" w:date="2020-11-25T01:05:00Z">
                  <w:rPr>
                    <w:del w:id="5085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5E852212" w14:textId="127D53CE" w:rsidTr="00B63420">
        <w:trPr>
          <w:gridAfter w:val="1"/>
          <w:wAfter w:w="566" w:type="dxa"/>
          <w:trHeight w:val="340"/>
          <w:del w:id="5086" w:author="家興 余" w:date="2021-03-18T10:09:00Z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B5AAF" w14:textId="1E243D89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5087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C2B0BC" w14:textId="5489F4FF" w:rsidR="008464F4" w:rsidRPr="00D775B7" w:rsidDel="00B63420" w:rsidRDefault="008464F4" w:rsidP="007D08C0">
            <w:pPr>
              <w:widowControl/>
              <w:ind w:leftChars="100" w:left="240"/>
              <w:rPr>
                <w:del w:id="508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89" w:author="ST1" w:date="2020-11-25T01:05:00Z">
                  <w:rPr>
                    <w:del w:id="5090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91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92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BreachbPercent</w:delText>
              </w:r>
            </w:del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2E8E1" w14:textId="0C252D5D" w:rsidR="008464F4" w:rsidRPr="00D775B7" w:rsidDel="00B63420" w:rsidRDefault="008464F4" w:rsidP="007D08C0">
            <w:pPr>
              <w:widowControl/>
              <w:rPr>
                <w:del w:id="509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94" w:author="ST1" w:date="2020-11-25T01:05:00Z">
                  <w:rPr>
                    <w:del w:id="5095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96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97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違約率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98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(%)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ACA548" w14:textId="782E3330" w:rsidR="008464F4" w:rsidRPr="00D775B7" w:rsidDel="00B63420" w:rsidRDefault="008464F4" w:rsidP="007D08C0">
            <w:pPr>
              <w:widowControl/>
              <w:jc w:val="center"/>
              <w:rPr>
                <w:del w:id="509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100" w:author="ST1" w:date="2020-11-25T01:05:00Z">
                  <w:rPr>
                    <w:del w:id="510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102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103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D6EB6" w14:textId="73EAF1B3" w:rsidR="008464F4" w:rsidRPr="00D775B7" w:rsidDel="00B63420" w:rsidRDefault="008464F4" w:rsidP="007D08C0">
            <w:pPr>
              <w:widowControl/>
              <w:jc w:val="center"/>
              <w:rPr>
                <w:del w:id="510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105" w:author="ST1" w:date="2020-11-25T01:05:00Z">
                  <w:rPr>
                    <w:del w:id="5106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107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108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1.2</w:delText>
              </w:r>
            </w:del>
          </w:p>
        </w:tc>
        <w:tc>
          <w:tcPr>
            <w:tcW w:w="12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CFC3A" w14:textId="29829AE7" w:rsidR="008464F4" w:rsidRPr="00D775B7" w:rsidDel="00B63420" w:rsidRDefault="008464F4" w:rsidP="007D08C0">
            <w:pPr>
              <w:widowControl/>
              <w:rPr>
                <w:del w:id="510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110" w:author="ST1" w:date="2020-11-25T01:05:00Z">
                  <w:rPr>
                    <w:del w:id="511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112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113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0.00</w:delText>
              </w:r>
            </w:del>
          </w:p>
        </w:tc>
      </w:tr>
    </w:tbl>
    <w:p w14:paraId="5FB3BA53" w14:textId="7C48B563" w:rsidR="00E068B7" w:rsidRDefault="00E068B7" w:rsidP="004A1C2C">
      <w:pPr>
        <w:rPr>
          <w:ins w:id="5114" w:author="ST1" w:date="2020-12-02T07:49:00Z"/>
          <w:rFonts w:ascii="標楷體" w:eastAsia="標楷體" w:hAnsi="標楷體"/>
        </w:rPr>
      </w:pPr>
    </w:p>
    <w:p w14:paraId="4B964286" w14:textId="77777777" w:rsidR="00D940B1" w:rsidRDefault="00D940B1" w:rsidP="00D940B1">
      <w:pPr>
        <w:ind w:leftChars="500" w:left="1200"/>
        <w:rPr>
          <w:ins w:id="5115" w:author="ST1" w:date="2020-12-02T07:49:00Z"/>
          <w:rFonts w:ascii="標楷體" w:eastAsia="標楷體" w:hAnsi="標楷體"/>
        </w:rPr>
      </w:pPr>
    </w:p>
    <w:p w14:paraId="5E82DEA0" w14:textId="77777777" w:rsidR="00D940B1" w:rsidRPr="000028F1" w:rsidRDefault="00D940B1" w:rsidP="00D940B1">
      <w:pPr>
        <w:spacing w:line="140" w:lineRule="atLeast"/>
        <w:ind w:leftChars="200" w:left="480"/>
        <w:rPr>
          <w:ins w:id="5116" w:author="ST1" w:date="2020-12-02T07:49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5117" w:author="ST1" w:date="2020-12-02T07:49:00Z">
        <w:r w:rsidRPr="000028F1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0028F1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  <w:tblGridChange w:id="5118">
          <w:tblGrid>
            <w:gridCol w:w="708"/>
            <w:gridCol w:w="2268"/>
            <w:gridCol w:w="2410"/>
            <w:gridCol w:w="567"/>
            <w:gridCol w:w="709"/>
            <w:gridCol w:w="2977"/>
          </w:tblGrid>
        </w:tblGridChange>
      </w:tblGrid>
      <w:tr w:rsidR="00D940B1" w:rsidRPr="000028F1" w14:paraId="33E89AA1" w14:textId="77777777" w:rsidTr="00167D24">
        <w:trPr>
          <w:ins w:id="5119" w:author="ST1" w:date="2020-12-02T07:4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A3990F" w14:textId="77777777" w:rsidR="00D940B1" w:rsidRPr="000028F1" w:rsidRDefault="00D940B1" w:rsidP="00167D24">
            <w:pPr>
              <w:widowControl/>
              <w:jc w:val="center"/>
              <w:rPr>
                <w:ins w:id="5120" w:author="ST1" w:date="2020-12-02T07:49:00Z"/>
                <w:rFonts w:ascii="標楷體" w:eastAsia="標楷體" w:hAnsi="標楷體"/>
                <w:bCs/>
                <w:color w:val="0070C0"/>
              </w:rPr>
            </w:pPr>
            <w:ins w:id="5121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6833B4BB" w14:textId="77777777" w:rsidR="00D940B1" w:rsidRPr="000028F1" w:rsidRDefault="00D940B1" w:rsidP="00167D24">
            <w:pPr>
              <w:widowControl/>
              <w:jc w:val="center"/>
              <w:rPr>
                <w:ins w:id="5122" w:author="ST1" w:date="2020-12-02T07:49:00Z"/>
                <w:rFonts w:ascii="標楷體" w:eastAsia="標楷體" w:hAnsi="標楷體"/>
                <w:bCs/>
                <w:color w:val="0070C0"/>
              </w:rPr>
            </w:pPr>
            <w:ins w:id="5123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9536F" w14:textId="77777777" w:rsidR="00D940B1" w:rsidRPr="000028F1" w:rsidRDefault="00D940B1" w:rsidP="00167D24">
            <w:pPr>
              <w:widowControl/>
              <w:jc w:val="center"/>
              <w:rPr>
                <w:ins w:id="5124" w:author="ST1" w:date="2020-12-02T07:49:00Z"/>
                <w:rFonts w:ascii="標楷體" w:eastAsia="標楷體" w:hAnsi="標楷體"/>
                <w:bCs/>
                <w:color w:val="0070C0"/>
              </w:rPr>
            </w:pPr>
            <w:ins w:id="5125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F29992" w14:textId="77777777" w:rsidR="00D940B1" w:rsidRPr="000028F1" w:rsidRDefault="00D940B1" w:rsidP="00167D24">
            <w:pPr>
              <w:widowControl/>
              <w:jc w:val="center"/>
              <w:rPr>
                <w:ins w:id="5126" w:author="ST1" w:date="2020-12-02T07:49:00Z"/>
                <w:rFonts w:ascii="標楷體" w:eastAsia="標楷體" w:hAnsi="標楷體"/>
                <w:bCs/>
                <w:color w:val="0070C0"/>
              </w:rPr>
            </w:pPr>
            <w:ins w:id="5127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FA647B" w14:textId="77777777" w:rsidR="00D940B1" w:rsidRPr="000028F1" w:rsidRDefault="00D940B1" w:rsidP="00167D24">
            <w:pPr>
              <w:widowControl/>
              <w:jc w:val="center"/>
              <w:rPr>
                <w:ins w:id="5128" w:author="ST1" w:date="2020-12-02T07:49:00Z"/>
                <w:rFonts w:ascii="標楷體" w:eastAsia="標楷體" w:hAnsi="標楷體"/>
                <w:bCs/>
                <w:color w:val="0070C0"/>
              </w:rPr>
            </w:pPr>
            <w:ins w:id="5129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EDB8D9" w14:textId="77777777" w:rsidR="00D940B1" w:rsidRPr="000028F1" w:rsidRDefault="00D940B1" w:rsidP="00167D24">
            <w:pPr>
              <w:widowControl/>
              <w:jc w:val="center"/>
              <w:rPr>
                <w:ins w:id="5130" w:author="ST1" w:date="2020-12-02T07:49:00Z"/>
                <w:rFonts w:ascii="標楷體" w:eastAsia="標楷體" w:hAnsi="標楷體"/>
                <w:bCs/>
                <w:color w:val="0070C0"/>
              </w:rPr>
            </w:pPr>
            <w:ins w:id="5131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D9218A" w14:textId="77777777" w:rsidR="00D940B1" w:rsidRPr="000028F1" w:rsidRDefault="00D940B1" w:rsidP="00167D24">
            <w:pPr>
              <w:spacing w:line="140" w:lineRule="atLeast"/>
              <w:jc w:val="center"/>
              <w:rPr>
                <w:ins w:id="5132" w:author="ST1" w:date="2020-12-02T07:49:00Z"/>
                <w:rFonts w:ascii="標楷體" w:eastAsia="標楷體" w:hAnsi="標楷體"/>
                <w:bCs/>
                <w:color w:val="0070C0"/>
              </w:rPr>
            </w:pPr>
            <w:ins w:id="5133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D940B1" w:rsidRPr="000028F1" w14:paraId="610F85FF" w14:textId="77777777" w:rsidTr="00167D24">
        <w:tblPrEx>
          <w:tblW w:w="9639" w:type="dxa"/>
          <w:tblInd w:w="418" w:type="dxa"/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tblLayout w:type="fixed"/>
          <w:tblCellMar>
            <w:left w:w="28" w:type="dxa"/>
            <w:right w:w="28" w:type="dxa"/>
          </w:tblCellMar>
          <w:tblLook w:val="0000" w:firstRow="0" w:lastRow="0" w:firstColumn="0" w:lastColumn="0" w:noHBand="0" w:noVBand="0"/>
          <w:tblPrExChange w:id="5134" w:author="ST1" w:date="2020-12-02T07:50:00Z">
            <w:tblPrEx>
              <w:tblW w:w="9639" w:type="dxa"/>
              <w:tblInd w:w="418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CellMar>
                <w:left w:w="28" w:type="dxa"/>
                <w:right w:w="28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ins w:id="5135" w:author="ST1" w:date="2020-12-02T07:4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36" w:author="ST1" w:date="2020-12-02T07:50:00Z">
              <w:tcPr>
                <w:tcW w:w="70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80D0C0" w14:textId="77777777" w:rsidR="00D940B1" w:rsidRPr="000028F1" w:rsidRDefault="00D940B1" w:rsidP="00D940B1">
            <w:pPr>
              <w:spacing w:line="140" w:lineRule="atLeast"/>
              <w:rPr>
                <w:ins w:id="5137" w:author="ST1" w:date="2020-12-02T07:49:00Z"/>
                <w:rFonts w:ascii="標楷體" w:eastAsia="標楷體" w:hAnsi="標楷體"/>
                <w:color w:val="0070C0"/>
              </w:rPr>
            </w:pPr>
            <w:ins w:id="5138" w:author="ST1" w:date="2020-12-02T07:49:00Z">
              <w:r w:rsidRPr="000028F1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39" w:author="ST1" w:date="2020-12-02T07:50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D553C7" w14:textId="05F9F573" w:rsidR="00D940B1" w:rsidRPr="00D940B1" w:rsidRDefault="00D940B1" w:rsidP="00D940B1">
            <w:pPr>
              <w:spacing w:line="140" w:lineRule="atLeast"/>
              <w:rPr>
                <w:ins w:id="5140" w:author="ST1" w:date="2020-12-02T07:49:00Z"/>
                <w:rFonts w:ascii="標楷體" w:eastAsia="標楷體" w:hAnsi="標楷體" w:cs="新細明體"/>
                <w:color w:val="0070C0"/>
                <w:kern w:val="0"/>
                <w:rPrChange w:id="5141" w:author="ST1" w:date="2020-12-02T07:52:00Z">
                  <w:rPr>
                    <w:ins w:id="5142" w:author="ST1" w:date="2020-12-02T07:49:00Z"/>
                    <w:rFonts w:ascii="標楷體" w:eastAsia="標楷體" w:hAnsi="標楷體"/>
                    <w:color w:val="0070C0"/>
                  </w:rPr>
                </w:rPrChange>
              </w:rPr>
            </w:pPr>
            <w:ins w:id="5143" w:author="ST1" w:date="2020-12-02T07:50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5144" w:author="ST1" w:date="2020-12-02T07:52:00Z">
                    <w:rPr/>
                  </w:rPrChange>
                </w:rPr>
                <w:t>OCustNo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45" w:author="ST1" w:date="2020-12-02T07:50:00Z">
              <w:tcPr>
                <w:tcW w:w="24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FBE736" w14:textId="0C283B99" w:rsidR="00D940B1" w:rsidRPr="000028F1" w:rsidRDefault="00D940B1" w:rsidP="00D940B1">
            <w:pPr>
              <w:spacing w:line="140" w:lineRule="atLeast"/>
              <w:rPr>
                <w:ins w:id="5146" w:author="ST1" w:date="2020-12-02T07:49:00Z"/>
                <w:rFonts w:ascii="標楷體" w:eastAsia="標楷體" w:hAnsi="標楷體"/>
                <w:color w:val="0070C0"/>
              </w:rPr>
            </w:pPr>
            <w:ins w:id="5147" w:author="ST1" w:date="2020-12-02T07:51:00Z">
              <w:r w:rsidRPr="00D940B1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借款人戶號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48" w:author="ST1" w:date="2020-12-02T07:50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E1EE5C" w14:textId="77777777" w:rsidR="00D940B1" w:rsidRPr="000028F1" w:rsidRDefault="00D940B1" w:rsidP="00D940B1">
            <w:pPr>
              <w:spacing w:line="140" w:lineRule="atLeast"/>
              <w:jc w:val="center"/>
              <w:rPr>
                <w:ins w:id="5149" w:author="ST1" w:date="2020-12-02T07:49:00Z"/>
                <w:rFonts w:ascii="標楷體" w:eastAsia="標楷體" w:hAnsi="標楷體"/>
                <w:color w:val="0070C0"/>
              </w:rPr>
            </w:pPr>
            <w:ins w:id="5150" w:author="ST1" w:date="2020-12-02T07:4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51" w:author="ST1" w:date="2020-12-02T07:50:00Z">
              <w:tcPr>
                <w:tcW w:w="709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82476A" w14:textId="77777777" w:rsidR="00D940B1" w:rsidRPr="000028F1" w:rsidRDefault="00D940B1" w:rsidP="00D940B1">
            <w:pPr>
              <w:spacing w:line="140" w:lineRule="atLeast"/>
              <w:jc w:val="center"/>
              <w:rPr>
                <w:ins w:id="5152" w:author="ST1" w:date="2020-12-02T07:49:00Z"/>
                <w:rFonts w:ascii="標楷體" w:eastAsia="標楷體" w:hAnsi="標楷體"/>
                <w:color w:val="0070C0"/>
              </w:rPr>
            </w:pPr>
            <w:ins w:id="5153" w:author="ST1" w:date="2020-12-02T07:4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54" w:author="ST1" w:date="2020-12-02T07:50:00Z">
              <w:tcPr>
                <w:tcW w:w="297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FAA16D" w14:textId="77777777" w:rsidR="00D940B1" w:rsidRPr="000028F1" w:rsidRDefault="00D940B1" w:rsidP="00D940B1">
            <w:pPr>
              <w:spacing w:line="140" w:lineRule="atLeast"/>
              <w:rPr>
                <w:ins w:id="5155" w:author="ST1" w:date="2020-12-02T07:49:00Z"/>
                <w:rFonts w:ascii="標楷體" w:eastAsia="標楷體" w:hAnsi="標楷體"/>
                <w:color w:val="0070C0"/>
              </w:rPr>
            </w:pPr>
          </w:p>
        </w:tc>
      </w:tr>
      <w:tr w:rsidR="00D940B1" w:rsidRPr="000028F1" w14:paraId="4657D892" w14:textId="77777777" w:rsidTr="00167D24">
        <w:tblPrEx>
          <w:tblW w:w="9639" w:type="dxa"/>
          <w:tblInd w:w="418" w:type="dxa"/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tblLayout w:type="fixed"/>
          <w:tblCellMar>
            <w:left w:w="28" w:type="dxa"/>
            <w:right w:w="28" w:type="dxa"/>
          </w:tblCellMar>
          <w:tblLook w:val="0000" w:firstRow="0" w:lastRow="0" w:firstColumn="0" w:lastColumn="0" w:noHBand="0" w:noVBand="0"/>
          <w:tblPrExChange w:id="5156" w:author="ST1" w:date="2020-12-02T07:50:00Z">
            <w:tblPrEx>
              <w:tblW w:w="9639" w:type="dxa"/>
              <w:tblInd w:w="418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CellMar>
                <w:left w:w="28" w:type="dxa"/>
                <w:right w:w="28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ins w:id="5157" w:author="ST1" w:date="2020-12-02T07:4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58" w:author="ST1" w:date="2020-12-02T07:50:00Z">
              <w:tcPr>
                <w:tcW w:w="70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48C9ED8" w14:textId="1305EC00" w:rsidR="00D940B1" w:rsidRPr="000028F1" w:rsidRDefault="00D940B1" w:rsidP="00D940B1">
            <w:pPr>
              <w:spacing w:line="140" w:lineRule="atLeast"/>
              <w:rPr>
                <w:ins w:id="5159" w:author="ST1" w:date="2020-12-02T07:49:00Z"/>
                <w:rFonts w:ascii="標楷體" w:eastAsia="標楷體" w:hAnsi="標楷體"/>
                <w:color w:val="0070C0"/>
              </w:rPr>
            </w:pPr>
            <w:ins w:id="5160" w:author="ST1" w:date="2020-12-02T07:49:00Z">
              <w:r>
                <w:rPr>
                  <w:rFonts w:ascii="標楷體" w:eastAsia="標楷體" w:hAnsi="標楷體" w:hint="eastAsia"/>
                  <w:color w:val="0070C0"/>
                </w:rPr>
                <w:t>2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61" w:author="ST1" w:date="2020-12-02T07:50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B6A8BA" w14:textId="6149FC04" w:rsidR="00D940B1" w:rsidRPr="00D940B1" w:rsidRDefault="00D940B1" w:rsidP="00D940B1">
            <w:pPr>
              <w:spacing w:line="140" w:lineRule="atLeast"/>
              <w:rPr>
                <w:ins w:id="5162" w:author="ST1" w:date="2020-12-02T07:49:00Z"/>
                <w:rFonts w:ascii="標楷體" w:eastAsia="標楷體" w:hAnsi="標楷體" w:cs="新細明體"/>
                <w:color w:val="0070C0"/>
                <w:kern w:val="0"/>
                <w:rPrChange w:id="5163" w:author="ST1" w:date="2020-12-02T07:52:00Z">
                  <w:rPr>
                    <w:ins w:id="5164" w:author="ST1" w:date="2020-12-02T07:49:00Z"/>
                    <w:rFonts w:ascii="標楷體" w:eastAsia="標楷體" w:hAnsi="標楷體"/>
                    <w:color w:val="0070C0"/>
                  </w:rPr>
                </w:rPrChange>
              </w:rPr>
            </w:pPr>
            <w:ins w:id="5165" w:author="ST1" w:date="2020-12-02T07:50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5166" w:author="ST1" w:date="2020-12-02T07:52:00Z">
                    <w:rPr/>
                  </w:rPrChange>
                </w:rPr>
                <w:t>OFacmNo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67" w:author="ST1" w:date="2020-12-02T07:50:00Z">
              <w:tcPr>
                <w:tcW w:w="24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739C65" w14:textId="745871CB" w:rsidR="00D940B1" w:rsidRPr="000028F1" w:rsidRDefault="00D940B1" w:rsidP="00D940B1">
            <w:pPr>
              <w:spacing w:line="140" w:lineRule="atLeast"/>
              <w:rPr>
                <w:ins w:id="5168" w:author="ST1" w:date="2020-12-02T07:49:00Z"/>
                <w:rFonts w:ascii="標楷體" w:eastAsia="標楷體" w:hAnsi="標楷體" w:cs="新細明體"/>
                <w:color w:val="0070C0"/>
                <w:kern w:val="0"/>
              </w:rPr>
            </w:pPr>
            <w:ins w:id="5169" w:author="ST1" w:date="2020-12-02T07:51:00Z">
              <w:r w:rsidRPr="00D940B1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額度編號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70" w:author="ST1" w:date="2020-12-02T07:50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943AAB6" w14:textId="3987DEF9" w:rsidR="00D940B1" w:rsidRPr="000028F1" w:rsidRDefault="00D940B1" w:rsidP="00D940B1">
            <w:pPr>
              <w:spacing w:line="140" w:lineRule="atLeast"/>
              <w:jc w:val="center"/>
              <w:rPr>
                <w:ins w:id="5171" w:author="ST1" w:date="2020-12-02T07:49:00Z"/>
                <w:rFonts w:ascii="標楷體" w:eastAsia="標楷體" w:hAnsi="標楷體" w:cs="新細明體"/>
                <w:color w:val="0070C0"/>
                <w:kern w:val="0"/>
              </w:rPr>
            </w:pPr>
            <w:ins w:id="5172" w:author="ST1" w:date="2020-12-02T07:50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73" w:author="ST1" w:date="2020-12-02T07:50:00Z">
              <w:tcPr>
                <w:tcW w:w="709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3F8AE56" w14:textId="537D6A18" w:rsidR="00D940B1" w:rsidRPr="000028F1" w:rsidRDefault="00D940B1" w:rsidP="00D940B1">
            <w:pPr>
              <w:spacing w:line="140" w:lineRule="atLeast"/>
              <w:jc w:val="center"/>
              <w:rPr>
                <w:ins w:id="5174" w:author="ST1" w:date="2020-12-02T07:49:00Z"/>
                <w:rFonts w:ascii="標楷體" w:eastAsia="標楷體" w:hAnsi="標楷體" w:cs="新細明體"/>
                <w:color w:val="0070C0"/>
                <w:kern w:val="0"/>
              </w:rPr>
            </w:pPr>
            <w:ins w:id="5175" w:author="ST1" w:date="2020-12-02T07:50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3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76" w:author="ST1" w:date="2020-12-02T07:50:00Z">
              <w:tcPr>
                <w:tcW w:w="297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644BEC7" w14:textId="77777777" w:rsidR="00D940B1" w:rsidRPr="000028F1" w:rsidRDefault="00D940B1" w:rsidP="00D940B1">
            <w:pPr>
              <w:spacing w:line="140" w:lineRule="atLeast"/>
              <w:rPr>
                <w:ins w:id="5177" w:author="ST1" w:date="2020-12-02T07:49:00Z"/>
                <w:rFonts w:ascii="標楷體" w:eastAsia="標楷體" w:hAnsi="標楷體"/>
                <w:color w:val="0070C0"/>
              </w:rPr>
            </w:pPr>
          </w:p>
        </w:tc>
      </w:tr>
    </w:tbl>
    <w:p w14:paraId="2B9478B5" w14:textId="77777777" w:rsidR="00D940B1" w:rsidRDefault="00D940B1" w:rsidP="00D940B1">
      <w:pPr>
        <w:ind w:leftChars="500" w:left="1200"/>
        <w:rPr>
          <w:ins w:id="5178" w:author="ST1" w:date="2020-12-02T07:49:00Z"/>
          <w:rFonts w:ascii="標楷體" w:eastAsia="標楷體" w:hAnsi="標楷體"/>
        </w:rPr>
      </w:pPr>
    </w:p>
    <w:p w14:paraId="0C638F61" w14:textId="3BE6F379" w:rsidR="00D940B1" w:rsidRDefault="00D940B1" w:rsidP="004A1C2C">
      <w:pPr>
        <w:rPr>
          <w:ins w:id="5179" w:author="ST1" w:date="2020-12-02T07:49:00Z"/>
          <w:rFonts w:ascii="標楷體" w:eastAsia="標楷體" w:hAnsi="標楷體"/>
        </w:rPr>
      </w:pPr>
    </w:p>
    <w:p w14:paraId="26172F3E" w14:textId="1437CDB3" w:rsidR="00D940B1" w:rsidRDefault="00D940B1" w:rsidP="004A1C2C">
      <w:pPr>
        <w:rPr>
          <w:ins w:id="5180" w:author="ST1" w:date="2020-12-02T07:49:00Z"/>
          <w:rFonts w:ascii="標楷體" w:eastAsia="標楷體" w:hAnsi="標楷體"/>
        </w:rPr>
      </w:pPr>
    </w:p>
    <w:p w14:paraId="3BDAFADC" w14:textId="77777777" w:rsidR="00D940B1" w:rsidRPr="008F20B5" w:rsidRDefault="00D940B1" w:rsidP="004A1C2C">
      <w:pPr>
        <w:rPr>
          <w:rFonts w:ascii="標楷體" w:eastAsia="標楷體" w:hAnsi="標楷體"/>
        </w:rPr>
      </w:pPr>
    </w:p>
    <w:p w14:paraId="0CFFFC84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386F8D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C0451D9" w14:textId="79004CB7" w:rsidR="009C1DD1" w:rsidRPr="008F20B5" w:rsidRDefault="009C1DD1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5181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5182" w:name="_L2410不動產擔保品資料登錄"/>
      <w:bookmarkStart w:id="5183" w:name="_L2411不動產擔保品資料登錄"/>
      <w:bookmarkEnd w:id="5182"/>
      <w:bookmarkEnd w:id="5183"/>
      <w:r w:rsidRPr="008F20B5">
        <w:rPr>
          <w:rFonts w:ascii="標楷體" w:hAnsi="標楷體"/>
          <w:b/>
          <w:szCs w:val="32"/>
        </w:rPr>
        <w:t>L241</w:t>
      </w:r>
      <w:r w:rsidR="001F34F2" w:rsidRPr="008F20B5">
        <w:rPr>
          <w:rFonts w:ascii="標楷體" w:hAnsi="標楷體"/>
          <w:b/>
          <w:szCs w:val="32"/>
        </w:rPr>
        <w:t>1</w:t>
      </w:r>
      <w:r w:rsidRPr="008F20B5">
        <w:rPr>
          <w:rFonts w:ascii="標楷體" w:hAnsi="標楷體" w:hint="eastAsia"/>
          <w:b/>
          <w:szCs w:val="32"/>
        </w:rPr>
        <w:t>不動產擔保品資料登錄</w:t>
      </w:r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5184" w:author="家興 余" w:date="2021-01-22T09:55:00Z">
          <w:tblPr>
            <w:tblW w:w="4731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5185">
          <w:tblGrid>
            <w:gridCol w:w="735"/>
            <w:gridCol w:w="2226"/>
            <w:gridCol w:w="2383"/>
            <w:gridCol w:w="648"/>
            <w:gridCol w:w="619"/>
            <w:gridCol w:w="3035"/>
            <w:gridCol w:w="3035"/>
          </w:tblGrid>
        </w:tblGridChange>
      </w:tblGrid>
      <w:tr w:rsidR="00FD0FD5" w:rsidRPr="008F20B5" w14:paraId="4D82BBD7" w14:textId="77777777" w:rsidTr="008A7303">
        <w:trPr>
          <w:trHeight w:val="350"/>
          <w:tblHeader/>
          <w:trPrChange w:id="5186" w:author="家興 余" w:date="2021-01-22T09:55:00Z">
            <w:trPr>
              <w:trHeight w:val="350"/>
              <w:tblHeader/>
            </w:trPr>
          </w:trPrChange>
        </w:trPr>
        <w:tc>
          <w:tcPr>
            <w:tcW w:w="250" w:type="pct"/>
            <w:shd w:val="clear" w:color="auto" w:fill="auto"/>
            <w:hideMark/>
            <w:tcPrChange w:id="5187" w:author="家興 余" w:date="2021-01-22T09:55:00Z">
              <w:tcPr>
                <w:tcW w:w="381" w:type="pct"/>
                <w:shd w:val="clear" w:color="auto" w:fill="auto"/>
                <w:hideMark/>
              </w:tcPr>
            </w:tcPrChange>
          </w:tcPr>
          <w:p w14:paraId="4CC4EF90" w14:textId="77777777" w:rsidR="00FD0FD5" w:rsidRPr="008F20B5" w:rsidRDefault="00FD0FD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5188" w:author="家興 余" w:date="2021-01-22T09:55:00Z">
              <w:tcPr>
                <w:tcW w:w="1154" w:type="pct"/>
                <w:shd w:val="clear" w:color="auto" w:fill="auto"/>
                <w:hideMark/>
              </w:tcPr>
            </w:tcPrChange>
          </w:tcPr>
          <w:p w14:paraId="3A27395C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5189" w:author="家興 余" w:date="2021-01-22T09:55:00Z">
              <w:tcPr>
                <w:tcW w:w="1235" w:type="pct"/>
                <w:shd w:val="clear" w:color="auto" w:fill="auto"/>
                <w:hideMark/>
              </w:tcPr>
            </w:tcPrChange>
          </w:tcPr>
          <w:p w14:paraId="0DD0544B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0" w:type="pct"/>
            <w:shd w:val="clear" w:color="auto" w:fill="auto"/>
            <w:hideMark/>
            <w:tcPrChange w:id="5190" w:author="家興 余" w:date="2021-01-22T09:55:00Z">
              <w:tcPr>
                <w:tcW w:w="336" w:type="pct"/>
                <w:shd w:val="clear" w:color="auto" w:fill="auto"/>
                <w:hideMark/>
              </w:tcPr>
            </w:tcPrChange>
          </w:tcPr>
          <w:p w14:paraId="0C3E7ADF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  <w:tcPrChange w:id="5191" w:author="家興 余" w:date="2021-01-22T09:55:00Z">
              <w:tcPr>
                <w:tcW w:w="321" w:type="pct"/>
                <w:shd w:val="clear" w:color="auto" w:fill="auto"/>
                <w:hideMark/>
              </w:tcPr>
            </w:tcPrChange>
          </w:tcPr>
          <w:p w14:paraId="53FC6446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5192" w:author="家興 余" w:date="2021-01-22T09:55:00Z">
              <w:tcPr>
                <w:tcW w:w="1" w:type="pct"/>
              </w:tcPr>
            </w:tcPrChange>
          </w:tcPr>
          <w:p w14:paraId="3CAA4484" w14:textId="5B6D64A4" w:rsidR="00FD0FD5" w:rsidRPr="008F20B5" w:rsidRDefault="00FD0FD5">
            <w:pPr>
              <w:widowControl/>
              <w:jc w:val="center"/>
              <w:rPr>
                <w:ins w:id="519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194" w:author="家興 余" w:date="2021-01-21T09:56:00Z">
                <w:pPr>
                  <w:widowControl/>
                </w:pPr>
              </w:pPrChange>
            </w:pPr>
            <w:ins w:id="5195" w:author="家興 余" w:date="2021-01-21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5196" w:author="家興 余" w:date="2021-01-22T09:55:00Z">
              <w:tcPr>
                <w:tcW w:w="1573" w:type="pct"/>
                <w:shd w:val="clear" w:color="auto" w:fill="auto"/>
                <w:hideMark/>
              </w:tcPr>
            </w:tcPrChange>
          </w:tcPr>
          <w:p w14:paraId="149FB22A" w14:textId="35BA06F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FD0FD5" w:rsidRPr="008F20B5" w14:paraId="46574838" w14:textId="77777777" w:rsidTr="008A7303">
        <w:trPr>
          <w:trHeight w:val="340"/>
          <w:trPrChange w:id="519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5198" w:author="家興 余" w:date="2021-01-22T09:55:00Z">
              <w:tcPr>
                <w:tcW w:w="381" w:type="pct"/>
                <w:shd w:val="clear" w:color="auto" w:fill="auto"/>
              </w:tcPr>
            </w:tcPrChange>
          </w:tcPr>
          <w:p w14:paraId="2B6D04FE" w14:textId="50C527BA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5199" w:author="家興 余" w:date="2021-01-22T09:55:00Z">
              <w:tcPr>
                <w:tcW w:w="1154" w:type="pct"/>
                <w:shd w:val="clear" w:color="auto" w:fill="auto"/>
                <w:hideMark/>
              </w:tcPr>
            </w:tcPrChange>
          </w:tcPr>
          <w:p w14:paraId="10654E9B" w14:textId="3691E65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hideMark/>
            <w:tcPrChange w:id="5200" w:author="家興 余" w:date="2021-01-22T09:55:00Z">
              <w:tcPr>
                <w:tcW w:w="1235" w:type="pct"/>
                <w:shd w:val="clear" w:color="auto" w:fill="auto"/>
                <w:hideMark/>
              </w:tcPr>
            </w:tcPrChange>
          </w:tcPr>
          <w:p w14:paraId="19854AFB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shd w:val="clear" w:color="auto" w:fill="auto"/>
            <w:hideMark/>
            <w:tcPrChange w:id="5201" w:author="家興 余" w:date="2021-01-22T09:55:00Z">
              <w:tcPr>
                <w:tcW w:w="336" w:type="pct"/>
                <w:shd w:val="clear" w:color="auto" w:fill="auto"/>
                <w:hideMark/>
              </w:tcPr>
            </w:tcPrChange>
          </w:tcPr>
          <w:p w14:paraId="299A3B47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hideMark/>
            <w:tcPrChange w:id="5202" w:author="家興 余" w:date="2021-01-22T09:55:00Z">
              <w:tcPr>
                <w:tcW w:w="321" w:type="pct"/>
                <w:shd w:val="clear" w:color="auto" w:fill="auto"/>
                <w:hideMark/>
              </w:tcPr>
            </w:tcPrChange>
          </w:tcPr>
          <w:p w14:paraId="1CE0E032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5203" w:author="家興 余" w:date="2021-01-22T09:55:00Z">
              <w:tcPr>
                <w:tcW w:w="1" w:type="pct"/>
              </w:tcPr>
            </w:tcPrChange>
          </w:tcPr>
          <w:p w14:paraId="5EDAC969" w14:textId="488DDA9E" w:rsidR="00FD0FD5" w:rsidRPr="008F20B5" w:rsidRDefault="00FD0FD5">
            <w:pPr>
              <w:widowControl/>
              <w:jc w:val="center"/>
              <w:rPr>
                <w:ins w:id="520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05" w:author="家興 余" w:date="2021-01-21T09:56:00Z">
                <w:pPr>
                  <w:widowControl/>
                </w:pPr>
              </w:pPrChange>
            </w:pPr>
            <w:ins w:id="5206" w:author="家興 余" w:date="2021-01-21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207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A05A9FD" w14:textId="6B134F6C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L2411</w:t>
            </w:r>
          </w:p>
        </w:tc>
      </w:tr>
      <w:tr w:rsidR="00FD0FD5" w:rsidRPr="008F20B5" w14:paraId="60E6F707" w14:textId="77777777" w:rsidTr="008A7303">
        <w:trPr>
          <w:trHeight w:val="340"/>
          <w:trPrChange w:id="520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5209" w:author="家興 余" w:date="2021-01-22T09:55:00Z">
              <w:tcPr>
                <w:tcW w:w="381" w:type="pct"/>
                <w:shd w:val="clear" w:color="auto" w:fill="auto"/>
              </w:tcPr>
            </w:tcPrChange>
          </w:tcPr>
          <w:p w14:paraId="334F0666" w14:textId="163F1E75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5210" w:author="家興 余" w:date="2021-01-22T09:55:00Z">
              <w:tcPr>
                <w:tcW w:w="1154" w:type="pct"/>
                <w:shd w:val="clear" w:color="auto" w:fill="auto"/>
              </w:tcPr>
            </w:tcPrChange>
          </w:tcPr>
          <w:p w14:paraId="79B54C65" w14:textId="2F426F56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5211" w:author="家興 余" w:date="2021-01-22T09:55:00Z">
              <w:tcPr>
                <w:tcW w:w="1235" w:type="pct"/>
                <w:shd w:val="clear" w:color="auto" w:fill="auto"/>
              </w:tcPr>
            </w:tcPrChange>
          </w:tcPr>
          <w:p w14:paraId="3B40BAA0" w14:textId="776703D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  <w:shd w:val="clear" w:color="auto" w:fill="auto"/>
            <w:tcPrChange w:id="5212" w:author="家興 余" w:date="2021-01-22T09:55:00Z">
              <w:tcPr>
                <w:tcW w:w="336" w:type="pct"/>
                <w:shd w:val="clear" w:color="auto" w:fill="auto"/>
              </w:tcPr>
            </w:tcPrChange>
          </w:tcPr>
          <w:p w14:paraId="3D445063" w14:textId="6A2B5AF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5213" w:author="家興 余" w:date="2021-01-22T09:55:00Z">
              <w:tcPr>
                <w:tcW w:w="321" w:type="pct"/>
                <w:shd w:val="clear" w:color="auto" w:fill="auto"/>
              </w:tcPr>
            </w:tcPrChange>
          </w:tcPr>
          <w:p w14:paraId="00CCABA7" w14:textId="3A98A859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5214" w:author="家興 余" w:date="2021-01-22T09:55:00Z">
              <w:tcPr>
                <w:tcW w:w="1" w:type="pct"/>
              </w:tcPr>
            </w:tcPrChange>
          </w:tcPr>
          <w:p w14:paraId="2A91BF34" w14:textId="2A813E88" w:rsidR="00FD0FD5" w:rsidRPr="008F20B5" w:rsidRDefault="00FD0FD5">
            <w:pPr>
              <w:widowControl/>
              <w:jc w:val="center"/>
              <w:rPr>
                <w:ins w:id="521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16" w:author="家興 余" w:date="2021-01-21T09:56:00Z">
                <w:pPr>
                  <w:widowControl/>
                </w:pPr>
              </w:pPrChange>
            </w:pPr>
            <w:ins w:id="5217" w:author="家興 余" w:date="2021-01-21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5218" w:author="家興 余" w:date="2021-01-22T09:55:00Z">
              <w:tcPr>
                <w:tcW w:w="1573" w:type="pct"/>
                <w:shd w:val="clear" w:color="auto" w:fill="auto"/>
                <w:vAlign w:val="center"/>
              </w:tcPr>
            </w:tcPrChange>
          </w:tcPr>
          <w:p w14:paraId="01DA7FCE" w14:textId="0A6D9FA2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084AC1B3" w14:textId="7777777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6E1D64C" w14:textId="1E4039A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FD0FD5" w:rsidRPr="008F20B5" w14:paraId="5CEEC486" w14:textId="77777777" w:rsidTr="008A7303">
        <w:trPr>
          <w:trHeight w:val="340"/>
          <w:trPrChange w:id="521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2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57FE133" w14:textId="77777777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5221" w:author="家興 余" w:date="2021-01-22T09:55:00Z">
              <w:tcPr>
                <w:tcW w:w="1154" w:type="pct"/>
                <w:shd w:val="clear" w:color="auto" w:fill="auto"/>
              </w:tcPr>
            </w:tcPrChange>
          </w:tcPr>
          <w:p w14:paraId="25EF3A2B" w14:textId="0F117150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shd w:val="clear" w:color="auto" w:fill="auto"/>
            <w:vAlign w:val="center"/>
            <w:tcPrChange w:id="5222" w:author="家興 余" w:date="2021-01-22T09:55:00Z">
              <w:tcPr>
                <w:tcW w:w="1235" w:type="pct"/>
                <w:shd w:val="clear" w:color="auto" w:fill="auto"/>
                <w:vAlign w:val="center"/>
              </w:tcPr>
            </w:tcPrChange>
          </w:tcPr>
          <w:p w14:paraId="659758E3" w14:textId="56212A13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  <w:shd w:val="clear" w:color="auto" w:fill="auto"/>
            <w:vAlign w:val="center"/>
            <w:tcPrChange w:id="5223" w:author="家興 余" w:date="2021-01-22T09:55:00Z">
              <w:tcPr>
                <w:tcW w:w="336" w:type="pct"/>
                <w:shd w:val="clear" w:color="auto" w:fill="auto"/>
                <w:vAlign w:val="center"/>
              </w:tcPr>
            </w:tcPrChange>
          </w:tcPr>
          <w:p w14:paraId="7A39F16D" w14:textId="6F914BC6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5224" w:author="家興 余" w:date="2021-01-22T09:55:00Z">
              <w:tcPr>
                <w:tcW w:w="321" w:type="pct"/>
                <w:shd w:val="clear" w:color="auto" w:fill="auto"/>
                <w:vAlign w:val="center"/>
              </w:tcPr>
            </w:tcPrChange>
          </w:tcPr>
          <w:p w14:paraId="1BEFD132" w14:textId="52A546B8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5225" w:author="家興 余" w:date="2021-01-22T09:55:00Z">
              <w:tcPr>
                <w:tcW w:w="1" w:type="pct"/>
              </w:tcPr>
            </w:tcPrChange>
          </w:tcPr>
          <w:p w14:paraId="05958F19" w14:textId="3E97EF26" w:rsidR="00FD0FD5" w:rsidRPr="008F20B5" w:rsidRDefault="00FD0FD5">
            <w:pPr>
              <w:widowControl/>
              <w:jc w:val="center"/>
              <w:rPr>
                <w:ins w:id="522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27" w:author="家興 余" w:date="2021-01-21T09:56:00Z">
                <w:pPr>
                  <w:widowControl/>
                </w:pPr>
              </w:pPrChange>
            </w:pPr>
            <w:ins w:id="5228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5229" w:author="家興 余" w:date="2021-01-22T09:55:00Z">
              <w:tcPr>
                <w:tcW w:w="1573" w:type="pct"/>
                <w:shd w:val="clear" w:color="auto" w:fill="auto"/>
                <w:vAlign w:val="center"/>
              </w:tcPr>
            </w:tcPrChange>
          </w:tcPr>
          <w:p w14:paraId="5A392289" w14:textId="02BCE7F3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53B42E21" w14:textId="77777777" w:rsidTr="008A7303">
        <w:trPr>
          <w:trHeight w:val="340"/>
          <w:trPrChange w:id="523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3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EF631F4" w14:textId="77777777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5232" w:author="家興 余" w:date="2021-01-22T09:55:00Z">
              <w:tcPr>
                <w:tcW w:w="1154" w:type="pct"/>
                <w:shd w:val="clear" w:color="auto" w:fill="auto"/>
              </w:tcPr>
            </w:tcPrChange>
          </w:tcPr>
          <w:p w14:paraId="55E73F59" w14:textId="2B34D345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shd w:val="clear" w:color="auto" w:fill="auto"/>
            <w:vAlign w:val="center"/>
            <w:tcPrChange w:id="5233" w:author="家興 余" w:date="2021-01-22T09:55:00Z">
              <w:tcPr>
                <w:tcW w:w="1235" w:type="pct"/>
                <w:shd w:val="clear" w:color="auto" w:fill="auto"/>
                <w:vAlign w:val="center"/>
              </w:tcPr>
            </w:tcPrChange>
          </w:tcPr>
          <w:p w14:paraId="23760DC7" w14:textId="650FC7C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  <w:shd w:val="clear" w:color="auto" w:fill="auto"/>
            <w:vAlign w:val="center"/>
            <w:tcPrChange w:id="5234" w:author="家興 余" w:date="2021-01-22T09:55:00Z">
              <w:tcPr>
                <w:tcW w:w="336" w:type="pct"/>
                <w:shd w:val="clear" w:color="auto" w:fill="auto"/>
                <w:vAlign w:val="center"/>
              </w:tcPr>
            </w:tcPrChange>
          </w:tcPr>
          <w:p w14:paraId="02FB59F9" w14:textId="0E80297A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5235" w:author="家興 余" w:date="2021-01-22T09:55:00Z">
              <w:tcPr>
                <w:tcW w:w="321" w:type="pct"/>
                <w:shd w:val="clear" w:color="auto" w:fill="auto"/>
                <w:vAlign w:val="center"/>
              </w:tcPr>
            </w:tcPrChange>
          </w:tcPr>
          <w:p w14:paraId="7FB74E4A" w14:textId="1DD0143E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5236" w:author="家興 余" w:date="2021-01-22T09:55:00Z">
              <w:tcPr>
                <w:tcW w:w="1" w:type="pct"/>
              </w:tcPr>
            </w:tcPrChange>
          </w:tcPr>
          <w:p w14:paraId="5EB1B480" w14:textId="655314D8" w:rsidR="00FD0FD5" w:rsidRPr="008F20B5" w:rsidRDefault="00FD0FD5">
            <w:pPr>
              <w:widowControl/>
              <w:jc w:val="center"/>
              <w:rPr>
                <w:ins w:id="523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38" w:author="家興 余" w:date="2021-01-21T09:56:00Z">
                <w:pPr>
                  <w:widowControl/>
                </w:pPr>
              </w:pPrChange>
            </w:pPr>
            <w:ins w:id="5239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5240" w:author="家興 余" w:date="2021-01-22T09:55:00Z">
              <w:tcPr>
                <w:tcW w:w="1573" w:type="pct"/>
                <w:shd w:val="clear" w:color="auto" w:fill="auto"/>
                <w:vAlign w:val="center"/>
              </w:tcPr>
            </w:tcPrChange>
          </w:tcPr>
          <w:p w14:paraId="36436CDD" w14:textId="559F634F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8C28937" w14:textId="77777777" w:rsidTr="008A7303">
        <w:trPr>
          <w:trHeight w:val="340"/>
          <w:trPrChange w:id="524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4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D7A692F" w14:textId="264BE704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  <w:tcPrChange w:id="5243" w:author="家興 余" w:date="2021-01-22T09:55:00Z">
              <w:tcPr>
                <w:tcW w:w="1154" w:type="pct"/>
                <w:shd w:val="clear" w:color="auto" w:fill="auto"/>
                <w:vAlign w:val="center"/>
                <w:hideMark/>
              </w:tcPr>
            </w:tcPrChange>
          </w:tcPr>
          <w:p w14:paraId="7C21E592" w14:textId="60502A8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ClCode1</w:t>
            </w:r>
          </w:p>
        </w:tc>
        <w:tc>
          <w:tcPr>
            <w:tcW w:w="1750" w:type="pct"/>
            <w:shd w:val="clear" w:color="auto" w:fill="auto"/>
            <w:vAlign w:val="center"/>
            <w:hideMark/>
            <w:tcPrChange w:id="5244" w:author="家興 余" w:date="2021-01-22T09:55:00Z">
              <w:tcPr>
                <w:tcW w:w="1235" w:type="pct"/>
                <w:shd w:val="clear" w:color="auto" w:fill="auto"/>
                <w:vAlign w:val="center"/>
                <w:hideMark/>
              </w:tcPr>
            </w:tcPrChange>
          </w:tcPr>
          <w:p w14:paraId="3B710667" w14:textId="7E7BE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45" w:author="家興 余" w:date="2021-01-22T09:55:00Z">
              <w:tcPr>
                <w:tcW w:w="336" w:type="pct"/>
                <w:shd w:val="clear" w:color="auto" w:fill="auto"/>
                <w:vAlign w:val="center"/>
                <w:hideMark/>
              </w:tcPr>
            </w:tcPrChange>
          </w:tcPr>
          <w:p w14:paraId="7A0F7AB3" w14:textId="7174593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46" w:author="家興 余" w:date="2021-01-22T09:55:00Z">
              <w:tcPr>
                <w:tcW w:w="321" w:type="pct"/>
                <w:shd w:val="clear" w:color="auto" w:fill="auto"/>
                <w:vAlign w:val="center"/>
                <w:hideMark/>
              </w:tcPr>
            </w:tcPrChange>
          </w:tcPr>
          <w:p w14:paraId="3EE32AB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5247" w:author="家興 余" w:date="2021-01-22T09:55:00Z">
              <w:tcPr>
                <w:tcW w:w="1" w:type="pct"/>
              </w:tcPr>
            </w:tcPrChange>
          </w:tcPr>
          <w:p w14:paraId="0F8D8950" w14:textId="7C9E101B" w:rsidR="00FD0FD5" w:rsidRPr="008F20B5" w:rsidRDefault="00FD0FD5">
            <w:pPr>
              <w:widowControl/>
              <w:jc w:val="center"/>
              <w:rPr>
                <w:ins w:id="524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49" w:author="家興 余" w:date="2021-01-21T09:56:00Z">
                <w:pPr>
                  <w:widowControl/>
                </w:pPr>
              </w:pPrChange>
            </w:pPr>
            <w:ins w:id="5250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251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2BE9F0AB" w14:textId="6266746E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1:房地;2:土地</w:t>
            </w:r>
          </w:p>
        </w:tc>
      </w:tr>
      <w:tr w:rsidR="00FD0FD5" w:rsidRPr="008F20B5" w14:paraId="2398D931" w14:textId="77777777" w:rsidTr="008A7303">
        <w:trPr>
          <w:trHeight w:val="340"/>
          <w:trPrChange w:id="525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5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A16EC8D" w14:textId="1C0A1D8A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  <w:tcPrChange w:id="5254" w:author="家興 余" w:date="2021-01-22T09:55:00Z">
              <w:tcPr>
                <w:tcW w:w="1154" w:type="pct"/>
                <w:shd w:val="clear" w:color="auto" w:fill="auto"/>
                <w:vAlign w:val="center"/>
                <w:hideMark/>
              </w:tcPr>
            </w:tcPrChange>
          </w:tcPr>
          <w:p w14:paraId="0C7DDACE" w14:textId="0B6598E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ClCode2</w:t>
            </w:r>
          </w:p>
        </w:tc>
        <w:tc>
          <w:tcPr>
            <w:tcW w:w="1750" w:type="pct"/>
            <w:shd w:val="clear" w:color="auto" w:fill="auto"/>
            <w:vAlign w:val="center"/>
            <w:hideMark/>
            <w:tcPrChange w:id="5255" w:author="家興 余" w:date="2021-01-22T09:55:00Z">
              <w:tcPr>
                <w:tcW w:w="1235" w:type="pct"/>
                <w:shd w:val="clear" w:color="auto" w:fill="auto"/>
                <w:vAlign w:val="center"/>
                <w:hideMark/>
              </w:tcPr>
            </w:tcPrChange>
          </w:tcPr>
          <w:p w14:paraId="533FD4CC" w14:textId="53A89E2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 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56" w:author="家興 余" w:date="2021-01-22T09:55:00Z">
              <w:tcPr>
                <w:tcW w:w="336" w:type="pct"/>
                <w:shd w:val="clear" w:color="auto" w:fill="auto"/>
                <w:vAlign w:val="center"/>
                <w:hideMark/>
              </w:tcPr>
            </w:tcPrChange>
          </w:tcPr>
          <w:p w14:paraId="52D36648" w14:textId="06C91BA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57" w:author="家興 余" w:date="2021-01-22T09:55:00Z">
              <w:tcPr>
                <w:tcW w:w="321" w:type="pct"/>
                <w:shd w:val="clear" w:color="auto" w:fill="auto"/>
                <w:vAlign w:val="center"/>
                <w:hideMark/>
              </w:tcPr>
            </w:tcPrChange>
          </w:tcPr>
          <w:p w14:paraId="1307BFA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5258" w:author="家興 余" w:date="2021-01-22T09:55:00Z">
              <w:tcPr>
                <w:tcW w:w="1" w:type="pct"/>
              </w:tcPr>
            </w:tcPrChange>
          </w:tcPr>
          <w:p w14:paraId="0AB82734" w14:textId="5C775F42" w:rsidR="00FD0FD5" w:rsidRPr="008F20B5" w:rsidRDefault="00FD0FD5">
            <w:pPr>
              <w:widowControl/>
              <w:jc w:val="center"/>
              <w:rPr>
                <w:ins w:id="525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60" w:author="家興 余" w:date="2021-01-21T09:56:00Z">
                <w:pPr>
                  <w:widowControl/>
                </w:pPr>
              </w:pPrChange>
            </w:pPr>
            <w:ins w:id="5261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262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3509049" w14:textId="43D98460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74BC3016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728DA7A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3F65FF5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4701C40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29CA6AC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556F4881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01A21412" w14:textId="77777777" w:rsidR="00FD0FD5" w:rsidRPr="008F20B5" w:rsidRDefault="00FD0FD5" w:rsidP="00702C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293D7281" w14:textId="12F4552E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55E791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457F9A4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E10C85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4E2A18D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255C5FF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3D9392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1F7170A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5DFB329F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2B4F7DC6" w14:textId="6C35F648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FD0FD5" w:rsidRPr="008F20B5" w14:paraId="750DC487" w14:textId="77777777" w:rsidTr="008A7303">
        <w:trPr>
          <w:trHeight w:val="340"/>
          <w:trPrChange w:id="526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6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9D0F27C" w14:textId="5066D260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265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FF3560A" w14:textId="3646F15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ClNo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26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538930D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6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66E3642" w14:textId="5C3100BF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268" w:author="家興 余" w:date="2020-12-30T09:5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269" w:author="家興 余" w:date="2020-12-30T09:54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7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24685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5271" w:author="家興 余" w:date="2021-01-22T09:55:00Z">
              <w:tcPr>
                <w:tcW w:w="1" w:type="pct"/>
              </w:tcPr>
            </w:tcPrChange>
          </w:tcPr>
          <w:p w14:paraId="73045F71" w14:textId="77777777" w:rsidR="00FD0FD5" w:rsidRPr="008F20B5" w:rsidDel="004444BD" w:rsidRDefault="00FD0FD5">
            <w:pPr>
              <w:widowControl/>
              <w:jc w:val="center"/>
              <w:rPr>
                <w:ins w:id="527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73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527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8C33D26" w14:textId="55C49E93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5275" w:author="家興 余" w:date="2020-12-30T09:54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2554D4C0" w14:textId="77777777" w:rsidTr="008A7303">
        <w:trPr>
          <w:trHeight w:val="325"/>
          <w:trPrChange w:id="5276" w:author="家興 余" w:date="2021-01-22T09:55:00Z">
            <w:trPr>
              <w:trHeight w:val="325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7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F6CAB5" w14:textId="603B9C2A" w:rsidR="00FD0FD5" w:rsidRPr="004A1C2C" w:rsidRDefault="00FD0FD5" w:rsidP="004A1C2C">
            <w:pPr>
              <w:pStyle w:val="af9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278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CB652F" w14:textId="69E2F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ClTypeCode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27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DF59756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8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1BBA13A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8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624DF85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5282" w:author="家興 余" w:date="2021-01-22T09:55:00Z">
              <w:tcPr>
                <w:tcW w:w="1" w:type="pct"/>
              </w:tcPr>
            </w:tcPrChange>
          </w:tcPr>
          <w:p w14:paraId="4CE2DD50" w14:textId="0CF651F0" w:rsidR="00FD0FD5" w:rsidRPr="008F20B5" w:rsidRDefault="00FD0FD5">
            <w:pPr>
              <w:widowControl/>
              <w:jc w:val="center"/>
              <w:rPr>
                <w:ins w:id="528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84" w:author="家興 余" w:date="2021-01-21T09:56:00Z">
                <w:pPr>
                  <w:widowControl/>
                </w:pPr>
              </w:pPrChange>
            </w:pPr>
            <w:ins w:id="5285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528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0D5AF52" w14:textId="09CE5D6D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BDAB63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308E0B71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5459BA4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114B1F0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09F28AC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2A0: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38C33E27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35341EAF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2B89E21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B43166" w14:textId="118A03A4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76BA6D3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35EA6FF1" w14:textId="77777777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2D7FF1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03627B9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742CF07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7B126C3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0CCF13A4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2F9FED06" w14:textId="424506A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FD0FD5" w:rsidRPr="008F20B5" w14:paraId="2BC86675" w14:textId="77777777" w:rsidTr="008A7303">
        <w:trPr>
          <w:trHeight w:val="340"/>
          <w:ins w:id="5287" w:author="ST1" w:date="2020-12-01T00:00:00Z"/>
          <w:trPrChange w:id="528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8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B45AEDD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290" w:author="ST1" w:date="2020-12-01T00:00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29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B521D92" w14:textId="3A8B9607" w:rsidR="00FD0FD5" w:rsidRPr="00910C6F" w:rsidRDefault="00FD0FD5" w:rsidP="00910C6F">
            <w:pPr>
              <w:widowControl/>
              <w:rPr>
                <w:ins w:id="5292" w:author="ST1" w:date="2020-12-01T00:00:00Z"/>
                <w:rFonts w:ascii="標楷體" w:eastAsia="標楷體" w:hAnsi="標楷體" w:cs="新細明體"/>
                <w:color w:val="FF0000"/>
                <w:kern w:val="0"/>
                <w:rPrChange w:id="5293" w:author="ST1" w:date="2020-12-01T00:06:00Z">
                  <w:rPr>
                    <w:ins w:id="5294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295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296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CityCode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29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8450FE0" w14:textId="6BE854B2" w:rsidR="00FD0FD5" w:rsidRPr="00910C6F" w:rsidRDefault="00FD0FD5" w:rsidP="00910C6F">
            <w:pPr>
              <w:widowControl/>
              <w:rPr>
                <w:ins w:id="5298" w:author="ST1" w:date="2020-12-01T00:00:00Z"/>
                <w:rFonts w:ascii="標楷體" w:eastAsia="標楷體" w:hAnsi="標楷體" w:cs="新細明體"/>
                <w:color w:val="FF0000"/>
                <w:kern w:val="0"/>
                <w:rPrChange w:id="5299" w:author="ST1" w:date="2020-12-01T00:06:00Z">
                  <w:rPr>
                    <w:ins w:id="5300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01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302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建物門牌（縣／市）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0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3C7EFA2A" w14:textId="4814A064" w:rsidR="00FD0FD5" w:rsidRPr="00910C6F" w:rsidRDefault="00FD0FD5" w:rsidP="00910C6F">
            <w:pPr>
              <w:widowControl/>
              <w:jc w:val="center"/>
              <w:rPr>
                <w:ins w:id="5304" w:author="ST1" w:date="2020-12-01T00:00:00Z"/>
                <w:rFonts w:ascii="標楷體" w:eastAsia="標楷體" w:hAnsi="標楷體" w:cs="新細明體"/>
                <w:color w:val="FF0000"/>
                <w:kern w:val="0"/>
                <w:rPrChange w:id="5305" w:author="ST1" w:date="2020-12-01T00:06:00Z">
                  <w:rPr>
                    <w:ins w:id="5306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07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08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0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E4FE569" w14:textId="4A032D3F" w:rsidR="00FD0FD5" w:rsidRPr="00910C6F" w:rsidRDefault="00FD0FD5" w:rsidP="00910C6F">
            <w:pPr>
              <w:widowControl/>
              <w:jc w:val="center"/>
              <w:rPr>
                <w:ins w:id="5310" w:author="ST1" w:date="2020-12-01T00:00:00Z"/>
                <w:rFonts w:ascii="標楷體" w:eastAsia="標楷體" w:hAnsi="標楷體" w:cs="新細明體"/>
                <w:color w:val="FF0000"/>
                <w:kern w:val="0"/>
                <w:rPrChange w:id="5311" w:author="ST1" w:date="2020-12-01T00:06:00Z">
                  <w:rPr>
                    <w:ins w:id="5312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13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14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2</w:t>
              </w:r>
            </w:ins>
          </w:p>
        </w:tc>
        <w:tc>
          <w:tcPr>
            <w:tcW w:w="250" w:type="pct"/>
            <w:tcPrChange w:id="5315" w:author="家興 余" w:date="2021-01-22T09:55:00Z">
              <w:tcPr>
                <w:tcW w:w="1" w:type="pct"/>
              </w:tcPr>
            </w:tcPrChange>
          </w:tcPr>
          <w:p w14:paraId="61729064" w14:textId="12F151DA" w:rsidR="00FD0FD5" w:rsidRDefault="004F394E">
            <w:pPr>
              <w:widowControl/>
              <w:jc w:val="center"/>
              <w:rPr>
                <w:ins w:id="531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317" w:author="家興 余" w:date="2021-01-21T09:56:00Z">
                <w:pPr>
                  <w:widowControl/>
                </w:pPr>
              </w:pPrChange>
            </w:pPr>
            <w:ins w:id="5318" w:author="家興 余" w:date="2021-01-21T10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31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55FE6B2" w14:textId="6366679A" w:rsidR="004F394E" w:rsidRDefault="004F394E" w:rsidP="00910C6F">
            <w:pPr>
              <w:widowControl/>
              <w:rPr>
                <w:ins w:id="5320" w:author="家興 余" w:date="2021-01-21T10:00:00Z"/>
                <w:rFonts w:ascii="標楷體" w:eastAsia="標楷體" w:hAnsi="標楷體" w:cs="新細明體"/>
                <w:color w:val="000000"/>
                <w:kern w:val="0"/>
              </w:rPr>
            </w:pPr>
            <w:ins w:id="5321" w:author="家興 余" w:date="2021-01-21T10:0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3B3ACF9D" w14:textId="4E2AA745" w:rsidR="00FD0FD5" w:rsidRDefault="00FD0FD5" w:rsidP="00910C6F">
            <w:pPr>
              <w:widowControl/>
              <w:rPr>
                <w:ins w:id="5322" w:author="ST1" w:date="2020-12-23T21:15:00Z"/>
                <w:rFonts w:ascii="標楷體" w:eastAsia="標楷體" w:hAnsi="標楷體" w:cs="新細明體"/>
                <w:color w:val="000000"/>
                <w:kern w:val="0"/>
              </w:rPr>
            </w:pPr>
            <w:ins w:id="5323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</w:t>
              </w:r>
            </w:ins>
          </w:p>
          <w:p w14:paraId="0A20EA47" w14:textId="20556C73" w:rsidR="00FD0FD5" w:rsidRPr="00910C6F" w:rsidRDefault="00FD0FD5" w:rsidP="00910C6F">
            <w:pPr>
              <w:widowControl/>
              <w:rPr>
                <w:ins w:id="5324" w:author="ST1" w:date="2020-12-01T00:00:00Z"/>
                <w:rFonts w:ascii="標楷體" w:eastAsia="標楷體" w:hAnsi="標楷體" w:cs="新細明體"/>
                <w:color w:val="FF0000"/>
                <w:kern w:val="0"/>
                <w:rPrChange w:id="5325" w:author="ST1" w:date="2020-12-01T00:03:00Z">
                  <w:rPr>
                    <w:ins w:id="5326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27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(L2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411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FD0FD5" w:rsidRPr="008F20B5" w14:paraId="78AB9EEF" w14:textId="77777777" w:rsidTr="008A7303">
        <w:trPr>
          <w:trHeight w:val="340"/>
          <w:ins w:id="5328" w:author="ST1" w:date="2020-12-01T00:01:00Z"/>
          <w:trPrChange w:id="532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33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7F09A51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331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33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45CDB43" w14:textId="4AE631DE" w:rsidR="00FD0FD5" w:rsidRPr="00910C6F" w:rsidRDefault="00FD0FD5" w:rsidP="00910C6F">
            <w:pPr>
              <w:widowControl/>
              <w:rPr>
                <w:ins w:id="5333" w:author="ST1" w:date="2020-12-01T00:01:00Z"/>
                <w:rFonts w:ascii="標楷體" w:eastAsia="標楷體" w:hAnsi="標楷體" w:cs="新細明體"/>
                <w:color w:val="FF0000"/>
                <w:kern w:val="0"/>
                <w:rPrChange w:id="5334" w:author="ST1" w:date="2020-12-01T00:06:00Z">
                  <w:rPr>
                    <w:ins w:id="533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36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337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AreaCode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33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95457E7" w14:textId="2593D12F" w:rsidR="00FD0FD5" w:rsidRPr="00910C6F" w:rsidRDefault="00FD0FD5" w:rsidP="00910C6F">
            <w:pPr>
              <w:widowControl/>
              <w:rPr>
                <w:ins w:id="5339" w:author="ST1" w:date="2020-12-01T00:01:00Z"/>
                <w:rFonts w:ascii="標楷體" w:eastAsia="標楷體" w:hAnsi="標楷體" w:cs="新細明體"/>
                <w:color w:val="FF0000"/>
                <w:kern w:val="0"/>
                <w:rPrChange w:id="5340" w:author="ST1" w:date="2020-12-01T00:06:00Z">
                  <w:rPr>
                    <w:ins w:id="534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42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343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建物門牌（鄉／鎮／市／區）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4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3BD2C75" w14:textId="749866F5" w:rsidR="00FD0FD5" w:rsidRPr="00910C6F" w:rsidRDefault="00FD0FD5" w:rsidP="00910C6F">
            <w:pPr>
              <w:widowControl/>
              <w:jc w:val="center"/>
              <w:rPr>
                <w:ins w:id="5345" w:author="ST1" w:date="2020-12-01T00:01:00Z"/>
                <w:rFonts w:ascii="標楷體" w:eastAsia="標楷體" w:hAnsi="標楷體" w:cs="新細明體"/>
                <w:color w:val="FF0000"/>
                <w:kern w:val="0"/>
                <w:rPrChange w:id="5346" w:author="ST1" w:date="2020-12-01T00:06:00Z">
                  <w:rPr>
                    <w:ins w:id="534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48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49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5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B5F61CA" w14:textId="0261C0C0" w:rsidR="00FD0FD5" w:rsidRPr="00910C6F" w:rsidRDefault="00FD0FD5" w:rsidP="00910C6F">
            <w:pPr>
              <w:widowControl/>
              <w:jc w:val="center"/>
              <w:rPr>
                <w:ins w:id="5351" w:author="ST1" w:date="2020-12-01T00:01:00Z"/>
                <w:rFonts w:ascii="標楷體" w:eastAsia="標楷體" w:hAnsi="標楷體" w:cs="新細明體"/>
                <w:color w:val="FF0000"/>
                <w:kern w:val="0"/>
                <w:rPrChange w:id="5352" w:author="ST1" w:date="2020-12-01T00:06:00Z">
                  <w:rPr>
                    <w:ins w:id="535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54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55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50" w:type="pct"/>
            <w:tcPrChange w:id="5356" w:author="家興 余" w:date="2021-01-22T09:55:00Z">
              <w:tcPr>
                <w:tcW w:w="1" w:type="pct"/>
              </w:tcPr>
            </w:tcPrChange>
          </w:tcPr>
          <w:p w14:paraId="1E25A690" w14:textId="43C4D92A" w:rsidR="00FD0FD5" w:rsidRPr="00910C6F" w:rsidRDefault="004F394E">
            <w:pPr>
              <w:widowControl/>
              <w:jc w:val="center"/>
              <w:rPr>
                <w:ins w:id="5357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358" w:author="家興 余" w:date="2021-01-21T09:56:00Z">
                <w:pPr>
                  <w:widowControl/>
                </w:pPr>
              </w:pPrChange>
            </w:pPr>
            <w:ins w:id="5359" w:author="家興 余" w:date="2021-01-21T10:01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36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699E587" w14:textId="77777777" w:rsidR="004F394E" w:rsidRDefault="004F394E" w:rsidP="004F394E">
            <w:pPr>
              <w:widowControl/>
              <w:rPr>
                <w:ins w:id="5361" w:author="家興 余" w:date="2021-01-21T10:00:00Z"/>
                <w:rFonts w:ascii="標楷體" w:eastAsia="標楷體" w:hAnsi="標楷體" w:cs="新細明體"/>
                <w:color w:val="000000"/>
                <w:kern w:val="0"/>
              </w:rPr>
            </w:pPr>
            <w:ins w:id="5362" w:author="家興 余" w:date="2021-01-21T10:0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453761B1" w14:textId="031A2C64" w:rsidR="00FD0FD5" w:rsidRPr="00910C6F" w:rsidRDefault="00FD0FD5" w:rsidP="00910C6F">
            <w:pPr>
              <w:widowControl/>
              <w:rPr>
                <w:ins w:id="5363" w:author="ST1" w:date="2020-12-01T00:01:00Z"/>
                <w:rFonts w:ascii="標楷體" w:eastAsia="標楷體" w:hAnsi="標楷體" w:cs="新細明體"/>
                <w:color w:val="FF0000"/>
                <w:kern w:val="0"/>
                <w:rPrChange w:id="5364" w:author="ST1" w:date="2020-12-01T00:03:00Z">
                  <w:rPr>
                    <w:ins w:id="536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FD0FD5" w:rsidRPr="008F20B5" w14:paraId="3FB82A1F" w14:textId="77777777" w:rsidTr="008A7303">
        <w:trPr>
          <w:trHeight w:val="340"/>
          <w:ins w:id="5366" w:author="ST1" w:date="2020-12-01T00:01:00Z"/>
          <w:trPrChange w:id="536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36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8259166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369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37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447BBBE" w14:textId="6C8D815E" w:rsidR="00FD0FD5" w:rsidRPr="00910C6F" w:rsidRDefault="00FD0FD5" w:rsidP="00910C6F">
            <w:pPr>
              <w:widowControl/>
              <w:rPr>
                <w:ins w:id="5371" w:author="ST1" w:date="2020-12-01T00:01:00Z"/>
                <w:rFonts w:ascii="標楷體" w:eastAsia="標楷體" w:hAnsi="標楷體" w:cs="新細明體"/>
                <w:color w:val="FF0000"/>
                <w:kern w:val="0"/>
                <w:rPrChange w:id="5372" w:author="ST1" w:date="2020-12-01T00:06:00Z">
                  <w:rPr>
                    <w:ins w:id="537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74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375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IrCode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37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EFA18A7" w14:textId="6B92552E" w:rsidR="00FD0FD5" w:rsidRPr="00910C6F" w:rsidRDefault="00FD0FD5" w:rsidP="00910C6F">
            <w:pPr>
              <w:widowControl/>
              <w:rPr>
                <w:ins w:id="5377" w:author="ST1" w:date="2020-12-01T00:01:00Z"/>
                <w:rFonts w:ascii="標楷體" w:eastAsia="標楷體" w:hAnsi="標楷體" w:cs="新細明體"/>
                <w:color w:val="FF0000"/>
                <w:kern w:val="0"/>
                <w:rPrChange w:id="5378" w:author="ST1" w:date="2020-12-01T00:06:00Z">
                  <w:rPr>
                    <w:ins w:id="537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80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381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建物門牌（地段）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8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B909415" w14:textId="4EA556A7" w:rsidR="00FD0FD5" w:rsidRPr="00910C6F" w:rsidRDefault="00FD0FD5" w:rsidP="00910C6F">
            <w:pPr>
              <w:widowControl/>
              <w:jc w:val="center"/>
              <w:rPr>
                <w:ins w:id="5383" w:author="ST1" w:date="2020-12-01T00:01:00Z"/>
                <w:rFonts w:ascii="標楷體" w:eastAsia="標楷體" w:hAnsi="標楷體" w:cs="新細明體"/>
                <w:color w:val="FF0000"/>
                <w:kern w:val="0"/>
                <w:rPrChange w:id="5384" w:author="ST1" w:date="2020-12-01T00:06:00Z">
                  <w:rPr>
                    <w:ins w:id="538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86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87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8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48DEC87" w14:textId="1414B483" w:rsidR="00FD0FD5" w:rsidRPr="00910C6F" w:rsidRDefault="00FD0FD5" w:rsidP="00910C6F">
            <w:pPr>
              <w:widowControl/>
              <w:jc w:val="center"/>
              <w:rPr>
                <w:ins w:id="5389" w:author="ST1" w:date="2020-12-01T00:01:00Z"/>
                <w:rFonts w:ascii="標楷體" w:eastAsia="標楷體" w:hAnsi="標楷體" w:cs="新細明體"/>
                <w:color w:val="FF0000"/>
                <w:kern w:val="0"/>
                <w:rPrChange w:id="5390" w:author="ST1" w:date="2020-12-01T00:06:00Z">
                  <w:rPr>
                    <w:ins w:id="539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92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93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394" w:author="家興 余" w:date="2021-01-22T09:55:00Z">
              <w:tcPr>
                <w:tcW w:w="1" w:type="pct"/>
              </w:tcPr>
            </w:tcPrChange>
          </w:tcPr>
          <w:p w14:paraId="5EB0AA45" w14:textId="7DB6AB36" w:rsidR="00FD0FD5" w:rsidRPr="00910C6F" w:rsidRDefault="004F394E">
            <w:pPr>
              <w:widowControl/>
              <w:jc w:val="center"/>
              <w:rPr>
                <w:ins w:id="5395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396" w:author="家興 余" w:date="2021-01-21T09:56:00Z">
                <w:pPr>
                  <w:widowControl/>
                </w:pPr>
              </w:pPrChange>
            </w:pPr>
            <w:ins w:id="5397" w:author="家興 余" w:date="2021-01-21T10:01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39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EF9D44A" w14:textId="77777777" w:rsidR="004F394E" w:rsidRDefault="004F394E" w:rsidP="004F394E">
            <w:pPr>
              <w:widowControl/>
              <w:rPr>
                <w:ins w:id="5399" w:author="家興 余" w:date="2021-01-21T10:00:00Z"/>
                <w:rFonts w:ascii="標楷體" w:eastAsia="標楷體" w:hAnsi="標楷體" w:cs="新細明體"/>
                <w:color w:val="000000"/>
                <w:kern w:val="0"/>
              </w:rPr>
            </w:pPr>
            <w:ins w:id="5400" w:author="家興 余" w:date="2021-01-21T10:0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03B7DD79" w14:textId="25739891" w:rsidR="00FD0FD5" w:rsidRPr="00910C6F" w:rsidRDefault="00FD0FD5" w:rsidP="00910C6F">
            <w:pPr>
              <w:widowControl/>
              <w:rPr>
                <w:ins w:id="5401" w:author="ST1" w:date="2020-12-01T00:01:00Z"/>
                <w:rFonts w:ascii="標楷體" w:eastAsia="標楷體" w:hAnsi="標楷體" w:cs="新細明體"/>
                <w:color w:val="FF0000"/>
                <w:kern w:val="0"/>
                <w:rPrChange w:id="5402" w:author="ST1" w:date="2020-12-01T00:03:00Z">
                  <w:rPr>
                    <w:ins w:id="540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FD0FD5" w:rsidRPr="008F20B5" w14:paraId="2A82C55E" w14:textId="77777777" w:rsidTr="008A7303">
        <w:trPr>
          <w:trHeight w:val="340"/>
          <w:ins w:id="5404" w:author="ST1" w:date="2020-12-01T00:01:00Z"/>
          <w:trPrChange w:id="540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40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7650AB0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407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40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A57C60D" w14:textId="795DAF3F" w:rsidR="00FD0FD5" w:rsidRPr="00910C6F" w:rsidRDefault="00FD0FD5" w:rsidP="00910C6F">
            <w:pPr>
              <w:widowControl/>
              <w:rPr>
                <w:ins w:id="5409" w:author="ST1" w:date="2020-12-01T00:01:00Z"/>
                <w:rFonts w:ascii="標楷體" w:eastAsia="標楷體" w:hAnsi="標楷體" w:cs="新細明體"/>
                <w:color w:val="FF0000"/>
                <w:kern w:val="0"/>
                <w:rPrChange w:id="5410" w:author="ST1" w:date="2020-12-01T00:06:00Z">
                  <w:rPr>
                    <w:ins w:id="541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12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413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Road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41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4559878" w14:textId="1A1903CB" w:rsidR="00FD0FD5" w:rsidRPr="00910C6F" w:rsidRDefault="00FD0FD5" w:rsidP="00910C6F">
            <w:pPr>
              <w:widowControl/>
              <w:rPr>
                <w:ins w:id="5415" w:author="ST1" w:date="2020-12-01T00:01:00Z"/>
                <w:rFonts w:ascii="標楷體" w:eastAsia="標楷體" w:hAnsi="標楷體" w:cs="新細明體"/>
                <w:color w:val="FF0000"/>
                <w:kern w:val="0"/>
                <w:rPrChange w:id="5416" w:author="ST1" w:date="2020-12-01T00:06:00Z">
                  <w:rPr>
                    <w:ins w:id="541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18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419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建物門牌（路／街／村）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2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52C712D4" w14:textId="4CB3389E" w:rsidR="00FD0FD5" w:rsidRPr="00910C6F" w:rsidRDefault="00FD0FD5" w:rsidP="00910C6F">
            <w:pPr>
              <w:widowControl/>
              <w:jc w:val="center"/>
              <w:rPr>
                <w:ins w:id="5421" w:author="ST1" w:date="2020-12-01T00:01:00Z"/>
                <w:rFonts w:ascii="標楷體" w:eastAsia="標楷體" w:hAnsi="標楷體" w:cs="新細明體"/>
                <w:color w:val="FF0000"/>
                <w:kern w:val="0"/>
                <w:rPrChange w:id="5422" w:author="ST1" w:date="2020-12-01T00:06:00Z">
                  <w:rPr>
                    <w:ins w:id="542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24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25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2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A2A23AF" w14:textId="128FF63E" w:rsidR="00FD0FD5" w:rsidRPr="00910C6F" w:rsidRDefault="00FD0FD5" w:rsidP="00910C6F">
            <w:pPr>
              <w:widowControl/>
              <w:jc w:val="center"/>
              <w:rPr>
                <w:ins w:id="5427" w:author="ST1" w:date="2020-12-01T00:01:00Z"/>
                <w:rFonts w:ascii="標楷體" w:eastAsia="標楷體" w:hAnsi="標楷體" w:cs="新細明體"/>
                <w:color w:val="FF0000"/>
                <w:kern w:val="0"/>
                <w:rPrChange w:id="5428" w:author="ST1" w:date="2020-12-01T00:06:00Z">
                  <w:rPr>
                    <w:ins w:id="542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30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31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20</w:t>
              </w:r>
            </w:ins>
          </w:p>
        </w:tc>
        <w:tc>
          <w:tcPr>
            <w:tcW w:w="250" w:type="pct"/>
            <w:tcPrChange w:id="5432" w:author="家興 余" w:date="2021-01-22T09:55:00Z">
              <w:tcPr>
                <w:tcW w:w="1" w:type="pct"/>
              </w:tcPr>
            </w:tcPrChange>
          </w:tcPr>
          <w:p w14:paraId="046B8C7C" w14:textId="7FF612D4" w:rsidR="00FD0FD5" w:rsidRPr="008F20B5" w:rsidRDefault="00FD0FD5">
            <w:pPr>
              <w:widowControl/>
              <w:jc w:val="center"/>
              <w:rPr>
                <w:ins w:id="543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434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43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DA7D427" w14:textId="3A8110BA" w:rsidR="00FD0FD5" w:rsidRPr="008F20B5" w:rsidRDefault="00FD0FD5" w:rsidP="00910C6F">
            <w:pPr>
              <w:widowControl/>
              <w:rPr>
                <w:ins w:id="5436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294DD48F" w14:textId="77777777" w:rsidTr="008A7303">
        <w:trPr>
          <w:trHeight w:val="340"/>
          <w:ins w:id="5437" w:author="ST1" w:date="2020-12-01T00:05:00Z"/>
          <w:trPrChange w:id="543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43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10C803F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440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44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7A09C7F" w14:textId="37E67121" w:rsidR="00FD0FD5" w:rsidRPr="00910C6F" w:rsidRDefault="00FD0FD5" w:rsidP="00910C6F">
            <w:pPr>
              <w:widowControl/>
              <w:rPr>
                <w:ins w:id="5442" w:author="ST1" w:date="2020-12-01T00:05:00Z"/>
                <w:rFonts w:ascii="標楷體" w:eastAsia="標楷體" w:hAnsi="標楷體" w:cs="新細明體"/>
                <w:color w:val="FF0000"/>
                <w:kern w:val="0"/>
                <w:rPrChange w:id="5443" w:author="ST1" w:date="2020-12-01T00:06:00Z">
                  <w:rPr>
                    <w:ins w:id="5444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45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446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Section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44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7A09A08" w14:textId="1E8ED934" w:rsidR="00FD0FD5" w:rsidRPr="00910C6F" w:rsidRDefault="00FD0FD5" w:rsidP="00910C6F">
            <w:pPr>
              <w:widowControl/>
              <w:rPr>
                <w:ins w:id="5448" w:author="ST1" w:date="2020-12-01T00:05:00Z"/>
                <w:rFonts w:ascii="標楷體" w:eastAsia="標楷體" w:hAnsi="標楷體" w:cs="新細明體"/>
                <w:color w:val="FF0000"/>
                <w:kern w:val="0"/>
                <w:rPrChange w:id="5449" w:author="ST1" w:date="2020-12-01T00:06:00Z">
                  <w:rPr>
                    <w:ins w:id="5450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51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452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建物門牌－段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5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7421333" w14:textId="692F6E0A" w:rsidR="00FD0FD5" w:rsidRPr="00910C6F" w:rsidRDefault="00FD0FD5" w:rsidP="00910C6F">
            <w:pPr>
              <w:widowControl/>
              <w:jc w:val="center"/>
              <w:rPr>
                <w:ins w:id="5454" w:author="ST1" w:date="2020-12-01T00:05:00Z"/>
                <w:rFonts w:ascii="標楷體" w:eastAsia="標楷體" w:hAnsi="標楷體" w:cs="新細明體"/>
                <w:color w:val="FF0000"/>
                <w:kern w:val="0"/>
                <w:rPrChange w:id="5455" w:author="ST1" w:date="2020-12-01T00:06:00Z">
                  <w:rPr>
                    <w:ins w:id="5456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57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58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5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CE773C1" w14:textId="5B9D60C7" w:rsidR="00FD0FD5" w:rsidRPr="00910C6F" w:rsidRDefault="00FD0FD5" w:rsidP="00910C6F">
            <w:pPr>
              <w:widowControl/>
              <w:jc w:val="center"/>
              <w:rPr>
                <w:ins w:id="5460" w:author="ST1" w:date="2020-12-01T00:05:00Z"/>
                <w:rFonts w:ascii="標楷體" w:eastAsia="標楷體" w:hAnsi="標楷體" w:cs="新細明體"/>
                <w:color w:val="FF0000"/>
                <w:kern w:val="0"/>
                <w:rPrChange w:id="5461" w:author="ST1" w:date="2020-12-01T00:06:00Z">
                  <w:rPr>
                    <w:ins w:id="5462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63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64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465" w:author="家興 余" w:date="2021-01-22T09:55:00Z">
              <w:tcPr>
                <w:tcW w:w="1" w:type="pct"/>
              </w:tcPr>
            </w:tcPrChange>
          </w:tcPr>
          <w:p w14:paraId="6E53EAD4" w14:textId="77777777" w:rsidR="00FD0FD5" w:rsidRPr="008F20B5" w:rsidRDefault="00FD0FD5">
            <w:pPr>
              <w:widowControl/>
              <w:jc w:val="center"/>
              <w:rPr>
                <w:ins w:id="546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467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46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6508011" w14:textId="2CF92D84" w:rsidR="00FD0FD5" w:rsidRPr="008F20B5" w:rsidRDefault="00FD0FD5" w:rsidP="00910C6F">
            <w:pPr>
              <w:widowControl/>
              <w:rPr>
                <w:ins w:id="5469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A8A24DE" w14:textId="77777777" w:rsidTr="008A7303">
        <w:trPr>
          <w:trHeight w:val="340"/>
          <w:ins w:id="5470" w:author="ST1" w:date="2020-12-01T00:05:00Z"/>
          <w:trPrChange w:id="547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47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57DE935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473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47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A687363" w14:textId="3F96A8C1" w:rsidR="00FD0FD5" w:rsidRPr="00910C6F" w:rsidRDefault="00FD0FD5" w:rsidP="00910C6F">
            <w:pPr>
              <w:widowControl/>
              <w:rPr>
                <w:ins w:id="5475" w:author="ST1" w:date="2020-12-01T00:05:00Z"/>
                <w:rFonts w:ascii="標楷體" w:eastAsia="標楷體" w:hAnsi="標楷體" w:cs="新細明體"/>
                <w:color w:val="FF0000"/>
                <w:kern w:val="0"/>
                <w:rPrChange w:id="5476" w:author="ST1" w:date="2020-12-01T00:06:00Z">
                  <w:rPr>
                    <w:ins w:id="5477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78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479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Alley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48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41F94B3" w14:textId="11D4D4A0" w:rsidR="00FD0FD5" w:rsidRPr="00910C6F" w:rsidRDefault="00FD0FD5" w:rsidP="00910C6F">
            <w:pPr>
              <w:widowControl/>
              <w:rPr>
                <w:ins w:id="5481" w:author="ST1" w:date="2020-12-01T00:05:00Z"/>
                <w:rFonts w:ascii="標楷體" w:eastAsia="標楷體" w:hAnsi="標楷體" w:cs="新細明體"/>
                <w:color w:val="FF0000"/>
                <w:kern w:val="0"/>
                <w:rPrChange w:id="5482" w:author="ST1" w:date="2020-12-01T00:06:00Z">
                  <w:rPr>
                    <w:ins w:id="5483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84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485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建物門牌－巷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8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A987AE7" w14:textId="2CEDAFCE" w:rsidR="00FD0FD5" w:rsidRPr="00910C6F" w:rsidRDefault="00FD0FD5" w:rsidP="00910C6F">
            <w:pPr>
              <w:widowControl/>
              <w:jc w:val="center"/>
              <w:rPr>
                <w:ins w:id="5487" w:author="ST1" w:date="2020-12-01T00:05:00Z"/>
                <w:rFonts w:ascii="標楷體" w:eastAsia="標楷體" w:hAnsi="標楷體" w:cs="新細明體"/>
                <w:color w:val="FF0000"/>
                <w:kern w:val="0"/>
                <w:rPrChange w:id="5488" w:author="ST1" w:date="2020-12-01T00:06:00Z">
                  <w:rPr>
                    <w:ins w:id="5489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90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91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9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6AFF511" w14:textId="357E35B9" w:rsidR="00FD0FD5" w:rsidRPr="00910C6F" w:rsidRDefault="00FD0FD5" w:rsidP="00910C6F">
            <w:pPr>
              <w:widowControl/>
              <w:jc w:val="center"/>
              <w:rPr>
                <w:ins w:id="5493" w:author="ST1" w:date="2020-12-01T00:05:00Z"/>
                <w:rFonts w:ascii="標楷體" w:eastAsia="標楷體" w:hAnsi="標楷體" w:cs="新細明體"/>
                <w:color w:val="FF0000"/>
                <w:kern w:val="0"/>
                <w:rPrChange w:id="5494" w:author="ST1" w:date="2020-12-01T00:06:00Z">
                  <w:rPr>
                    <w:ins w:id="5495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96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97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498" w:author="家興 余" w:date="2021-01-22T09:55:00Z">
              <w:tcPr>
                <w:tcW w:w="1" w:type="pct"/>
              </w:tcPr>
            </w:tcPrChange>
          </w:tcPr>
          <w:p w14:paraId="49CB3AA0" w14:textId="77777777" w:rsidR="00FD0FD5" w:rsidRPr="008F20B5" w:rsidRDefault="00FD0FD5">
            <w:pPr>
              <w:widowControl/>
              <w:jc w:val="center"/>
              <w:rPr>
                <w:ins w:id="549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500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50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7595E79" w14:textId="2464CAF7" w:rsidR="00FD0FD5" w:rsidRPr="008F20B5" w:rsidRDefault="00FD0FD5" w:rsidP="00910C6F">
            <w:pPr>
              <w:widowControl/>
              <w:rPr>
                <w:ins w:id="5502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8544886" w14:textId="77777777" w:rsidTr="008A7303">
        <w:trPr>
          <w:trHeight w:val="340"/>
          <w:ins w:id="5503" w:author="ST1" w:date="2020-12-01T00:05:00Z"/>
          <w:trPrChange w:id="550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50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0EB6EB7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506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50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303289D" w14:textId="45DFC369" w:rsidR="00FD0FD5" w:rsidRPr="00910C6F" w:rsidRDefault="00FD0FD5" w:rsidP="00910C6F">
            <w:pPr>
              <w:widowControl/>
              <w:rPr>
                <w:ins w:id="5508" w:author="ST1" w:date="2020-12-01T00:05:00Z"/>
                <w:rFonts w:ascii="標楷體" w:eastAsia="標楷體" w:hAnsi="標楷體" w:cs="新細明體"/>
                <w:color w:val="FF0000"/>
                <w:kern w:val="0"/>
                <w:rPrChange w:id="5509" w:author="ST1" w:date="2020-12-01T00:06:00Z">
                  <w:rPr>
                    <w:ins w:id="5510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11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512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Lane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51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B39E97A" w14:textId="34587EBE" w:rsidR="00FD0FD5" w:rsidRPr="00910C6F" w:rsidRDefault="00FD0FD5" w:rsidP="00910C6F">
            <w:pPr>
              <w:widowControl/>
              <w:rPr>
                <w:ins w:id="5514" w:author="ST1" w:date="2020-12-01T00:05:00Z"/>
                <w:rFonts w:ascii="標楷體" w:eastAsia="標楷體" w:hAnsi="標楷體" w:cs="新細明體"/>
                <w:color w:val="FF0000"/>
                <w:kern w:val="0"/>
                <w:rPrChange w:id="5515" w:author="ST1" w:date="2020-12-01T00:06:00Z">
                  <w:rPr>
                    <w:ins w:id="5516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17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518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建物門牌－弄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1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17BEAA04" w14:textId="42031292" w:rsidR="00FD0FD5" w:rsidRPr="00910C6F" w:rsidRDefault="00FD0FD5" w:rsidP="00910C6F">
            <w:pPr>
              <w:widowControl/>
              <w:jc w:val="center"/>
              <w:rPr>
                <w:ins w:id="5520" w:author="ST1" w:date="2020-12-01T00:05:00Z"/>
                <w:rFonts w:ascii="標楷體" w:eastAsia="標楷體" w:hAnsi="標楷體" w:cs="新細明體"/>
                <w:color w:val="FF0000"/>
                <w:kern w:val="0"/>
                <w:rPrChange w:id="5521" w:author="ST1" w:date="2020-12-01T00:06:00Z">
                  <w:rPr>
                    <w:ins w:id="5522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23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24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2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88D13E1" w14:textId="0AEC32D3" w:rsidR="00FD0FD5" w:rsidRPr="00910C6F" w:rsidRDefault="00FD0FD5" w:rsidP="00910C6F">
            <w:pPr>
              <w:widowControl/>
              <w:jc w:val="center"/>
              <w:rPr>
                <w:ins w:id="5526" w:author="ST1" w:date="2020-12-01T00:05:00Z"/>
                <w:rFonts w:ascii="標楷體" w:eastAsia="標楷體" w:hAnsi="標楷體" w:cs="新細明體"/>
                <w:color w:val="FF0000"/>
                <w:kern w:val="0"/>
                <w:rPrChange w:id="5527" w:author="ST1" w:date="2020-12-01T00:06:00Z">
                  <w:rPr>
                    <w:ins w:id="5528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29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30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531" w:author="家興 余" w:date="2021-01-22T09:55:00Z">
              <w:tcPr>
                <w:tcW w:w="1" w:type="pct"/>
              </w:tcPr>
            </w:tcPrChange>
          </w:tcPr>
          <w:p w14:paraId="2E1EF3B9" w14:textId="77777777" w:rsidR="00FD0FD5" w:rsidRPr="008F20B5" w:rsidRDefault="00FD0FD5">
            <w:pPr>
              <w:widowControl/>
              <w:jc w:val="center"/>
              <w:rPr>
                <w:ins w:id="553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533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53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7404999" w14:textId="1494DE40" w:rsidR="00FD0FD5" w:rsidRPr="008F20B5" w:rsidRDefault="00FD0FD5" w:rsidP="00910C6F">
            <w:pPr>
              <w:widowControl/>
              <w:rPr>
                <w:ins w:id="5535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23A756DE" w14:textId="77777777" w:rsidTr="008A7303">
        <w:trPr>
          <w:trHeight w:val="340"/>
          <w:ins w:id="5536" w:author="ST1" w:date="2020-12-01T00:01:00Z"/>
          <w:trPrChange w:id="553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53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CA9224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539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54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8555C2D" w14:textId="22667C94" w:rsidR="00FD0FD5" w:rsidRPr="00910C6F" w:rsidRDefault="00FD0FD5" w:rsidP="00910C6F">
            <w:pPr>
              <w:widowControl/>
              <w:rPr>
                <w:ins w:id="5541" w:author="ST1" w:date="2020-12-01T00:01:00Z"/>
                <w:rFonts w:ascii="標楷體" w:eastAsia="標楷體" w:hAnsi="標楷體" w:cs="新細明體"/>
                <w:color w:val="FF0000"/>
                <w:kern w:val="0"/>
                <w:rPrChange w:id="5542" w:author="ST1" w:date="2020-12-01T00:06:00Z">
                  <w:rPr>
                    <w:ins w:id="554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44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545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Num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54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DBDFB45" w14:textId="50C60EE2" w:rsidR="00FD0FD5" w:rsidRPr="00910C6F" w:rsidRDefault="00FD0FD5" w:rsidP="00910C6F">
            <w:pPr>
              <w:widowControl/>
              <w:rPr>
                <w:ins w:id="5547" w:author="ST1" w:date="2020-12-01T00:01:00Z"/>
                <w:rFonts w:ascii="標楷體" w:eastAsia="標楷體" w:hAnsi="標楷體" w:cs="新細明體"/>
                <w:color w:val="FF0000"/>
                <w:kern w:val="0"/>
                <w:rPrChange w:id="5548" w:author="ST1" w:date="2020-12-01T00:06:00Z">
                  <w:rPr>
                    <w:ins w:id="554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50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551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建物門牌－號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5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2C5D6680" w14:textId="5935DB20" w:rsidR="00FD0FD5" w:rsidRPr="00910C6F" w:rsidRDefault="00FD0FD5" w:rsidP="00910C6F">
            <w:pPr>
              <w:widowControl/>
              <w:jc w:val="center"/>
              <w:rPr>
                <w:ins w:id="5553" w:author="ST1" w:date="2020-12-01T00:01:00Z"/>
                <w:rFonts w:ascii="標楷體" w:eastAsia="標楷體" w:hAnsi="標楷體" w:cs="新細明體"/>
                <w:color w:val="FF0000"/>
                <w:kern w:val="0"/>
                <w:rPrChange w:id="5554" w:author="ST1" w:date="2020-12-01T00:06:00Z">
                  <w:rPr>
                    <w:ins w:id="555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56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57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5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6320DA6" w14:textId="02245177" w:rsidR="00FD0FD5" w:rsidRPr="00910C6F" w:rsidRDefault="00FD0FD5" w:rsidP="00910C6F">
            <w:pPr>
              <w:widowControl/>
              <w:jc w:val="center"/>
              <w:rPr>
                <w:ins w:id="5559" w:author="ST1" w:date="2020-12-01T00:01:00Z"/>
                <w:rFonts w:ascii="標楷體" w:eastAsia="標楷體" w:hAnsi="標楷體" w:cs="新細明體"/>
                <w:color w:val="FF0000"/>
                <w:kern w:val="0"/>
                <w:rPrChange w:id="5560" w:author="ST1" w:date="2020-12-01T00:06:00Z">
                  <w:rPr>
                    <w:ins w:id="556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62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63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564" w:author="家興 余" w:date="2021-01-22T09:55:00Z">
              <w:tcPr>
                <w:tcW w:w="1" w:type="pct"/>
              </w:tcPr>
            </w:tcPrChange>
          </w:tcPr>
          <w:p w14:paraId="5B9F6C8A" w14:textId="77777777" w:rsidR="00FD0FD5" w:rsidRPr="008F20B5" w:rsidRDefault="00FD0FD5">
            <w:pPr>
              <w:widowControl/>
              <w:jc w:val="center"/>
              <w:rPr>
                <w:ins w:id="556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566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56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9426848" w14:textId="7478DC11" w:rsidR="00FD0FD5" w:rsidRPr="008F20B5" w:rsidRDefault="00FD0FD5" w:rsidP="00910C6F">
            <w:pPr>
              <w:widowControl/>
              <w:rPr>
                <w:ins w:id="5568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13736FF4" w14:textId="77777777" w:rsidTr="008A7303">
        <w:trPr>
          <w:trHeight w:val="340"/>
          <w:ins w:id="5569" w:author="ST1" w:date="2020-12-01T00:01:00Z"/>
          <w:trPrChange w:id="557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57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AB8C6B1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572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573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DAB6345" w14:textId="4655F8DA" w:rsidR="00FD0FD5" w:rsidRPr="00910C6F" w:rsidRDefault="00FD0FD5" w:rsidP="00910C6F">
            <w:pPr>
              <w:widowControl/>
              <w:rPr>
                <w:ins w:id="5574" w:author="ST1" w:date="2020-12-01T00:01:00Z"/>
                <w:rFonts w:ascii="標楷體" w:eastAsia="標楷體" w:hAnsi="標楷體" w:cs="新細明體"/>
                <w:color w:val="FF0000"/>
                <w:kern w:val="0"/>
                <w:rPrChange w:id="5575" w:author="ST1" w:date="2020-12-01T00:06:00Z">
                  <w:rPr>
                    <w:ins w:id="5576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77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578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NumDash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579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30C2848" w14:textId="6B38ACFE" w:rsidR="00FD0FD5" w:rsidRPr="00910C6F" w:rsidRDefault="00FD0FD5" w:rsidP="00910C6F">
            <w:pPr>
              <w:widowControl/>
              <w:rPr>
                <w:ins w:id="5580" w:author="ST1" w:date="2020-12-01T00:01:00Z"/>
                <w:rFonts w:ascii="標楷體" w:eastAsia="標楷體" w:hAnsi="標楷體" w:cs="新細明體"/>
                <w:color w:val="FF0000"/>
                <w:kern w:val="0"/>
                <w:rPrChange w:id="5581" w:author="ST1" w:date="2020-12-01T00:06:00Z">
                  <w:rPr>
                    <w:ins w:id="558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83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584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建物門牌－號之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8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472204E" w14:textId="78518F65" w:rsidR="00FD0FD5" w:rsidRPr="00910C6F" w:rsidRDefault="00FD0FD5" w:rsidP="00910C6F">
            <w:pPr>
              <w:widowControl/>
              <w:jc w:val="center"/>
              <w:rPr>
                <w:ins w:id="5586" w:author="ST1" w:date="2020-12-01T00:01:00Z"/>
                <w:rFonts w:ascii="標楷體" w:eastAsia="標楷體" w:hAnsi="標楷體" w:cs="新細明體"/>
                <w:color w:val="FF0000"/>
                <w:kern w:val="0"/>
                <w:rPrChange w:id="5587" w:author="ST1" w:date="2020-12-01T00:06:00Z">
                  <w:rPr>
                    <w:ins w:id="5588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89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90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9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94E3B7B" w14:textId="6BF71119" w:rsidR="00FD0FD5" w:rsidRPr="00910C6F" w:rsidRDefault="00FD0FD5" w:rsidP="00910C6F">
            <w:pPr>
              <w:widowControl/>
              <w:jc w:val="center"/>
              <w:rPr>
                <w:ins w:id="5592" w:author="ST1" w:date="2020-12-01T00:01:00Z"/>
                <w:rFonts w:ascii="標楷體" w:eastAsia="標楷體" w:hAnsi="標楷體" w:cs="新細明體"/>
                <w:color w:val="FF0000"/>
                <w:kern w:val="0"/>
                <w:rPrChange w:id="5593" w:author="ST1" w:date="2020-12-01T00:06:00Z">
                  <w:rPr>
                    <w:ins w:id="5594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95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96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597" w:author="家興 余" w:date="2021-01-22T09:55:00Z">
              <w:tcPr>
                <w:tcW w:w="1" w:type="pct"/>
              </w:tcPr>
            </w:tcPrChange>
          </w:tcPr>
          <w:p w14:paraId="27D6332F" w14:textId="77777777" w:rsidR="00FD0FD5" w:rsidRPr="008F20B5" w:rsidRDefault="00FD0FD5">
            <w:pPr>
              <w:widowControl/>
              <w:jc w:val="center"/>
              <w:rPr>
                <w:ins w:id="559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599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60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94CD424" w14:textId="0E13C76C" w:rsidR="00FD0FD5" w:rsidRPr="008F20B5" w:rsidRDefault="00FD0FD5" w:rsidP="00910C6F">
            <w:pPr>
              <w:widowControl/>
              <w:rPr>
                <w:ins w:id="5601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41A2ECA" w14:textId="77777777" w:rsidTr="008A7303">
        <w:trPr>
          <w:trHeight w:val="340"/>
          <w:ins w:id="5602" w:author="ST1" w:date="2020-12-01T00:01:00Z"/>
          <w:trPrChange w:id="560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60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300256C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605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60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7A86ADC" w14:textId="0057CC38" w:rsidR="00FD0FD5" w:rsidRPr="00910C6F" w:rsidRDefault="00FD0FD5" w:rsidP="00910C6F">
            <w:pPr>
              <w:widowControl/>
              <w:rPr>
                <w:ins w:id="5607" w:author="ST1" w:date="2020-12-01T00:01:00Z"/>
                <w:rFonts w:ascii="標楷體" w:eastAsia="標楷體" w:hAnsi="標楷體" w:cs="新細明體"/>
                <w:color w:val="FF0000"/>
                <w:kern w:val="0"/>
                <w:rPrChange w:id="5608" w:author="ST1" w:date="2020-12-01T00:06:00Z">
                  <w:rPr>
                    <w:ins w:id="560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10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611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Floor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61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31876D5" w14:textId="4342359E" w:rsidR="00FD0FD5" w:rsidRPr="00910C6F" w:rsidRDefault="00FD0FD5" w:rsidP="00910C6F">
            <w:pPr>
              <w:widowControl/>
              <w:rPr>
                <w:ins w:id="5613" w:author="ST1" w:date="2020-12-01T00:01:00Z"/>
                <w:rFonts w:ascii="標楷體" w:eastAsia="標楷體" w:hAnsi="標楷體" w:cs="新細明體"/>
                <w:color w:val="FF0000"/>
                <w:kern w:val="0"/>
                <w:rPrChange w:id="5614" w:author="ST1" w:date="2020-12-01T00:06:00Z">
                  <w:rPr>
                    <w:ins w:id="561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16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617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建物門牌－樓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1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2C937510" w14:textId="5E0FCDDB" w:rsidR="00FD0FD5" w:rsidRPr="00910C6F" w:rsidRDefault="00FD0FD5" w:rsidP="00910C6F">
            <w:pPr>
              <w:widowControl/>
              <w:jc w:val="center"/>
              <w:rPr>
                <w:ins w:id="5619" w:author="ST1" w:date="2020-12-01T00:01:00Z"/>
                <w:rFonts w:ascii="標楷體" w:eastAsia="標楷體" w:hAnsi="標楷體" w:cs="新細明體"/>
                <w:color w:val="FF0000"/>
                <w:kern w:val="0"/>
                <w:rPrChange w:id="5620" w:author="ST1" w:date="2020-12-01T00:06:00Z">
                  <w:rPr>
                    <w:ins w:id="562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22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23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2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2FFEBCAE" w14:textId="1F594285" w:rsidR="00FD0FD5" w:rsidRPr="00910C6F" w:rsidRDefault="00FD0FD5" w:rsidP="00910C6F">
            <w:pPr>
              <w:widowControl/>
              <w:jc w:val="center"/>
              <w:rPr>
                <w:ins w:id="5625" w:author="ST1" w:date="2020-12-01T00:01:00Z"/>
                <w:rFonts w:ascii="標楷體" w:eastAsia="標楷體" w:hAnsi="標楷體" w:cs="新細明體"/>
                <w:color w:val="FF0000"/>
                <w:kern w:val="0"/>
                <w:rPrChange w:id="5626" w:author="ST1" w:date="2020-12-01T00:06:00Z">
                  <w:rPr>
                    <w:ins w:id="562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28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29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630" w:author="家興 余" w:date="2021-01-22T09:55:00Z">
              <w:tcPr>
                <w:tcW w:w="1" w:type="pct"/>
              </w:tcPr>
            </w:tcPrChange>
          </w:tcPr>
          <w:p w14:paraId="579C00CA" w14:textId="77777777" w:rsidR="00FD0FD5" w:rsidRPr="008F20B5" w:rsidRDefault="00FD0FD5">
            <w:pPr>
              <w:widowControl/>
              <w:jc w:val="center"/>
              <w:rPr>
                <w:ins w:id="563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632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63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A993F31" w14:textId="5F764759" w:rsidR="00FD0FD5" w:rsidRPr="008F20B5" w:rsidRDefault="00FD0FD5" w:rsidP="00910C6F">
            <w:pPr>
              <w:widowControl/>
              <w:rPr>
                <w:ins w:id="5634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1D5C85DF" w14:textId="77777777" w:rsidTr="008A7303">
        <w:trPr>
          <w:trHeight w:val="340"/>
          <w:ins w:id="5635" w:author="ST1" w:date="2020-12-01T00:01:00Z"/>
          <w:trPrChange w:id="563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63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8E00AD6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638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63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60C7CBA" w14:textId="3E59BABD" w:rsidR="00FD0FD5" w:rsidRPr="00910C6F" w:rsidRDefault="00FD0FD5" w:rsidP="00910C6F">
            <w:pPr>
              <w:widowControl/>
              <w:rPr>
                <w:ins w:id="5640" w:author="ST1" w:date="2020-12-01T00:01:00Z"/>
                <w:rFonts w:ascii="標楷體" w:eastAsia="標楷體" w:hAnsi="標楷體" w:cs="新細明體"/>
                <w:color w:val="FF0000"/>
                <w:kern w:val="0"/>
                <w:rPrChange w:id="5641" w:author="ST1" w:date="2020-12-01T00:06:00Z">
                  <w:rPr>
                    <w:ins w:id="564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43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644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FloorDash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64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8199BE7" w14:textId="135DB702" w:rsidR="00FD0FD5" w:rsidRPr="00910C6F" w:rsidRDefault="00FD0FD5" w:rsidP="00910C6F">
            <w:pPr>
              <w:widowControl/>
              <w:rPr>
                <w:ins w:id="5646" w:author="ST1" w:date="2020-12-01T00:01:00Z"/>
                <w:rFonts w:ascii="標楷體" w:eastAsia="標楷體" w:hAnsi="標楷體" w:cs="新細明體"/>
                <w:color w:val="FF0000"/>
                <w:kern w:val="0"/>
                <w:rPrChange w:id="5647" w:author="ST1" w:date="2020-12-01T00:06:00Z">
                  <w:rPr>
                    <w:ins w:id="5648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49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650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建物門牌－樓之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5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97EA676" w14:textId="0D42931C" w:rsidR="00FD0FD5" w:rsidRPr="00910C6F" w:rsidRDefault="00FD0FD5" w:rsidP="00910C6F">
            <w:pPr>
              <w:widowControl/>
              <w:jc w:val="center"/>
              <w:rPr>
                <w:ins w:id="5652" w:author="ST1" w:date="2020-12-01T00:01:00Z"/>
                <w:rFonts w:ascii="標楷體" w:eastAsia="標楷體" w:hAnsi="標楷體" w:cs="新細明體"/>
                <w:color w:val="FF0000"/>
                <w:kern w:val="0"/>
                <w:rPrChange w:id="5653" w:author="ST1" w:date="2020-12-01T00:06:00Z">
                  <w:rPr>
                    <w:ins w:id="5654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55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56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5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AC4E9E4" w14:textId="4E12424F" w:rsidR="00FD0FD5" w:rsidRPr="00910C6F" w:rsidRDefault="00FD0FD5" w:rsidP="00910C6F">
            <w:pPr>
              <w:widowControl/>
              <w:jc w:val="center"/>
              <w:rPr>
                <w:ins w:id="5658" w:author="ST1" w:date="2020-12-01T00:01:00Z"/>
                <w:rFonts w:ascii="標楷體" w:eastAsia="標楷體" w:hAnsi="標楷體" w:cs="新細明體"/>
                <w:color w:val="FF0000"/>
                <w:kern w:val="0"/>
                <w:rPrChange w:id="5659" w:author="ST1" w:date="2020-12-01T00:06:00Z">
                  <w:rPr>
                    <w:ins w:id="5660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61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62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663" w:author="家興 余" w:date="2021-01-22T09:55:00Z">
              <w:tcPr>
                <w:tcW w:w="1" w:type="pct"/>
              </w:tcPr>
            </w:tcPrChange>
          </w:tcPr>
          <w:p w14:paraId="58314438" w14:textId="77777777" w:rsidR="00FD0FD5" w:rsidRPr="008F20B5" w:rsidRDefault="00FD0FD5">
            <w:pPr>
              <w:widowControl/>
              <w:jc w:val="center"/>
              <w:rPr>
                <w:ins w:id="566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665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66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3F4D8E65" w14:textId="16D72EF6" w:rsidR="00FD0FD5" w:rsidRPr="008F20B5" w:rsidRDefault="00FD0FD5" w:rsidP="00910C6F">
            <w:pPr>
              <w:widowControl/>
              <w:rPr>
                <w:ins w:id="5667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527637A0" w14:textId="77777777" w:rsidTr="008A7303">
        <w:trPr>
          <w:trHeight w:val="340"/>
          <w:ins w:id="5668" w:author="ST1" w:date="2020-12-01T00:01:00Z"/>
          <w:trPrChange w:id="566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67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D2173BC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671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67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761DD2C" w14:textId="2D869FD3" w:rsidR="00FD0FD5" w:rsidRPr="00910C6F" w:rsidRDefault="00FD0FD5" w:rsidP="00910C6F">
            <w:pPr>
              <w:widowControl/>
              <w:rPr>
                <w:ins w:id="5673" w:author="ST1" w:date="2020-12-01T00:01:00Z"/>
                <w:rFonts w:ascii="標楷體" w:eastAsia="標楷體" w:hAnsi="標楷體" w:cs="新細明體"/>
                <w:color w:val="FF0000"/>
                <w:kern w:val="0"/>
                <w:rPrChange w:id="5674" w:author="ST1" w:date="2020-12-01T00:06:00Z">
                  <w:rPr>
                    <w:ins w:id="567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76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677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BdNo1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67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06EADC9" w14:textId="20AE344D" w:rsidR="00FD0FD5" w:rsidRPr="00910C6F" w:rsidRDefault="00FD0FD5" w:rsidP="00910C6F">
            <w:pPr>
              <w:widowControl/>
              <w:rPr>
                <w:ins w:id="5679" w:author="ST1" w:date="2020-12-01T00:01:00Z"/>
                <w:rFonts w:ascii="標楷體" w:eastAsia="標楷體" w:hAnsi="標楷體" w:cs="新細明體"/>
                <w:color w:val="FF0000"/>
                <w:kern w:val="0"/>
                <w:rPrChange w:id="5680" w:author="ST1" w:date="2020-12-01T00:06:00Z">
                  <w:rPr>
                    <w:ins w:id="568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82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683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建物門牌－建號</w:t>
              </w:r>
              <w:r w:rsidRPr="00910C6F">
                <w:rPr>
                  <w:rFonts w:ascii="標楷體" w:eastAsia="標楷體" w:hAnsi="標楷體"/>
                  <w:color w:val="FF0000"/>
                  <w:rPrChange w:id="5684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1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8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10DD8D3" w14:textId="56192EDC" w:rsidR="00FD0FD5" w:rsidRPr="00910C6F" w:rsidRDefault="00FD0FD5" w:rsidP="00910C6F">
            <w:pPr>
              <w:widowControl/>
              <w:jc w:val="center"/>
              <w:rPr>
                <w:ins w:id="5686" w:author="ST1" w:date="2020-12-01T00:01:00Z"/>
                <w:rFonts w:ascii="標楷體" w:eastAsia="標楷體" w:hAnsi="標楷體" w:cs="新細明體"/>
                <w:color w:val="FF0000"/>
                <w:kern w:val="0"/>
                <w:rPrChange w:id="5687" w:author="ST1" w:date="2020-12-01T00:06:00Z">
                  <w:rPr>
                    <w:ins w:id="5688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89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90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9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B440A91" w14:textId="1F27934D" w:rsidR="00FD0FD5" w:rsidRPr="00910C6F" w:rsidRDefault="00FD0FD5" w:rsidP="00910C6F">
            <w:pPr>
              <w:widowControl/>
              <w:jc w:val="center"/>
              <w:rPr>
                <w:ins w:id="5692" w:author="ST1" w:date="2020-12-01T00:01:00Z"/>
                <w:rFonts w:ascii="標楷體" w:eastAsia="標楷體" w:hAnsi="標楷體" w:cs="新細明體"/>
                <w:color w:val="FF0000"/>
                <w:kern w:val="0"/>
                <w:rPrChange w:id="5693" w:author="ST1" w:date="2020-12-01T00:06:00Z">
                  <w:rPr>
                    <w:ins w:id="5694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95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96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697" w:author="家興 余" w:date="2021-01-22T09:55:00Z">
              <w:tcPr>
                <w:tcW w:w="1" w:type="pct"/>
              </w:tcPr>
            </w:tcPrChange>
          </w:tcPr>
          <w:p w14:paraId="755A2A4B" w14:textId="5B3E2E7D" w:rsidR="00FD0FD5" w:rsidRPr="008F20B5" w:rsidRDefault="004F394E">
            <w:pPr>
              <w:widowControl/>
              <w:jc w:val="center"/>
              <w:rPr>
                <w:ins w:id="569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699" w:author="家興 余" w:date="2021-01-21T09:56:00Z">
                <w:pPr>
                  <w:widowControl/>
                </w:pPr>
              </w:pPrChange>
            </w:pPr>
            <w:ins w:id="5700" w:author="家興 余" w:date="2021-01-21T10:01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70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0B8AC0C" w14:textId="77777777" w:rsidR="004F394E" w:rsidRDefault="004F394E" w:rsidP="004F394E">
            <w:pPr>
              <w:widowControl/>
              <w:rPr>
                <w:ins w:id="5702" w:author="家興 余" w:date="2021-01-21T10:01:00Z"/>
                <w:rFonts w:ascii="標楷體" w:eastAsia="標楷體" w:hAnsi="標楷體" w:cs="新細明體"/>
                <w:color w:val="000000"/>
                <w:kern w:val="0"/>
              </w:rPr>
            </w:pPr>
            <w:ins w:id="5703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3C563684" w14:textId="751302AA" w:rsidR="00FD0FD5" w:rsidRPr="008F20B5" w:rsidRDefault="00FD0FD5" w:rsidP="00910C6F">
            <w:pPr>
              <w:widowControl/>
              <w:rPr>
                <w:ins w:id="5704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06C2D71B" w14:textId="77777777" w:rsidTr="008A7303">
        <w:trPr>
          <w:trHeight w:val="340"/>
          <w:ins w:id="5705" w:author="ST1" w:date="2020-12-01T00:01:00Z"/>
          <w:trPrChange w:id="570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70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E3F5249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708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70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E44ACDD" w14:textId="4C4AC198" w:rsidR="00FD0FD5" w:rsidRPr="00910C6F" w:rsidRDefault="00FD0FD5" w:rsidP="00910C6F">
            <w:pPr>
              <w:widowControl/>
              <w:rPr>
                <w:ins w:id="5710" w:author="ST1" w:date="2020-12-01T00:01:00Z"/>
                <w:rFonts w:ascii="標楷體" w:eastAsia="標楷體" w:hAnsi="標楷體" w:cs="新細明體"/>
                <w:color w:val="FF0000"/>
                <w:kern w:val="0"/>
                <w:rPrChange w:id="5711" w:author="ST1" w:date="2020-12-01T00:06:00Z">
                  <w:rPr>
                    <w:ins w:id="571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13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714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BdNo2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71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BA854F3" w14:textId="6AF1CF24" w:rsidR="00FD0FD5" w:rsidRPr="00910C6F" w:rsidRDefault="00FD0FD5" w:rsidP="00910C6F">
            <w:pPr>
              <w:widowControl/>
              <w:rPr>
                <w:ins w:id="5716" w:author="ST1" w:date="2020-12-01T00:01:00Z"/>
                <w:rFonts w:ascii="標楷體" w:eastAsia="標楷體" w:hAnsi="標楷體" w:cs="新細明體"/>
                <w:color w:val="FF0000"/>
                <w:kern w:val="0"/>
                <w:rPrChange w:id="5717" w:author="ST1" w:date="2020-12-01T00:06:00Z">
                  <w:rPr>
                    <w:ins w:id="5718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19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720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建物門牌－建號</w:t>
              </w:r>
              <w:r w:rsidRPr="00910C6F">
                <w:rPr>
                  <w:rFonts w:ascii="標楷體" w:eastAsia="標楷體" w:hAnsi="標楷體"/>
                  <w:color w:val="FF0000"/>
                  <w:rPrChange w:id="5721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2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2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03CFF71A" w14:textId="59A479A2" w:rsidR="00FD0FD5" w:rsidRPr="00910C6F" w:rsidRDefault="00FD0FD5" w:rsidP="00910C6F">
            <w:pPr>
              <w:widowControl/>
              <w:jc w:val="center"/>
              <w:rPr>
                <w:ins w:id="5723" w:author="ST1" w:date="2020-12-01T00:01:00Z"/>
                <w:rFonts w:ascii="標楷體" w:eastAsia="標楷體" w:hAnsi="標楷體" w:cs="新細明體"/>
                <w:color w:val="FF0000"/>
                <w:kern w:val="0"/>
                <w:rPrChange w:id="5724" w:author="ST1" w:date="2020-12-01T00:06:00Z">
                  <w:rPr>
                    <w:ins w:id="572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26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727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2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C4747A2" w14:textId="15DB28E0" w:rsidR="00FD0FD5" w:rsidRPr="00910C6F" w:rsidRDefault="00FD0FD5" w:rsidP="00910C6F">
            <w:pPr>
              <w:widowControl/>
              <w:jc w:val="center"/>
              <w:rPr>
                <w:ins w:id="5729" w:author="ST1" w:date="2020-12-01T00:01:00Z"/>
                <w:rFonts w:ascii="標楷體" w:eastAsia="標楷體" w:hAnsi="標楷體" w:cs="新細明體"/>
                <w:color w:val="FF0000"/>
                <w:kern w:val="0"/>
                <w:rPrChange w:id="5730" w:author="ST1" w:date="2020-12-01T00:06:00Z">
                  <w:rPr>
                    <w:ins w:id="573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32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733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50" w:type="pct"/>
            <w:tcPrChange w:id="5734" w:author="家興 余" w:date="2021-01-22T09:55:00Z">
              <w:tcPr>
                <w:tcW w:w="1" w:type="pct"/>
              </w:tcPr>
            </w:tcPrChange>
          </w:tcPr>
          <w:p w14:paraId="13185AF2" w14:textId="3A7793D8" w:rsidR="00FD0FD5" w:rsidRPr="008F20B5" w:rsidRDefault="004F394E">
            <w:pPr>
              <w:widowControl/>
              <w:jc w:val="center"/>
              <w:rPr>
                <w:ins w:id="573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736" w:author="家興 余" w:date="2021-01-21T09:56:00Z">
                <w:pPr>
                  <w:widowControl/>
                </w:pPr>
              </w:pPrChange>
            </w:pPr>
            <w:ins w:id="5737" w:author="家興 余" w:date="2021-01-21T10:01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73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083E1D77" w14:textId="77777777" w:rsidR="004F394E" w:rsidRDefault="004F394E" w:rsidP="004F394E">
            <w:pPr>
              <w:widowControl/>
              <w:rPr>
                <w:ins w:id="5739" w:author="家興 余" w:date="2021-01-21T10:01:00Z"/>
                <w:rFonts w:ascii="標楷體" w:eastAsia="標楷體" w:hAnsi="標楷體" w:cs="新細明體"/>
                <w:color w:val="000000"/>
                <w:kern w:val="0"/>
              </w:rPr>
            </w:pPr>
            <w:ins w:id="5740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3593EB9E" w14:textId="1F1566E0" w:rsidR="00FD0FD5" w:rsidRPr="008F20B5" w:rsidRDefault="00FD0FD5" w:rsidP="00910C6F">
            <w:pPr>
              <w:widowControl/>
              <w:rPr>
                <w:ins w:id="5741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F81750B" w14:textId="77777777" w:rsidTr="008A7303">
        <w:trPr>
          <w:trHeight w:val="340"/>
          <w:ins w:id="5742" w:author="ST1" w:date="2020-12-01T00:06:00Z"/>
          <w:trPrChange w:id="574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74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6E2B50C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745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74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2484CD4" w14:textId="47BE5A69" w:rsidR="00FD0FD5" w:rsidRPr="00910C6F" w:rsidRDefault="00FD0FD5" w:rsidP="00424BE2">
            <w:pPr>
              <w:widowControl/>
              <w:rPr>
                <w:ins w:id="5747" w:author="ST1" w:date="2020-12-01T00:06:00Z"/>
                <w:rFonts w:ascii="標楷體" w:eastAsia="標楷體" w:hAnsi="標楷體"/>
                <w:color w:val="FF0000"/>
                <w:rPrChange w:id="5748" w:author="ST1" w:date="2020-12-01T00:08:00Z">
                  <w:rPr>
                    <w:ins w:id="5749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50" w:author="ST1" w:date="2020-12-01T00:07:00Z">
              <w:r w:rsidRPr="00910C6F">
                <w:rPr>
                  <w:rFonts w:ascii="標楷體" w:eastAsia="標楷體" w:hAnsi="標楷體"/>
                  <w:color w:val="FF0000"/>
                  <w:rPrChange w:id="5751" w:author="ST1" w:date="2020-12-01T00:08:00Z">
                    <w:rPr/>
                  </w:rPrChange>
                </w:rPr>
                <w:t>CityCodeB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75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AB80EB8" w14:textId="634C6620" w:rsidR="00FD0FD5" w:rsidRPr="00424BE2" w:rsidRDefault="00FD0FD5" w:rsidP="00424BE2">
            <w:pPr>
              <w:widowControl/>
              <w:rPr>
                <w:ins w:id="5753" w:author="ST1" w:date="2020-12-01T00:06:00Z"/>
                <w:rFonts w:ascii="標楷體" w:eastAsia="標楷體" w:hAnsi="標楷體" w:cs="新細明體"/>
                <w:color w:val="FF0000"/>
                <w:kern w:val="0"/>
                <w:rPrChange w:id="5754" w:author="ST1" w:date="2020-12-01T00:34:00Z">
                  <w:rPr>
                    <w:ins w:id="5755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56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757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土地座落（縣／市）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5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0219A168" w14:textId="76854436" w:rsidR="00FD0FD5" w:rsidRPr="008F20B5" w:rsidRDefault="00FD0FD5" w:rsidP="00424BE2">
            <w:pPr>
              <w:widowControl/>
              <w:jc w:val="center"/>
              <w:rPr>
                <w:ins w:id="5759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60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6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2C51D04D" w14:textId="7196C2AD" w:rsidR="00FD0FD5" w:rsidRPr="008F20B5" w:rsidRDefault="00FD0FD5" w:rsidP="00424BE2">
            <w:pPr>
              <w:widowControl/>
              <w:jc w:val="center"/>
              <w:rPr>
                <w:ins w:id="5762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63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5764" w:author="家興 余" w:date="2021-01-22T09:55:00Z">
              <w:tcPr>
                <w:tcW w:w="1" w:type="pct"/>
              </w:tcPr>
            </w:tcPrChange>
          </w:tcPr>
          <w:p w14:paraId="6173383A" w14:textId="3CD904E7" w:rsidR="00FD0FD5" w:rsidRDefault="004F394E">
            <w:pPr>
              <w:widowControl/>
              <w:jc w:val="center"/>
              <w:rPr>
                <w:ins w:id="576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766" w:author="家興 余" w:date="2021-01-21T09:56:00Z">
                <w:pPr>
                  <w:widowControl/>
                </w:pPr>
              </w:pPrChange>
            </w:pPr>
            <w:ins w:id="5767" w:author="家興 余" w:date="2021-01-21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76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1556C2D" w14:textId="2096857D" w:rsidR="004F394E" w:rsidRDefault="004F394E" w:rsidP="00424BE2">
            <w:pPr>
              <w:widowControl/>
              <w:rPr>
                <w:ins w:id="5769" w:author="家興 余" w:date="2021-01-21T10:01:00Z"/>
                <w:rFonts w:ascii="標楷體" w:eastAsia="標楷體" w:hAnsi="標楷體" w:cs="新細明體"/>
                <w:color w:val="000000"/>
                <w:kern w:val="0"/>
              </w:rPr>
            </w:pPr>
            <w:ins w:id="5770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  <w:p w14:paraId="132E65C2" w14:textId="213BE1E2" w:rsidR="00FD0FD5" w:rsidRDefault="00FD0FD5" w:rsidP="00424BE2">
            <w:pPr>
              <w:widowControl/>
              <w:rPr>
                <w:ins w:id="5771" w:author="ST1" w:date="2020-12-23T21:18:00Z"/>
                <w:rFonts w:ascii="標楷體" w:eastAsia="標楷體" w:hAnsi="標楷體" w:cs="新細明體"/>
                <w:color w:val="000000"/>
                <w:kern w:val="0"/>
              </w:rPr>
            </w:pPr>
            <w:ins w:id="5772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</w:t>
              </w:r>
            </w:ins>
          </w:p>
          <w:p w14:paraId="59B0D252" w14:textId="5D800436" w:rsidR="00FD0FD5" w:rsidRPr="008F20B5" w:rsidRDefault="00FD0FD5" w:rsidP="00424BE2">
            <w:pPr>
              <w:widowControl/>
              <w:rPr>
                <w:ins w:id="5773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74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(L</w:t>
              </w:r>
            </w:ins>
            <w:ins w:id="5775" w:author="ST1" w:date="2020-12-23T21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2411</w:t>
              </w:r>
            </w:ins>
            <w:ins w:id="5776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FD0FD5" w:rsidRPr="008F20B5" w14:paraId="3E55511A" w14:textId="77777777" w:rsidTr="008A7303">
        <w:trPr>
          <w:trHeight w:val="340"/>
          <w:ins w:id="5777" w:author="ST1" w:date="2020-12-01T00:06:00Z"/>
          <w:trPrChange w:id="577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77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8741AEE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780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78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939D8A0" w14:textId="6C9F41D6" w:rsidR="00FD0FD5" w:rsidRPr="00910C6F" w:rsidRDefault="00FD0FD5" w:rsidP="00424BE2">
            <w:pPr>
              <w:widowControl/>
              <w:rPr>
                <w:ins w:id="5782" w:author="ST1" w:date="2020-12-01T00:06:00Z"/>
                <w:rFonts w:ascii="標楷體" w:eastAsia="標楷體" w:hAnsi="標楷體"/>
                <w:color w:val="FF0000"/>
                <w:rPrChange w:id="5783" w:author="ST1" w:date="2020-12-01T00:08:00Z">
                  <w:rPr>
                    <w:ins w:id="5784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85" w:author="ST1" w:date="2020-12-01T00:07:00Z">
              <w:r w:rsidRPr="00910C6F">
                <w:rPr>
                  <w:rFonts w:ascii="標楷體" w:eastAsia="標楷體" w:hAnsi="標楷體"/>
                  <w:color w:val="FF0000"/>
                  <w:rPrChange w:id="5786" w:author="ST1" w:date="2020-12-01T00:08:00Z">
                    <w:rPr/>
                  </w:rPrChange>
                </w:rPr>
                <w:t>AreaCodeB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78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B386CDB" w14:textId="04F6B903" w:rsidR="00FD0FD5" w:rsidRPr="00424BE2" w:rsidRDefault="00FD0FD5" w:rsidP="00424BE2">
            <w:pPr>
              <w:widowControl/>
              <w:rPr>
                <w:ins w:id="5788" w:author="ST1" w:date="2020-12-01T00:06:00Z"/>
                <w:rFonts w:ascii="標楷體" w:eastAsia="標楷體" w:hAnsi="標楷體" w:cs="新細明體"/>
                <w:color w:val="FF0000"/>
                <w:kern w:val="0"/>
                <w:rPrChange w:id="5789" w:author="ST1" w:date="2020-12-01T00:34:00Z">
                  <w:rPr>
                    <w:ins w:id="5790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91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792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土地座落（鄉／鎮／市／區）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9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EB4FBA0" w14:textId="3FB758D0" w:rsidR="00FD0FD5" w:rsidRPr="008F20B5" w:rsidRDefault="00FD0FD5" w:rsidP="00424BE2">
            <w:pPr>
              <w:widowControl/>
              <w:jc w:val="center"/>
              <w:rPr>
                <w:ins w:id="5794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95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9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02622E3" w14:textId="77D7080A" w:rsidR="00FD0FD5" w:rsidRPr="008F20B5" w:rsidRDefault="00FD0FD5" w:rsidP="00424BE2">
            <w:pPr>
              <w:widowControl/>
              <w:jc w:val="center"/>
              <w:rPr>
                <w:ins w:id="5797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98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3</w:t>
              </w:r>
            </w:ins>
          </w:p>
        </w:tc>
        <w:tc>
          <w:tcPr>
            <w:tcW w:w="250" w:type="pct"/>
            <w:tcPrChange w:id="5799" w:author="家興 余" w:date="2021-01-22T09:55:00Z">
              <w:tcPr>
                <w:tcW w:w="1" w:type="pct"/>
              </w:tcPr>
            </w:tcPrChange>
          </w:tcPr>
          <w:p w14:paraId="04A08488" w14:textId="0B897FC7" w:rsidR="00FD0FD5" w:rsidRPr="008F20B5" w:rsidRDefault="004F394E">
            <w:pPr>
              <w:widowControl/>
              <w:jc w:val="center"/>
              <w:rPr>
                <w:ins w:id="580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801" w:author="家興 余" w:date="2021-01-21T09:56:00Z">
                <w:pPr>
                  <w:widowControl/>
                </w:pPr>
              </w:pPrChange>
            </w:pPr>
            <w:ins w:id="5802" w:author="家興 余" w:date="2021-01-21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80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42151862" w14:textId="582E9F27" w:rsidR="00FD0FD5" w:rsidRPr="008F20B5" w:rsidRDefault="004F394E" w:rsidP="00424BE2">
            <w:pPr>
              <w:widowControl/>
              <w:rPr>
                <w:ins w:id="5804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805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5C592179" w14:textId="77777777" w:rsidTr="008A7303">
        <w:trPr>
          <w:trHeight w:val="340"/>
          <w:ins w:id="5806" w:author="ST1" w:date="2020-12-01T00:12:00Z"/>
          <w:trPrChange w:id="580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0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AD4A6F7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809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1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B160B59" w14:textId="6F37BBE7" w:rsidR="00FD0FD5" w:rsidRPr="002015DB" w:rsidRDefault="00FD0FD5" w:rsidP="00424BE2">
            <w:pPr>
              <w:widowControl/>
              <w:rPr>
                <w:ins w:id="5811" w:author="ST1" w:date="2020-12-01T00:12:00Z"/>
                <w:rFonts w:ascii="標楷體" w:eastAsia="標楷體" w:hAnsi="標楷體"/>
                <w:color w:val="FF0000"/>
              </w:rPr>
            </w:pPr>
            <w:ins w:id="5812" w:author="ST1" w:date="2020-12-01T00:12:00Z">
              <w:r w:rsidRPr="002015DB">
                <w:rPr>
                  <w:rFonts w:ascii="標楷體" w:eastAsia="標楷體" w:hAnsi="標楷體"/>
                  <w:color w:val="FF0000"/>
                  <w:rPrChange w:id="5813" w:author="ST1" w:date="2020-12-01T00:16:00Z">
                    <w:rPr/>
                  </w:rPrChange>
                </w:rPr>
                <w:t>IrCodeB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81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7BE4952" w14:textId="08246456" w:rsidR="00FD0FD5" w:rsidRPr="00424BE2" w:rsidRDefault="00FD0FD5" w:rsidP="00424BE2">
            <w:pPr>
              <w:widowControl/>
              <w:rPr>
                <w:ins w:id="5815" w:author="ST1" w:date="2020-12-01T00:12:00Z"/>
                <w:rFonts w:ascii="標楷體" w:eastAsia="標楷體" w:hAnsi="標楷體" w:cs="新細明體"/>
                <w:color w:val="FF0000"/>
                <w:kern w:val="0"/>
                <w:rPrChange w:id="5816" w:author="ST1" w:date="2020-12-01T00:34:00Z">
                  <w:rPr>
                    <w:ins w:id="5817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18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819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土地座落（地段）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820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6A0FAF85" w14:textId="1CC827DC" w:rsidR="00FD0FD5" w:rsidRPr="002015DB" w:rsidRDefault="00FD0FD5" w:rsidP="00424BE2">
            <w:pPr>
              <w:widowControl/>
              <w:jc w:val="center"/>
              <w:rPr>
                <w:ins w:id="5821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22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82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6CD6E42" w14:textId="0381726A" w:rsidR="00FD0FD5" w:rsidRPr="002015DB" w:rsidRDefault="00FD0FD5" w:rsidP="00424BE2">
            <w:pPr>
              <w:widowControl/>
              <w:jc w:val="center"/>
              <w:rPr>
                <w:ins w:id="5824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25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4</w:t>
              </w:r>
            </w:ins>
          </w:p>
        </w:tc>
        <w:tc>
          <w:tcPr>
            <w:tcW w:w="250" w:type="pct"/>
            <w:tcPrChange w:id="5826" w:author="家興 余" w:date="2021-01-22T09:55:00Z">
              <w:tcPr>
                <w:tcW w:w="1" w:type="pct"/>
              </w:tcPr>
            </w:tcPrChange>
          </w:tcPr>
          <w:p w14:paraId="7C875036" w14:textId="315BF43B" w:rsidR="00FD0FD5" w:rsidRPr="002015DB" w:rsidRDefault="004F394E">
            <w:pPr>
              <w:widowControl/>
              <w:jc w:val="center"/>
              <w:rPr>
                <w:ins w:id="5827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828" w:author="家興 余" w:date="2021-01-21T09:56:00Z">
                <w:pPr>
                  <w:widowControl/>
                </w:pPr>
              </w:pPrChange>
            </w:pPr>
            <w:ins w:id="5829" w:author="家興 余" w:date="2021-01-21T10:0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83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420BDE3A" w14:textId="22E9397F" w:rsidR="00FD0FD5" w:rsidRPr="002015DB" w:rsidRDefault="004F394E" w:rsidP="00424BE2">
            <w:pPr>
              <w:widowControl/>
              <w:rPr>
                <w:ins w:id="5831" w:author="ST1" w:date="2020-12-01T00:12:00Z"/>
                <w:rFonts w:ascii="標楷體" w:eastAsia="標楷體" w:hAnsi="標楷體" w:cs="新細明體"/>
                <w:color w:val="FF0000"/>
                <w:kern w:val="0"/>
                <w:rPrChange w:id="5832" w:author="ST1" w:date="2020-12-01T00:16:00Z">
                  <w:rPr>
                    <w:ins w:id="5833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34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24D33441" w14:textId="77777777" w:rsidTr="008A7303">
        <w:trPr>
          <w:trHeight w:val="340"/>
          <w:ins w:id="5835" w:author="ST1" w:date="2020-12-01T00:12:00Z"/>
          <w:trPrChange w:id="583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3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861E82C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838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3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F14B9E6" w14:textId="483073F2" w:rsidR="00FD0FD5" w:rsidRPr="002015DB" w:rsidRDefault="00FD0FD5" w:rsidP="00424BE2">
            <w:pPr>
              <w:widowControl/>
              <w:rPr>
                <w:ins w:id="5840" w:author="ST1" w:date="2020-12-01T00:12:00Z"/>
                <w:rFonts w:ascii="標楷體" w:eastAsia="標楷體" w:hAnsi="標楷體"/>
                <w:color w:val="FF0000"/>
              </w:rPr>
            </w:pPr>
            <w:ins w:id="5841" w:author="ST1" w:date="2020-12-01T00:12:00Z">
              <w:r w:rsidRPr="002015DB">
                <w:rPr>
                  <w:rFonts w:ascii="標楷體" w:eastAsia="標楷體" w:hAnsi="標楷體"/>
                  <w:color w:val="FF0000"/>
                  <w:rPrChange w:id="5842" w:author="ST1" w:date="2020-12-01T00:16:00Z">
                    <w:rPr/>
                  </w:rPrChange>
                </w:rPr>
                <w:t>LandNo1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84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92C8533" w14:textId="7729EC37" w:rsidR="00FD0FD5" w:rsidRPr="00424BE2" w:rsidRDefault="00FD0FD5" w:rsidP="00424BE2">
            <w:pPr>
              <w:widowControl/>
              <w:rPr>
                <w:ins w:id="5844" w:author="ST1" w:date="2020-12-01T00:12:00Z"/>
                <w:rFonts w:ascii="標楷體" w:eastAsia="標楷體" w:hAnsi="標楷體" w:cs="新細明體"/>
                <w:color w:val="FF0000"/>
                <w:kern w:val="0"/>
                <w:rPrChange w:id="5845" w:author="ST1" w:date="2020-12-01T00:34:00Z">
                  <w:rPr>
                    <w:ins w:id="5846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47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848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土地座落－地號</w:t>
              </w:r>
              <w:r w:rsidRPr="00424BE2">
                <w:rPr>
                  <w:rFonts w:ascii="標楷體" w:eastAsia="標楷體" w:hAnsi="標楷體"/>
                  <w:color w:val="FF0000"/>
                  <w:rPrChange w:id="5849" w:author="ST1" w:date="2020-12-01T00:34:00Z">
                    <w:rPr>
                      <w:rFonts w:ascii="標楷體" w:eastAsia="標楷體" w:hAnsi="標楷體"/>
                    </w:rPr>
                  </w:rPrChange>
                </w:rPr>
                <w:t>1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850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5BFEA46E" w14:textId="45ADF4BE" w:rsidR="00FD0FD5" w:rsidRPr="002015DB" w:rsidRDefault="00FD0FD5" w:rsidP="00424BE2">
            <w:pPr>
              <w:widowControl/>
              <w:jc w:val="center"/>
              <w:rPr>
                <w:ins w:id="5851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52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85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2F704EC" w14:textId="78757260" w:rsidR="00FD0FD5" w:rsidRPr="002015DB" w:rsidRDefault="00FD0FD5" w:rsidP="00424BE2">
            <w:pPr>
              <w:widowControl/>
              <w:jc w:val="center"/>
              <w:rPr>
                <w:ins w:id="5854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55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4</w:t>
              </w:r>
            </w:ins>
          </w:p>
        </w:tc>
        <w:tc>
          <w:tcPr>
            <w:tcW w:w="250" w:type="pct"/>
            <w:tcPrChange w:id="5856" w:author="家興 余" w:date="2021-01-22T09:55:00Z">
              <w:tcPr>
                <w:tcW w:w="1" w:type="pct"/>
              </w:tcPr>
            </w:tcPrChange>
          </w:tcPr>
          <w:p w14:paraId="7139C1B0" w14:textId="3BF634D7" w:rsidR="00FD0FD5" w:rsidRPr="002015DB" w:rsidRDefault="004F394E">
            <w:pPr>
              <w:widowControl/>
              <w:jc w:val="center"/>
              <w:rPr>
                <w:ins w:id="5857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858" w:author="家興 余" w:date="2021-01-21T09:56:00Z">
                <w:pPr>
                  <w:widowControl/>
                </w:pPr>
              </w:pPrChange>
            </w:pPr>
            <w:ins w:id="5859" w:author="家興 余" w:date="2021-01-21T10:0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86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984C054" w14:textId="30B7B801" w:rsidR="00FD0FD5" w:rsidRPr="002015DB" w:rsidRDefault="004F394E" w:rsidP="00424BE2">
            <w:pPr>
              <w:widowControl/>
              <w:rPr>
                <w:ins w:id="5861" w:author="ST1" w:date="2020-12-01T00:12:00Z"/>
                <w:rFonts w:ascii="標楷體" w:eastAsia="標楷體" w:hAnsi="標楷體" w:cs="新細明體"/>
                <w:color w:val="FF0000"/>
                <w:kern w:val="0"/>
                <w:rPrChange w:id="5862" w:author="ST1" w:date="2020-12-01T00:16:00Z">
                  <w:rPr>
                    <w:ins w:id="5863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64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0050CC8C" w14:textId="77777777" w:rsidTr="008A7303">
        <w:trPr>
          <w:trHeight w:val="340"/>
          <w:ins w:id="5865" w:author="ST1" w:date="2020-12-01T00:12:00Z"/>
          <w:trPrChange w:id="586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6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F3EA2E1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868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6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0FB4FEE" w14:textId="05DCDB77" w:rsidR="00FD0FD5" w:rsidRPr="002015DB" w:rsidRDefault="00FD0FD5" w:rsidP="00424BE2">
            <w:pPr>
              <w:widowControl/>
              <w:rPr>
                <w:ins w:id="5870" w:author="ST1" w:date="2020-12-01T00:12:00Z"/>
                <w:rFonts w:ascii="標楷體" w:eastAsia="標楷體" w:hAnsi="標楷體"/>
                <w:color w:val="FF0000"/>
              </w:rPr>
            </w:pPr>
            <w:ins w:id="5871" w:author="ST1" w:date="2020-12-01T00:12:00Z">
              <w:r w:rsidRPr="002015DB">
                <w:rPr>
                  <w:rFonts w:ascii="標楷體" w:eastAsia="標楷體" w:hAnsi="標楷體"/>
                  <w:color w:val="FF0000"/>
                  <w:rPrChange w:id="5872" w:author="ST1" w:date="2020-12-01T00:16:00Z">
                    <w:rPr/>
                  </w:rPrChange>
                </w:rPr>
                <w:t>LandNo2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87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04362E2A" w14:textId="1E57E3EE" w:rsidR="00FD0FD5" w:rsidRPr="00424BE2" w:rsidRDefault="00FD0FD5" w:rsidP="00424BE2">
            <w:pPr>
              <w:widowControl/>
              <w:rPr>
                <w:ins w:id="5874" w:author="ST1" w:date="2020-12-01T00:12:00Z"/>
                <w:rFonts w:ascii="標楷體" w:eastAsia="標楷體" w:hAnsi="標楷體" w:cs="新細明體"/>
                <w:color w:val="FF0000"/>
                <w:kern w:val="0"/>
                <w:rPrChange w:id="5875" w:author="ST1" w:date="2020-12-01T00:34:00Z">
                  <w:rPr>
                    <w:ins w:id="5876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77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878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土地座落－地號</w:t>
              </w:r>
              <w:r w:rsidRPr="00424BE2">
                <w:rPr>
                  <w:rFonts w:ascii="標楷體" w:eastAsia="標楷體" w:hAnsi="標楷體"/>
                  <w:color w:val="FF0000"/>
                  <w:rPrChange w:id="5879" w:author="ST1" w:date="2020-12-01T00:34:00Z">
                    <w:rPr>
                      <w:rFonts w:ascii="標楷體" w:eastAsia="標楷體" w:hAnsi="標楷體"/>
                    </w:rPr>
                  </w:rPrChange>
                </w:rPr>
                <w:t>2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880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2D95A66C" w14:textId="3D93045A" w:rsidR="00FD0FD5" w:rsidRPr="002015DB" w:rsidRDefault="00FD0FD5" w:rsidP="00424BE2">
            <w:pPr>
              <w:widowControl/>
              <w:jc w:val="center"/>
              <w:rPr>
                <w:ins w:id="5881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82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88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11E5AAB" w14:textId="64AC7C3E" w:rsidR="00FD0FD5" w:rsidRPr="002015DB" w:rsidRDefault="00FD0FD5" w:rsidP="00424BE2">
            <w:pPr>
              <w:widowControl/>
              <w:jc w:val="center"/>
              <w:rPr>
                <w:ins w:id="5884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85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4</w:t>
              </w:r>
            </w:ins>
          </w:p>
        </w:tc>
        <w:tc>
          <w:tcPr>
            <w:tcW w:w="250" w:type="pct"/>
            <w:tcPrChange w:id="5886" w:author="家興 余" w:date="2021-01-22T09:55:00Z">
              <w:tcPr>
                <w:tcW w:w="1" w:type="pct"/>
              </w:tcPr>
            </w:tcPrChange>
          </w:tcPr>
          <w:p w14:paraId="595EA0DC" w14:textId="0F497C32" w:rsidR="00FD0FD5" w:rsidRPr="002015DB" w:rsidRDefault="004F394E">
            <w:pPr>
              <w:widowControl/>
              <w:jc w:val="center"/>
              <w:rPr>
                <w:ins w:id="5887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888" w:author="家興 余" w:date="2021-01-21T09:56:00Z">
                <w:pPr>
                  <w:widowControl/>
                </w:pPr>
              </w:pPrChange>
            </w:pPr>
            <w:ins w:id="5889" w:author="家興 余" w:date="2021-01-21T10:0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89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4893F5D" w14:textId="29A4D283" w:rsidR="00FD0FD5" w:rsidRPr="002015DB" w:rsidRDefault="004F394E" w:rsidP="00424BE2">
            <w:pPr>
              <w:widowControl/>
              <w:rPr>
                <w:ins w:id="5891" w:author="ST1" w:date="2020-12-01T00:12:00Z"/>
                <w:rFonts w:ascii="標楷體" w:eastAsia="標楷體" w:hAnsi="標楷體" w:cs="新細明體"/>
                <w:color w:val="FF0000"/>
                <w:kern w:val="0"/>
                <w:rPrChange w:id="5892" w:author="ST1" w:date="2020-12-01T00:16:00Z">
                  <w:rPr>
                    <w:ins w:id="5893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94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486528C3" w14:textId="77777777" w:rsidTr="008A7303">
        <w:trPr>
          <w:trHeight w:val="340"/>
          <w:ins w:id="5895" w:author="ST1" w:date="2020-12-01T00:12:00Z"/>
          <w:trPrChange w:id="589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9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E8D6D30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898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9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2A2948C" w14:textId="56BF80B9" w:rsidR="00FD0FD5" w:rsidRPr="002015DB" w:rsidRDefault="00FD0FD5" w:rsidP="00424BE2">
            <w:pPr>
              <w:widowControl/>
              <w:rPr>
                <w:ins w:id="5900" w:author="ST1" w:date="2020-12-01T00:12:00Z"/>
                <w:rFonts w:ascii="標楷體" w:eastAsia="標楷體" w:hAnsi="標楷體"/>
                <w:color w:val="FF0000"/>
              </w:rPr>
            </w:pPr>
            <w:ins w:id="5901" w:author="ST1" w:date="2020-12-01T00:12:00Z">
              <w:r w:rsidRPr="002015DB">
                <w:rPr>
                  <w:rFonts w:ascii="標楷體" w:eastAsia="標楷體" w:hAnsi="標楷體"/>
                  <w:color w:val="FF0000"/>
                </w:rPr>
                <w:t>LandLocation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90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22964A0" w14:textId="2CCFF54F" w:rsidR="00FD0FD5" w:rsidRPr="00424BE2" w:rsidRDefault="00FD0FD5" w:rsidP="00424BE2">
            <w:pPr>
              <w:widowControl/>
              <w:rPr>
                <w:ins w:id="5903" w:author="ST1" w:date="2020-12-01T00:12:00Z"/>
                <w:rFonts w:ascii="標楷體" w:eastAsia="標楷體" w:hAnsi="標楷體" w:cs="新細明體"/>
                <w:color w:val="FF0000"/>
                <w:kern w:val="0"/>
                <w:rPrChange w:id="5904" w:author="ST1" w:date="2020-12-01T00:34:00Z">
                  <w:rPr>
                    <w:ins w:id="5905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906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907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908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79061694" w14:textId="4C1AB6AE" w:rsidR="00FD0FD5" w:rsidRPr="002015DB" w:rsidRDefault="00FD0FD5" w:rsidP="00424BE2">
            <w:pPr>
              <w:widowControl/>
              <w:jc w:val="center"/>
              <w:rPr>
                <w:ins w:id="5909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910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91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99D3568" w14:textId="03470FB5" w:rsidR="00FD0FD5" w:rsidRPr="002015DB" w:rsidRDefault="00FD0FD5" w:rsidP="00424BE2">
            <w:pPr>
              <w:widowControl/>
              <w:jc w:val="center"/>
              <w:rPr>
                <w:ins w:id="5912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913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1</w:t>
              </w:r>
              <w:r w:rsidRPr="002015DB">
                <w:rPr>
                  <w:rFonts w:ascii="標楷體" w:eastAsia="標楷體" w:hAnsi="標楷體" w:cs="新細明體"/>
                  <w:color w:val="FF0000"/>
                  <w:kern w:val="0"/>
                </w:rPr>
                <w:t>50</w:t>
              </w:r>
            </w:ins>
          </w:p>
        </w:tc>
        <w:tc>
          <w:tcPr>
            <w:tcW w:w="250" w:type="pct"/>
            <w:tcPrChange w:id="5914" w:author="家興 余" w:date="2021-01-22T09:55:00Z">
              <w:tcPr>
                <w:tcW w:w="1" w:type="pct"/>
              </w:tcPr>
            </w:tcPrChange>
          </w:tcPr>
          <w:p w14:paraId="2F6BB593" w14:textId="77777777" w:rsidR="00FD0FD5" w:rsidRPr="002015DB" w:rsidRDefault="00FD0FD5">
            <w:pPr>
              <w:widowControl/>
              <w:jc w:val="center"/>
              <w:rPr>
                <w:ins w:id="5915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916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91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F16CA8C" w14:textId="1E4DF2E3" w:rsidR="00FD0FD5" w:rsidRPr="002015DB" w:rsidRDefault="00FD0FD5" w:rsidP="00424BE2">
            <w:pPr>
              <w:widowControl/>
              <w:rPr>
                <w:ins w:id="5918" w:author="ST1" w:date="2020-12-01T00:12:00Z"/>
                <w:rFonts w:ascii="標楷體" w:eastAsia="標楷體" w:hAnsi="標楷體" w:cs="新細明體"/>
                <w:color w:val="FF0000"/>
                <w:kern w:val="0"/>
                <w:rPrChange w:id="5919" w:author="ST1" w:date="2020-12-01T00:16:00Z">
                  <w:rPr>
                    <w:ins w:id="5920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FD0FD5" w:rsidRPr="008F20B5" w14:paraId="4A0AAF12" w14:textId="77777777" w:rsidTr="008A7303">
        <w:trPr>
          <w:trHeight w:val="340"/>
          <w:trPrChange w:id="592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2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0914E18" w14:textId="1B8F4F78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2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16DBD06" w14:textId="63E8767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2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F93B8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2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96DE4FE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2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7F6AAA2" w14:textId="6814FB0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5927" w:author="家興 余" w:date="2021-01-22T09:55:00Z">
              <w:tcPr>
                <w:tcW w:w="1" w:type="pct"/>
              </w:tcPr>
            </w:tcPrChange>
          </w:tcPr>
          <w:p w14:paraId="6BC4FF73" w14:textId="19662919" w:rsidR="00FD0FD5" w:rsidRPr="008F20B5" w:rsidRDefault="004F394E">
            <w:pPr>
              <w:widowControl/>
              <w:jc w:val="center"/>
              <w:rPr>
                <w:ins w:id="592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29" w:author="家興 余" w:date="2021-01-21T09:56:00Z">
                <w:pPr>
                  <w:widowControl/>
                </w:pPr>
              </w:pPrChange>
            </w:pPr>
            <w:ins w:id="5930" w:author="家興 余" w:date="2021-01-21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593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FCD1D5" w14:textId="52218A5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D3DB53A" w14:textId="77777777" w:rsidTr="008A7303">
        <w:trPr>
          <w:trHeight w:val="340"/>
          <w:trPrChange w:id="593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3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6EB2573" w14:textId="36A671C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3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08736F" w14:textId="2A670E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3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D414E2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鑑估總值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3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D6100EB" w14:textId="27E7E6D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37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38" w:author="家興 余" w:date="2020-12-30T09:55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3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D6D18C7" w14:textId="6DEB81F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5940" w:author="家興 余" w:date="2021-01-22T09:55:00Z">
              <w:tcPr>
                <w:tcW w:w="1" w:type="pct"/>
              </w:tcPr>
            </w:tcPrChange>
          </w:tcPr>
          <w:p w14:paraId="3C97E647" w14:textId="14334463" w:rsidR="00FD0FD5" w:rsidRPr="008F20B5" w:rsidDel="004444BD" w:rsidRDefault="004F394E">
            <w:pPr>
              <w:widowControl/>
              <w:jc w:val="center"/>
              <w:rPr>
                <w:ins w:id="594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42" w:author="家興 余" w:date="2021-01-21T09:56:00Z">
                <w:pPr>
                  <w:widowControl/>
                </w:pPr>
              </w:pPrChange>
            </w:pPr>
            <w:ins w:id="5943" w:author="家興 余" w:date="2021-01-21T10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944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1D5C693B" w14:textId="7F88C26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5945" w:author="家興 余" w:date="2020-12-30T09:55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0887BB0B" w14:textId="77777777" w:rsidTr="008A7303">
        <w:trPr>
          <w:trHeight w:val="340"/>
          <w:trPrChange w:id="594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4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35E6622" w14:textId="1F6EE603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48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7810E21" w14:textId="7C7ACFB0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EvaNetWorth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4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D07D16B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5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FF9D003" w14:textId="1C7A7A96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51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52" w:author="家興 余" w:date="2020-12-30T09:55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5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DADCA45" w14:textId="02722A4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54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55" w:author="家興 余" w:date="2020-12-30T09:55:00Z">
              <w:r w:rsidRPr="008F20B5" w:rsidDel="00680CB7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56" w:author="家興 余" w:date="2021-01-22T09:55:00Z">
              <w:tcPr>
                <w:tcW w:w="1" w:type="pct"/>
              </w:tcPr>
            </w:tcPrChange>
          </w:tcPr>
          <w:p w14:paraId="42EB04E7" w14:textId="77777777" w:rsidR="00FD0FD5" w:rsidRPr="008F20B5" w:rsidRDefault="00FD0FD5">
            <w:pPr>
              <w:widowControl/>
              <w:jc w:val="center"/>
              <w:rPr>
                <w:ins w:id="595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58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59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3F35A856" w14:textId="2A6A166C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60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61" w:author="家興 余" w:date="2020-12-30T09:55:00Z">
              <w:r w:rsidRPr="008F20B5" w:rsidDel="00680CB7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16C8EFD7" w14:textId="77777777" w:rsidTr="008A7303">
        <w:trPr>
          <w:trHeight w:val="340"/>
          <w:trPrChange w:id="596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6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1F59A1" w14:textId="01AD8C3B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6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FBE5E02" w14:textId="79E95885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LVITax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6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52981D7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土地增值稅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6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466EC8B" w14:textId="1A352D1C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67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68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6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B8D8FB9" w14:textId="5F5F288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70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71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72" w:author="家興 余" w:date="2021-01-22T09:55:00Z">
              <w:tcPr>
                <w:tcW w:w="1" w:type="pct"/>
              </w:tcPr>
            </w:tcPrChange>
          </w:tcPr>
          <w:p w14:paraId="0CC922F7" w14:textId="77777777" w:rsidR="00FD0FD5" w:rsidRPr="008F20B5" w:rsidRDefault="00FD0FD5">
            <w:pPr>
              <w:widowControl/>
              <w:jc w:val="center"/>
              <w:rPr>
                <w:ins w:id="597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74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75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60CF9661" w14:textId="4D27D953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76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77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36EFE1E6" w14:textId="77777777" w:rsidTr="008A7303">
        <w:trPr>
          <w:trHeight w:val="340"/>
          <w:trPrChange w:id="597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7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5A5D476" w14:textId="3281BF22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80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D4860A" w14:textId="368E3DF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RentEvaValue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8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26F8F0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8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328D7B8" w14:textId="00D5C75A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83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84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8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0E88117" w14:textId="4C1371CD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86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87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88" w:author="家興 余" w:date="2021-01-22T09:55:00Z">
              <w:tcPr>
                <w:tcW w:w="1" w:type="pct"/>
              </w:tcPr>
            </w:tcPrChange>
          </w:tcPr>
          <w:p w14:paraId="45B55482" w14:textId="77777777" w:rsidR="00FD0FD5" w:rsidRPr="008F20B5" w:rsidRDefault="00FD0FD5">
            <w:pPr>
              <w:widowControl/>
              <w:jc w:val="center"/>
              <w:rPr>
                <w:ins w:id="598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90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91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32AD21A1" w14:textId="1B4F2118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92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93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19B59D2F" w14:textId="77777777" w:rsidTr="008A7303">
        <w:trPr>
          <w:trHeight w:val="340"/>
          <w:trPrChange w:id="599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9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BBA082D" w14:textId="4C6BE343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96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AD8751A" w14:textId="61FA6AE9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RentPrice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9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11163F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押租金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9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38F6ABF" w14:textId="68796836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99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6000" w:author="家興 余" w:date="2020-12-30T09:55:00Z">
              <w:r w:rsidRPr="008F20B5" w:rsidDel="00761EC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0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FFEDE99" w14:textId="515DBAD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002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6003" w:author="家興 余" w:date="2020-12-30T09:55:00Z">
              <w:r w:rsidRPr="008F20B5" w:rsidDel="00761ECB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6004" w:author="家興 余" w:date="2021-01-22T09:55:00Z">
              <w:tcPr>
                <w:tcW w:w="1" w:type="pct"/>
              </w:tcPr>
            </w:tcPrChange>
          </w:tcPr>
          <w:p w14:paraId="0A0B64A0" w14:textId="77777777" w:rsidR="00FD0FD5" w:rsidRPr="008F20B5" w:rsidRDefault="00FD0FD5">
            <w:pPr>
              <w:widowControl/>
              <w:jc w:val="center"/>
              <w:rPr>
                <w:ins w:id="600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06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6007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6FAEA324" w14:textId="5877E14E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008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6009" w:author="家興 余" w:date="2020-12-30T09:55:00Z">
              <w:r w:rsidRPr="008F20B5" w:rsidDel="00761ECB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43CE0663" w14:textId="77777777" w:rsidTr="008A7303">
        <w:trPr>
          <w:trHeight w:val="340"/>
          <w:trPrChange w:id="601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1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F9B5A80" w14:textId="4400785C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12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EBD0E5" w14:textId="61164AC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EvaCompany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1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2B9A65A" w14:textId="2F3F503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鑑價公司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1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72F974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1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7CB2456" w14:textId="2AF62AD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6016" w:author="家興 余" w:date="2021-01-22T09:55:00Z">
              <w:tcPr>
                <w:tcW w:w="1" w:type="pct"/>
              </w:tcPr>
            </w:tcPrChange>
          </w:tcPr>
          <w:p w14:paraId="51E7373C" w14:textId="0E52A6A1" w:rsidR="00FD0FD5" w:rsidRPr="008F20B5" w:rsidRDefault="004F394E">
            <w:pPr>
              <w:widowControl/>
              <w:jc w:val="center"/>
              <w:rPr>
                <w:ins w:id="601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18" w:author="家興 余" w:date="2021-01-21T09:56:00Z">
                <w:pPr>
                  <w:widowControl/>
                </w:pPr>
              </w:pPrChange>
            </w:pPr>
            <w:ins w:id="6019" w:author="家興 余" w:date="2021-01-21T10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2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5317154" w14:textId="77777777" w:rsidR="00623535" w:rsidRDefault="00623535" w:rsidP="00623535">
            <w:pPr>
              <w:rPr>
                <w:ins w:id="6021" w:author="家興 余" w:date="2021-01-21T10:09:00Z"/>
                <w:rFonts w:ascii="標楷體" w:eastAsia="標楷體" w:hAnsi="標楷體"/>
                <w:color w:val="000000"/>
              </w:rPr>
            </w:pPr>
            <w:ins w:id="6022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01: 新光人壽</w:t>
              </w:r>
            </w:ins>
          </w:p>
          <w:p w14:paraId="34D59435" w14:textId="77777777" w:rsidR="00623535" w:rsidRDefault="00623535" w:rsidP="00623535">
            <w:pPr>
              <w:rPr>
                <w:ins w:id="6023" w:author="家興 余" w:date="2021-01-21T10:09:00Z"/>
                <w:rFonts w:ascii="標楷體" w:eastAsia="標楷體" w:hAnsi="標楷體"/>
                <w:color w:val="000000"/>
              </w:rPr>
            </w:pPr>
            <w:ins w:id="6024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02: 梁振英</w:t>
              </w:r>
            </w:ins>
          </w:p>
          <w:p w14:paraId="00A3964A" w14:textId="77777777" w:rsidR="00623535" w:rsidRDefault="00623535" w:rsidP="00623535">
            <w:pPr>
              <w:rPr>
                <w:ins w:id="6025" w:author="家興 余" w:date="2021-01-21T10:09:00Z"/>
                <w:rFonts w:ascii="標楷體" w:eastAsia="標楷體" w:hAnsi="標楷體"/>
                <w:color w:val="000000"/>
              </w:rPr>
            </w:pPr>
            <w:ins w:id="6026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03: 中華徵信所</w:t>
              </w:r>
            </w:ins>
          </w:p>
          <w:p w14:paraId="1EC950FA" w14:textId="77777777" w:rsidR="00623535" w:rsidRDefault="00623535" w:rsidP="00623535">
            <w:pPr>
              <w:rPr>
                <w:ins w:id="6027" w:author="家興 余" w:date="2021-01-21T10:09:00Z"/>
                <w:rFonts w:ascii="標楷體" w:eastAsia="標楷體" w:hAnsi="標楷體"/>
                <w:color w:val="000000"/>
              </w:rPr>
            </w:pPr>
            <w:ins w:id="6028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04: 泛亞不動產</w:t>
              </w:r>
            </w:ins>
          </w:p>
          <w:p w14:paraId="2C345439" w14:textId="77777777" w:rsidR="00623535" w:rsidRDefault="00623535" w:rsidP="00623535">
            <w:pPr>
              <w:rPr>
                <w:ins w:id="6029" w:author="家興 余" w:date="2021-01-21T10:09:00Z"/>
                <w:rFonts w:ascii="標楷體" w:eastAsia="標楷體" w:hAnsi="標楷體"/>
                <w:color w:val="000000"/>
              </w:rPr>
            </w:pPr>
            <w:ins w:id="6030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05: 國聯不動產</w:t>
              </w:r>
            </w:ins>
          </w:p>
          <w:p w14:paraId="6E8FE609" w14:textId="77777777" w:rsidR="00623535" w:rsidRDefault="00623535" w:rsidP="00623535">
            <w:pPr>
              <w:rPr>
                <w:ins w:id="6031" w:author="家興 余" w:date="2021-01-21T10:09:00Z"/>
                <w:rFonts w:ascii="標楷體" w:eastAsia="標楷體" w:hAnsi="標楷體"/>
                <w:color w:val="000000"/>
              </w:rPr>
            </w:pPr>
            <w:ins w:id="6032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06: 台億不動產</w:t>
              </w:r>
            </w:ins>
          </w:p>
          <w:p w14:paraId="2178C8DE" w14:textId="77777777" w:rsidR="00623535" w:rsidRDefault="00623535" w:rsidP="00623535">
            <w:pPr>
              <w:rPr>
                <w:ins w:id="6033" w:author="家興 余" w:date="2021-01-21T10:09:00Z"/>
                <w:rFonts w:ascii="標楷體" w:eastAsia="標楷體" w:hAnsi="標楷體"/>
                <w:color w:val="000000"/>
              </w:rPr>
            </w:pPr>
            <w:ins w:id="6034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07: 宏碁不動產</w:t>
              </w:r>
            </w:ins>
          </w:p>
          <w:p w14:paraId="31BEA392" w14:textId="77777777" w:rsidR="00623535" w:rsidRDefault="00623535" w:rsidP="00623535">
            <w:pPr>
              <w:rPr>
                <w:ins w:id="6035" w:author="家興 余" w:date="2021-01-21T10:09:00Z"/>
                <w:rFonts w:ascii="標楷體" w:eastAsia="標楷體" w:hAnsi="標楷體"/>
                <w:color w:val="000000"/>
              </w:rPr>
            </w:pPr>
            <w:ins w:id="6036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08: 大公不動產</w:t>
              </w:r>
            </w:ins>
          </w:p>
          <w:p w14:paraId="7995F758" w14:textId="77777777" w:rsidR="00623535" w:rsidRDefault="00623535" w:rsidP="00623535">
            <w:pPr>
              <w:rPr>
                <w:ins w:id="6037" w:author="家興 余" w:date="2021-01-21T10:09:00Z"/>
                <w:rFonts w:ascii="標楷體" w:eastAsia="標楷體" w:hAnsi="標楷體"/>
                <w:color w:val="000000"/>
              </w:rPr>
            </w:pPr>
            <w:ins w:id="6038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09: 其他</w:t>
              </w:r>
            </w:ins>
          </w:p>
          <w:p w14:paraId="093EECF9" w14:textId="77777777" w:rsidR="00623535" w:rsidRDefault="00623535" w:rsidP="00623535">
            <w:pPr>
              <w:rPr>
                <w:ins w:id="6039" w:author="家興 余" w:date="2021-01-21T10:09:00Z"/>
                <w:rFonts w:ascii="標楷體" w:eastAsia="標楷體" w:hAnsi="標楷體"/>
                <w:color w:val="000000"/>
              </w:rPr>
            </w:pPr>
            <w:ins w:id="6040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10: 戴德梁行</w:t>
              </w:r>
            </w:ins>
          </w:p>
          <w:p w14:paraId="4E15C5A0" w14:textId="77777777" w:rsidR="00623535" w:rsidRDefault="00623535" w:rsidP="00623535">
            <w:pPr>
              <w:rPr>
                <w:ins w:id="6041" w:author="家興 余" w:date="2021-01-21T10:09:00Z"/>
                <w:rFonts w:ascii="標楷體" w:eastAsia="標楷體" w:hAnsi="標楷體"/>
                <w:color w:val="000000"/>
              </w:rPr>
            </w:pPr>
            <w:ins w:id="6042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11: 協和不動產</w:t>
              </w:r>
            </w:ins>
          </w:p>
          <w:p w14:paraId="673DAACA" w14:textId="344B7BAB" w:rsidR="00FD0FD5" w:rsidRPr="008F20B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043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12: 國碁不動產</w:t>
              </w:r>
            </w:ins>
          </w:p>
        </w:tc>
      </w:tr>
      <w:tr w:rsidR="00FD0FD5" w:rsidRPr="008F20B5" w14:paraId="2CE3F27E" w14:textId="77777777" w:rsidTr="008A7303">
        <w:trPr>
          <w:trHeight w:val="340"/>
          <w:trPrChange w:id="604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4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75BC659" w14:textId="67B01FAA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46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6D53FF7" w14:textId="6ABBA1C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OwnershipCode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4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03B554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權利種類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4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F50461B" w14:textId="3B39A0FD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4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59E7DE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50" w:author="家興 余" w:date="2021-01-22T09:55:00Z">
              <w:tcPr>
                <w:tcW w:w="1" w:type="pct"/>
              </w:tcPr>
            </w:tcPrChange>
          </w:tcPr>
          <w:p w14:paraId="3E3CE531" w14:textId="1541DDA1" w:rsidR="00FD0FD5" w:rsidRPr="008F20B5" w:rsidRDefault="00623535">
            <w:pPr>
              <w:widowControl/>
              <w:jc w:val="center"/>
              <w:rPr>
                <w:ins w:id="605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52" w:author="家興 余" w:date="2021-01-21T09:56:00Z">
                <w:pPr>
                  <w:widowControl/>
                </w:pPr>
              </w:pPrChange>
            </w:pPr>
            <w:ins w:id="6053" w:author="家興 余" w:date="2021-01-21T10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5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E1F527A" w14:textId="2E3EE75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</w:t>
            </w:r>
          </w:p>
          <w:p w14:paraId="32ABD1A3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地上權</w:t>
            </w:r>
          </w:p>
          <w:p w14:paraId="5C51101C" w14:textId="2CE1DA0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抵押權＋地上權</w:t>
            </w:r>
          </w:p>
        </w:tc>
      </w:tr>
      <w:tr w:rsidR="00FD0FD5" w:rsidRPr="008F20B5" w14:paraId="4C64E296" w14:textId="77777777" w:rsidTr="008A7303">
        <w:trPr>
          <w:trHeight w:val="340"/>
          <w:trPrChange w:id="605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5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FDA89F7" w14:textId="04D358D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57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DEB996E" w14:textId="3B03F41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58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269DC7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5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23C84DA" w14:textId="21B7005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6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6C13FB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61" w:author="家興 余" w:date="2021-01-22T09:55:00Z">
              <w:tcPr>
                <w:tcW w:w="1" w:type="pct"/>
              </w:tcPr>
            </w:tcPrChange>
          </w:tcPr>
          <w:p w14:paraId="209628C0" w14:textId="513C495E" w:rsidR="00FD0FD5" w:rsidRPr="008F20B5" w:rsidRDefault="00623535">
            <w:pPr>
              <w:widowControl/>
              <w:jc w:val="center"/>
              <w:rPr>
                <w:ins w:id="606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63" w:author="家興 余" w:date="2021-01-21T09:56:00Z">
                <w:pPr>
                  <w:widowControl/>
                </w:pPr>
              </w:pPrChange>
            </w:pPr>
            <w:ins w:id="6064" w:author="家興 余" w:date="2021-01-21T10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6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BE04C5" w14:textId="41316FA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EB622E1" w14:textId="105B27E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1:普通抵押權</w:t>
            </w:r>
          </w:p>
        </w:tc>
      </w:tr>
      <w:tr w:rsidR="00FD0FD5" w:rsidRPr="008F20B5" w14:paraId="118849D7" w14:textId="77777777" w:rsidTr="008A7303">
        <w:trPr>
          <w:trHeight w:val="340"/>
          <w:trPrChange w:id="606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6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C8493CD" w14:textId="6C71021E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06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526F6FE" w14:textId="78AE97E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MtgCheck</w:t>
            </w:r>
          </w:p>
        </w:tc>
        <w:tc>
          <w:tcPr>
            <w:tcW w:w="1750" w:type="pct"/>
            <w:shd w:val="clear" w:color="auto" w:fill="auto"/>
            <w:noWrap/>
            <w:tcPrChange w:id="6069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2DE27BF" w14:textId="7E24B79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7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FA78A13" w14:textId="78BCD15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7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968E3E1" w14:textId="7EB7C0B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72" w:author="家興 余" w:date="2021-01-22T09:55:00Z">
              <w:tcPr>
                <w:tcW w:w="1" w:type="pct"/>
              </w:tcPr>
            </w:tcPrChange>
          </w:tcPr>
          <w:p w14:paraId="6C3ECC15" w14:textId="1062CA47" w:rsidR="00FD0FD5" w:rsidRPr="008F20B5" w:rsidRDefault="00623535">
            <w:pPr>
              <w:widowControl/>
              <w:jc w:val="center"/>
              <w:rPr>
                <w:ins w:id="607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74" w:author="家興 余" w:date="2021-01-21T09:56:00Z">
                <w:pPr>
                  <w:widowControl/>
                </w:pPr>
              </w:pPrChange>
            </w:pPr>
            <w:ins w:id="6075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07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64A6191" w14:textId="3BA60C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時可輸入；</w:t>
            </w:r>
          </w:p>
          <w:p w14:paraId="03B0D46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7FAF4A6" w14:textId="4658F22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3B2DE699" w14:textId="77777777" w:rsidTr="008A7303">
        <w:trPr>
          <w:trHeight w:val="340"/>
          <w:trPrChange w:id="607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7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AEC57DD" w14:textId="466B2385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07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7F37347" w14:textId="00C13CF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MtgLoan</w:t>
            </w:r>
          </w:p>
        </w:tc>
        <w:tc>
          <w:tcPr>
            <w:tcW w:w="1750" w:type="pct"/>
            <w:shd w:val="clear" w:color="auto" w:fill="auto"/>
            <w:noWrap/>
            <w:tcPrChange w:id="608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519A5B42" w14:textId="51696A0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8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29ABE58B" w14:textId="6A68D25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8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291D4EC" w14:textId="5259634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83" w:author="家興 余" w:date="2021-01-22T09:55:00Z">
              <w:tcPr>
                <w:tcW w:w="1" w:type="pct"/>
              </w:tcPr>
            </w:tcPrChange>
          </w:tcPr>
          <w:p w14:paraId="617E30A0" w14:textId="100E53B3" w:rsidR="00FD0FD5" w:rsidRPr="008F20B5" w:rsidRDefault="00623535">
            <w:pPr>
              <w:widowControl/>
              <w:jc w:val="center"/>
              <w:rPr>
                <w:ins w:id="608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85" w:author="家興 余" w:date="2021-01-21T09:56:00Z">
                <w:pPr>
                  <w:widowControl/>
                </w:pPr>
              </w:pPrChange>
            </w:pPr>
            <w:ins w:id="6086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08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66100F9" w14:textId="402834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26F36E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6FA229E3" w14:textId="5F99618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13DC7E67" w14:textId="77777777" w:rsidTr="008A7303">
        <w:trPr>
          <w:trHeight w:val="340"/>
          <w:trPrChange w:id="608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8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382B752" w14:textId="173E9171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09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8BF8587" w14:textId="63BE5E1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MtgPledge</w:t>
            </w:r>
          </w:p>
        </w:tc>
        <w:tc>
          <w:tcPr>
            <w:tcW w:w="1750" w:type="pct"/>
            <w:shd w:val="clear" w:color="auto" w:fill="auto"/>
            <w:noWrap/>
            <w:tcPrChange w:id="6091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672637C" w14:textId="54147E2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保證債務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9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0D5F64EA" w14:textId="4A42DD0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9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FAF28D2" w14:textId="0225686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94" w:author="家興 余" w:date="2021-01-22T09:55:00Z">
              <w:tcPr>
                <w:tcW w:w="1" w:type="pct"/>
              </w:tcPr>
            </w:tcPrChange>
          </w:tcPr>
          <w:p w14:paraId="795BD35E" w14:textId="4DCCFA94" w:rsidR="00FD0FD5" w:rsidRPr="008F20B5" w:rsidRDefault="00623535">
            <w:pPr>
              <w:widowControl/>
              <w:jc w:val="center"/>
              <w:rPr>
                <w:ins w:id="609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96" w:author="家興 余" w:date="2021-01-21T09:56:00Z">
                <w:pPr>
                  <w:widowControl/>
                </w:pPr>
              </w:pPrChange>
            </w:pPr>
            <w:ins w:id="6097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09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0390C3E3" w14:textId="411C650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3B785A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DBDC287" w14:textId="128F154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556942C3" w14:textId="77777777" w:rsidTr="008A7303">
        <w:trPr>
          <w:trHeight w:val="340"/>
          <w:trPrChange w:id="609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0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732F4A3" w14:textId="7BBBD899" w:rsidR="00FD0FD5" w:rsidRPr="004A1C2C" w:rsidRDefault="00FD0FD5" w:rsidP="00424BE2">
            <w:pPr>
              <w:pStyle w:val="af9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01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DFCCC8" w14:textId="707168D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ClStatus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0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CBFFE0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0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C805509" w14:textId="49D07C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0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4B30F4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05" w:author="家興 余" w:date="2021-01-22T09:55:00Z">
              <w:tcPr>
                <w:tcW w:w="1" w:type="pct"/>
              </w:tcPr>
            </w:tcPrChange>
          </w:tcPr>
          <w:p w14:paraId="77DEB0FE" w14:textId="072A9E25" w:rsidR="00FD0FD5" w:rsidRPr="008F20B5" w:rsidRDefault="00623535">
            <w:pPr>
              <w:widowControl/>
              <w:jc w:val="center"/>
              <w:rPr>
                <w:ins w:id="610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07" w:author="家興 余" w:date="2021-01-21T09:56:00Z">
                <w:pPr>
                  <w:widowControl/>
                </w:pPr>
              </w:pPrChange>
            </w:pPr>
            <w:ins w:id="6108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0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9A1F60D" w14:textId="52C8AE9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1已抵押</w:t>
            </w:r>
          </w:p>
        </w:tc>
      </w:tr>
      <w:tr w:rsidR="00FD0FD5" w:rsidRPr="008F20B5" w14:paraId="15925277" w14:textId="77777777" w:rsidTr="008A7303">
        <w:trPr>
          <w:trHeight w:val="340"/>
          <w:trPrChange w:id="611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1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E05158D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tcPrChange w:id="6112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</w:tcPr>
            </w:tcPrChange>
          </w:tcPr>
          <w:p w14:paraId="3418A38E" w14:textId="576BD44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tcPrChange w:id="611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</w:tcPr>
            </w:tcPrChange>
          </w:tcPr>
          <w:p w14:paraId="3047568E" w14:textId="616EBD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11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3BD04281" w14:textId="706A563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11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F941C31" w14:textId="3A7A31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16" w:author="家興 余" w:date="2021-01-22T09:55:00Z">
              <w:tcPr>
                <w:tcW w:w="1" w:type="pct"/>
              </w:tcPr>
            </w:tcPrChange>
          </w:tcPr>
          <w:p w14:paraId="64085A58" w14:textId="24CB1130" w:rsidR="00FD0FD5" w:rsidRPr="008F20B5" w:rsidRDefault="00623535">
            <w:pPr>
              <w:widowControl/>
              <w:jc w:val="center"/>
              <w:rPr>
                <w:ins w:id="611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18" w:author="家興 余" w:date="2021-01-21T09:56:00Z">
                <w:pPr>
                  <w:widowControl/>
                </w:pPr>
              </w:pPrChange>
            </w:pPr>
            <w:ins w:id="6119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12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70102C8" w14:textId="3538EDD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</w:p>
          <w:p w14:paraId="2CD48E25" w14:textId="07977D6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</w:p>
          <w:p w14:paraId="715DF2F6" w14:textId="4D5316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</w:p>
          <w:p w14:paraId="300A48A9" w14:textId="3C3EB92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FD0FD5" w:rsidRPr="008F20B5" w14:paraId="52A3C9B0" w14:textId="77777777" w:rsidTr="008A7303">
        <w:trPr>
          <w:trHeight w:val="340"/>
          <w:trPrChange w:id="612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2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2331E5D" w14:textId="00852ED2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2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E20A25D" w14:textId="1061D3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Agreement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2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50195B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檢附同意書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2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8D85ADA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2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F2235D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27" w:author="家興 余" w:date="2021-01-22T09:55:00Z">
              <w:tcPr>
                <w:tcW w:w="1" w:type="pct"/>
              </w:tcPr>
            </w:tcPrChange>
          </w:tcPr>
          <w:p w14:paraId="2C8A5F47" w14:textId="20BA5048" w:rsidR="00FD0FD5" w:rsidRPr="008F20B5" w:rsidRDefault="00623535">
            <w:pPr>
              <w:widowControl/>
              <w:jc w:val="center"/>
              <w:rPr>
                <w:ins w:id="612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29" w:author="家興 余" w:date="2021-01-21T09:56:00Z">
                <w:pPr>
                  <w:widowControl/>
                </w:pPr>
              </w:pPrChange>
            </w:pPr>
            <w:ins w:id="6130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3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E782803" w14:textId="2F7EBFA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03C19959" w14:textId="77777777" w:rsidTr="008A7303">
        <w:trPr>
          <w:trHeight w:val="340"/>
          <w:trPrChange w:id="613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3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E06F67D" w14:textId="7B38A0E9" w:rsidR="00FD0FD5" w:rsidRPr="004A1C2C" w:rsidRDefault="00FD0FD5" w:rsidP="00424BE2">
            <w:pPr>
              <w:pStyle w:val="af9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3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C2B12DE" w14:textId="4681FF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LimitCancelDate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3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B7FB96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限制塗銷日期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3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F937ED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3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CE37B2D" w14:textId="0434EC0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138" w:author="家興 余" w:date="2021-01-22T09:55:00Z">
              <w:tcPr>
                <w:tcW w:w="1" w:type="pct"/>
              </w:tcPr>
            </w:tcPrChange>
          </w:tcPr>
          <w:p w14:paraId="6E3198FB" w14:textId="77777777" w:rsidR="00FD0FD5" w:rsidRPr="008F20B5" w:rsidRDefault="00FD0FD5">
            <w:pPr>
              <w:widowControl/>
              <w:jc w:val="center"/>
              <w:rPr>
                <w:ins w:id="613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40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4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DF965C3" w14:textId="5375EDD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5C2C1AE8" w14:textId="77777777" w:rsidTr="008A7303">
        <w:trPr>
          <w:trHeight w:val="340"/>
          <w:trPrChange w:id="614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4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524A4F4" w14:textId="399D703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4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9D8F244" w14:textId="67E6C4F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4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2D2FB6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4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304BE46" w14:textId="1B1F59E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4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8043B1B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48" w:author="家興 余" w:date="2021-01-22T09:55:00Z">
              <w:tcPr>
                <w:tcW w:w="1" w:type="pct"/>
              </w:tcPr>
            </w:tcPrChange>
          </w:tcPr>
          <w:p w14:paraId="09AD2C06" w14:textId="2EFA7BBF" w:rsidR="00FD0FD5" w:rsidRPr="008F20B5" w:rsidRDefault="00623535">
            <w:pPr>
              <w:widowControl/>
              <w:jc w:val="center"/>
              <w:rPr>
                <w:ins w:id="614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50" w:author="家興 余" w:date="2021-01-21T09:56:00Z">
                <w:pPr>
                  <w:widowControl/>
                </w:pPr>
              </w:pPrChange>
            </w:pPr>
            <w:ins w:id="6151" w:author="家興 余" w:date="2021-01-21T10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5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55C2CB6" w14:textId="7FC6D38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副擔保</w:t>
            </w:r>
          </w:p>
        </w:tc>
      </w:tr>
      <w:tr w:rsidR="00FD0FD5" w:rsidRPr="008F20B5" w14:paraId="111A0879" w14:textId="77777777" w:rsidTr="008A7303">
        <w:trPr>
          <w:trHeight w:val="340"/>
          <w:trPrChange w:id="615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5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311197D" w14:textId="6582F71F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55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0B96C4" w14:textId="6C4F3B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LoanToValue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5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1A3CC8B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5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3EAED8D" w14:textId="36BCA5E3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5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A81A34" w14:textId="62A85E2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6159" w:author="家興 余" w:date="2021-01-22T09:55:00Z">
              <w:tcPr>
                <w:tcW w:w="1" w:type="pct"/>
              </w:tcPr>
            </w:tcPrChange>
          </w:tcPr>
          <w:p w14:paraId="3A799D1E" w14:textId="5193AF45" w:rsidR="00FD0FD5" w:rsidRPr="008F20B5" w:rsidRDefault="00623535">
            <w:pPr>
              <w:widowControl/>
              <w:jc w:val="center"/>
              <w:rPr>
                <w:ins w:id="616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61" w:author="家興 余" w:date="2021-01-21T09:56:00Z">
                <w:pPr>
                  <w:widowControl/>
                </w:pPr>
              </w:pPrChange>
            </w:pPr>
            <w:ins w:id="6162" w:author="家興 余" w:date="2021-01-21T10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6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A0230E2" w14:textId="537E972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FD0FD5" w:rsidRPr="008F20B5" w14:paraId="3F311F8C" w14:textId="77777777" w:rsidTr="008A7303">
        <w:trPr>
          <w:trHeight w:val="340"/>
          <w:trPrChange w:id="616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6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EC3D08A" w14:textId="419EA631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66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9241C05" w14:textId="7E5A6FA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OtherOwnerTotal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6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53B625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其他債權人設定總額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6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B7F8A79" w14:textId="2E9C3D70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69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6170" w:author="家興 余" w:date="2020-12-30T09:55:00Z">
              <w:r w:rsidRPr="008F20B5" w:rsidDel="001852B8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7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6F02669" w14:textId="4CF3EAC1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72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6173" w:author="家興 余" w:date="2020-12-30T09:55:00Z">
              <w:r w:rsidRPr="008F20B5" w:rsidDel="001852B8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6174" w:author="家興 余" w:date="2021-01-22T09:55:00Z">
              <w:tcPr>
                <w:tcW w:w="1" w:type="pct"/>
              </w:tcPr>
            </w:tcPrChange>
          </w:tcPr>
          <w:p w14:paraId="57FFABF0" w14:textId="77777777" w:rsidR="00FD0FD5" w:rsidRPr="008F20B5" w:rsidRDefault="00FD0FD5">
            <w:pPr>
              <w:widowControl/>
              <w:jc w:val="center"/>
              <w:rPr>
                <w:ins w:id="617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76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6177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5FE7DE8" w14:textId="668D5B9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78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6179" w:author="家興 余" w:date="2020-12-30T09:55:00Z">
              <w:r w:rsidRPr="008F20B5" w:rsidDel="001852B8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FD0FD5" w:rsidRPr="008F20B5" w14:paraId="44FF993D" w14:textId="77777777" w:rsidTr="008A7303">
        <w:trPr>
          <w:trHeight w:val="340"/>
          <w:trPrChange w:id="618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8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9417D9" w14:textId="66D59EDA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82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63BF70" w14:textId="2C3C05E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CompensationCopy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8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3B4233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代償後謄本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8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0B72A94" w14:textId="15BC7B8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8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DE93B7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86" w:author="家興 余" w:date="2021-01-22T09:55:00Z">
              <w:tcPr>
                <w:tcW w:w="1" w:type="pct"/>
              </w:tcPr>
            </w:tcPrChange>
          </w:tcPr>
          <w:p w14:paraId="27A11BAB" w14:textId="7C147361" w:rsidR="00FD0FD5" w:rsidRPr="008F20B5" w:rsidRDefault="00623535">
            <w:pPr>
              <w:widowControl/>
              <w:jc w:val="center"/>
              <w:rPr>
                <w:ins w:id="618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88" w:author="家興 余" w:date="2021-01-21T09:56:00Z">
                <w:pPr>
                  <w:widowControl/>
                </w:pPr>
              </w:pPrChange>
            </w:pPr>
            <w:ins w:id="6189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9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79A496D" w14:textId="0673E83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有</w:t>
            </w:r>
          </w:p>
        </w:tc>
      </w:tr>
      <w:tr w:rsidR="00FD0FD5" w:rsidRPr="008F20B5" w14:paraId="245E57A9" w14:textId="77777777" w:rsidTr="008A7303">
        <w:trPr>
          <w:trHeight w:val="340"/>
          <w:trPrChange w:id="619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9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CA68D4F" w14:textId="61FDD59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9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87C280" w14:textId="61F7DB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BdRmk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9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F3D882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建物標示備註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9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69E4B3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9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1B761A7" w14:textId="342A0BB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  <w:tcPrChange w:id="6197" w:author="家興 余" w:date="2021-01-22T09:55:00Z">
              <w:tcPr>
                <w:tcW w:w="1" w:type="pct"/>
              </w:tcPr>
            </w:tcPrChange>
          </w:tcPr>
          <w:p w14:paraId="5CBACEA6" w14:textId="77777777" w:rsidR="00FD0FD5" w:rsidRPr="008F20B5" w:rsidRDefault="00FD0FD5">
            <w:pPr>
              <w:widowControl/>
              <w:jc w:val="center"/>
              <w:rPr>
                <w:ins w:id="619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99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20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32A2F1E" w14:textId="6AAF28B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874CF81" w14:textId="77777777" w:rsidTr="008A7303">
        <w:trPr>
          <w:trHeight w:val="340"/>
          <w:trPrChange w:id="620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0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B554041" w14:textId="51BECDE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0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08EB8F6" w14:textId="1FED5C7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0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5A637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0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CA6017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0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79299E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207" w:author="家興 余" w:date="2021-01-22T09:55:00Z">
              <w:tcPr>
                <w:tcW w:w="1" w:type="pct"/>
              </w:tcPr>
            </w:tcPrChange>
          </w:tcPr>
          <w:p w14:paraId="7D2D2136" w14:textId="62D7F653" w:rsidR="00FD0FD5" w:rsidRPr="008F20B5" w:rsidRDefault="00623535">
            <w:pPr>
              <w:widowControl/>
              <w:jc w:val="center"/>
              <w:rPr>
                <w:ins w:id="620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09" w:author="家興 余" w:date="2021-01-21T09:56:00Z">
                <w:pPr>
                  <w:widowControl/>
                </w:pPr>
              </w:pPrChange>
            </w:pPr>
            <w:ins w:id="6210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21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262562" w14:textId="0596970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5787DAF0" w14:textId="77777777" w:rsidTr="008A7303">
        <w:trPr>
          <w:trHeight w:val="340"/>
          <w:trPrChange w:id="621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1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4497CD3" w14:textId="62E07E4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1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246993E" w14:textId="5958C39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1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971E3A0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1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1362D9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1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7FEA19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218" w:author="家興 余" w:date="2021-01-22T09:55:00Z">
              <w:tcPr>
                <w:tcW w:w="1" w:type="pct"/>
              </w:tcPr>
            </w:tcPrChange>
          </w:tcPr>
          <w:p w14:paraId="4CA6C70D" w14:textId="3A3B2A8D" w:rsidR="00FD0FD5" w:rsidRPr="008F20B5" w:rsidRDefault="00623535">
            <w:pPr>
              <w:widowControl/>
              <w:jc w:val="center"/>
              <w:rPr>
                <w:ins w:id="621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20" w:author="家興 余" w:date="2021-01-21T09:56:00Z">
                <w:pPr>
                  <w:widowControl/>
                </w:pPr>
              </w:pPrChange>
            </w:pPr>
            <w:ins w:id="6221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22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9CFD96" w14:textId="22C8E564" w:rsidR="00623535" w:rsidRDefault="00623535" w:rsidP="00424BE2">
            <w:pPr>
              <w:widowControl/>
              <w:rPr>
                <w:ins w:id="6223" w:author="家興 余" w:date="2021-01-21T10:12:00Z"/>
                <w:rFonts w:ascii="標楷體" w:eastAsia="標楷體" w:hAnsi="標楷體" w:cs="新細明體"/>
                <w:color w:val="000000"/>
                <w:kern w:val="0"/>
              </w:rPr>
            </w:pPr>
            <w:ins w:id="6224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聯貸案為Y時</w:t>
              </w:r>
            </w:ins>
          </w:p>
          <w:p w14:paraId="04449EAC" w14:textId="720FF7A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FD0FD5" w:rsidRPr="008F20B5" w14:paraId="321834E3" w14:textId="77777777" w:rsidTr="008A7303">
        <w:trPr>
          <w:trHeight w:val="340"/>
          <w:trPrChange w:id="622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2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1E71AB5" w14:textId="6245AFAB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27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F84C58" w14:textId="26712098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DispPrice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28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595CDD1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2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F05C2D0" w14:textId="6BB63212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230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6231" w:author="家興 余" w:date="2020-12-30T09:55:00Z">
              <w:r w:rsidRPr="008F20B5" w:rsidDel="008746CA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3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0F7103" w14:textId="23A2A06A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233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6234" w:author="家興 余" w:date="2020-12-30T09:55:00Z">
              <w:r w:rsidRPr="008F20B5" w:rsidDel="008746CA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6235" w:author="家興 余" w:date="2021-01-22T09:55:00Z">
              <w:tcPr>
                <w:tcW w:w="1" w:type="pct"/>
              </w:tcPr>
            </w:tcPrChange>
          </w:tcPr>
          <w:p w14:paraId="6CC7088A" w14:textId="77777777" w:rsidR="00FD0FD5" w:rsidRPr="008F20B5" w:rsidRDefault="00FD0FD5">
            <w:pPr>
              <w:widowControl/>
              <w:jc w:val="center"/>
              <w:rPr>
                <w:ins w:id="623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37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6238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4A6F7CEC" w14:textId="352F25B9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239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6240" w:author="家興 余" w:date="2020-12-30T09:55:00Z">
              <w:r w:rsidRPr="008F20B5" w:rsidDel="008746CA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FD0FD5" w:rsidRPr="008F20B5" w14:paraId="4F47B089" w14:textId="77777777" w:rsidTr="008A7303">
        <w:trPr>
          <w:trHeight w:val="340"/>
          <w:trPrChange w:id="624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4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5B1C96C" w14:textId="058A6B34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4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0890FB8" w14:textId="2A3F644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4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52CFDBA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4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A0EBA6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4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113E6E" w14:textId="5CF63BE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247" w:author="家興 余" w:date="2021-01-22T09:55:00Z">
              <w:tcPr>
                <w:tcW w:w="1" w:type="pct"/>
              </w:tcPr>
            </w:tcPrChange>
          </w:tcPr>
          <w:p w14:paraId="458867E3" w14:textId="77777777" w:rsidR="00FD0FD5" w:rsidRPr="008F20B5" w:rsidRDefault="00FD0FD5">
            <w:pPr>
              <w:widowControl/>
              <w:jc w:val="center"/>
              <w:rPr>
                <w:ins w:id="624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49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25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94F354" w14:textId="2A9F8A4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0E57B4D1" w14:textId="77777777" w:rsidTr="008A7303">
        <w:trPr>
          <w:trHeight w:val="340"/>
          <w:trPrChange w:id="625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5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C4C5B81" w14:textId="5B12A1EF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5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85F0E45" w14:textId="74DB227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MtgReasonCode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5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1B365E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5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A5A0E69" w14:textId="15C71F5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5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E7BFC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257" w:author="家興 余" w:date="2021-01-22T09:55:00Z">
              <w:tcPr>
                <w:tcW w:w="1" w:type="pct"/>
              </w:tcPr>
            </w:tcPrChange>
          </w:tcPr>
          <w:p w14:paraId="132EBE6B" w14:textId="14CF40B5" w:rsidR="00FD0FD5" w:rsidRPr="004A1C2C" w:rsidRDefault="00FD0FD5">
            <w:pPr>
              <w:widowControl/>
              <w:ind w:firstLineChars="100" w:firstLine="200"/>
              <w:jc w:val="center"/>
              <w:rPr>
                <w:ins w:id="6258" w:author="家興 余" w:date="2021-01-21T09:56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6259" w:author="家興 余" w:date="2021-01-21T09:56:00Z">
                <w:pPr>
                  <w:widowControl/>
                  <w:ind w:firstLineChars="100" w:firstLine="200"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26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8528DF5" w14:textId="1D063BBF" w:rsidR="00FD0FD5" w:rsidRPr="004A1C2C" w:rsidRDefault="00FD0FD5" w:rsidP="00424BE2">
            <w:pPr>
              <w:widowControl/>
              <w:ind w:firstLineChars="100" w:firstLine="200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91044D5" w14:textId="705718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擔保品遭查封（民事執行處）</w:t>
            </w:r>
          </w:p>
          <w:p w14:paraId="702D5A0C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擔保品遭查封（行政執行處）</w:t>
            </w:r>
          </w:p>
          <w:p w14:paraId="16E460D1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3: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本公司申請裁定拍賣抵押物</w:t>
            </w:r>
          </w:p>
          <w:p w14:paraId="5262FF7A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擔保品經本公司聲請強制執行</w:t>
            </w:r>
          </w:p>
          <w:p w14:paraId="3AEFC516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擔保品之查封經撤銷（民事執行處）</w:t>
            </w:r>
          </w:p>
          <w:p w14:paraId="34B49227" w14:textId="130AA8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擔保品之查封經撤銷（行政執行處）</w:t>
            </w:r>
          </w:p>
        </w:tc>
      </w:tr>
      <w:tr w:rsidR="00FD0FD5" w:rsidRPr="008F20B5" w14:paraId="5C2349A9" w14:textId="77777777" w:rsidTr="008A7303">
        <w:trPr>
          <w:trHeight w:val="340"/>
          <w:trPrChange w:id="626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6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3D4BD06" w14:textId="1B0113CE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63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3645B62" w14:textId="4E1A19C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ReceivedDate</w:t>
            </w:r>
          </w:p>
        </w:tc>
        <w:tc>
          <w:tcPr>
            <w:tcW w:w="1750" w:type="pct"/>
            <w:shd w:val="clear" w:color="auto" w:fill="auto"/>
            <w:noWrap/>
            <w:tcPrChange w:id="626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C128E07" w14:textId="34E90D7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6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5EDF6AB3" w14:textId="09F6FD7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6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C0D2BCB" w14:textId="63676FC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267" w:author="家興 余" w:date="2021-01-22T09:55:00Z">
              <w:tcPr>
                <w:tcW w:w="1" w:type="pct"/>
              </w:tcPr>
            </w:tcPrChange>
          </w:tcPr>
          <w:p w14:paraId="0EE6E56D" w14:textId="42462097" w:rsidR="00FD0FD5" w:rsidRPr="008F20B5" w:rsidRDefault="00623535">
            <w:pPr>
              <w:widowControl/>
              <w:jc w:val="center"/>
              <w:rPr>
                <w:ins w:id="626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69" w:author="家興 余" w:date="2021-01-21T09:56:00Z">
                <w:pPr>
                  <w:widowControl/>
                </w:pPr>
              </w:pPrChange>
            </w:pPr>
            <w:ins w:id="6270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7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5D0A36E" w14:textId="77777777" w:rsidR="00623535" w:rsidRDefault="00623535" w:rsidP="00424BE2">
            <w:pPr>
              <w:widowControl/>
              <w:rPr>
                <w:ins w:id="6272" w:author="家興 余" w:date="2021-01-21T10:17:00Z"/>
                <w:rFonts w:ascii="標楷體" w:eastAsia="標楷體" w:hAnsi="標楷體" w:cs="新細明體"/>
                <w:color w:val="000000"/>
                <w:kern w:val="0"/>
              </w:rPr>
            </w:pPr>
            <w:ins w:id="6273" w:author="家興 余" w:date="2021-01-21T10:17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6055F19F" w14:textId="44C1B1D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69968AC3" w14:textId="77777777" w:rsidTr="008A7303">
        <w:trPr>
          <w:trHeight w:val="340"/>
          <w:trPrChange w:id="627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7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3C9706A" w14:textId="136173EB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7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1EA7411" w14:textId="5A5C30E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ReceivedNo  </w:t>
            </w:r>
          </w:p>
        </w:tc>
        <w:tc>
          <w:tcPr>
            <w:tcW w:w="1750" w:type="pct"/>
            <w:shd w:val="clear" w:color="auto" w:fill="auto"/>
            <w:noWrap/>
            <w:tcPrChange w:id="627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5A7376AF" w14:textId="6BB5B0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7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1A9CEE7E" w14:textId="776FDB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7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176263A" w14:textId="4EEAC68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6280" w:author="家興 余" w:date="2021-01-22T09:55:00Z">
              <w:tcPr>
                <w:tcW w:w="1" w:type="pct"/>
              </w:tcPr>
            </w:tcPrChange>
          </w:tcPr>
          <w:p w14:paraId="4AB9E327" w14:textId="7ACCF5C2" w:rsidR="00FD0FD5" w:rsidRPr="008F20B5" w:rsidRDefault="00623535">
            <w:pPr>
              <w:widowControl/>
              <w:jc w:val="center"/>
              <w:rPr>
                <w:ins w:id="628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82" w:author="家興 余" w:date="2021-01-21T09:56:00Z">
                <w:pPr>
                  <w:widowControl/>
                </w:pPr>
              </w:pPrChange>
            </w:pPr>
            <w:ins w:id="6283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8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1C4E531" w14:textId="77777777" w:rsidR="00623535" w:rsidRDefault="00623535" w:rsidP="00623535">
            <w:pPr>
              <w:widowControl/>
              <w:rPr>
                <w:ins w:id="6285" w:author="家興 余" w:date="2021-01-21T10:17:00Z"/>
                <w:rFonts w:ascii="標楷體" w:eastAsia="標楷體" w:hAnsi="標楷體" w:cs="新細明體"/>
                <w:color w:val="000000"/>
                <w:kern w:val="0"/>
              </w:rPr>
            </w:pPr>
            <w:ins w:id="6286" w:author="家興 余" w:date="2021-01-21T10:17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7CA5395C" w14:textId="4AFC4397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FD8003A" w14:textId="77777777" w:rsidTr="008A7303">
        <w:trPr>
          <w:trHeight w:val="340"/>
          <w:trPrChange w:id="628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8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A16FB1F" w14:textId="1CA8CD0C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8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EACBAC3" w14:textId="1DCDC61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CancelDate  </w:t>
            </w:r>
          </w:p>
        </w:tc>
        <w:tc>
          <w:tcPr>
            <w:tcW w:w="1750" w:type="pct"/>
            <w:shd w:val="clear" w:color="auto" w:fill="auto"/>
            <w:noWrap/>
            <w:tcPrChange w:id="629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385B742" w14:textId="344C48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9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BD458E2" w14:textId="78B6D44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9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C62C452" w14:textId="18FA6D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293" w:author="家興 余" w:date="2021-01-22T09:55:00Z">
              <w:tcPr>
                <w:tcW w:w="1" w:type="pct"/>
              </w:tcPr>
            </w:tcPrChange>
          </w:tcPr>
          <w:p w14:paraId="7D6EFC27" w14:textId="789CF964" w:rsidR="00FD0FD5" w:rsidRPr="008F20B5" w:rsidRDefault="00623535">
            <w:pPr>
              <w:widowControl/>
              <w:jc w:val="center"/>
              <w:rPr>
                <w:ins w:id="629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95" w:author="家興 余" w:date="2021-01-21T09:56:00Z">
                <w:pPr>
                  <w:widowControl/>
                </w:pPr>
              </w:pPrChange>
            </w:pPr>
            <w:ins w:id="6296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9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19C8AB8" w14:textId="77777777" w:rsidR="00623535" w:rsidRDefault="00623535" w:rsidP="00623535">
            <w:pPr>
              <w:widowControl/>
              <w:rPr>
                <w:ins w:id="6298" w:author="家興 余" w:date="2021-01-21T10:17:00Z"/>
                <w:rFonts w:ascii="標楷體" w:eastAsia="標楷體" w:hAnsi="標楷體" w:cs="新細明體"/>
                <w:color w:val="000000"/>
                <w:kern w:val="0"/>
              </w:rPr>
            </w:pPr>
            <w:ins w:id="6299" w:author="家興 余" w:date="2021-01-21T10:17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04125F20" w14:textId="584C2D3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D4A6A5C" w14:textId="77777777" w:rsidTr="008A7303">
        <w:trPr>
          <w:trHeight w:val="340"/>
          <w:trPrChange w:id="630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0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5C908D1" w14:textId="12CF1490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30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C643A94" w14:textId="7A346F6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CancelNo    </w:t>
            </w:r>
          </w:p>
        </w:tc>
        <w:tc>
          <w:tcPr>
            <w:tcW w:w="1750" w:type="pct"/>
            <w:shd w:val="clear" w:color="auto" w:fill="auto"/>
            <w:noWrap/>
            <w:tcPrChange w:id="630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C2814F5" w14:textId="6D87CC7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30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58B8E8FF" w14:textId="79C7697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30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8CF715A" w14:textId="72262A6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6306" w:author="家興 余" w:date="2021-01-22T09:55:00Z">
              <w:tcPr>
                <w:tcW w:w="1" w:type="pct"/>
              </w:tcPr>
            </w:tcPrChange>
          </w:tcPr>
          <w:p w14:paraId="2D0B2412" w14:textId="7FA6331A" w:rsidR="00FD0FD5" w:rsidRPr="008F20B5" w:rsidRDefault="00623535">
            <w:pPr>
              <w:widowControl/>
              <w:jc w:val="center"/>
              <w:rPr>
                <w:ins w:id="630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08" w:author="家興 余" w:date="2021-01-21T09:56:00Z">
                <w:pPr>
                  <w:widowControl/>
                </w:pPr>
              </w:pPrChange>
            </w:pPr>
            <w:ins w:id="6309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31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6C84471" w14:textId="77777777" w:rsidR="00623535" w:rsidRDefault="00623535" w:rsidP="00623535">
            <w:pPr>
              <w:widowControl/>
              <w:rPr>
                <w:ins w:id="6311" w:author="家興 余" w:date="2021-01-21T10:18:00Z"/>
                <w:rFonts w:ascii="標楷體" w:eastAsia="標楷體" w:hAnsi="標楷體" w:cs="新細明體"/>
                <w:color w:val="000000"/>
                <w:kern w:val="0"/>
              </w:rPr>
            </w:pPr>
            <w:ins w:id="6312" w:author="家興 余" w:date="2021-01-21T10:1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593C670E" w14:textId="25CC6353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358CC8D8" w14:textId="77777777" w:rsidTr="008A7303">
        <w:trPr>
          <w:trHeight w:val="340"/>
          <w:trPrChange w:id="631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1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5C076D0" w14:textId="1F7AF672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6315" w:author="家興 余" w:date="2021-01-22T09:55:00Z">
              <w:tcPr>
                <w:tcW w:w="1154" w:type="pct"/>
                <w:shd w:val="clear" w:color="auto" w:fill="auto"/>
                <w:noWrap/>
                <w:hideMark/>
              </w:tcPr>
            </w:tcPrChange>
          </w:tcPr>
          <w:p w14:paraId="539AEEF1" w14:textId="4B4D32C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SettingDate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1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9CD642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1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788D6E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1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7A963EA" w14:textId="6BA2D5EF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319" w:author="家興 余" w:date="2021-01-22T09:55:00Z">
              <w:tcPr>
                <w:tcW w:w="1" w:type="pct"/>
              </w:tcPr>
            </w:tcPrChange>
          </w:tcPr>
          <w:p w14:paraId="2FFC7082" w14:textId="1AD00F38" w:rsidR="00FD0FD5" w:rsidRPr="008F20B5" w:rsidRDefault="00623535">
            <w:pPr>
              <w:widowControl/>
              <w:jc w:val="center"/>
              <w:rPr>
                <w:ins w:id="632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21" w:author="家興 余" w:date="2021-01-21T09:56:00Z">
                <w:pPr>
                  <w:widowControl/>
                </w:pPr>
              </w:pPrChange>
            </w:pPr>
            <w:ins w:id="6322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2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86AD57B" w14:textId="1F7393D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5FD2A4FE" w14:textId="77777777" w:rsidTr="008A7303">
        <w:trPr>
          <w:trHeight w:val="340"/>
          <w:trPrChange w:id="632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2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20A1AAD" w14:textId="77777777" w:rsidR="00FD0FD5" w:rsidRPr="008F20B5" w:rsidDel="00A03B19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32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8AE1CD0" w14:textId="11CC2116" w:rsidR="00FD0FD5" w:rsidRPr="008F20B5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tcPrChange w:id="632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</w:tcPr>
            </w:tcPrChange>
          </w:tcPr>
          <w:p w14:paraId="2A9439B9" w14:textId="0BF50DF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32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137736BE" w14:textId="1CC4D56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32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F7BC3E7" w14:textId="463CAB6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330" w:author="家興 余" w:date="2021-01-22T09:55:00Z">
              <w:tcPr>
                <w:tcW w:w="1" w:type="pct"/>
              </w:tcPr>
            </w:tcPrChange>
          </w:tcPr>
          <w:p w14:paraId="5DE5D3A2" w14:textId="649FEAC4" w:rsidR="00FD0FD5" w:rsidRPr="008F20B5" w:rsidRDefault="00623535">
            <w:pPr>
              <w:widowControl/>
              <w:jc w:val="center"/>
              <w:rPr>
                <w:ins w:id="633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32" w:author="家興 余" w:date="2021-01-21T09:56:00Z">
                <w:pPr>
                  <w:widowControl/>
                </w:pPr>
              </w:pPrChange>
            </w:pPr>
            <w:ins w:id="6333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33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57AD66C" w14:textId="0275024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2A176D8E" w14:textId="0480EE44" w:rsidR="00FD0FD5" w:rsidRPr="008F20B5" w:rsidDel="00FF3932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FD0FD5" w:rsidRPr="008F20B5" w14:paraId="6A778968" w14:textId="77777777" w:rsidTr="008A7303">
        <w:trPr>
          <w:trHeight w:val="340"/>
          <w:trPrChange w:id="633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3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501D55E" w14:textId="715C8E82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337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635B40" w14:textId="06D3F43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SettingAmt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38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8B099D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3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0B978A" w14:textId="0C4C6D2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4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9C16452" w14:textId="139DBD9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341" w:author="家興 余" w:date="2021-01-22T09:55:00Z">
              <w:tcPr>
                <w:tcW w:w="1" w:type="pct"/>
              </w:tcPr>
            </w:tcPrChange>
          </w:tcPr>
          <w:p w14:paraId="4D671C6F" w14:textId="6B8A9876" w:rsidR="00FD0FD5" w:rsidRPr="008F20B5" w:rsidRDefault="00623535">
            <w:pPr>
              <w:widowControl/>
              <w:jc w:val="center"/>
              <w:rPr>
                <w:ins w:id="634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43" w:author="家興 余" w:date="2021-01-21T09:56:00Z">
                <w:pPr>
                  <w:widowControl/>
                </w:pPr>
              </w:pPrChange>
            </w:pPr>
            <w:ins w:id="6344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345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4B3279CD" w14:textId="54F4C64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14802A94" w14:textId="77777777" w:rsidTr="008A7303">
        <w:trPr>
          <w:trHeight w:val="340"/>
          <w:trPrChange w:id="634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4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6DF561E" w14:textId="54362DDA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348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0F76FA0" w14:textId="3D89D99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ClaimDate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4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F8225D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擔保債權確定日期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5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EF28557" w14:textId="6C6E389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5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8F24B85" w14:textId="5B7D1F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352" w:author="家興 余" w:date="2021-01-22T09:55:00Z">
              <w:tcPr>
                <w:tcW w:w="1" w:type="pct"/>
              </w:tcPr>
            </w:tcPrChange>
          </w:tcPr>
          <w:p w14:paraId="1DA172A4" w14:textId="174D0B7C" w:rsidR="00FD0FD5" w:rsidRPr="008F20B5" w:rsidRDefault="00623535">
            <w:pPr>
              <w:widowControl/>
              <w:jc w:val="center"/>
              <w:rPr>
                <w:ins w:id="635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54" w:author="家興 余" w:date="2021-01-21T09:56:00Z">
                <w:pPr>
                  <w:widowControl/>
                </w:pPr>
              </w:pPrChange>
            </w:pPr>
            <w:ins w:id="6355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5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2482354" w14:textId="07BAA0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0BA8890" w14:textId="77777777" w:rsidTr="008A7303">
        <w:trPr>
          <w:trHeight w:val="340"/>
          <w:trPrChange w:id="635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5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3EE3A2C" w14:textId="752687A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359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3A6B9F" w14:textId="622E5E7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SettingSeq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6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D3F9119" w14:textId="27EBDF5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設定順位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(1~4)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6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AAE39DC" w14:textId="1EE4D99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6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8EE7539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363" w:author="家興 余" w:date="2021-01-22T09:55:00Z">
              <w:tcPr>
                <w:tcW w:w="1" w:type="pct"/>
              </w:tcPr>
            </w:tcPrChange>
          </w:tcPr>
          <w:p w14:paraId="05381EEE" w14:textId="71E41D7D" w:rsidR="00FD0FD5" w:rsidRPr="008F20B5" w:rsidRDefault="00623535">
            <w:pPr>
              <w:widowControl/>
              <w:jc w:val="center"/>
              <w:rPr>
                <w:ins w:id="636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65" w:author="家興 余" w:date="2021-01-21T09:56:00Z">
                <w:pPr>
                  <w:widowControl/>
                </w:pPr>
              </w:pPrChange>
            </w:pPr>
            <w:ins w:id="6366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6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F1416C5" w14:textId="55B7BF7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1;2;3;4</w:t>
            </w:r>
          </w:p>
        </w:tc>
      </w:tr>
      <w:tr w:rsidR="00FD0FD5" w:rsidRPr="008F20B5" w14:paraId="44CF1C1A" w14:textId="77777777" w:rsidTr="008A7303">
        <w:trPr>
          <w:trHeight w:val="340"/>
          <w:trPrChange w:id="636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6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15EDE36" w14:textId="2772323B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6370" w:author="家興 余" w:date="2021-01-22T09:55:00Z">
              <w:tcPr>
                <w:tcW w:w="1154" w:type="pct"/>
                <w:shd w:val="clear" w:color="auto" w:fill="auto"/>
                <w:noWrap/>
                <w:hideMark/>
              </w:tcPr>
            </w:tcPrChange>
          </w:tcPr>
          <w:p w14:paraId="4F7F7ECE" w14:textId="62FDC01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FirstAmt     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7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307FB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前一順位金額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7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4A0C2B6" w14:textId="3BBE6D0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7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65A862D" w14:textId="6DED7A5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374" w:author="家興 余" w:date="2021-01-22T09:55:00Z">
              <w:tcPr>
                <w:tcW w:w="1" w:type="pct"/>
              </w:tcPr>
            </w:tcPrChange>
          </w:tcPr>
          <w:p w14:paraId="14DCC7CF" w14:textId="0B985F3A" w:rsidR="00FD0FD5" w:rsidRPr="008F20B5" w:rsidRDefault="00E51A01">
            <w:pPr>
              <w:widowControl/>
              <w:jc w:val="center"/>
              <w:rPr>
                <w:ins w:id="637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76" w:author="家興 余" w:date="2021-01-21T09:56:00Z">
                <w:pPr>
                  <w:widowControl/>
                </w:pPr>
              </w:pPrChange>
            </w:pPr>
            <w:ins w:id="6377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378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9DA3FD1" w14:textId="38AB834C" w:rsidR="00FD0FD5" w:rsidRPr="008F20B5" w:rsidRDefault="00E51A01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379" w:author="家興 余" w:date="2021-01-21T10:1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為2</w:t>
              </w:r>
            </w:ins>
            <w:ins w:id="6380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.3.4</w:t>
              </w:r>
            </w:ins>
            <w:ins w:id="6381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  <w:r w:rsidR="00FD0FD5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1ECD05C8" w14:textId="77777777" w:rsidTr="008A7303">
        <w:trPr>
          <w:trHeight w:val="340"/>
          <w:trPrChange w:id="638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8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F15E609" w14:textId="39339110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6384" w:author="家興 余" w:date="2021-01-22T09:55:00Z">
              <w:tcPr>
                <w:tcW w:w="1154" w:type="pct"/>
                <w:shd w:val="clear" w:color="auto" w:fill="auto"/>
                <w:noWrap/>
                <w:hideMark/>
              </w:tcPr>
            </w:tcPrChange>
          </w:tcPr>
          <w:p w14:paraId="4626CC7F" w14:textId="0A50E2D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FirstCreditor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8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9800D2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前一順位債權人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8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086B73E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8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307FF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6388" w:author="家興 余" w:date="2021-01-22T09:55:00Z">
              <w:tcPr>
                <w:tcW w:w="1" w:type="pct"/>
              </w:tcPr>
            </w:tcPrChange>
          </w:tcPr>
          <w:p w14:paraId="50A75500" w14:textId="16BA5E38" w:rsidR="00FD0FD5" w:rsidRPr="008F20B5" w:rsidRDefault="00E51A01">
            <w:pPr>
              <w:widowControl/>
              <w:jc w:val="center"/>
              <w:rPr>
                <w:ins w:id="638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90" w:author="家興 余" w:date="2021-01-21T09:56:00Z">
                <w:pPr>
                  <w:widowControl/>
                </w:pPr>
              </w:pPrChange>
            </w:pPr>
            <w:ins w:id="6391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9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EAA1AA5" w14:textId="11F0F4C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6393" w:author="家興 余" w:date="2021-01-21T10:19:00Z">
              <w:r w:rsidRPr="008F20B5" w:rsidDel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  <w:ins w:id="6394" w:author="家興 余" w:date="2021-01-21T10:19:00Z">
              <w:r w:rsidR="00E51A01"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為2</w:t>
              </w:r>
            </w:ins>
            <w:ins w:id="6395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.3.4</w:t>
              </w:r>
            </w:ins>
            <w:ins w:id="6396" w:author="家興 余" w:date="2021-01-21T10:19:00Z"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</w:tc>
      </w:tr>
      <w:tr w:rsidR="00FD0FD5" w:rsidRPr="008F20B5" w14:paraId="2F8302A7" w14:textId="77777777" w:rsidTr="008A7303">
        <w:trPr>
          <w:trHeight w:val="340"/>
          <w:trPrChange w:id="639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9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6BC84ED" w14:textId="2B9EBE6C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39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944358A" w14:textId="03FBF02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SecondAmt    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40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8C6C6E0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前二順位金額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0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C84DC0" w14:textId="7337F2F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0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5B9870" w14:textId="546BFB3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403" w:author="家興 余" w:date="2021-01-22T09:55:00Z">
              <w:tcPr>
                <w:tcW w:w="1" w:type="pct"/>
              </w:tcPr>
            </w:tcPrChange>
          </w:tcPr>
          <w:p w14:paraId="226C7689" w14:textId="5FCE7E32" w:rsidR="00FD0FD5" w:rsidRPr="008F20B5" w:rsidRDefault="00E51A01">
            <w:pPr>
              <w:widowControl/>
              <w:jc w:val="center"/>
              <w:rPr>
                <w:ins w:id="640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405" w:author="家興 余" w:date="2021-01-21T09:56:00Z">
                <w:pPr>
                  <w:widowControl/>
                </w:pPr>
              </w:pPrChange>
            </w:pPr>
            <w:ins w:id="6406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407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33F3EAC9" w14:textId="787778B7" w:rsidR="00FD0FD5" w:rsidRPr="008F20B5" w:rsidRDefault="00E51A01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408" w:author="家興 余" w:date="2021-01-21T10:1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  <w:ins w:id="6409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.4</w:t>
              </w:r>
            </w:ins>
            <w:ins w:id="6410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  <w:r w:rsidR="00FD0FD5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344A64F4" w14:textId="77777777" w:rsidTr="008A7303">
        <w:trPr>
          <w:trHeight w:val="340"/>
          <w:trPrChange w:id="641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1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4642736" w14:textId="727A4DB8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13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140E756" w14:textId="59048CD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SecondCreditor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41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1F781D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前二順位債權人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1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F3E014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1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8C31220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6417" w:author="家興 余" w:date="2021-01-22T09:55:00Z">
              <w:tcPr>
                <w:tcW w:w="1" w:type="pct"/>
              </w:tcPr>
            </w:tcPrChange>
          </w:tcPr>
          <w:p w14:paraId="097C1433" w14:textId="677B00F6" w:rsidR="00FD0FD5" w:rsidRPr="008F20B5" w:rsidRDefault="00E51A01">
            <w:pPr>
              <w:widowControl/>
              <w:jc w:val="center"/>
              <w:rPr>
                <w:ins w:id="641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419" w:author="家興 余" w:date="2021-01-21T09:56:00Z">
                <w:pPr>
                  <w:widowControl/>
                </w:pPr>
              </w:pPrChange>
            </w:pPr>
            <w:ins w:id="6420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42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E9B3B9A" w14:textId="1B83319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6422" w:author="家興 余" w:date="2021-01-21T10:19:00Z">
              <w:r w:rsidRPr="008F20B5" w:rsidDel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  <w:ins w:id="6423" w:author="家興 余" w:date="2021-01-21T10:19:00Z">
              <w:r w:rsidR="00E51A01"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 w:rsidR="00E51A01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  <w:ins w:id="6424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.4</w:t>
              </w:r>
            </w:ins>
            <w:ins w:id="6425" w:author="家興 余" w:date="2021-01-21T10:19:00Z"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</w:tc>
      </w:tr>
      <w:tr w:rsidR="00FD0FD5" w:rsidRPr="008F20B5" w14:paraId="202C39D9" w14:textId="77777777" w:rsidTr="008A7303">
        <w:trPr>
          <w:trHeight w:val="340"/>
          <w:trPrChange w:id="642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2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285B78E" w14:textId="0338FAD4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2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EDFB2E7" w14:textId="0426607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ThirdAmt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42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6DF2C7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前三順位金額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3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AB9EEA7" w14:textId="142120D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3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A056E90" w14:textId="4F093DE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432" w:author="家興 余" w:date="2021-01-22T09:55:00Z">
              <w:tcPr>
                <w:tcW w:w="1" w:type="pct"/>
              </w:tcPr>
            </w:tcPrChange>
          </w:tcPr>
          <w:p w14:paraId="70D0171A" w14:textId="215AD734" w:rsidR="00FD0FD5" w:rsidRPr="008F20B5" w:rsidRDefault="00E51A01">
            <w:pPr>
              <w:widowControl/>
              <w:jc w:val="center"/>
              <w:rPr>
                <w:ins w:id="643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434" w:author="家興 余" w:date="2021-01-21T09:56:00Z">
                <w:pPr>
                  <w:widowControl/>
                </w:pPr>
              </w:pPrChange>
            </w:pPr>
            <w:ins w:id="6435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436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2D6F4163" w14:textId="69EDB326" w:rsidR="00FD0FD5" w:rsidRPr="008F20B5" w:rsidRDefault="00E51A01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437" w:author="家興 余" w:date="2021-01-21T10:1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  <w:r w:rsidR="00FD0FD5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6C539879" w14:textId="77777777" w:rsidTr="008A7303">
        <w:trPr>
          <w:trHeight w:val="340"/>
          <w:trPrChange w:id="643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3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7878EE0" w14:textId="538F53D6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4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680EA82" w14:textId="3C9018E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ThirdCreditor</w:t>
            </w:r>
            <w:r w:rsidRPr="008F20B5" w:rsidDel="00DE29C1">
              <w:rPr>
                <w:rFonts w:ascii="標楷體" w:eastAsia="標楷體" w:hAnsi="標楷體" w:cs="新細明體"/>
                <w:color w:val="000000"/>
                <w:kern w:val="0"/>
              </w:rPr>
              <w:t xml:space="preserve">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44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B173D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前三順位債權人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4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4B5C744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4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CAA2C1C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6444" w:author="家興 余" w:date="2021-01-22T09:55:00Z">
              <w:tcPr>
                <w:tcW w:w="1" w:type="pct"/>
              </w:tcPr>
            </w:tcPrChange>
          </w:tcPr>
          <w:p w14:paraId="4B5423B6" w14:textId="692CC7DA" w:rsidR="00FD0FD5" w:rsidRPr="008F20B5" w:rsidRDefault="00E51A01">
            <w:pPr>
              <w:widowControl/>
              <w:jc w:val="center"/>
              <w:rPr>
                <w:ins w:id="644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446" w:author="家興 余" w:date="2021-01-21T09:56:00Z">
                <w:pPr>
                  <w:widowControl/>
                </w:pPr>
              </w:pPrChange>
            </w:pPr>
            <w:ins w:id="6447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44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76AEEAF" w14:textId="64E080E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6449" w:author="家興 余" w:date="2021-01-21T10:19:00Z">
              <w:r w:rsidRPr="008F20B5" w:rsidDel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  <w:ins w:id="6450" w:author="家興 余" w:date="2021-01-21T10:19:00Z">
              <w:r w:rsidR="00E51A01"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 w:rsidR="00E51A01"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</w:tc>
      </w:tr>
      <w:tr w:rsidR="00FD0FD5" w:rsidRPr="008F20B5" w:rsidDel="00ED6024" w14:paraId="011E8CC6" w14:textId="77777777" w:rsidTr="008A7303">
        <w:trPr>
          <w:trHeight w:val="340"/>
          <w:ins w:id="6451" w:author="ST1" w:date="2020-12-06T20:04:00Z"/>
          <w:del w:id="6452" w:author="家興 余" w:date="2020-12-21T11:12:00Z"/>
          <w:trPrChange w:id="645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5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E31FAEE" w14:textId="7DBAE09B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455" w:author="ST1" w:date="2020-12-06T20:04:00Z"/>
                <w:del w:id="6456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5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E743123" w14:textId="257876ED" w:rsidR="00FD0FD5" w:rsidRPr="00F90B6C" w:rsidDel="00ED6024" w:rsidRDefault="00FD0FD5" w:rsidP="00F90B6C">
            <w:pPr>
              <w:widowControl/>
              <w:rPr>
                <w:ins w:id="6458" w:author="ST1" w:date="2020-12-06T20:04:00Z"/>
                <w:del w:id="6459" w:author="家興 余" w:date="2020-12-21T11:12:00Z"/>
                <w:rFonts w:ascii="標楷體" w:eastAsia="標楷體" w:hAnsi="標楷體"/>
                <w:color w:val="FF0000"/>
                <w:highlight w:val="yellow"/>
                <w:rPrChange w:id="6460" w:author="ST1" w:date="2020-12-06T20:07:00Z">
                  <w:rPr>
                    <w:ins w:id="6461" w:author="ST1" w:date="2020-12-06T20:04:00Z"/>
                    <w:del w:id="6462" w:author="家興 余" w:date="2020-12-21T11:12:00Z"/>
                    <w:rFonts w:ascii="標楷體" w:eastAsia="標楷體" w:hAnsi="標楷體"/>
                  </w:rPr>
                </w:rPrChange>
              </w:rPr>
            </w:pPr>
            <w:ins w:id="6463" w:author="ST1" w:date="2020-12-06T20:04:00Z">
              <w:del w:id="6464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65" w:author="ST1" w:date="2020-12-06T20:07:00Z">
                      <w:rPr/>
                    </w:rPrChange>
                  </w:rPr>
                  <w:delText xml:space="preserve">City   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46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A8DD9CA" w14:textId="16AE0EAB" w:rsidR="00FD0FD5" w:rsidRPr="00F90B6C" w:rsidDel="00ED6024" w:rsidRDefault="00FD0FD5" w:rsidP="00F90B6C">
            <w:pPr>
              <w:widowControl/>
              <w:rPr>
                <w:ins w:id="6467" w:author="ST1" w:date="2020-12-06T20:04:00Z"/>
                <w:del w:id="6468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69" w:author="ST1" w:date="2020-12-06T20:07:00Z">
                  <w:rPr>
                    <w:ins w:id="6470" w:author="ST1" w:date="2020-12-06T20:04:00Z"/>
                    <w:del w:id="6471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72" w:author="ST1" w:date="2020-12-06T20:07:00Z">
              <w:del w:id="6473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474" w:author="ST1" w:date="2020-12-06T20:07:00Z">
                      <w:rPr>
                        <w:rFonts w:hint="eastAsia"/>
                      </w:rPr>
                    </w:rPrChange>
                  </w:rPr>
                  <w:delText>縣市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75" w:author="ST1" w:date="2020-12-06T20:07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476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6EE8FE8F" w14:textId="6CCABCF0" w:rsidR="00FD0FD5" w:rsidRPr="00F90B6C" w:rsidDel="00ED6024" w:rsidRDefault="00FD0FD5" w:rsidP="00F90B6C">
            <w:pPr>
              <w:widowControl/>
              <w:jc w:val="center"/>
              <w:rPr>
                <w:ins w:id="6477" w:author="ST1" w:date="2020-12-06T20:04:00Z"/>
                <w:del w:id="6478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79" w:author="ST1" w:date="2020-12-06T20:07:00Z">
                  <w:rPr>
                    <w:ins w:id="6480" w:author="ST1" w:date="2020-12-06T20:04:00Z"/>
                    <w:del w:id="6481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82" w:author="ST1" w:date="2020-12-06T20:05:00Z">
              <w:del w:id="6483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84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485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7B7AAE87" w14:textId="18B2114F" w:rsidR="00FD0FD5" w:rsidRPr="00F90B6C" w:rsidDel="00ED6024" w:rsidRDefault="00FD0FD5" w:rsidP="00F90B6C">
            <w:pPr>
              <w:widowControl/>
              <w:jc w:val="center"/>
              <w:rPr>
                <w:ins w:id="6486" w:author="ST1" w:date="2020-12-06T20:04:00Z"/>
                <w:del w:id="6487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88" w:author="ST1" w:date="2020-12-06T20:07:00Z">
                  <w:rPr>
                    <w:ins w:id="6489" w:author="ST1" w:date="2020-12-06T20:04:00Z"/>
                    <w:del w:id="6490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91" w:author="ST1" w:date="2020-12-06T20:05:00Z">
              <w:del w:id="6492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93" w:author="ST1" w:date="2020-12-06T20:07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6494" w:author="家興 余" w:date="2021-01-22T09:55:00Z">
              <w:tcPr>
                <w:tcW w:w="1" w:type="pct"/>
              </w:tcPr>
            </w:tcPrChange>
          </w:tcPr>
          <w:p w14:paraId="4FB22ABE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49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49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C86778A" w14:textId="75EAE723" w:rsidR="00FD0FD5" w:rsidRPr="008F20B5" w:rsidDel="00ED6024" w:rsidRDefault="00FD0FD5" w:rsidP="00F90B6C">
            <w:pPr>
              <w:widowControl/>
              <w:rPr>
                <w:ins w:id="6497" w:author="ST1" w:date="2020-12-06T20:04:00Z"/>
                <w:del w:id="6498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6A080184" w14:textId="77777777" w:rsidTr="008A7303">
        <w:trPr>
          <w:trHeight w:val="340"/>
          <w:ins w:id="6499" w:author="ST1" w:date="2020-12-06T20:04:00Z"/>
          <w:del w:id="6500" w:author="家興 余" w:date="2020-12-21T11:12:00Z"/>
          <w:trPrChange w:id="650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50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C6404FB" w14:textId="0F84275A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03" w:author="ST1" w:date="2020-12-06T20:04:00Z"/>
                <w:del w:id="6504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50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41FF609" w14:textId="2E55E364" w:rsidR="00FD0FD5" w:rsidRPr="00F90B6C" w:rsidDel="00ED6024" w:rsidRDefault="00FD0FD5" w:rsidP="00F90B6C">
            <w:pPr>
              <w:widowControl/>
              <w:rPr>
                <w:ins w:id="6506" w:author="ST1" w:date="2020-12-06T20:04:00Z"/>
                <w:del w:id="6507" w:author="家興 余" w:date="2020-12-21T11:12:00Z"/>
                <w:rFonts w:ascii="標楷體" w:eastAsia="標楷體" w:hAnsi="標楷體"/>
                <w:color w:val="FF0000"/>
                <w:highlight w:val="yellow"/>
                <w:rPrChange w:id="6508" w:author="ST1" w:date="2020-12-06T20:07:00Z">
                  <w:rPr>
                    <w:ins w:id="6509" w:author="ST1" w:date="2020-12-06T20:04:00Z"/>
                    <w:del w:id="6510" w:author="家興 余" w:date="2020-12-21T11:12:00Z"/>
                    <w:rFonts w:ascii="標楷體" w:eastAsia="標楷體" w:hAnsi="標楷體"/>
                  </w:rPr>
                </w:rPrChange>
              </w:rPr>
            </w:pPr>
            <w:ins w:id="6511" w:author="ST1" w:date="2020-12-06T20:04:00Z">
              <w:del w:id="6512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13" w:author="ST1" w:date="2020-12-06T20:07:00Z">
                      <w:rPr/>
                    </w:rPrChange>
                  </w:rPr>
                  <w:delText xml:space="preserve">LandAdm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51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92EA3D7" w14:textId="4B6D9DFE" w:rsidR="00FD0FD5" w:rsidRPr="00F90B6C" w:rsidDel="00ED6024" w:rsidRDefault="00FD0FD5" w:rsidP="00F90B6C">
            <w:pPr>
              <w:widowControl/>
              <w:rPr>
                <w:ins w:id="6515" w:author="ST1" w:date="2020-12-06T20:04:00Z"/>
                <w:del w:id="6516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17" w:author="ST1" w:date="2020-12-06T20:07:00Z">
                  <w:rPr>
                    <w:ins w:id="6518" w:author="ST1" w:date="2020-12-06T20:04:00Z"/>
                    <w:del w:id="6519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20" w:author="ST1" w:date="2020-12-06T20:07:00Z">
              <w:del w:id="6521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522" w:author="ST1" w:date="2020-12-06T20:07:00Z">
                      <w:rPr>
                        <w:rFonts w:hint="eastAsia"/>
                      </w:rPr>
                    </w:rPrChange>
                  </w:rPr>
                  <w:delText>地政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23" w:author="ST1" w:date="2020-12-06T20:07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24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4D505083" w14:textId="558762B9" w:rsidR="00FD0FD5" w:rsidRPr="00F90B6C" w:rsidDel="00ED6024" w:rsidRDefault="00FD0FD5" w:rsidP="00F90B6C">
            <w:pPr>
              <w:widowControl/>
              <w:jc w:val="center"/>
              <w:rPr>
                <w:ins w:id="6525" w:author="ST1" w:date="2020-12-06T20:04:00Z"/>
                <w:del w:id="6526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27" w:author="ST1" w:date="2020-12-06T20:07:00Z">
                  <w:rPr>
                    <w:ins w:id="6528" w:author="ST1" w:date="2020-12-06T20:04:00Z"/>
                    <w:del w:id="6529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30" w:author="ST1" w:date="2020-12-06T20:05:00Z">
              <w:del w:id="6531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32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33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1D2D9087" w14:textId="3704B9E1" w:rsidR="00FD0FD5" w:rsidRPr="00F90B6C" w:rsidDel="00ED6024" w:rsidRDefault="00FD0FD5" w:rsidP="00F90B6C">
            <w:pPr>
              <w:widowControl/>
              <w:jc w:val="center"/>
              <w:rPr>
                <w:ins w:id="6534" w:author="ST1" w:date="2020-12-06T20:04:00Z"/>
                <w:del w:id="6535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36" w:author="ST1" w:date="2020-12-06T20:07:00Z">
                  <w:rPr>
                    <w:ins w:id="6537" w:author="ST1" w:date="2020-12-06T20:04:00Z"/>
                    <w:del w:id="6538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39" w:author="ST1" w:date="2020-12-06T20:05:00Z">
              <w:del w:id="6540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41" w:author="ST1" w:date="2020-12-06T20:07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6542" w:author="家興 余" w:date="2021-01-22T09:55:00Z">
              <w:tcPr>
                <w:tcW w:w="1" w:type="pct"/>
              </w:tcPr>
            </w:tcPrChange>
          </w:tcPr>
          <w:p w14:paraId="26ECEB34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4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54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80E43D6" w14:textId="0C0B41ED" w:rsidR="00FD0FD5" w:rsidRPr="008F20B5" w:rsidDel="00ED6024" w:rsidRDefault="00FD0FD5" w:rsidP="00F90B6C">
            <w:pPr>
              <w:widowControl/>
              <w:rPr>
                <w:ins w:id="6545" w:author="ST1" w:date="2020-12-06T20:04:00Z"/>
                <w:del w:id="6546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61169834" w14:textId="77777777" w:rsidTr="008A7303">
        <w:trPr>
          <w:trHeight w:val="340"/>
          <w:ins w:id="6547" w:author="ST1" w:date="2020-12-06T20:04:00Z"/>
          <w:del w:id="6548" w:author="家興 余" w:date="2020-12-21T11:12:00Z"/>
          <w:trPrChange w:id="654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55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FFA1422" w14:textId="4B996760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51" w:author="ST1" w:date="2020-12-06T20:04:00Z"/>
                <w:del w:id="6552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553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7E3495F" w14:textId="770FAB04" w:rsidR="00FD0FD5" w:rsidRPr="00F90B6C" w:rsidDel="00ED6024" w:rsidRDefault="00FD0FD5" w:rsidP="00F90B6C">
            <w:pPr>
              <w:widowControl/>
              <w:rPr>
                <w:ins w:id="6554" w:author="ST1" w:date="2020-12-06T20:04:00Z"/>
                <w:del w:id="6555" w:author="家興 余" w:date="2020-12-21T11:12:00Z"/>
                <w:rFonts w:ascii="標楷體" w:eastAsia="標楷體" w:hAnsi="標楷體"/>
                <w:color w:val="FF0000"/>
                <w:highlight w:val="yellow"/>
                <w:rPrChange w:id="6556" w:author="ST1" w:date="2020-12-06T20:07:00Z">
                  <w:rPr>
                    <w:ins w:id="6557" w:author="ST1" w:date="2020-12-06T20:04:00Z"/>
                    <w:del w:id="6558" w:author="家興 余" w:date="2020-12-21T11:12:00Z"/>
                    <w:rFonts w:ascii="標楷體" w:eastAsia="標楷體" w:hAnsi="標楷體"/>
                  </w:rPr>
                </w:rPrChange>
              </w:rPr>
            </w:pPr>
            <w:ins w:id="6559" w:author="ST1" w:date="2020-12-06T20:04:00Z">
              <w:del w:id="6560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61" w:author="ST1" w:date="2020-12-06T20:07:00Z">
                      <w:rPr/>
                    </w:rPrChange>
                  </w:rPr>
                  <w:delText xml:space="preserve">RecYear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56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582A671" w14:textId="0070A0D2" w:rsidR="00FD0FD5" w:rsidRPr="00F90B6C" w:rsidDel="00ED6024" w:rsidRDefault="00FD0FD5" w:rsidP="00F90B6C">
            <w:pPr>
              <w:widowControl/>
              <w:rPr>
                <w:ins w:id="6563" w:author="ST1" w:date="2020-12-06T20:04:00Z"/>
                <w:del w:id="6564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65" w:author="ST1" w:date="2020-12-06T20:07:00Z">
                  <w:rPr>
                    <w:ins w:id="6566" w:author="ST1" w:date="2020-12-06T20:04:00Z"/>
                    <w:del w:id="6567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68" w:author="ST1" w:date="2020-12-06T20:07:00Z">
              <w:del w:id="6569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570" w:author="ST1" w:date="2020-12-06T20:07:00Z">
                      <w:rPr>
                        <w:rFonts w:hint="eastAsia"/>
                      </w:rPr>
                    </w:rPrChange>
                  </w:rPr>
                  <w:delText>收件年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71" w:author="ST1" w:date="2020-12-06T20:07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72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50380A3A" w14:textId="68BD9D82" w:rsidR="00FD0FD5" w:rsidRPr="00F90B6C" w:rsidDel="00ED6024" w:rsidRDefault="00FD0FD5" w:rsidP="00F90B6C">
            <w:pPr>
              <w:widowControl/>
              <w:jc w:val="center"/>
              <w:rPr>
                <w:ins w:id="6573" w:author="ST1" w:date="2020-12-06T20:04:00Z"/>
                <w:del w:id="6574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75" w:author="ST1" w:date="2020-12-06T20:07:00Z">
                  <w:rPr>
                    <w:ins w:id="6576" w:author="ST1" w:date="2020-12-06T20:04:00Z"/>
                    <w:del w:id="6577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78" w:author="ST1" w:date="2020-12-06T20:05:00Z">
              <w:del w:id="6579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80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81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10ED305C" w14:textId="2528FF4F" w:rsidR="00FD0FD5" w:rsidRPr="00F90B6C" w:rsidDel="00ED6024" w:rsidRDefault="00FD0FD5" w:rsidP="00F90B6C">
            <w:pPr>
              <w:widowControl/>
              <w:jc w:val="center"/>
              <w:rPr>
                <w:ins w:id="6582" w:author="ST1" w:date="2020-12-06T20:04:00Z"/>
                <w:del w:id="6583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84" w:author="ST1" w:date="2020-12-06T20:07:00Z">
                  <w:rPr>
                    <w:ins w:id="6585" w:author="ST1" w:date="2020-12-06T20:04:00Z"/>
                    <w:del w:id="6586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87" w:author="ST1" w:date="2020-12-06T20:05:00Z">
              <w:del w:id="6588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89" w:author="ST1" w:date="2020-12-06T20:07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6590" w:author="家興 余" w:date="2021-01-22T09:55:00Z">
              <w:tcPr>
                <w:tcW w:w="1" w:type="pct"/>
              </w:tcPr>
            </w:tcPrChange>
          </w:tcPr>
          <w:p w14:paraId="3B4855F6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9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59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664F25D" w14:textId="502F226B" w:rsidR="00FD0FD5" w:rsidRPr="008F20B5" w:rsidDel="00ED6024" w:rsidRDefault="00FD0FD5" w:rsidP="00F90B6C">
            <w:pPr>
              <w:widowControl/>
              <w:rPr>
                <w:ins w:id="6593" w:author="ST1" w:date="2020-12-06T20:04:00Z"/>
                <w:del w:id="6594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52369CA2" w14:textId="77777777" w:rsidTr="008A7303">
        <w:trPr>
          <w:trHeight w:val="340"/>
          <w:ins w:id="6595" w:author="ST1" w:date="2020-12-06T20:04:00Z"/>
          <w:del w:id="6596" w:author="家興 余" w:date="2020-12-21T11:12:00Z"/>
          <w:trPrChange w:id="659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59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3613AAE" w14:textId="3067D325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99" w:author="ST1" w:date="2020-12-06T20:04:00Z"/>
                <w:del w:id="6600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60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414D863" w14:textId="40E4D9C5" w:rsidR="00FD0FD5" w:rsidRPr="00F90B6C" w:rsidDel="00ED6024" w:rsidRDefault="00FD0FD5" w:rsidP="00F90B6C">
            <w:pPr>
              <w:widowControl/>
              <w:rPr>
                <w:ins w:id="6602" w:author="ST1" w:date="2020-12-06T20:04:00Z"/>
                <w:del w:id="6603" w:author="家興 余" w:date="2020-12-21T11:12:00Z"/>
                <w:rFonts w:ascii="標楷體" w:eastAsia="標楷體" w:hAnsi="標楷體"/>
                <w:color w:val="FF0000"/>
                <w:highlight w:val="yellow"/>
                <w:rPrChange w:id="6604" w:author="ST1" w:date="2020-12-06T20:07:00Z">
                  <w:rPr>
                    <w:ins w:id="6605" w:author="ST1" w:date="2020-12-06T20:04:00Z"/>
                    <w:del w:id="6606" w:author="家興 余" w:date="2020-12-21T11:12:00Z"/>
                    <w:rFonts w:ascii="標楷體" w:eastAsia="標楷體" w:hAnsi="標楷體"/>
                  </w:rPr>
                </w:rPrChange>
              </w:rPr>
            </w:pPr>
            <w:ins w:id="6607" w:author="ST1" w:date="2020-12-06T20:04:00Z">
              <w:del w:id="6608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09" w:author="ST1" w:date="2020-12-06T20:07:00Z">
                      <w:rPr/>
                    </w:rPrChange>
                  </w:rPr>
                  <w:delText xml:space="preserve">RecWord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61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EBE2A20" w14:textId="43BEAEF2" w:rsidR="00FD0FD5" w:rsidRPr="00F90B6C" w:rsidDel="00ED6024" w:rsidRDefault="00FD0FD5" w:rsidP="00F90B6C">
            <w:pPr>
              <w:widowControl/>
              <w:rPr>
                <w:ins w:id="6611" w:author="ST1" w:date="2020-12-06T20:04:00Z"/>
                <w:del w:id="6612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13" w:author="ST1" w:date="2020-12-06T20:07:00Z">
                  <w:rPr>
                    <w:ins w:id="6614" w:author="ST1" w:date="2020-12-06T20:04:00Z"/>
                    <w:del w:id="6615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16" w:author="ST1" w:date="2020-12-06T20:07:00Z">
              <w:del w:id="6617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618" w:author="ST1" w:date="2020-12-06T20:07:00Z">
                      <w:rPr>
                        <w:rFonts w:hint="eastAsia"/>
                      </w:rPr>
                    </w:rPrChange>
                  </w:rPr>
                  <w:delText>收件字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19" w:author="ST1" w:date="2020-12-06T20:07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20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1062F780" w14:textId="0DBB78F7" w:rsidR="00FD0FD5" w:rsidRPr="00F90B6C" w:rsidDel="00ED6024" w:rsidRDefault="00FD0FD5" w:rsidP="00F90B6C">
            <w:pPr>
              <w:widowControl/>
              <w:jc w:val="center"/>
              <w:rPr>
                <w:ins w:id="6621" w:author="ST1" w:date="2020-12-06T20:04:00Z"/>
                <w:del w:id="6622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23" w:author="ST1" w:date="2020-12-06T20:07:00Z">
                  <w:rPr>
                    <w:ins w:id="6624" w:author="ST1" w:date="2020-12-06T20:04:00Z"/>
                    <w:del w:id="6625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26" w:author="ST1" w:date="2020-12-06T20:05:00Z">
              <w:del w:id="6627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28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29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3FBDB64D" w14:textId="13A1C6BE" w:rsidR="00FD0FD5" w:rsidRPr="00F90B6C" w:rsidDel="00ED6024" w:rsidRDefault="00FD0FD5" w:rsidP="00F90B6C">
            <w:pPr>
              <w:widowControl/>
              <w:jc w:val="center"/>
              <w:rPr>
                <w:ins w:id="6630" w:author="ST1" w:date="2020-12-06T20:04:00Z"/>
                <w:del w:id="6631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32" w:author="ST1" w:date="2020-12-06T20:07:00Z">
                  <w:rPr>
                    <w:ins w:id="6633" w:author="ST1" w:date="2020-12-06T20:04:00Z"/>
                    <w:del w:id="6634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35" w:author="ST1" w:date="2020-12-06T20:05:00Z">
              <w:del w:id="6636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37" w:author="ST1" w:date="2020-12-06T20:07:00Z">
                      <w:rPr/>
                    </w:rPrChange>
                  </w:rPr>
                  <w:delText xml:space="preserve">8 </w:delText>
                </w:r>
              </w:del>
            </w:ins>
          </w:p>
        </w:tc>
        <w:tc>
          <w:tcPr>
            <w:tcW w:w="250" w:type="pct"/>
            <w:tcPrChange w:id="6638" w:author="家興 余" w:date="2021-01-22T09:55:00Z">
              <w:tcPr>
                <w:tcW w:w="1" w:type="pct"/>
              </w:tcPr>
            </w:tcPrChange>
          </w:tcPr>
          <w:p w14:paraId="577C2F7C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3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64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C0788C7" w14:textId="3AD9FAED" w:rsidR="00FD0FD5" w:rsidRPr="008F20B5" w:rsidDel="00ED6024" w:rsidRDefault="00FD0FD5" w:rsidP="00F90B6C">
            <w:pPr>
              <w:widowControl/>
              <w:rPr>
                <w:ins w:id="6641" w:author="ST1" w:date="2020-12-06T20:04:00Z"/>
                <w:del w:id="6642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523BF56C" w14:textId="77777777" w:rsidTr="008A7303">
        <w:trPr>
          <w:trHeight w:val="340"/>
          <w:ins w:id="6643" w:author="ST1" w:date="2020-12-06T20:04:00Z"/>
          <w:del w:id="6644" w:author="家興 余" w:date="2020-12-21T11:12:00Z"/>
          <w:trPrChange w:id="664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64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A1AA508" w14:textId="62C1EDFF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47" w:author="ST1" w:date="2020-12-06T20:04:00Z"/>
                <w:del w:id="6648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64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B3A01F1" w14:textId="1CF14058" w:rsidR="00FD0FD5" w:rsidRPr="00F90B6C" w:rsidDel="00ED6024" w:rsidRDefault="00FD0FD5" w:rsidP="00F90B6C">
            <w:pPr>
              <w:widowControl/>
              <w:rPr>
                <w:ins w:id="6650" w:author="ST1" w:date="2020-12-06T20:04:00Z"/>
                <w:del w:id="6651" w:author="家興 余" w:date="2020-12-21T11:12:00Z"/>
                <w:rFonts w:ascii="標楷體" w:eastAsia="標楷體" w:hAnsi="標楷體"/>
                <w:color w:val="FF0000"/>
                <w:highlight w:val="yellow"/>
                <w:rPrChange w:id="6652" w:author="ST1" w:date="2020-12-06T20:07:00Z">
                  <w:rPr>
                    <w:ins w:id="6653" w:author="ST1" w:date="2020-12-06T20:04:00Z"/>
                    <w:del w:id="6654" w:author="家興 余" w:date="2020-12-21T11:12:00Z"/>
                    <w:rFonts w:ascii="標楷體" w:eastAsia="標楷體" w:hAnsi="標楷體"/>
                  </w:rPr>
                </w:rPrChange>
              </w:rPr>
            </w:pPr>
            <w:ins w:id="6655" w:author="ST1" w:date="2020-12-06T20:04:00Z">
              <w:del w:id="6656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57" w:author="ST1" w:date="2020-12-06T20:07:00Z">
                      <w:rPr/>
                    </w:rPrChange>
                  </w:rPr>
                  <w:delText xml:space="preserve">RecNumber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65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B6952D0" w14:textId="2D61A3D4" w:rsidR="00FD0FD5" w:rsidRPr="00F90B6C" w:rsidDel="00ED6024" w:rsidRDefault="00FD0FD5" w:rsidP="00F90B6C">
            <w:pPr>
              <w:widowControl/>
              <w:rPr>
                <w:ins w:id="6659" w:author="ST1" w:date="2020-12-06T20:04:00Z"/>
                <w:del w:id="6660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61" w:author="ST1" w:date="2020-12-06T20:07:00Z">
                  <w:rPr>
                    <w:ins w:id="6662" w:author="ST1" w:date="2020-12-06T20:04:00Z"/>
                    <w:del w:id="6663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64" w:author="ST1" w:date="2020-12-06T20:07:00Z">
              <w:del w:id="6665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666" w:author="ST1" w:date="2020-12-06T20:07:00Z">
                      <w:rPr>
                        <w:rFonts w:hint="eastAsia"/>
                      </w:rPr>
                    </w:rPrChange>
                  </w:rPr>
                  <w:delText>收件號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67" w:author="ST1" w:date="2020-12-06T20:07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68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429AF4B7" w14:textId="6B1C83A8" w:rsidR="00FD0FD5" w:rsidRPr="00F90B6C" w:rsidDel="00ED6024" w:rsidRDefault="00FD0FD5" w:rsidP="00F90B6C">
            <w:pPr>
              <w:widowControl/>
              <w:jc w:val="center"/>
              <w:rPr>
                <w:ins w:id="6669" w:author="ST1" w:date="2020-12-06T20:04:00Z"/>
                <w:del w:id="6670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71" w:author="ST1" w:date="2020-12-06T20:07:00Z">
                  <w:rPr>
                    <w:ins w:id="6672" w:author="ST1" w:date="2020-12-06T20:04:00Z"/>
                    <w:del w:id="6673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74" w:author="ST1" w:date="2020-12-06T20:05:00Z">
              <w:del w:id="6675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76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77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4DAAF3C3" w14:textId="00835FC2" w:rsidR="00FD0FD5" w:rsidRPr="00F90B6C" w:rsidDel="00ED6024" w:rsidRDefault="00FD0FD5" w:rsidP="00F90B6C">
            <w:pPr>
              <w:widowControl/>
              <w:jc w:val="center"/>
              <w:rPr>
                <w:ins w:id="6678" w:author="ST1" w:date="2020-12-06T20:04:00Z"/>
                <w:del w:id="6679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80" w:author="ST1" w:date="2020-12-06T20:07:00Z">
                  <w:rPr>
                    <w:ins w:id="6681" w:author="ST1" w:date="2020-12-06T20:04:00Z"/>
                    <w:del w:id="6682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83" w:author="ST1" w:date="2020-12-06T20:05:00Z">
              <w:del w:id="6684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85" w:author="ST1" w:date="2020-12-06T20:07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6686" w:author="家興 余" w:date="2021-01-22T09:55:00Z">
              <w:tcPr>
                <w:tcW w:w="1" w:type="pct"/>
              </w:tcPr>
            </w:tcPrChange>
          </w:tcPr>
          <w:p w14:paraId="4013CA12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8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68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32564D2B" w14:textId="1423E4F8" w:rsidR="00FD0FD5" w:rsidRPr="008F20B5" w:rsidDel="00ED6024" w:rsidRDefault="00FD0FD5" w:rsidP="00F90B6C">
            <w:pPr>
              <w:widowControl/>
              <w:rPr>
                <w:ins w:id="6689" w:author="ST1" w:date="2020-12-06T20:04:00Z"/>
                <w:del w:id="6690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7F8D1E8D" w14:textId="77777777" w:rsidTr="008A7303">
        <w:trPr>
          <w:trHeight w:val="340"/>
          <w:ins w:id="6691" w:author="ST1" w:date="2020-12-06T20:04:00Z"/>
          <w:del w:id="6692" w:author="家興 余" w:date="2020-12-21T11:12:00Z"/>
          <w:trPrChange w:id="669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69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6D12A03" w14:textId="2C3D20F8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95" w:author="ST1" w:date="2020-12-06T20:04:00Z"/>
                <w:del w:id="6696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69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1458B42" w14:textId="2571993D" w:rsidR="00FD0FD5" w:rsidRPr="00F90B6C" w:rsidDel="00ED6024" w:rsidRDefault="00FD0FD5" w:rsidP="00F90B6C">
            <w:pPr>
              <w:widowControl/>
              <w:rPr>
                <w:ins w:id="6698" w:author="ST1" w:date="2020-12-06T20:04:00Z"/>
                <w:del w:id="6699" w:author="家興 余" w:date="2020-12-21T11:12:00Z"/>
                <w:rFonts w:ascii="標楷體" w:eastAsia="標楷體" w:hAnsi="標楷體"/>
                <w:color w:val="FF0000"/>
                <w:highlight w:val="yellow"/>
                <w:rPrChange w:id="6700" w:author="ST1" w:date="2020-12-06T20:07:00Z">
                  <w:rPr>
                    <w:ins w:id="6701" w:author="ST1" w:date="2020-12-06T20:04:00Z"/>
                    <w:del w:id="6702" w:author="家興 余" w:date="2020-12-21T11:12:00Z"/>
                    <w:rFonts w:ascii="標楷體" w:eastAsia="標楷體" w:hAnsi="標楷體"/>
                  </w:rPr>
                </w:rPrChange>
              </w:rPr>
            </w:pPr>
            <w:ins w:id="6703" w:author="ST1" w:date="2020-12-06T20:04:00Z">
              <w:del w:id="6704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05" w:author="ST1" w:date="2020-12-06T20:07:00Z">
                      <w:rPr/>
                    </w:rPrChange>
                  </w:rPr>
                  <w:delText xml:space="preserve">RightsNote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70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3FC3879" w14:textId="7676FC8E" w:rsidR="00FD0FD5" w:rsidRPr="00F90B6C" w:rsidDel="00ED6024" w:rsidRDefault="00FD0FD5" w:rsidP="00F90B6C">
            <w:pPr>
              <w:widowControl/>
              <w:rPr>
                <w:ins w:id="6707" w:author="ST1" w:date="2020-12-06T20:04:00Z"/>
                <w:del w:id="6708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09" w:author="ST1" w:date="2020-12-06T20:07:00Z">
                  <w:rPr>
                    <w:ins w:id="6710" w:author="ST1" w:date="2020-12-06T20:04:00Z"/>
                    <w:del w:id="6711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12" w:author="ST1" w:date="2020-12-06T20:07:00Z">
              <w:del w:id="6713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714" w:author="ST1" w:date="2020-12-06T20:07:00Z">
                      <w:rPr>
                        <w:rFonts w:hint="eastAsia"/>
                      </w:rPr>
                    </w:rPrChange>
                  </w:rPr>
                  <w:delText>權利價值說明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15" w:author="ST1" w:date="2020-12-06T20:07:00Z">
                      <w:rPr/>
                    </w:rPrChange>
                  </w:rPr>
                  <w:delText xml:space="preserve">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16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1E0F371A" w14:textId="6A1FBAE4" w:rsidR="00FD0FD5" w:rsidRPr="00F90B6C" w:rsidDel="00ED6024" w:rsidRDefault="00FD0FD5" w:rsidP="00F90B6C">
            <w:pPr>
              <w:widowControl/>
              <w:jc w:val="center"/>
              <w:rPr>
                <w:ins w:id="6717" w:author="ST1" w:date="2020-12-06T20:04:00Z"/>
                <w:del w:id="6718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19" w:author="ST1" w:date="2020-12-06T20:07:00Z">
                  <w:rPr>
                    <w:ins w:id="6720" w:author="ST1" w:date="2020-12-06T20:04:00Z"/>
                    <w:del w:id="6721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22" w:author="ST1" w:date="2020-12-06T20:05:00Z">
              <w:del w:id="6723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24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25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48C19C50" w14:textId="007A5155" w:rsidR="00FD0FD5" w:rsidRPr="00F90B6C" w:rsidDel="00ED6024" w:rsidRDefault="00FD0FD5" w:rsidP="00F90B6C">
            <w:pPr>
              <w:widowControl/>
              <w:jc w:val="center"/>
              <w:rPr>
                <w:ins w:id="6726" w:author="ST1" w:date="2020-12-06T20:04:00Z"/>
                <w:del w:id="6727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28" w:author="ST1" w:date="2020-12-06T20:07:00Z">
                  <w:rPr>
                    <w:ins w:id="6729" w:author="ST1" w:date="2020-12-06T20:04:00Z"/>
                    <w:del w:id="6730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31" w:author="ST1" w:date="2020-12-06T20:05:00Z">
              <w:del w:id="6732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33" w:author="ST1" w:date="2020-12-06T20:07:00Z">
                      <w:rPr/>
                    </w:rPrChange>
                  </w:rPr>
                  <w:delText>20</w:delText>
                </w:r>
              </w:del>
            </w:ins>
          </w:p>
        </w:tc>
        <w:tc>
          <w:tcPr>
            <w:tcW w:w="250" w:type="pct"/>
            <w:tcPrChange w:id="6734" w:author="家興 余" w:date="2021-01-22T09:55:00Z">
              <w:tcPr>
                <w:tcW w:w="1" w:type="pct"/>
              </w:tcPr>
            </w:tcPrChange>
          </w:tcPr>
          <w:p w14:paraId="631A35C1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3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73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469687EC" w14:textId="614304C0" w:rsidR="00FD0FD5" w:rsidRPr="008F20B5" w:rsidDel="00ED6024" w:rsidRDefault="00FD0FD5" w:rsidP="00F90B6C">
            <w:pPr>
              <w:widowControl/>
              <w:rPr>
                <w:ins w:id="6737" w:author="ST1" w:date="2020-12-06T20:04:00Z"/>
                <w:del w:id="6738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3B628E1C" w14:textId="77777777" w:rsidTr="008A7303">
        <w:trPr>
          <w:trHeight w:val="340"/>
          <w:ins w:id="6739" w:author="ST1" w:date="2020-12-06T20:03:00Z"/>
          <w:del w:id="6740" w:author="家興 余" w:date="2020-12-21T11:12:00Z"/>
          <w:trPrChange w:id="674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74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64F62F4" w14:textId="28E58025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43" w:author="ST1" w:date="2020-12-06T20:03:00Z"/>
                <w:del w:id="6744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74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E94169E" w14:textId="33D5569A" w:rsidR="00FD0FD5" w:rsidRPr="00F90B6C" w:rsidDel="00ED6024" w:rsidRDefault="00FD0FD5" w:rsidP="00F90B6C">
            <w:pPr>
              <w:widowControl/>
              <w:rPr>
                <w:ins w:id="6746" w:author="ST1" w:date="2020-12-06T20:03:00Z"/>
                <w:del w:id="6747" w:author="家興 余" w:date="2020-12-21T11:12:00Z"/>
                <w:rFonts w:ascii="標楷體" w:eastAsia="標楷體" w:hAnsi="標楷體"/>
                <w:color w:val="FF0000"/>
                <w:highlight w:val="yellow"/>
                <w:rPrChange w:id="6748" w:author="ST1" w:date="2020-12-06T20:07:00Z">
                  <w:rPr>
                    <w:ins w:id="6749" w:author="ST1" w:date="2020-12-06T20:03:00Z"/>
                    <w:del w:id="6750" w:author="家興 余" w:date="2020-12-21T11:12:00Z"/>
                    <w:rFonts w:ascii="標楷體" w:eastAsia="標楷體" w:hAnsi="標楷體"/>
                  </w:rPr>
                </w:rPrChange>
              </w:rPr>
            </w:pPr>
            <w:ins w:id="6751" w:author="ST1" w:date="2020-12-06T20:04:00Z">
              <w:del w:id="6752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53" w:author="ST1" w:date="2020-12-06T20:07:00Z">
                      <w:rPr/>
                    </w:rPrChange>
                  </w:rPr>
                  <w:delText>SecuredTotal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75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234550F" w14:textId="2795C484" w:rsidR="00FD0FD5" w:rsidRPr="00F90B6C" w:rsidDel="00ED6024" w:rsidRDefault="00FD0FD5" w:rsidP="00F90B6C">
            <w:pPr>
              <w:widowControl/>
              <w:rPr>
                <w:ins w:id="6755" w:author="ST1" w:date="2020-12-06T20:03:00Z"/>
                <w:del w:id="6756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57" w:author="ST1" w:date="2020-12-06T20:07:00Z">
                  <w:rPr>
                    <w:ins w:id="6758" w:author="ST1" w:date="2020-12-06T20:03:00Z"/>
                    <w:del w:id="6759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60" w:author="ST1" w:date="2020-12-06T20:07:00Z">
              <w:del w:id="6761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762" w:author="ST1" w:date="2020-12-06T20:07:00Z">
                      <w:rPr>
                        <w:rFonts w:hint="eastAsia"/>
                      </w:rPr>
                    </w:rPrChange>
                  </w:rPr>
                  <w:delText>擔保債權總金額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63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0CAFF9FE" w14:textId="2C17ADE2" w:rsidR="00FD0FD5" w:rsidRPr="00F90B6C" w:rsidDel="00ED6024" w:rsidRDefault="00FD0FD5" w:rsidP="00F90B6C">
            <w:pPr>
              <w:widowControl/>
              <w:jc w:val="center"/>
              <w:rPr>
                <w:ins w:id="6764" w:author="ST1" w:date="2020-12-06T20:03:00Z"/>
                <w:del w:id="6765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66" w:author="ST1" w:date="2020-12-06T20:07:00Z">
                  <w:rPr>
                    <w:ins w:id="6767" w:author="ST1" w:date="2020-12-06T20:03:00Z"/>
                    <w:del w:id="6768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69" w:author="ST1" w:date="2020-12-06T20:05:00Z">
              <w:del w:id="6770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71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72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56163B12" w14:textId="13420627" w:rsidR="00FD0FD5" w:rsidRPr="00F90B6C" w:rsidDel="00ED6024" w:rsidRDefault="00FD0FD5" w:rsidP="00F90B6C">
            <w:pPr>
              <w:widowControl/>
              <w:jc w:val="center"/>
              <w:rPr>
                <w:ins w:id="6773" w:author="ST1" w:date="2020-12-06T20:03:00Z"/>
                <w:del w:id="6774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75" w:author="ST1" w:date="2020-12-06T20:07:00Z">
                  <w:rPr>
                    <w:ins w:id="6776" w:author="ST1" w:date="2020-12-06T20:03:00Z"/>
                    <w:del w:id="6777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78" w:author="ST1" w:date="2020-12-06T20:05:00Z">
              <w:del w:id="6779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80" w:author="ST1" w:date="2020-12-06T20:07:00Z">
                      <w:rPr/>
                    </w:rPrChange>
                  </w:rPr>
                  <w:delText>14</w:delText>
                </w:r>
              </w:del>
            </w:ins>
          </w:p>
        </w:tc>
        <w:tc>
          <w:tcPr>
            <w:tcW w:w="250" w:type="pct"/>
            <w:tcPrChange w:id="6781" w:author="家興 余" w:date="2021-01-22T09:55:00Z">
              <w:tcPr>
                <w:tcW w:w="1" w:type="pct"/>
              </w:tcPr>
            </w:tcPrChange>
          </w:tcPr>
          <w:p w14:paraId="3E617216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8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78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DE50B6A" w14:textId="63DA0793" w:rsidR="00FD0FD5" w:rsidRPr="008F20B5" w:rsidDel="00ED6024" w:rsidRDefault="00FD0FD5" w:rsidP="00F90B6C">
            <w:pPr>
              <w:widowControl/>
              <w:rPr>
                <w:ins w:id="6784" w:author="ST1" w:date="2020-12-06T20:03:00Z"/>
                <w:del w:id="6785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0ACE072C" w14:textId="77777777" w:rsidTr="008A7303">
        <w:trPr>
          <w:trHeight w:val="340"/>
          <w:ins w:id="6786" w:author="ST1" w:date="2020-12-02T07:15:00Z"/>
          <w:trPrChange w:id="678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78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55D3972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8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79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4719F75" w14:textId="1C31B713" w:rsidR="00FD0FD5" w:rsidRPr="008F20B5" w:rsidRDefault="00FD0FD5" w:rsidP="000B2337">
            <w:pPr>
              <w:widowControl/>
              <w:rPr>
                <w:ins w:id="6791" w:author="ST1" w:date="2020-12-02T07:15:00Z"/>
                <w:rFonts w:ascii="標楷體" w:eastAsia="標楷體" w:hAnsi="標楷體"/>
              </w:rPr>
            </w:pPr>
            <w:ins w:id="6792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L2411Occurs</w:t>
              </w:r>
            </w:ins>
          </w:p>
        </w:tc>
        <w:tc>
          <w:tcPr>
            <w:tcW w:w="1750" w:type="pct"/>
            <w:shd w:val="clear" w:color="auto" w:fill="auto"/>
            <w:noWrap/>
            <w:vAlign w:val="center"/>
            <w:tcPrChange w:id="679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</w:tcPr>
            </w:tcPrChange>
          </w:tcPr>
          <w:p w14:paraId="25FF2B90" w14:textId="77777777" w:rsidR="00FD0FD5" w:rsidRPr="008F20B5" w:rsidRDefault="00FD0FD5" w:rsidP="000B2337">
            <w:pPr>
              <w:widowControl/>
              <w:rPr>
                <w:ins w:id="679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50" w:type="pct"/>
            <w:shd w:val="clear" w:color="auto" w:fill="auto"/>
            <w:noWrap/>
            <w:vAlign w:val="center"/>
            <w:tcPrChange w:id="679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93707E8" w14:textId="77777777" w:rsidR="00FD0FD5" w:rsidRPr="008F20B5" w:rsidRDefault="00FD0FD5" w:rsidP="000B2337">
            <w:pPr>
              <w:widowControl/>
              <w:jc w:val="center"/>
              <w:rPr>
                <w:ins w:id="6796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50" w:type="pct"/>
            <w:shd w:val="clear" w:color="auto" w:fill="auto"/>
            <w:noWrap/>
            <w:vAlign w:val="center"/>
            <w:tcPrChange w:id="679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F372BE4" w14:textId="77777777" w:rsidR="00FD0FD5" w:rsidRPr="008F20B5" w:rsidRDefault="00FD0FD5" w:rsidP="000B2337">
            <w:pPr>
              <w:widowControl/>
              <w:jc w:val="center"/>
              <w:rPr>
                <w:ins w:id="6798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50" w:type="pct"/>
            <w:tcPrChange w:id="6799" w:author="家興 余" w:date="2021-01-22T09:55:00Z">
              <w:tcPr>
                <w:tcW w:w="1" w:type="pct"/>
              </w:tcPr>
            </w:tcPrChange>
          </w:tcPr>
          <w:p w14:paraId="4AFF38A0" w14:textId="77777777" w:rsidR="00FD0FD5" w:rsidRPr="000028F1" w:rsidRDefault="00FD0FD5">
            <w:pPr>
              <w:widowControl/>
              <w:jc w:val="center"/>
              <w:rPr>
                <w:ins w:id="6800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6801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0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29BB726" w14:textId="40EDE705" w:rsidR="00FD0FD5" w:rsidRPr="008F20B5" w:rsidRDefault="00FD0FD5" w:rsidP="000B2337">
            <w:pPr>
              <w:widowControl/>
              <w:rPr>
                <w:ins w:id="6803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04" w:author="ST1" w:date="2020-12-02T07:15:00Z">
              <w:del w:id="6805" w:author="家興 余" w:date="2021-01-21T10:20:00Z">
                <w:r w:rsidRPr="000028F1" w:rsidDel="00E51A01">
                  <w:rPr>
                    <w:rFonts w:ascii="標楷體" w:eastAsia="標楷體" w:hAnsi="標楷體" w:cs="新細明體" w:hint="eastAsia"/>
                    <w:color w:val="FF0000"/>
                    <w:kern w:val="0"/>
                  </w:rPr>
                  <w:delText>可輸入多</w:delText>
                </w:r>
                <w:r w:rsidRPr="000028F1" w:rsidDel="00E51A01">
                  <w:rPr>
                    <w:rFonts w:ascii="標楷體" w:eastAsia="標楷體" w:hAnsi="標楷體" w:hint="eastAsia"/>
                    <w:color w:val="FF0000"/>
                  </w:rPr>
                  <w:delText>組</w:delText>
                </w:r>
              </w:del>
            </w:ins>
            <w:ins w:id="6806" w:author="家興 余" w:date="2021-01-21T10:20:00Z">
              <w:r w:rsidR="00E51A01">
                <w:rPr>
                  <w:rFonts w:ascii="標楷體" w:eastAsia="標楷體" w:hAnsi="標楷體" w:hint="eastAsia"/>
                  <w:color w:val="FF0000"/>
                </w:rPr>
                <w:t>最少輸入一組.</w:t>
              </w:r>
              <w:r w:rsidR="00E51A01" w:rsidRPr="000028F1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 xml:space="preserve"> 可輸入多</w:t>
              </w:r>
              <w:r w:rsidR="00E51A01" w:rsidRPr="000028F1">
                <w:rPr>
                  <w:rFonts w:ascii="標楷體" w:eastAsia="標楷體" w:hAnsi="標楷體" w:hint="eastAsia"/>
                  <w:color w:val="FF0000"/>
                </w:rPr>
                <w:t>組</w:t>
              </w:r>
            </w:ins>
          </w:p>
        </w:tc>
      </w:tr>
      <w:tr w:rsidR="00FD0FD5" w:rsidRPr="008F20B5" w14:paraId="2DB10D3A" w14:textId="77777777" w:rsidTr="008A7303">
        <w:trPr>
          <w:trHeight w:val="340"/>
          <w:ins w:id="6807" w:author="ST1" w:date="2020-12-02T07:15:00Z"/>
          <w:trPrChange w:id="680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80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BC538EE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810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81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82604FC" w14:textId="1E84A7B9" w:rsidR="00FD0FD5" w:rsidRPr="008F20B5" w:rsidRDefault="00FD0FD5">
            <w:pPr>
              <w:widowControl/>
              <w:ind w:leftChars="100" w:left="240"/>
              <w:rPr>
                <w:ins w:id="6812" w:author="ST1" w:date="2020-12-02T07:15:00Z"/>
                <w:rFonts w:ascii="標楷體" w:eastAsia="標楷體" w:hAnsi="標楷體"/>
              </w:rPr>
              <w:pPrChange w:id="6813" w:author="ST1" w:date="2020-12-02T07:16:00Z">
                <w:pPr>
                  <w:widowControl/>
                </w:pPr>
              </w:pPrChange>
            </w:pPr>
            <w:ins w:id="6814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OwnerId</w:t>
              </w:r>
              <w:del w:id="6815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81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59A2192" w14:textId="62232A90" w:rsidR="00FD0FD5" w:rsidRPr="008F20B5" w:rsidRDefault="00FD0FD5" w:rsidP="000B2337">
            <w:pPr>
              <w:widowControl/>
              <w:rPr>
                <w:ins w:id="6817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18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所有權人－統編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1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506B8B4" w14:textId="7A24C5A7" w:rsidR="00FD0FD5" w:rsidRPr="008F20B5" w:rsidRDefault="00FD0FD5" w:rsidP="000B2337">
            <w:pPr>
              <w:widowControl/>
              <w:jc w:val="center"/>
              <w:rPr>
                <w:ins w:id="6820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21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2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2DE8A2FD" w14:textId="6FBF94B9" w:rsidR="00FD0FD5" w:rsidRPr="008F20B5" w:rsidRDefault="00FD0FD5" w:rsidP="000B2337">
            <w:pPr>
              <w:widowControl/>
              <w:jc w:val="center"/>
              <w:rPr>
                <w:ins w:id="6823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24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</w:t>
              </w:r>
            </w:ins>
          </w:p>
        </w:tc>
        <w:tc>
          <w:tcPr>
            <w:tcW w:w="250" w:type="pct"/>
            <w:tcPrChange w:id="6825" w:author="家興 余" w:date="2021-01-22T09:55:00Z">
              <w:tcPr>
                <w:tcW w:w="1" w:type="pct"/>
              </w:tcPr>
            </w:tcPrChange>
          </w:tcPr>
          <w:p w14:paraId="0857151C" w14:textId="77777777" w:rsidR="00FD0FD5" w:rsidRPr="008F20B5" w:rsidRDefault="00FD0FD5">
            <w:pPr>
              <w:widowControl/>
              <w:jc w:val="center"/>
              <w:rPr>
                <w:ins w:id="682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827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2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0C19655" w14:textId="3C2C3E19" w:rsidR="00FD0FD5" w:rsidRPr="008F20B5" w:rsidRDefault="00FD0FD5" w:rsidP="000B2337">
            <w:pPr>
              <w:widowControl/>
              <w:rPr>
                <w:ins w:id="682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3CC85E93" w14:textId="77777777" w:rsidTr="008A7303">
        <w:trPr>
          <w:trHeight w:val="340"/>
          <w:ins w:id="6830" w:author="ST1" w:date="2020-12-02T07:15:00Z"/>
          <w:trPrChange w:id="683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83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19C0694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833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83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9B52187" w14:textId="23B95D31" w:rsidR="00FD0FD5" w:rsidRPr="008F20B5" w:rsidRDefault="00FD0FD5">
            <w:pPr>
              <w:widowControl/>
              <w:ind w:leftChars="100" w:left="240"/>
              <w:rPr>
                <w:ins w:id="6835" w:author="ST1" w:date="2020-12-02T07:15:00Z"/>
                <w:rFonts w:ascii="標楷體" w:eastAsia="標楷體" w:hAnsi="標楷體"/>
              </w:rPr>
              <w:pPrChange w:id="6836" w:author="ST1" w:date="2020-12-02T07:16:00Z">
                <w:pPr>
                  <w:widowControl/>
                </w:pPr>
              </w:pPrChange>
            </w:pPr>
            <w:ins w:id="6837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OwnerName</w:t>
              </w:r>
              <w:del w:id="6838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839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54D3EFA4" w14:textId="1938EE81" w:rsidR="00FD0FD5" w:rsidRPr="008F20B5" w:rsidRDefault="00FD0FD5" w:rsidP="000B2337">
            <w:pPr>
              <w:widowControl/>
              <w:rPr>
                <w:ins w:id="6840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41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所有權人－姓名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4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19D37E0" w14:textId="38228C34" w:rsidR="00FD0FD5" w:rsidRPr="008F20B5" w:rsidRDefault="00FD0FD5" w:rsidP="000B2337">
            <w:pPr>
              <w:widowControl/>
              <w:jc w:val="center"/>
              <w:rPr>
                <w:ins w:id="6843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44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4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7756949" w14:textId="2069695B" w:rsidR="00FD0FD5" w:rsidRPr="008F20B5" w:rsidRDefault="00FD0FD5" w:rsidP="000B2337">
            <w:pPr>
              <w:widowControl/>
              <w:jc w:val="center"/>
              <w:rPr>
                <w:ins w:id="6846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47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100</w:t>
              </w:r>
            </w:ins>
          </w:p>
        </w:tc>
        <w:tc>
          <w:tcPr>
            <w:tcW w:w="250" w:type="pct"/>
            <w:tcPrChange w:id="6848" w:author="家興 余" w:date="2021-01-22T09:55:00Z">
              <w:tcPr>
                <w:tcW w:w="1" w:type="pct"/>
              </w:tcPr>
            </w:tcPrChange>
          </w:tcPr>
          <w:p w14:paraId="741BE07E" w14:textId="77777777" w:rsidR="00FD0FD5" w:rsidRPr="008F20B5" w:rsidRDefault="00FD0FD5">
            <w:pPr>
              <w:widowControl/>
              <w:jc w:val="center"/>
              <w:rPr>
                <w:ins w:id="684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850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5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E54F85A" w14:textId="0FD1865A" w:rsidR="00FD0FD5" w:rsidRPr="008F20B5" w:rsidRDefault="00FD0FD5" w:rsidP="000B2337">
            <w:pPr>
              <w:widowControl/>
              <w:rPr>
                <w:ins w:id="6852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1C00A47C" w14:textId="77777777" w:rsidTr="008A7303">
        <w:trPr>
          <w:trHeight w:val="340"/>
          <w:ins w:id="6853" w:author="ST1" w:date="2020-12-02T07:15:00Z"/>
          <w:trPrChange w:id="685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85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1CF12DC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856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85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0134E59" w14:textId="06FB7FF5" w:rsidR="00FD0FD5" w:rsidRPr="008F20B5" w:rsidRDefault="00FD0FD5">
            <w:pPr>
              <w:widowControl/>
              <w:ind w:leftChars="100" w:left="240"/>
              <w:rPr>
                <w:ins w:id="6858" w:author="ST1" w:date="2020-12-02T07:15:00Z"/>
                <w:rFonts w:ascii="標楷體" w:eastAsia="標楷體" w:hAnsi="標楷體"/>
              </w:rPr>
              <w:pPrChange w:id="6859" w:author="ST1" w:date="2020-12-02T07:16:00Z">
                <w:pPr>
                  <w:widowControl/>
                </w:pPr>
              </w:pPrChange>
            </w:pPr>
            <w:ins w:id="6860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OwnerRelCode</w:t>
              </w:r>
              <w:del w:id="6861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86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FB190AA" w14:textId="7968A0CF" w:rsidR="00FD0FD5" w:rsidRPr="008F20B5" w:rsidRDefault="00FD0FD5" w:rsidP="000B2337">
            <w:pPr>
              <w:widowControl/>
              <w:rPr>
                <w:ins w:id="6863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64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所有權人－與授信戶關係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6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A0785A0" w14:textId="3DEE17FD" w:rsidR="00FD0FD5" w:rsidRPr="008F20B5" w:rsidRDefault="00FD0FD5" w:rsidP="000B2337">
            <w:pPr>
              <w:widowControl/>
              <w:jc w:val="center"/>
              <w:rPr>
                <w:ins w:id="6866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67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6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D9E29FD" w14:textId="330B0AC3" w:rsidR="00FD0FD5" w:rsidRPr="008F20B5" w:rsidRDefault="00FD0FD5" w:rsidP="000B2337">
            <w:pPr>
              <w:widowControl/>
              <w:jc w:val="center"/>
              <w:rPr>
                <w:ins w:id="686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70" w:author="ST1" w:date="2020-12-02T07:15:00Z">
              <w:del w:id="6871" w:author="家興 余" w:date="2021-03-19T19:11:00Z">
                <w:r w:rsidRPr="000028F1" w:rsidDel="00E43614">
                  <w:rPr>
                    <w:rFonts w:ascii="標楷體" w:eastAsia="標楷體" w:hAnsi="標楷體" w:cs="新細明體"/>
                    <w:color w:val="FF0000"/>
                    <w:kern w:val="0"/>
                  </w:rPr>
                  <w:delText>1</w:delText>
                </w:r>
              </w:del>
            </w:ins>
            <w:ins w:id="6872" w:author="家興 余" w:date="2021-03-19T19:11:00Z">
              <w:r w:rsidR="00E43614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6873" w:author="家興 余" w:date="2021-01-22T09:55:00Z">
              <w:tcPr>
                <w:tcW w:w="1" w:type="pct"/>
              </w:tcPr>
            </w:tcPrChange>
          </w:tcPr>
          <w:p w14:paraId="0C174C1C" w14:textId="77777777" w:rsidR="00FD0FD5" w:rsidRPr="000028F1" w:rsidRDefault="00FD0FD5">
            <w:pPr>
              <w:widowControl/>
              <w:jc w:val="center"/>
              <w:rPr>
                <w:ins w:id="6874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6875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7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E81A87A" w14:textId="043DF7E0" w:rsidR="000C61B8" w:rsidRDefault="000C61B8" w:rsidP="000C61B8">
            <w:pPr>
              <w:widowControl/>
              <w:rPr>
                <w:ins w:id="6877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78" w:author="家興 余" w:date="2021-03-19T19:1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需前補0</w:t>
              </w:r>
            </w:ins>
          </w:p>
          <w:p w14:paraId="08DCC875" w14:textId="4619954E" w:rsidR="000C61B8" w:rsidRPr="000C61B8" w:rsidRDefault="000C61B8" w:rsidP="000C61B8">
            <w:pPr>
              <w:widowControl/>
              <w:rPr>
                <w:ins w:id="6879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0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00本人</w:t>
              </w:r>
            </w:ins>
          </w:p>
          <w:p w14:paraId="1902F60A" w14:textId="77777777" w:rsidR="000C61B8" w:rsidRPr="000C61B8" w:rsidRDefault="000C61B8" w:rsidP="000C61B8">
            <w:pPr>
              <w:widowControl/>
              <w:rPr>
                <w:ins w:id="6881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2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01夫</w:t>
              </w:r>
            </w:ins>
          </w:p>
          <w:p w14:paraId="21A5A6B1" w14:textId="77777777" w:rsidR="000C61B8" w:rsidRPr="000C61B8" w:rsidRDefault="000C61B8" w:rsidP="000C61B8">
            <w:pPr>
              <w:widowControl/>
              <w:rPr>
                <w:ins w:id="6883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4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02妻</w:t>
              </w:r>
            </w:ins>
          </w:p>
          <w:p w14:paraId="6AF88B98" w14:textId="77777777" w:rsidR="000C61B8" w:rsidRPr="000C61B8" w:rsidRDefault="000C61B8" w:rsidP="000C61B8">
            <w:pPr>
              <w:widowControl/>
              <w:rPr>
                <w:ins w:id="6885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6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03父</w:t>
              </w:r>
            </w:ins>
          </w:p>
          <w:p w14:paraId="5C10485E" w14:textId="77777777" w:rsidR="000C61B8" w:rsidRPr="000C61B8" w:rsidRDefault="000C61B8" w:rsidP="000C61B8">
            <w:pPr>
              <w:widowControl/>
              <w:rPr>
                <w:ins w:id="6887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8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04母</w:t>
              </w:r>
            </w:ins>
          </w:p>
          <w:p w14:paraId="77B52B9E" w14:textId="77777777" w:rsidR="000C61B8" w:rsidRPr="000C61B8" w:rsidRDefault="000C61B8" w:rsidP="000C61B8">
            <w:pPr>
              <w:widowControl/>
              <w:rPr>
                <w:ins w:id="6889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90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05子</w:t>
              </w:r>
            </w:ins>
          </w:p>
          <w:p w14:paraId="7C5734B2" w14:textId="77777777" w:rsidR="000C61B8" w:rsidRPr="000C61B8" w:rsidRDefault="000C61B8" w:rsidP="000C61B8">
            <w:pPr>
              <w:widowControl/>
              <w:rPr>
                <w:ins w:id="6891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92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06女</w:t>
              </w:r>
            </w:ins>
          </w:p>
          <w:p w14:paraId="388D8ADF" w14:textId="77777777" w:rsidR="000C61B8" w:rsidRPr="000C61B8" w:rsidRDefault="000C61B8" w:rsidP="000C61B8">
            <w:pPr>
              <w:widowControl/>
              <w:rPr>
                <w:ins w:id="6893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94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07兄</w:t>
              </w:r>
            </w:ins>
          </w:p>
          <w:p w14:paraId="291570BE" w14:textId="77777777" w:rsidR="000C61B8" w:rsidRPr="000C61B8" w:rsidRDefault="000C61B8" w:rsidP="000C61B8">
            <w:pPr>
              <w:widowControl/>
              <w:rPr>
                <w:ins w:id="6895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96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08弟</w:t>
              </w:r>
            </w:ins>
          </w:p>
          <w:p w14:paraId="3692F9CC" w14:textId="77777777" w:rsidR="000C61B8" w:rsidRPr="000C61B8" w:rsidRDefault="000C61B8" w:rsidP="000C61B8">
            <w:pPr>
              <w:widowControl/>
              <w:rPr>
                <w:ins w:id="6897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98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09姊</w:t>
              </w:r>
            </w:ins>
          </w:p>
          <w:p w14:paraId="3F85D99B" w14:textId="77777777" w:rsidR="000C61B8" w:rsidRPr="000C61B8" w:rsidRDefault="000C61B8" w:rsidP="000C61B8">
            <w:pPr>
              <w:widowControl/>
              <w:rPr>
                <w:ins w:id="6899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900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10妹</w:t>
              </w:r>
            </w:ins>
          </w:p>
          <w:p w14:paraId="0CF9E8A0" w14:textId="77777777" w:rsidR="000C61B8" w:rsidRPr="000C61B8" w:rsidRDefault="000C61B8" w:rsidP="000C61B8">
            <w:pPr>
              <w:widowControl/>
              <w:rPr>
                <w:ins w:id="6901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902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11姪子</w:t>
              </w:r>
            </w:ins>
          </w:p>
          <w:p w14:paraId="57BD80BD" w14:textId="6A5E0961" w:rsidR="00FD0FD5" w:rsidRPr="008F20B5" w:rsidRDefault="000C61B8" w:rsidP="000C61B8">
            <w:pPr>
              <w:widowControl/>
              <w:rPr>
                <w:ins w:id="6903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04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99其他</w:t>
              </w:r>
            </w:ins>
            <w:ins w:id="6905" w:author="ST1" w:date="2020-12-02T07:15:00Z">
              <w:del w:id="6906" w:author="家興 余" w:date="2021-03-19T19:11:00Z">
                <w:r w:rsidR="00FD0FD5" w:rsidRPr="000028F1" w:rsidDel="000C61B8">
                  <w:rPr>
                    <w:rFonts w:ascii="標楷體" w:eastAsia="標楷體" w:hAnsi="標楷體" w:cs="新細明體"/>
                    <w:color w:val="FF0000"/>
                    <w:kern w:val="0"/>
                  </w:rPr>
                  <w:delText>1:本人;2:配偶;3:子女;4:父母,5:其他</w:delText>
                </w:r>
              </w:del>
            </w:ins>
          </w:p>
        </w:tc>
      </w:tr>
      <w:tr w:rsidR="00FD0FD5" w:rsidRPr="008F20B5" w14:paraId="1031ADE1" w14:textId="77777777" w:rsidTr="008A7303">
        <w:trPr>
          <w:trHeight w:val="340"/>
          <w:ins w:id="6907" w:author="ST1" w:date="2020-12-02T07:15:00Z"/>
          <w:trPrChange w:id="690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90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B313E79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910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91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B369DD3" w14:textId="72955A77" w:rsidR="00FD0FD5" w:rsidRPr="008F20B5" w:rsidRDefault="00FD0FD5">
            <w:pPr>
              <w:widowControl/>
              <w:ind w:leftChars="100" w:left="240"/>
              <w:rPr>
                <w:ins w:id="6912" w:author="ST1" w:date="2020-12-02T07:15:00Z"/>
                <w:rFonts w:ascii="標楷體" w:eastAsia="標楷體" w:hAnsi="標楷體"/>
              </w:rPr>
              <w:pPrChange w:id="6913" w:author="ST1" w:date="2020-12-02T07:16:00Z">
                <w:pPr>
                  <w:widowControl/>
                </w:pPr>
              </w:pPrChange>
            </w:pPr>
            <w:ins w:id="6914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OwnerPart</w:t>
              </w:r>
              <w:del w:id="6915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91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951506A" w14:textId="66BC717A" w:rsidR="00FD0FD5" w:rsidRPr="008F20B5" w:rsidRDefault="00FD0FD5" w:rsidP="000B2337">
            <w:pPr>
              <w:widowControl/>
              <w:rPr>
                <w:ins w:id="6917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18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所有權人－持份比率</w:t>
              </w:r>
              <w:r w:rsidRPr="000028F1">
                <w:rPr>
                  <w:rFonts w:ascii="標楷體" w:eastAsia="標楷體" w:hAnsi="標楷體"/>
                  <w:color w:val="FF0000"/>
                </w:rPr>
                <w:t>(</w:t>
              </w:r>
              <w:r w:rsidRPr="000028F1">
                <w:rPr>
                  <w:rFonts w:ascii="標楷體" w:eastAsia="標楷體" w:hAnsi="標楷體" w:hint="eastAsia"/>
                  <w:color w:val="FF0000"/>
                </w:rPr>
                <w:t>分子</w:t>
              </w:r>
              <w:r w:rsidRPr="000028F1">
                <w:rPr>
                  <w:rFonts w:ascii="標楷體" w:eastAsia="標楷體" w:hAnsi="標楷體"/>
                  <w:color w:val="FF0000"/>
                </w:rPr>
                <w:t>)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1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F86C527" w14:textId="665A4509" w:rsidR="00FD0FD5" w:rsidRPr="008F20B5" w:rsidRDefault="00FD0FD5" w:rsidP="000B2337">
            <w:pPr>
              <w:widowControl/>
              <w:jc w:val="center"/>
              <w:rPr>
                <w:ins w:id="6920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21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2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046506C" w14:textId="301763CE" w:rsidR="00FD0FD5" w:rsidRPr="008F20B5" w:rsidRDefault="00FD0FD5" w:rsidP="000B2337">
            <w:pPr>
              <w:widowControl/>
              <w:jc w:val="center"/>
              <w:rPr>
                <w:ins w:id="6923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24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</w:t>
              </w:r>
            </w:ins>
          </w:p>
        </w:tc>
        <w:tc>
          <w:tcPr>
            <w:tcW w:w="250" w:type="pct"/>
            <w:tcPrChange w:id="6925" w:author="家興 余" w:date="2021-01-22T09:55:00Z">
              <w:tcPr>
                <w:tcW w:w="1" w:type="pct"/>
              </w:tcPr>
            </w:tcPrChange>
          </w:tcPr>
          <w:p w14:paraId="58BBC2D2" w14:textId="77777777" w:rsidR="00FD0FD5" w:rsidRPr="008F20B5" w:rsidRDefault="00FD0FD5">
            <w:pPr>
              <w:widowControl/>
              <w:jc w:val="center"/>
              <w:rPr>
                <w:ins w:id="692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927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92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487FE40" w14:textId="74CF88B0" w:rsidR="00FD0FD5" w:rsidRPr="008F20B5" w:rsidRDefault="00FD0FD5" w:rsidP="000B2337">
            <w:pPr>
              <w:widowControl/>
              <w:rPr>
                <w:ins w:id="692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2AAE7EDA" w14:textId="77777777" w:rsidTr="008A7303">
        <w:trPr>
          <w:trHeight w:val="340"/>
          <w:ins w:id="6930" w:author="ST1" w:date="2020-12-02T07:15:00Z"/>
          <w:trPrChange w:id="693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93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1EF05D1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933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93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9BEFDF8" w14:textId="0C5CA124" w:rsidR="00FD0FD5" w:rsidRPr="008F20B5" w:rsidRDefault="00FD0FD5">
            <w:pPr>
              <w:widowControl/>
              <w:ind w:leftChars="100" w:left="240"/>
              <w:rPr>
                <w:ins w:id="6935" w:author="ST1" w:date="2020-12-02T07:15:00Z"/>
                <w:rFonts w:ascii="標楷體" w:eastAsia="標楷體" w:hAnsi="標楷體"/>
              </w:rPr>
              <w:pPrChange w:id="6936" w:author="ST1" w:date="2020-12-02T07:16:00Z">
                <w:pPr>
                  <w:widowControl/>
                </w:pPr>
              </w:pPrChange>
            </w:pPr>
            <w:ins w:id="6937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OwnerTotal</w:t>
              </w:r>
              <w:del w:id="6938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939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F21BACD" w14:textId="589EAA9C" w:rsidR="00FD0FD5" w:rsidRPr="008F20B5" w:rsidRDefault="00FD0FD5" w:rsidP="000B2337">
            <w:pPr>
              <w:widowControl/>
              <w:rPr>
                <w:ins w:id="6940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41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所有權人－持份比率</w:t>
              </w:r>
              <w:r w:rsidRPr="000028F1">
                <w:rPr>
                  <w:rFonts w:ascii="標楷體" w:eastAsia="標楷體" w:hAnsi="標楷體"/>
                  <w:color w:val="FF0000"/>
                </w:rPr>
                <w:t>(</w:t>
              </w:r>
              <w:r w:rsidRPr="000028F1">
                <w:rPr>
                  <w:rFonts w:ascii="標楷體" w:eastAsia="標楷體" w:hAnsi="標楷體" w:hint="eastAsia"/>
                  <w:color w:val="FF0000"/>
                </w:rPr>
                <w:t>分母</w:t>
              </w:r>
              <w:r w:rsidRPr="000028F1">
                <w:rPr>
                  <w:rFonts w:ascii="標楷體" w:eastAsia="標楷體" w:hAnsi="標楷體"/>
                  <w:color w:val="FF0000"/>
                </w:rPr>
                <w:t>)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4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C085504" w14:textId="5A03F5EA" w:rsidR="00FD0FD5" w:rsidRPr="008F20B5" w:rsidRDefault="00FD0FD5" w:rsidP="000B2337">
            <w:pPr>
              <w:widowControl/>
              <w:jc w:val="center"/>
              <w:rPr>
                <w:ins w:id="6943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44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4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6B24EBF" w14:textId="64FE0AA4" w:rsidR="00FD0FD5" w:rsidRPr="008F20B5" w:rsidRDefault="00FD0FD5" w:rsidP="000B2337">
            <w:pPr>
              <w:widowControl/>
              <w:jc w:val="center"/>
              <w:rPr>
                <w:ins w:id="6946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47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</w:t>
              </w:r>
            </w:ins>
          </w:p>
        </w:tc>
        <w:tc>
          <w:tcPr>
            <w:tcW w:w="250" w:type="pct"/>
            <w:tcPrChange w:id="6948" w:author="家興 余" w:date="2021-01-22T09:55:00Z">
              <w:tcPr>
                <w:tcW w:w="1" w:type="pct"/>
              </w:tcPr>
            </w:tcPrChange>
          </w:tcPr>
          <w:p w14:paraId="155BE6E8" w14:textId="77777777" w:rsidR="00FD0FD5" w:rsidRPr="008F20B5" w:rsidRDefault="00FD0FD5">
            <w:pPr>
              <w:widowControl/>
              <w:jc w:val="center"/>
              <w:rPr>
                <w:ins w:id="694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950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95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3183DC7D" w14:textId="362DC7EF" w:rsidR="00FD0FD5" w:rsidRPr="008F20B5" w:rsidRDefault="00FD0FD5" w:rsidP="000B2337">
            <w:pPr>
              <w:widowControl/>
              <w:rPr>
                <w:ins w:id="6952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4264CD9B" w14:textId="4B0D0B26" w:rsidR="00E068B7" w:rsidRDefault="00E068B7" w:rsidP="00BB1296">
      <w:pPr>
        <w:ind w:leftChars="500" w:left="1200"/>
        <w:rPr>
          <w:ins w:id="6953" w:author="ST1" w:date="2020-12-02T07:40:00Z"/>
          <w:rFonts w:ascii="標楷體" w:eastAsia="標楷體" w:hAnsi="標楷體"/>
        </w:rPr>
      </w:pPr>
    </w:p>
    <w:p w14:paraId="4E717E21" w14:textId="785453E8" w:rsidR="00D940B1" w:rsidRPr="00D940B1" w:rsidRDefault="00D940B1">
      <w:pPr>
        <w:spacing w:line="140" w:lineRule="atLeast"/>
        <w:ind w:leftChars="200" w:left="480"/>
        <w:rPr>
          <w:ins w:id="6954" w:author="ST1" w:date="2020-12-02T07:40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  <w:rPrChange w:id="6955" w:author="ST1" w:date="2020-12-02T07:44:00Z">
            <w:rPr>
              <w:ins w:id="6956" w:author="ST1" w:date="2020-12-02T07:40:00Z"/>
              <w:rFonts w:ascii="標楷體" w:eastAsia="標楷體" w:hAnsi="標楷體"/>
            </w:rPr>
          </w:rPrChange>
        </w:rPr>
        <w:pPrChange w:id="6957" w:author="ST1" w:date="2020-12-02T07:44:00Z">
          <w:pPr>
            <w:ind w:leftChars="500" w:left="1200"/>
          </w:pPr>
        </w:pPrChange>
      </w:pPr>
      <w:ins w:id="6958" w:author="ST1" w:date="2020-12-02T07:44:00Z">
        <w:r w:rsidRPr="00D940B1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  <w:rPrChange w:id="6959" w:author="ST1" w:date="2020-12-02T07:44:00Z">
              <w:rPr>
                <w:rFonts w:ascii="標楷體" w:hAnsi="標楷體" w:hint="eastAsia"/>
                <w:b/>
                <w:szCs w:val="32"/>
              </w:rPr>
            </w:rPrChange>
          </w:rPr>
          <w:t>下行</w:t>
        </w:r>
        <w:r w:rsidRPr="00D940B1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  <w:rPrChange w:id="6960" w:author="ST1" w:date="2020-12-02T07:44:00Z">
              <w:rPr>
                <w:rFonts w:ascii="標楷體" w:hAnsi="標楷體"/>
                <w:b/>
                <w:szCs w:val="32"/>
              </w:rPr>
            </w:rPrChange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940B1" w:rsidRPr="00D940B1" w14:paraId="0F8E6C0A" w14:textId="77777777" w:rsidTr="00D940B1">
        <w:trPr>
          <w:ins w:id="6961" w:author="ST1" w:date="2020-12-02T07:4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4A46E2" w14:textId="77777777" w:rsidR="00D940B1" w:rsidRPr="00D940B1" w:rsidRDefault="00D940B1" w:rsidP="00167D24">
            <w:pPr>
              <w:widowControl/>
              <w:jc w:val="center"/>
              <w:rPr>
                <w:ins w:id="6962" w:author="ST1" w:date="2020-12-02T07:40:00Z"/>
                <w:rFonts w:ascii="標楷體" w:eastAsia="標楷體" w:hAnsi="標楷體"/>
                <w:bCs/>
                <w:color w:val="0070C0"/>
                <w:rPrChange w:id="6963" w:author="ST1" w:date="2020-12-02T07:44:00Z">
                  <w:rPr>
                    <w:ins w:id="6964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65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66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序</w:t>
              </w:r>
            </w:ins>
          </w:p>
          <w:p w14:paraId="528E160E" w14:textId="77777777" w:rsidR="00D940B1" w:rsidRPr="00D940B1" w:rsidRDefault="00D940B1" w:rsidP="00167D24">
            <w:pPr>
              <w:widowControl/>
              <w:jc w:val="center"/>
              <w:rPr>
                <w:ins w:id="6967" w:author="ST1" w:date="2020-12-02T07:40:00Z"/>
                <w:rFonts w:ascii="標楷體" w:eastAsia="標楷體" w:hAnsi="標楷體"/>
                <w:bCs/>
                <w:color w:val="0070C0"/>
                <w:rPrChange w:id="6968" w:author="ST1" w:date="2020-12-02T07:44:00Z">
                  <w:rPr>
                    <w:ins w:id="6969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70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71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F0FBA4" w14:textId="77777777" w:rsidR="00D940B1" w:rsidRPr="00D940B1" w:rsidRDefault="00D940B1" w:rsidP="00167D24">
            <w:pPr>
              <w:widowControl/>
              <w:jc w:val="center"/>
              <w:rPr>
                <w:ins w:id="6972" w:author="ST1" w:date="2020-12-02T07:40:00Z"/>
                <w:rFonts w:ascii="標楷體" w:eastAsia="標楷體" w:hAnsi="標楷體"/>
                <w:bCs/>
                <w:color w:val="0070C0"/>
                <w:rPrChange w:id="6973" w:author="ST1" w:date="2020-12-02T07:44:00Z">
                  <w:rPr>
                    <w:ins w:id="6974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75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76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F29347" w14:textId="77777777" w:rsidR="00D940B1" w:rsidRPr="00D940B1" w:rsidRDefault="00D940B1" w:rsidP="00167D24">
            <w:pPr>
              <w:widowControl/>
              <w:jc w:val="center"/>
              <w:rPr>
                <w:ins w:id="6977" w:author="ST1" w:date="2020-12-02T07:40:00Z"/>
                <w:rFonts w:ascii="標楷體" w:eastAsia="標楷體" w:hAnsi="標楷體"/>
                <w:bCs/>
                <w:color w:val="0070C0"/>
                <w:rPrChange w:id="6978" w:author="ST1" w:date="2020-12-02T07:44:00Z">
                  <w:rPr>
                    <w:ins w:id="6979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80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81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08D652" w14:textId="77777777" w:rsidR="00D940B1" w:rsidRPr="00D940B1" w:rsidRDefault="00D940B1" w:rsidP="00167D24">
            <w:pPr>
              <w:widowControl/>
              <w:jc w:val="center"/>
              <w:rPr>
                <w:ins w:id="6982" w:author="ST1" w:date="2020-12-02T07:40:00Z"/>
                <w:rFonts w:ascii="標楷體" w:eastAsia="標楷體" w:hAnsi="標楷體"/>
                <w:bCs/>
                <w:color w:val="0070C0"/>
                <w:rPrChange w:id="6983" w:author="ST1" w:date="2020-12-02T07:44:00Z">
                  <w:rPr>
                    <w:ins w:id="6984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85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86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12E53A" w14:textId="77777777" w:rsidR="00D940B1" w:rsidRPr="00D940B1" w:rsidRDefault="00D940B1" w:rsidP="00167D24">
            <w:pPr>
              <w:widowControl/>
              <w:jc w:val="center"/>
              <w:rPr>
                <w:ins w:id="6987" w:author="ST1" w:date="2020-12-02T07:40:00Z"/>
                <w:rFonts w:ascii="標楷體" w:eastAsia="標楷體" w:hAnsi="標楷體"/>
                <w:bCs/>
                <w:color w:val="0070C0"/>
                <w:rPrChange w:id="6988" w:author="ST1" w:date="2020-12-02T07:44:00Z">
                  <w:rPr>
                    <w:ins w:id="6989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90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91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F0A8F4" w14:textId="77777777" w:rsidR="00D940B1" w:rsidRPr="00D940B1" w:rsidRDefault="00D940B1" w:rsidP="00167D24">
            <w:pPr>
              <w:spacing w:line="140" w:lineRule="atLeast"/>
              <w:jc w:val="center"/>
              <w:rPr>
                <w:ins w:id="6992" w:author="ST1" w:date="2020-12-02T07:40:00Z"/>
                <w:rFonts w:ascii="標楷體" w:eastAsia="標楷體" w:hAnsi="標楷體"/>
                <w:bCs/>
                <w:color w:val="0070C0"/>
                <w:rPrChange w:id="6993" w:author="ST1" w:date="2020-12-02T07:44:00Z">
                  <w:rPr>
                    <w:ins w:id="6994" w:author="ST1" w:date="2020-12-02T07:40:00Z"/>
                    <w:rFonts w:ascii="標楷體" w:eastAsia="標楷體" w:hAnsi="標楷體"/>
                  </w:rPr>
                </w:rPrChange>
              </w:rPr>
            </w:pPr>
            <w:ins w:id="6995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96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欄位說明</w:t>
              </w:r>
            </w:ins>
          </w:p>
        </w:tc>
      </w:tr>
      <w:tr w:rsidR="00D940B1" w:rsidRPr="00D940B1" w14:paraId="44115947" w14:textId="77777777" w:rsidTr="00D940B1">
        <w:trPr>
          <w:ins w:id="6997" w:author="ST1" w:date="2020-12-02T07:4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D3757A" w14:textId="77777777" w:rsidR="00D940B1" w:rsidRPr="00D940B1" w:rsidRDefault="00D940B1" w:rsidP="00D940B1">
            <w:pPr>
              <w:spacing w:line="140" w:lineRule="atLeast"/>
              <w:rPr>
                <w:ins w:id="6998" w:author="ST1" w:date="2020-12-02T07:40:00Z"/>
                <w:rFonts w:ascii="標楷體" w:eastAsia="標楷體" w:hAnsi="標楷體"/>
                <w:color w:val="0070C0"/>
                <w:rPrChange w:id="6999" w:author="ST1" w:date="2020-12-02T07:44:00Z">
                  <w:rPr>
                    <w:ins w:id="7000" w:author="ST1" w:date="2020-12-02T07:40:00Z"/>
                    <w:rFonts w:ascii="標楷體" w:eastAsia="標楷體" w:hAnsi="標楷體"/>
                  </w:rPr>
                </w:rPrChange>
              </w:rPr>
            </w:pPr>
            <w:ins w:id="7001" w:author="ST1" w:date="2020-12-02T07:40:00Z">
              <w:r w:rsidRPr="00D940B1">
                <w:rPr>
                  <w:rFonts w:ascii="標楷體" w:eastAsia="標楷體" w:hAnsi="標楷體"/>
                  <w:color w:val="0070C0"/>
                  <w:rPrChange w:id="7002" w:author="ST1" w:date="2020-12-02T07:44:00Z">
                    <w:rPr>
                      <w:rFonts w:ascii="標楷體" w:eastAsia="標楷體" w:hAnsi="標楷體"/>
                    </w:rPr>
                  </w:rPrChange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4EABD9" w14:textId="2FAFE584" w:rsidR="00D940B1" w:rsidRPr="00D940B1" w:rsidRDefault="00D940B1" w:rsidP="00D940B1">
            <w:pPr>
              <w:spacing w:line="140" w:lineRule="atLeast"/>
              <w:rPr>
                <w:ins w:id="7003" w:author="ST1" w:date="2020-12-02T07:40:00Z"/>
                <w:rFonts w:ascii="標楷體" w:eastAsia="標楷體" w:hAnsi="標楷體"/>
                <w:color w:val="0070C0"/>
                <w:rPrChange w:id="7004" w:author="ST1" w:date="2020-12-02T07:44:00Z">
                  <w:rPr>
                    <w:ins w:id="7005" w:author="ST1" w:date="2020-12-02T07:40:00Z"/>
                    <w:rFonts w:ascii="標楷體" w:eastAsia="標楷體" w:hAnsi="標楷體"/>
                  </w:rPr>
                </w:rPrChange>
              </w:rPr>
            </w:pPr>
            <w:ins w:id="7006" w:author="ST1" w:date="2020-12-02T07:41:00Z">
              <w:r w:rsidRPr="00D940B1">
                <w:rPr>
                  <w:rFonts w:ascii="標楷體" w:eastAsia="標楷體" w:hAnsi="標楷體"/>
                  <w:color w:val="0070C0"/>
                  <w:rPrChange w:id="7007" w:author="ST1" w:date="2020-12-02T07:44:00Z">
                    <w:rPr>
                      <w:rFonts w:ascii="標楷體" w:eastAsia="標楷體" w:hAnsi="標楷體"/>
                    </w:rPr>
                  </w:rPrChange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239E90" w14:textId="4F9106B5" w:rsidR="00D940B1" w:rsidRPr="00D940B1" w:rsidRDefault="00D940B1" w:rsidP="00D940B1">
            <w:pPr>
              <w:spacing w:line="140" w:lineRule="atLeast"/>
              <w:rPr>
                <w:ins w:id="7008" w:author="ST1" w:date="2020-12-02T07:40:00Z"/>
                <w:rFonts w:ascii="標楷體" w:eastAsia="標楷體" w:hAnsi="標楷體"/>
                <w:color w:val="0070C0"/>
                <w:rPrChange w:id="7009" w:author="ST1" w:date="2020-12-02T07:44:00Z">
                  <w:rPr>
                    <w:ins w:id="7010" w:author="ST1" w:date="2020-12-02T07:40:00Z"/>
                    <w:rFonts w:ascii="標楷體" w:eastAsia="標楷體" w:hAnsi="標楷體"/>
                  </w:rPr>
                </w:rPrChange>
              </w:rPr>
            </w:pPr>
            <w:ins w:id="7011" w:author="ST1" w:date="2020-12-02T07:41:00Z">
              <w:r w:rsidRPr="00D940B1">
                <w:rPr>
                  <w:rFonts w:ascii="標楷體" w:eastAsia="標楷體" w:hAnsi="標楷體" w:cs="新細明體" w:hint="eastAsia"/>
                  <w:color w:val="0070C0"/>
                  <w:kern w:val="0"/>
                  <w:rPrChange w:id="7012" w:author="ST1" w:date="2020-12-02T07:44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86E887" w14:textId="6AC870F3" w:rsidR="00D940B1" w:rsidRPr="00D940B1" w:rsidRDefault="00D940B1" w:rsidP="00D940B1">
            <w:pPr>
              <w:spacing w:line="140" w:lineRule="atLeast"/>
              <w:jc w:val="center"/>
              <w:rPr>
                <w:ins w:id="7013" w:author="ST1" w:date="2020-12-02T07:40:00Z"/>
                <w:rFonts w:ascii="標楷體" w:eastAsia="標楷體" w:hAnsi="標楷體"/>
                <w:color w:val="0070C0"/>
                <w:rPrChange w:id="7014" w:author="ST1" w:date="2020-12-02T07:44:00Z">
                  <w:rPr>
                    <w:ins w:id="7015" w:author="ST1" w:date="2020-12-02T07:40:00Z"/>
                    <w:rFonts w:ascii="標楷體" w:eastAsia="標楷體" w:hAnsi="標楷體"/>
                  </w:rPr>
                </w:rPrChange>
              </w:rPr>
            </w:pPr>
            <w:ins w:id="7016" w:author="ST1" w:date="2020-12-02T07:41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7017" w:author="ST1" w:date="2020-12-02T07:44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938ABE" w14:textId="32F01D17" w:rsidR="00D940B1" w:rsidRPr="00D940B1" w:rsidRDefault="00D940B1" w:rsidP="00D940B1">
            <w:pPr>
              <w:spacing w:line="140" w:lineRule="atLeast"/>
              <w:jc w:val="center"/>
              <w:rPr>
                <w:ins w:id="7018" w:author="ST1" w:date="2020-12-02T07:40:00Z"/>
                <w:rFonts w:ascii="標楷體" w:eastAsia="標楷體" w:hAnsi="標楷體"/>
                <w:color w:val="0070C0"/>
                <w:rPrChange w:id="7019" w:author="ST1" w:date="2020-12-02T07:44:00Z">
                  <w:rPr>
                    <w:ins w:id="7020" w:author="ST1" w:date="2020-12-02T07:40:00Z"/>
                    <w:rFonts w:ascii="標楷體" w:eastAsia="標楷體" w:hAnsi="標楷體"/>
                  </w:rPr>
                </w:rPrChange>
              </w:rPr>
            </w:pPr>
            <w:ins w:id="7021" w:author="ST1" w:date="2020-12-02T07:41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7022" w:author="ST1" w:date="2020-12-02T07:44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3E4CB3" w14:textId="58B97511" w:rsidR="00D940B1" w:rsidRPr="00D940B1" w:rsidRDefault="00D940B1" w:rsidP="00D940B1">
            <w:pPr>
              <w:spacing w:line="140" w:lineRule="atLeast"/>
              <w:rPr>
                <w:ins w:id="7023" w:author="ST1" w:date="2020-12-02T07:40:00Z"/>
                <w:rFonts w:ascii="標楷體" w:eastAsia="標楷體" w:hAnsi="標楷體"/>
                <w:color w:val="0070C0"/>
                <w:rPrChange w:id="7024" w:author="ST1" w:date="2020-12-02T07:44:00Z">
                  <w:rPr>
                    <w:ins w:id="7025" w:author="ST1" w:date="2020-12-02T07:40:00Z"/>
                    <w:rFonts w:ascii="標楷體" w:eastAsia="標楷體" w:hAnsi="標楷體"/>
                  </w:rPr>
                </w:rPrChange>
              </w:rPr>
            </w:pPr>
          </w:p>
        </w:tc>
      </w:tr>
    </w:tbl>
    <w:p w14:paraId="6646A25F" w14:textId="2A64B58B" w:rsidR="00D940B1" w:rsidRDefault="00D940B1" w:rsidP="00BB1296">
      <w:pPr>
        <w:ind w:leftChars="500" w:left="1200"/>
        <w:rPr>
          <w:ins w:id="7026" w:author="ST1" w:date="2020-12-02T07:40:00Z"/>
          <w:rFonts w:ascii="標楷體" w:eastAsia="標楷體" w:hAnsi="標楷體"/>
        </w:rPr>
      </w:pPr>
    </w:p>
    <w:p w14:paraId="7B7B425D" w14:textId="3A046B06" w:rsidR="00D940B1" w:rsidRPr="008F20B5" w:rsidDel="00D940B1" w:rsidRDefault="00D940B1" w:rsidP="00BB1296">
      <w:pPr>
        <w:ind w:leftChars="500" w:left="1200"/>
        <w:rPr>
          <w:del w:id="7027" w:author="ST1" w:date="2020-12-02T07:41:00Z"/>
          <w:rFonts w:ascii="標楷體" w:eastAsia="標楷體" w:hAnsi="標楷體"/>
        </w:rPr>
      </w:pPr>
    </w:p>
    <w:p w14:paraId="303095FE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2F6ED37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5F73CCE" w14:textId="1047F072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7028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7029" w:name="_L2411不動產土地擔保品資料登錄"/>
      <w:bookmarkStart w:id="7030" w:name="_L2416不動產土地擔保品資料登錄"/>
      <w:bookmarkEnd w:id="7029"/>
      <w:bookmarkEnd w:id="7030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6</w:t>
      </w:r>
      <w:r w:rsidRPr="008F20B5">
        <w:rPr>
          <w:rFonts w:ascii="標楷體" w:hAnsi="標楷體" w:hint="eastAsia"/>
          <w:b/>
          <w:szCs w:val="32"/>
        </w:rPr>
        <w:t>不動產土地擔保品資料登錄</w:t>
      </w: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7031" w:author="家興 余" w:date="2021-03-19T19:07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037"/>
        <w:gridCol w:w="566"/>
        <w:tblGridChange w:id="7032">
          <w:tblGrid>
            <w:gridCol w:w="481"/>
            <w:gridCol w:w="84"/>
            <w:gridCol w:w="1470"/>
            <w:gridCol w:w="1095"/>
            <w:gridCol w:w="2530"/>
            <w:gridCol w:w="335"/>
            <w:gridCol w:w="373"/>
            <w:gridCol w:w="193"/>
            <w:gridCol w:w="566"/>
            <w:gridCol w:w="85"/>
            <w:gridCol w:w="2518"/>
            <w:gridCol w:w="437"/>
            <w:gridCol w:w="2955"/>
          </w:tblGrid>
        </w:tblGridChange>
      </w:tblGrid>
      <w:tr w:rsidR="00330AAC" w:rsidRPr="008F20B5" w14:paraId="74141053" w14:textId="77777777" w:rsidTr="00756BBE">
        <w:trPr>
          <w:trHeight w:val="350"/>
          <w:trPrChange w:id="7033" w:author="家興 余" w:date="2021-03-19T19:07:00Z">
            <w:trPr>
              <w:trHeight w:val="350"/>
            </w:trPr>
          </w:trPrChange>
        </w:trPr>
        <w:tc>
          <w:tcPr>
            <w:tcW w:w="274" w:type="pct"/>
            <w:shd w:val="clear" w:color="auto" w:fill="auto"/>
            <w:hideMark/>
            <w:tcPrChange w:id="7034" w:author="家興 余" w:date="2021-03-19T19:07:00Z">
              <w:tcPr>
                <w:tcW w:w="237" w:type="pct"/>
                <w:shd w:val="clear" w:color="auto" w:fill="auto"/>
                <w:hideMark/>
              </w:tcPr>
            </w:tcPrChange>
          </w:tcPr>
          <w:p w14:paraId="58E4A54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4" w:type="pct"/>
            <w:shd w:val="clear" w:color="auto" w:fill="auto"/>
            <w:hideMark/>
            <w:tcPrChange w:id="7035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56A51A43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  <w:tcPrChange w:id="7036" w:author="家興 余" w:date="2021-03-19T19:07:00Z">
              <w:tcPr>
                <w:tcW w:w="1244" w:type="pct"/>
                <w:shd w:val="clear" w:color="auto" w:fill="auto"/>
                <w:hideMark/>
              </w:tcPr>
            </w:tcPrChange>
          </w:tcPr>
          <w:p w14:paraId="16ED602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  <w:tcPrChange w:id="7037" w:author="家興 余" w:date="2021-03-19T19:07:00Z">
              <w:tcPr>
                <w:tcW w:w="348" w:type="pct"/>
                <w:gridSpan w:val="2"/>
                <w:shd w:val="clear" w:color="auto" w:fill="auto"/>
                <w:hideMark/>
              </w:tcPr>
            </w:tcPrChange>
          </w:tcPr>
          <w:p w14:paraId="2B8E432F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  <w:tcPrChange w:id="7038" w:author="家興 余" w:date="2021-03-19T19:07:00Z">
              <w:tcPr>
                <w:tcW w:w="415" w:type="pct"/>
                <w:gridSpan w:val="3"/>
                <w:shd w:val="clear" w:color="auto" w:fill="auto"/>
                <w:hideMark/>
              </w:tcPr>
            </w:tcPrChange>
          </w:tcPr>
          <w:p w14:paraId="0BB4307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  <w:tcPrChange w:id="7039" w:author="家興 余" w:date="2021-03-19T19:07:00Z">
              <w:tcPr>
                <w:tcW w:w="1" w:type="pct"/>
                <w:gridSpan w:val="2"/>
              </w:tcPr>
            </w:tcPrChange>
          </w:tcPr>
          <w:p w14:paraId="54FD20B8" w14:textId="3B1BB609" w:rsidR="00330AAC" w:rsidRPr="008F20B5" w:rsidRDefault="00330AAC">
            <w:pPr>
              <w:widowControl/>
              <w:jc w:val="center"/>
              <w:rPr>
                <w:ins w:id="704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41" w:author="家興 余" w:date="2021-01-21T10:21:00Z">
                <w:pPr>
                  <w:widowControl/>
                </w:pPr>
              </w:pPrChange>
            </w:pPr>
            <w:ins w:id="7042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64" w:type="pct"/>
            <w:gridSpan w:val="2"/>
            <w:shd w:val="clear" w:color="auto" w:fill="auto"/>
            <w:hideMark/>
            <w:tcPrChange w:id="7043" w:author="家興 余" w:date="2021-03-19T19:07:00Z">
              <w:tcPr>
                <w:tcW w:w="1453" w:type="pct"/>
                <w:shd w:val="clear" w:color="auto" w:fill="auto"/>
                <w:hideMark/>
              </w:tcPr>
            </w:tcPrChange>
          </w:tcPr>
          <w:p w14:paraId="1AB38578" w14:textId="7F860F1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4D8FFDFE" w14:textId="77777777" w:rsidTr="00756BBE">
        <w:trPr>
          <w:trHeight w:val="340"/>
          <w:trPrChange w:id="704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4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0C34826" w14:textId="7F1724EF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46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1EB3A75C" w14:textId="35F0E3AE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3" w:type="pct"/>
            <w:shd w:val="clear" w:color="auto" w:fill="auto"/>
            <w:hideMark/>
            <w:tcPrChange w:id="7047" w:author="家興 余" w:date="2021-03-19T19:07:00Z">
              <w:tcPr>
                <w:tcW w:w="1244" w:type="pct"/>
                <w:shd w:val="clear" w:color="auto" w:fill="auto"/>
                <w:hideMark/>
              </w:tcPr>
            </w:tcPrChange>
          </w:tcPr>
          <w:p w14:paraId="6D2827D2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  <w:tcPrChange w:id="7048" w:author="家興 余" w:date="2021-03-19T19:07:00Z">
              <w:tcPr>
                <w:tcW w:w="348" w:type="pct"/>
                <w:gridSpan w:val="2"/>
                <w:shd w:val="clear" w:color="auto" w:fill="auto"/>
                <w:hideMark/>
              </w:tcPr>
            </w:tcPrChange>
          </w:tcPr>
          <w:p w14:paraId="388C945B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  <w:tcPrChange w:id="7049" w:author="家興 余" w:date="2021-03-19T19:07:00Z">
              <w:tcPr>
                <w:tcW w:w="415" w:type="pct"/>
                <w:gridSpan w:val="3"/>
                <w:shd w:val="clear" w:color="auto" w:fill="auto"/>
                <w:hideMark/>
              </w:tcPr>
            </w:tcPrChange>
          </w:tcPr>
          <w:p w14:paraId="042444A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  <w:tcPrChange w:id="7050" w:author="家興 余" w:date="2021-03-19T19:07:00Z">
              <w:tcPr>
                <w:tcW w:w="1" w:type="pct"/>
                <w:gridSpan w:val="2"/>
              </w:tcPr>
            </w:tcPrChange>
          </w:tcPr>
          <w:p w14:paraId="77C8BE60" w14:textId="7B93565D" w:rsidR="00330AAC" w:rsidRPr="008F20B5" w:rsidRDefault="00330AAC">
            <w:pPr>
              <w:widowControl/>
              <w:jc w:val="center"/>
              <w:rPr>
                <w:ins w:id="705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52" w:author="家興 余" w:date="2021-01-21T10:21:00Z">
                <w:pPr>
                  <w:widowControl/>
                </w:pPr>
              </w:pPrChange>
            </w:pPr>
            <w:ins w:id="7053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054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7E6A42C2" w14:textId="0DDD245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L2416</w:t>
            </w:r>
          </w:p>
        </w:tc>
      </w:tr>
      <w:tr w:rsidR="00330AAC" w:rsidRPr="008F20B5" w14:paraId="7D2E927D" w14:textId="77777777" w:rsidTr="00756BBE">
        <w:trPr>
          <w:trHeight w:val="340"/>
          <w:trPrChange w:id="7055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56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2DEE6FD" w14:textId="755B519D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tcPrChange w:id="7057" w:author="家興 余" w:date="2021-03-19T19:07:00Z">
              <w:tcPr>
                <w:tcW w:w="1303" w:type="pct"/>
                <w:gridSpan w:val="3"/>
                <w:shd w:val="clear" w:color="auto" w:fill="auto"/>
              </w:tcPr>
            </w:tcPrChange>
          </w:tcPr>
          <w:p w14:paraId="1C505187" w14:textId="50A1EA16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923" w:type="pct"/>
            <w:shd w:val="clear" w:color="auto" w:fill="auto"/>
            <w:tcPrChange w:id="7058" w:author="家興 余" w:date="2021-03-19T19:07:00Z">
              <w:tcPr>
                <w:tcW w:w="1244" w:type="pct"/>
                <w:shd w:val="clear" w:color="auto" w:fill="auto"/>
              </w:tcPr>
            </w:tcPrChange>
          </w:tcPr>
          <w:p w14:paraId="50547046" w14:textId="78F6DD5A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5" w:type="pct"/>
            <w:shd w:val="clear" w:color="auto" w:fill="auto"/>
            <w:tcPrChange w:id="7059" w:author="家興 余" w:date="2021-03-19T19:07:00Z">
              <w:tcPr>
                <w:tcW w:w="348" w:type="pct"/>
                <w:gridSpan w:val="2"/>
                <w:shd w:val="clear" w:color="auto" w:fill="auto"/>
              </w:tcPr>
            </w:tcPrChange>
          </w:tcPr>
          <w:p w14:paraId="52640B2A" w14:textId="11050C0B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tcPrChange w:id="7060" w:author="家興 余" w:date="2021-03-19T19:07:00Z">
              <w:tcPr>
                <w:tcW w:w="415" w:type="pct"/>
                <w:gridSpan w:val="3"/>
                <w:shd w:val="clear" w:color="auto" w:fill="auto"/>
              </w:tcPr>
            </w:tcPrChange>
          </w:tcPr>
          <w:p w14:paraId="630D2D03" w14:textId="67BCB76E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061" w:author="家興 余" w:date="2021-03-19T19:07:00Z">
              <w:tcPr>
                <w:tcW w:w="1" w:type="pct"/>
                <w:gridSpan w:val="2"/>
              </w:tcPr>
            </w:tcPrChange>
          </w:tcPr>
          <w:p w14:paraId="07D7332C" w14:textId="18F9AF76" w:rsidR="00330AAC" w:rsidRPr="008F20B5" w:rsidRDefault="00330AAC">
            <w:pPr>
              <w:widowControl/>
              <w:jc w:val="center"/>
              <w:rPr>
                <w:ins w:id="706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63" w:author="家興 余" w:date="2021-01-21T10:21:00Z">
                <w:pPr>
                  <w:widowControl/>
                </w:pPr>
              </w:pPrChange>
            </w:pPr>
            <w:ins w:id="7064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065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0B84B55E" w14:textId="6B3C6A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39203E18" w14:textId="77777777" w:rsidTr="00756BBE">
        <w:trPr>
          <w:trHeight w:val="340"/>
          <w:trPrChange w:id="706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6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4AA8603" w14:textId="4B56F835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68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1CE3D64B" w14:textId="5625C19C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7069" w:author="家興 余" w:date="2021-03-19T19:07:00Z">
              <w:tcPr>
                <w:tcW w:w="1244" w:type="pct"/>
                <w:shd w:val="clear" w:color="auto" w:fill="auto"/>
                <w:vAlign w:val="center"/>
                <w:hideMark/>
              </w:tcPr>
            </w:tcPrChange>
          </w:tcPr>
          <w:p w14:paraId="6BA0AD5F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70" w:author="家興 余" w:date="2021-03-19T19:07:00Z">
              <w:tcPr>
                <w:tcW w:w="348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E280336" w14:textId="30912A43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71" w:author="家興 余" w:date="2021-03-19T19:07:00Z">
              <w:tcPr>
                <w:tcW w:w="415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300FDF19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072" w:author="家興 余" w:date="2021-03-19T19:07:00Z">
              <w:tcPr>
                <w:tcW w:w="1" w:type="pct"/>
                <w:gridSpan w:val="2"/>
              </w:tcPr>
            </w:tcPrChange>
          </w:tcPr>
          <w:p w14:paraId="62C71736" w14:textId="1C2B53B4" w:rsidR="00330AAC" w:rsidRPr="008F20B5" w:rsidRDefault="00330AAC">
            <w:pPr>
              <w:widowControl/>
              <w:jc w:val="center"/>
              <w:rPr>
                <w:ins w:id="707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74" w:author="家興 余" w:date="2021-01-21T10:21:00Z">
                <w:pPr>
                  <w:widowControl/>
                </w:pPr>
              </w:pPrChange>
            </w:pPr>
            <w:ins w:id="7075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076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BEE8990" w14:textId="65D2CB1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</w:p>
        </w:tc>
      </w:tr>
      <w:tr w:rsidR="00330AAC" w:rsidRPr="008F20B5" w14:paraId="15E2C789" w14:textId="77777777" w:rsidTr="00756BBE">
        <w:trPr>
          <w:trHeight w:val="340"/>
          <w:trPrChange w:id="707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7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4FADE09" w14:textId="030D07C4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79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4724C567" w14:textId="5B827D30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7080" w:author="家興 余" w:date="2021-03-19T19:07:00Z">
              <w:tcPr>
                <w:tcW w:w="1244" w:type="pct"/>
                <w:shd w:val="clear" w:color="auto" w:fill="auto"/>
                <w:vAlign w:val="center"/>
                <w:hideMark/>
              </w:tcPr>
            </w:tcPrChange>
          </w:tcPr>
          <w:p w14:paraId="68B5DADB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81" w:author="家興 余" w:date="2021-03-19T19:07:00Z">
              <w:tcPr>
                <w:tcW w:w="348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399E69E" w14:textId="578F802F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82" w:author="家興 余" w:date="2021-03-19T19:07:00Z">
              <w:tcPr>
                <w:tcW w:w="415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230F3D1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083" w:author="家興 余" w:date="2021-03-19T19:07:00Z">
              <w:tcPr>
                <w:tcW w:w="1" w:type="pct"/>
                <w:gridSpan w:val="2"/>
              </w:tcPr>
            </w:tcPrChange>
          </w:tcPr>
          <w:p w14:paraId="43C2D409" w14:textId="77777777" w:rsidR="00330AAC" w:rsidRPr="008F20B5" w:rsidRDefault="00330AAC">
            <w:pPr>
              <w:widowControl/>
              <w:jc w:val="center"/>
              <w:rPr>
                <w:ins w:id="708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85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086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4299AF15" w14:textId="0AD2603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CDE80A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EF9B60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CC9B31D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10E947B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606FF0F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17D3A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7C2B04F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196B15F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C362CC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55F85F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CA206E7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EEFA70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3AE7B2F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5C8F45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69525BD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1799FD5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0B069084" w14:textId="0999530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330AAC" w:rsidRPr="008F20B5" w14:paraId="21304157" w14:textId="77777777" w:rsidTr="00756BBE">
        <w:trPr>
          <w:trHeight w:val="340"/>
          <w:trPrChange w:id="708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8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80FDA4F" w14:textId="1705A448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89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0336C4CC" w14:textId="4E7C269D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ClNo   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7090" w:author="家興 余" w:date="2021-03-19T19:07:00Z">
              <w:tcPr>
                <w:tcW w:w="1244" w:type="pct"/>
                <w:shd w:val="clear" w:color="auto" w:fill="auto"/>
                <w:vAlign w:val="center"/>
                <w:hideMark/>
              </w:tcPr>
            </w:tcPrChange>
          </w:tcPr>
          <w:p w14:paraId="67286D25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5" w:type="pct"/>
            <w:shd w:val="clear" w:color="auto" w:fill="auto"/>
            <w:hideMark/>
            <w:tcPrChange w:id="7091" w:author="家興 余" w:date="2021-03-19T19:07:00Z">
              <w:tcPr>
                <w:tcW w:w="348" w:type="pct"/>
                <w:gridSpan w:val="2"/>
                <w:shd w:val="clear" w:color="auto" w:fill="auto"/>
                <w:hideMark/>
              </w:tcPr>
            </w:tcPrChange>
          </w:tcPr>
          <w:p w14:paraId="14F016A3" w14:textId="0BE22151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  <w:tcPrChange w:id="7092" w:author="家興 余" w:date="2021-03-19T19:07:00Z">
              <w:tcPr>
                <w:tcW w:w="415" w:type="pct"/>
                <w:gridSpan w:val="3"/>
                <w:shd w:val="clear" w:color="auto" w:fill="auto"/>
                <w:hideMark/>
              </w:tcPr>
            </w:tcPrChange>
          </w:tcPr>
          <w:p w14:paraId="59A12ECD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093" w:author="家興 余" w:date="2021-03-19T19:07:00Z">
              <w:tcPr>
                <w:tcW w:w="1" w:type="pct"/>
                <w:gridSpan w:val="2"/>
              </w:tcPr>
            </w:tcPrChange>
          </w:tcPr>
          <w:p w14:paraId="3F25D76A" w14:textId="77777777" w:rsidR="00330AAC" w:rsidRPr="008F20B5" w:rsidRDefault="00330AAC">
            <w:pPr>
              <w:widowControl/>
              <w:jc w:val="center"/>
              <w:rPr>
                <w:ins w:id="709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95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tcPrChange w:id="7096" w:author="家興 余" w:date="2021-03-19T19:07:00Z">
              <w:tcPr>
                <w:tcW w:w="1453" w:type="pct"/>
                <w:shd w:val="clear" w:color="auto" w:fill="auto"/>
              </w:tcPr>
            </w:tcPrChange>
          </w:tcPr>
          <w:p w14:paraId="178D422C" w14:textId="244D28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330AAC" w:rsidRPr="008F20B5" w14:paraId="0CB50B46" w14:textId="77777777" w:rsidTr="00756BBE">
        <w:trPr>
          <w:trHeight w:val="340"/>
          <w:ins w:id="7097" w:author="ST1" w:date="2020-12-06T22:42:00Z"/>
          <w:trPrChange w:id="709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9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C2DE830" w14:textId="77777777" w:rsidR="00330AAC" w:rsidRPr="00273EA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ins w:id="7100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101" w:author="ST1" w:date="2020-12-06T22:42:00Z">
                  <w:rPr>
                    <w:ins w:id="7102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tcPrChange w:id="7103" w:author="家興 余" w:date="2021-03-19T19:07:00Z">
              <w:tcPr>
                <w:tcW w:w="1303" w:type="pct"/>
                <w:gridSpan w:val="3"/>
                <w:shd w:val="clear" w:color="auto" w:fill="auto"/>
              </w:tcPr>
            </w:tcPrChange>
          </w:tcPr>
          <w:p w14:paraId="58313873" w14:textId="6DFB34AF" w:rsidR="00330AAC" w:rsidRPr="00273EAC" w:rsidRDefault="00330AAC" w:rsidP="00A44938">
            <w:pPr>
              <w:widowControl/>
              <w:rPr>
                <w:ins w:id="7104" w:author="ST1" w:date="2020-12-06T22:42:00Z"/>
                <w:rFonts w:ascii="標楷體" w:eastAsia="標楷體" w:hAnsi="標楷體"/>
                <w:color w:val="FF0000"/>
                <w:highlight w:val="yellow"/>
                <w:rPrChange w:id="7105" w:author="ST1" w:date="2020-12-06T22:42:00Z">
                  <w:rPr>
                    <w:ins w:id="7106" w:author="ST1" w:date="2020-12-06T22:42:00Z"/>
                    <w:rFonts w:ascii="標楷體" w:eastAsia="標楷體" w:hAnsi="標楷體"/>
                  </w:rPr>
                </w:rPrChange>
              </w:rPr>
            </w:pPr>
            <w:ins w:id="7107" w:author="ST1" w:date="2020-12-06T22:42:00Z">
              <w:r w:rsidRPr="00273EAC">
                <w:rPr>
                  <w:rFonts w:ascii="標楷體" w:eastAsia="標楷體" w:hAnsi="標楷體"/>
                  <w:color w:val="FF0000"/>
                  <w:highlight w:val="yellow"/>
                  <w:rPrChange w:id="7108" w:author="ST1" w:date="2020-12-06T22:42:00Z">
                    <w:rPr>
                      <w:rFonts w:ascii="標楷體" w:eastAsia="標楷體" w:hAnsi="標楷體"/>
                    </w:rPr>
                  </w:rPrChange>
                </w:rPr>
                <w:t>LandSeq</w:t>
              </w:r>
            </w:ins>
          </w:p>
        </w:tc>
        <w:tc>
          <w:tcPr>
            <w:tcW w:w="1923" w:type="pct"/>
            <w:shd w:val="clear" w:color="auto" w:fill="auto"/>
            <w:vAlign w:val="center"/>
            <w:tcPrChange w:id="7109" w:author="家興 余" w:date="2021-03-19T19:07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734F8AC3" w14:textId="28329E5A" w:rsidR="00330AAC" w:rsidRPr="009E3DB2" w:rsidRDefault="00330AAC" w:rsidP="00A44938">
            <w:pPr>
              <w:widowControl/>
              <w:rPr>
                <w:ins w:id="7110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111" w:author="ST1" w:date="2020-12-06T22:49:00Z">
                  <w:rPr>
                    <w:ins w:id="7112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113" w:author="ST1" w:date="2020-12-06T22:48:00Z">
              <w:r w:rsidRPr="009E3DB2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7114" w:author="ST1" w:date="2020-12-06T22:49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土地序號</w:t>
              </w:r>
            </w:ins>
          </w:p>
        </w:tc>
        <w:tc>
          <w:tcPr>
            <w:tcW w:w="275" w:type="pct"/>
            <w:shd w:val="clear" w:color="auto" w:fill="auto"/>
            <w:tcPrChange w:id="7115" w:author="家興 余" w:date="2021-03-19T19:07:00Z">
              <w:tcPr>
                <w:tcW w:w="348" w:type="pct"/>
                <w:gridSpan w:val="2"/>
                <w:shd w:val="clear" w:color="auto" w:fill="auto"/>
              </w:tcPr>
            </w:tcPrChange>
          </w:tcPr>
          <w:p w14:paraId="4D8B45C3" w14:textId="17743E4C" w:rsidR="00330AAC" w:rsidRPr="009E3DB2" w:rsidRDefault="00330AAC" w:rsidP="00A44938">
            <w:pPr>
              <w:widowControl/>
              <w:jc w:val="center"/>
              <w:rPr>
                <w:ins w:id="7116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117" w:author="ST1" w:date="2020-12-06T22:49:00Z">
                  <w:rPr>
                    <w:ins w:id="7118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119" w:author="ST1" w:date="2020-12-18T12:09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9</w:t>
              </w:r>
            </w:ins>
            <w:ins w:id="7120" w:author="ST1" w:date="2020-12-06T22:42:00Z">
              <w:del w:id="7121" w:author="ST1" w:date="2020-12-18T12:09:00Z">
                <w:r w:rsidRPr="009E3DB2" w:rsidDel="003153A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7122" w:author="ST1" w:date="2020-12-06T22:49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75" w:type="pct"/>
            <w:shd w:val="clear" w:color="auto" w:fill="auto"/>
            <w:tcPrChange w:id="7123" w:author="家興 余" w:date="2021-03-19T19:07:00Z">
              <w:tcPr>
                <w:tcW w:w="415" w:type="pct"/>
                <w:gridSpan w:val="3"/>
                <w:shd w:val="clear" w:color="auto" w:fill="auto"/>
              </w:tcPr>
            </w:tcPrChange>
          </w:tcPr>
          <w:p w14:paraId="73002B78" w14:textId="42E10A92" w:rsidR="00330AAC" w:rsidRPr="009E3DB2" w:rsidRDefault="00330AAC" w:rsidP="00A44938">
            <w:pPr>
              <w:widowControl/>
              <w:jc w:val="center"/>
              <w:rPr>
                <w:ins w:id="7124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125" w:author="ST1" w:date="2020-12-06T22:49:00Z">
                  <w:rPr>
                    <w:ins w:id="7126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127" w:author="ST1" w:date="2020-12-06T22:42:00Z">
              <w:r w:rsidRPr="009E3DB2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7128" w:author="ST1" w:date="2020-12-06T22:4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75" w:type="pct"/>
            <w:tcPrChange w:id="7129" w:author="家興 余" w:date="2021-03-19T19:07:00Z">
              <w:tcPr>
                <w:tcW w:w="1" w:type="pct"/>
                <w:gridSpan w:val="2"/>
              </w:tcPr>
            </w:tcPrChange>
          </w:tcPr>
          <w:p w14:paraId="282DA8A0" w14:textId="77777777" w:rsidR="00330AAC" w:rsidRPr="008F20B5" w:rsidRDefault="00330AAC">
            <w:pPr>
              <w:widowControl/>
              <w:jc w:val="center"/>
              <w:rPr>
                <w:ins w:id="713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31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tcPrChange w:id="7132" w:author="家興 余" w:date="2021-03-19T19:07:00Z">
              <w:tcPr>
                <w:tcW w:w="1453" w:type="pct"/>
                <w:shd w:val="clear" w:color="auto" w:fill="auto"/>
              </w:tcPr>
            </w:tcPrChange>
          </w:tcPr>
          <w:p w14:paraId="378BA32C" w14:textId="29C5E6A2" w:rsidR="00330AAC" w:rsidRPr="008F20B5" w:rsidRDefault="00330AAC" w:rsidP="003153AB">
            <w:pPr>
              <w:widowControl/>
              <w:rPr>
                <w:ins w:id="7133" w:author="ST1" w:date="2020-12-18T12:10:00Z"/>
                <w:rFonts w:ascii="標楷體" w:eastAsia="標楷體" w:hAnsi="標楷體" w:cs="新細明體"/>
                <w:color w:val="000000"/>
                <w:kern w:val="0"/>
              </w:rPr>
            </w:pPr>
            <w:ins w:id="7134" w:author="ST1" w:date="2020-12-18T12:1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1為1:房地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</w:t>
              </w:r>
            </w:ins>
          </w:p>
          <w:p w14:paraId="68908E6E" w14:textId="13989A83" w:rsidR="00330AAC" w:rsidRPr="009E3DB2" w:rsidRDefault="00330AAC">
            <w:pPr>
              <w:widowControl/>
              <w:rPr>
                <w:ins w:id="7135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136" w:author="ST1" w:date="2020-12-06T22:49:00Z">
                  <w:rPr>
                    <w:ins w:id="7137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138" w:author="ST1" w:date="2020-12-18T12:10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 xml:space="preserve">由 </w:t>
              </w:r>
            </w:ins>
            <w:ins w:id="7139" w:author="ST1" w:date="2020-12-18T12:11:00Z"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</w:t>
              </w:r>
            </w:ins>
            <w:ins w:id="7140" w:author="ST1" w:date="2020-12-18T12:10:00Z"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起編，</w:t>
              </w:r>
            </w:ins>
            <w:ins w:id="7141" w:author="ST1" w:date="2020-12-18T12:1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2</w:t>
              </w:r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:</w:t>
              </w:r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土地時固定為0</w:t>
              </w:r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</w:t>
              </w:r>
            </w:ins>
          </w:p>
        </w:tc>
      </w:tr>
      <w:tr w:rsidR="00330AAC" w:rsidRPr="008F20B5" w14:paraId="6A6A726F" w14:textId="77777777" w:rsidTr="00756BBE">
        <w:trPr>
          <w:trHeight w:val="340"/>
          <w:trPrChange w:id="7142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43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77D58C3A" w14:textId="085DDC8B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tcPrChange w:id="7144" w:author="家興 余" w:date="2021-03-19T19:07:00Z">
              <w:tcPr>
                <w:tcW w:w="1303" w:type="pct"/>
                <w:gridSpan w:val="3"/>
                <w:shd w:val="clear" w:color="auto" w:fill="auto"/>
              </w:tcPr>
            </w:tcPrChange>
          </w:tcPr>
          <w:p w14:paraId="56719045" w14:textId="17992F67" w:rsidR="00330AAC" w:rsidRPr="004A1C2C" w:rsidRDefault="00330AAC" w:rsidP="00B337D3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923" w:type="pct"/>
            <w:shd w:val="clear" w:color="auto" w:fill="auto"/>
            <w:tcPrChange w:id="7145" w:author="家興 余" w:date="2021-03-19T19:07:00Z">
              <w:tcPr>
                <w:tcW w:w="1244" w:type="pct"/>
                <w:shd w:val="clear" w:color="auto" w:fill="auto"/>
              </w:tcPr>
            </w:tcPrChange>
          </w:tcPr>
          <w:p w14:paraId="5DB88300" w14:textId="08A16F6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5" w:type="pct"/>
            <w:shd w:val="clear" w:color="auto" w:fill="auto"/>
            <w:tcPrChange w:id="7146" w:author="家興 余" w:date="2021-03-19T19:07:00Z">
              <w:tcPr>
                <w:tcW w:w="348" w:type="pct"/>
                <w:gridSpan w:val="2"/>
                <w:shd w:val="clear" w:color="auto" w:fill="auto"/>
              </w:tcPr>
            </w:tcPrChange>
          </w:tcPr>
          <w:p w14:paraId="0A869256" w14:textId="0A4764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tcPrChange w:id="7147" w:author="家興 余" w:date="2021-03-19T19:07:00Z">
              <w:tcPr>
                <w:tcW w:w="415" w:type="pct"/>
                <w:gridSpan w:val="3"/>
                <w:shd w:val="clear" w:color="auto" w:fill="auto"/>
              </w:tcPr>
            </w:tcPrChange>
          </w:tcPr>
          <w:p w14:paraId="67A89FF7" w14:textId="2573810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148" w:author="家興 余" w:date="2021-03-19T19:07:00Z">
              <w:tcPr>
                <w:tcW w:w="1" w:type="pct"/>
                <w:gridSpan w:val="2"/>
              </w:tcPr>
            </w:tcPrChange>
          </w:tcPr>
          <w:p w14:paraId="0272E1B5" w14:textId="77777777" w:rsidR="00330AAC" w:rsidRPr="008F20B5" w:rsidRDefault="00330AAC">
            <w:pPr>
              <w:widowControl/>
              <w:jc w:val="center"/>
              <w:rPr>
                <w:ins w:id="7149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50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151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3FCA2CB" w14:textId="7AAAB87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6DFE2C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4AF1797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2CCC956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3F8D6B5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F5B9BE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879E38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271BC69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6F9E0F9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1DC980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56445AB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1758B5D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414586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23392A3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6316415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67D5CF5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10803EE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4B0DC5CF" w14:textId="22FA1F4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330AAC" w:rsidRPr="008F20B5" w14:paraId="7DE175D6" w14:textId="77777777" w:rsidTr="00756BBE">
        <w:trPr>
          <w:trHeight w:val="340"/>
          <w:trPrChange w:id="7152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53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6EF941B" w14:textId="71206DC8" w:rsidR="00330AAC" w:rsidRPr="004A1C2C" w:rsidRDefault="00330AAC" w:rsidP="004A1C2C">
            <w:pPr>
              <w:pStyle w:val="af9"/>
              <w:numPr>
                <w:ilvl w:val="1"/>
                <w:numId w:val="48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shd w:val="clear" w:color="auto" w:fill="auto"/>
            <w:noWrap/>
            <w:hideMark/>
            <w:tcPrChange w:id="7154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hideMark/>
              </w:tcPr>
            </w:tcPrChange>
          </w:tcPr>
          <w:p w14:paraId="5011871B" w14:textId="04208C5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923" w:type="pct"/>
            <w:shd w:val="clear" w:color="auto" w:fill="auto"/>
            <w:noWrap/>
            <w:hideMark/>
            <w:tcPrChange w:id="7155" w:author="家興 余" w:date="2021-03-19T19:07:00Z">
              <w:tcPr>
                <w:tcW w:w="1244" w:type="pct"/>
                <w:shd w:val="clear" w:color="auto" w:fill="auto"/>
                <w:noWrap/>
                <w:hideMark/>
              </w:tcPr>
            </w:tcPrChange>
          </w:tcPr>
          <w:p w14:paraId="4B790999" w14:textId="6FB3C03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土地座落（縣／市）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156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D7216E8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157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CE5CACE" w14:textId="5DE2C29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158" w:author="家興 余" w:date="2021-03-19T19:07:00Z">
              <w:tcPr>
                <w:tcW w:w="1" w:type="pct"/>
                <w:gridSpan w:val="2"/>
              </w:tcPr>
            </w:tcPrChange>
          </w:tcPr>
          <w:p w14:paraId="7CA4FF50" w14:textId="77777777" w:rsidR="00330AAC" w:rsidRDefault="00330AAC">
            <w:pPr>
              <w:widowControl/>
              <w:jc w:val="center"/>
              <w:rPr>
                <w:ins w:id="7159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60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61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6A18389" w14:textId="0C498CA3" w:rsidR="00330AAC" w:rsidRDefault="00330AAC">
            <w:pPr>
              <w:widowControl/>
              <w:rPr>
                <w:ins w:id="7162" w:author="ST1" w:date="2020-12-23T21:18:00Z"/>
                <w:rFonts w:ascii="標楷體" w:eastAsia="標楷體" w:hAnsi="標楷體" w:cs="新細明體"/>
                <w:color w:val="000000"/>
                <w:kern w:val="0"/>
              </w:rPr>
            </w:pPr>
            <w:ins w:id="7163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</w:t>
              </w:r>
            </w:ins>
          </w:p>
          <w:p w14:paraId="36A1F284" w14:textId="2CA4B51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164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(L</w:t>
              </w:r>
            </w:ins>
            <w:ins w:id="7165" w:author="ST1" w:date="2020-12-23T21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2416</w:t>
              </w:r>
            </w:ins>
            <w:ins w:id="7166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  <w:del w:id="7167" w:author="ST1" w:date="2020-12-23T21:16:00Z">
              <w:r w:rsidRPr="008F20B5" w:rsidDel="00916BC9">
                <w:rPr>
                  <w:rFonts w:ascii="標楷體" w:eastAsia="標楷體" w:hAnsi="標楷體" w:cs="新細明體"/>
                  <w:color w:val="000000"/>
                  <w:kern w:val="0"/>
                </w:rPr>
                <w:delText>000</w:delText>
              </w:r>
            </w:del>
          </w:p>
        </w:tc>
      </w:tr>
      <w:tr w:rsidR="00330AAC" w:rsidRPr="008F20B5" w14:paraId="1DD7F067" w14:textId="77777777" w:rsidTr="00756BBE">
        <w:trPr>
          <w:trHeight w:val="340"/>
          <w:trPrChange w:id="716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6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30CF1EA5" w14:textId="7BE8F63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70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4D77596" w14:textId="4FFE197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AreaCode</w:t>
            </w:r>
          </w:p>
        </w:tc>
        <w:tc>
          <w:tcPr>
            <w:tcW w:w="1923" w:type="pct"/>
            <w:shd w:val="clear" w:color="auto" w:fill="auto"/>
            <w:noWrap/>
            <w:tcPrChange w:id="7171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28C6C692" w14:textId="6306A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土地座落（鄉／鎮／市／區）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7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CBCA907" w14:textId="20187F22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7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CAD5127" w14:textId="6D1B9806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174" w:author="家興 余" w:date="2021-03-19T19:07:00Z">
              <w:tcPr>
                <w:tcW w:w="1" w:type="pct"/>
                <w:gridSpan w:val="2"/>
              </w:tcPr>
            </w:tcPrChange>
          </w:tcPr>
          <w:p w14:paraId="160F3775" w14:textId="77777777" w:rsidR="00330AAC" w:rsidRPr="008F20B5" w:rsidRDefault="00330AAC">
            <w:pPr>
              <w:widowControl/>
              <w:jc w:val="center"/>
              <w:rPr>
                <w:ins w:id="717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7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7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400F1651" w14:textId="60E3967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330AAC" w:rsidRPr="008F20B5" w14:paraId="2B581354" w14:textId="77777777" w:rsidTr="00756BBE">
        <w:trPr>
          <w:trHeight w:val="340"/>
          <w:trPrChange w:id="717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7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6D854E3" w14:textId="333A0DF8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80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43D696D" w14:textId="61CF736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IrCode</w:t>
            </w:r>
          </w:p>
        </w:tc>
        <w:tc>
          <w:tcPr>
            <w:tcW w:w="1923" w:type="pct"/>
            <w:shd w:val="clear" w:color="auto" w:fill="auto"/>
            <w:noWrap/>
            <w:tcPrChange w:id="7181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13022FBA" w14:textId="22DA380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土地座落（地段）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8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5ED9DBA" w14:textId="780589B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8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7C8DA64" w14:textId="5536BE48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  <w:tcPrChange w:id="7184" w:author="家興 余" w:date="2021-03-19T19:07:00Z">
              <w:tcPr>
                <w:tcW w:w="1" w:type="pct"/>
                <w:gridSpan w:val="2"/>
              </w:tcPr>
            </w:tcPrChange>
          </w:tcPr>
          <w:p w14:paraId="0A9C546B" w14:textId="77777777" w:rsidR="00330AAC" w:rsidRPr="008F20B5" w:rsidRDefault="00330AAC">
            <w:pPr>
              <w:widowControl/>
              <w:jc w:val="center"/>
              <w:rPr>
                <w:ins w:id="718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8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8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0F6EDE6F" w14:textId="60CF452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</w:t>
            </w:r>
          </w:p>
        </w:tc>
      </w:tr>
      <w:tr w:rsidR="00330AAC" w:rsidRPr="008F20B5" w14:paraId="4FFE7652" w14:textId="77777777" w:rsidTr="00756BBE">
        <w:trPr>
          <w:trHeight w:val="340"/>
          <w:trPrChange w:id="718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8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7EA3AC0" w14:textId="098FC99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90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FDCCDEA" w14:textId="656A2A2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LandNo1</w:t>
            </w:r>
          </w:p>
        </w:tc>
        <w:tc>
          <w:tcPr>
            <w:tcW w:w="1923" w:type="pct"/>
            <w:shd w:val="clear" w:color="auto" w:fill="auto"/>
            <w:noWrap/>
            <w:tcPrChange w:id="7191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74D44EA4" w14:textId="3C386C4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9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FD9D21B" w14:textId="1388A9B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9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25E1845" w14:textId="31BD088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  <w:tcPrChange w:id="7194" w:author="家興 余" w:date="2021-03-19T19:07:00Z">
              <w:tcPr>
                <w:tcW w:w="1" w:type="pct"/>
                <w:gridSpan w:val="2"/>
              </w:tcPr>
            </w:tcPrChange>
          </w:tcPr>
          <w:p w14:paraId="21659CD4" w14:textId="77777777" w:rsidR="00330AAC" w:rsidRPr="008F20B5" w:rsidRDefault="00330AAC">
            <w:pPr>
              <w:widowControl/>
              <w:jc w:val="center"/>
              <w:rPr>
                <w:ins w:id="719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9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9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ED5ED53" w14:textId="2A5F344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51EF1F2" w14:textId="77777777" w:rsidTr="00756BBE">
        <w:trPr>
          <w:trHeight w:val="340"/>
          <w:trPrChange w:id="719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9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11815FD" w14:textId="6C3447E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200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74107288" w14:textId="1943634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LandNo2</w:t>
            </w:r>
          </w:p>
        </w:tc>
        <w:tc>
          <w:tcPr>
            <w:tcW w:w="1923" w:type="pct"/>
            <w:shd w:val="clear" w:color="auto" w:fill="auto"/>
            <w:noWrap/>
            <w:tcPrChange w:id="7201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3606D3A0" w14:textId="542448B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20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EF183A8" w14:textId="0D67A864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20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2549866" w14:textId="31EF2F9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  <w:tcPrChange w:id="7204" w:author="家興 余" w:date="2021-03-19T19:07:00Z">
              <w:tcPr>
                <w:tcW w:w="1" w:type="pct"/>
                <w:gridSpan w:val="2"/>
              </w:tcPr>
            </w:tcPrChange>
          </w:tcPr>
          <w:p w14:paraId="36AB94B2" w14:textId="77777777" w:rsidR="00330AAC" w:rsidRPr="008F20B5" w:rsidRDefault="00330AAC">
            <w:pPr>
              <w:widowControl/>
              <w:jc w:val="center"/>
              <w:rPr>
                <w:ins w:id="720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0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20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12676F21" w14:textId="523E2F5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03A9B376" w14:textId="77777777" w:rsidTr="00756BBE">
        <w:trPr>
          <w:trHeight w:val="340"/>
          <w:trPrChange w:id="720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0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7132CA6" w14:textId="2CB7DB7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210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55A48B96" w14:textId="072201CB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LandLocation</w:t>
            </w:r>
          </w:p>
        </w:tc>
        <w:tc>
          <w:tcPr>
            <w:tcW w:w="1923" w:type="pct"/>
            <w:shd w:val="clear" w:color="auto" w:fill="auto"/>
            <w:noWrap/>
            <w:tcPrChange w:id="7211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248BD2F1" w14:textId="4F8FF8C6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21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3281E40" w14:textId="325B044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21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51D47A7" w14:textId="2482041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75" w:type="pct"/>
            <w:tcPrChange w:id="7214" w:author="家興 余" w:date="2021-03-19T19:07:00Z">
              <w:tcPr>
                <w:tcW w:w="1" w:type="pct"/>
                <w:gridSpan w:val="2"/>
              </w:tcPr>
            </w:tcPrChange>
          </w:tcPr>
          <w:p w14:paraId="57F9CF76" w14:textId="77777777" w:rsidR="00330AAC" w:rsidRPr="008F20B5" w:rsidRDefault="00330AAC">
            <w:pPr>
              <w:widowControl/>
              <w:jc w:val="center"/>
              <w:rPr>
                <w:ins w:id="721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1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21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F52B9AB" w14:textId="6F7433F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DD00C62" w14:textId="77777777" w:rsidTr="00756BBE">
        <w:trPr>
          <w:trHeight w:val="340"/>
          <w:trPrChange w:id="721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1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D72824F" w14:textId="3B510E3D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220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CFDFC5F" w14:textId="2F9C008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221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6C7A30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地目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2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3C60734" w14:textId="0ECCB74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2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F0F30A1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224" w:author="家興 余" w:date="2021-03-19T19:07:00Z">
              <w:tcPr>
                <w:tcW w:w="1" w:type="pct"/>
                <w:gridSpan w:val="2"/>
              </w:tcPr>
            </w:tcPrChange>
          </w:tcPr>
          <w:p w14:paraId="71430AF4" w14:textId="77777777" w:rsidR="00330AAC" w:rsidRPr="008F20B5" w:rsidRDefault="00330AAC">
            <w:pPr>
              <w:widowControl/>
              <w:spacing w:line="280" w:lineRule="exact"/>
              <w:jc w:val="center"/>
              <w:rPr>
                <w:ins w:id="722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26" w:author="家興 余" w:date="2021-01-21T10:21:00Z">
                <w:pPr>
                  <w:widowControl/>
                  <w:spacing w:line="280" w:lineRule="exact"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22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7D0E18D1" w14:textId="2598C825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</w:t>
            </w:r>
          </w:p>
          <w:p w14:paraId="20DB178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田</w:t>
            </w:r>
          </w:p>
          <w:p w14:paraId="1022EEA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旱</w:t>
            </w:r>
          </w:p>
          <w:p w14:paraId="272AA7F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雜</w:t>
            </w:r>
          </w:p>
          <w:p w14:paraId="2A7A1E5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</w:t>
            </w:r>
          </w:p>
          <w:p w14:paraId="29EA121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</w:t>
            </w:r>
          </w:p>
          <w:p w14:paraId="13C5088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溜</w:t>
            </w:r>
          </w:p>
          <w:p w14:paraId="08E5B6EF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</w:t>
            </w:r>
          </w:p>
          <w:p w14:paraId="6FA79AA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</w:t>
            </w:r>
          </w:p>
          <w:p w14:paraId="0BE502D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</w:t>
            </w:r>
          </w:p>
          <w:p w14:paraId="6BAAA37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墓</w:t>
            </w:r>
          </w:p>
          <w:p w14:paraId="0C4E9A6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祠</w:t>
            </w:r>
          </w:p>
          <w:p w14:paraId="3E86FB1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</w:t>
            </w:r>
          </w:p>
          <w:p w14:paraId="5B5AD99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  <w:p w14:paraId="4759B5C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</w:t>
            </w:r>
          </w:p>
          <w:p w14:paraId="579FFAF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堤</w:t>
            </w:r>
          </w:p>
          <w:p w14:paraId="2F6BEE3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池</w:t>
            </w:r>
          </w:p>
          <w:p w14:paraId="5A9E599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溝</w:t>
            </w:r>
          </w:p>
          <w:p w14:paraId="44C9690E" w14:textId="5EA0B54D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</w:t>
            </w:r>
          </w:p>
        </w:tc>
      </w:tr>
      <w:tr w:rsidR="00330AAC" w:rsidRPr="008F20B5" w14:paraId="277640B1" w14:textId="77777777" w:rsidTr="00756BBE">
        <w:trPr>
          <w:trHeight w:val="340"/>
          <w:trPrChange w:id="724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4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317804B0" w14:textId="0F71E6C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249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4589BCB" w14:textId="1FAE855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Area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250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65D9C01" w14:textId="053DD41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51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036A35C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52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B25E7D4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75" w:type="pct"/>
            <w:tcPrChange w:id="7253" w:author="家興 余" w:date="2021-03-19T19:07:00Z">
              <w:tcPr>
                <w:tcW w:w="1" w:type="pct"/>
                <w:gridSpan w:val="2"/>
              </w:tcPr>
            </w:tcPrChange>
          </w:tcPr>
          <w:p w14:paraId="3A794FDF" w14:textId="77777777" w:rsidR="00330AAC" w:rsidRPr="008F20B5" w:rsidRDefault="00330AAC">
            <w:pPr>
              <w:widowControl/>
              <w:jc w:val="center"/>
              <w:rPr>
                <w:ins w:id="725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55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256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3B569B" w14:textId="340838D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330AAC" w:rsidRPr="008F20B5" w14:paraId="71BA4170" w14:textId="77777777" w:rsidTr="00756BBE">
        <w:trPr>
          <w:trHeight w:val="340"/>
          <w:trPrChange w:id="725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5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7E9C8B9B" w14:textId="45B9F4FD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259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6A4BA2F" w14:textId="09F86D13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LandZoningCode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260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887871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61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256A4BF" w14:textId="1A7D193E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62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0FB04FB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263" w:author="家興 余" w:date="2021-03-19T19:07:00Z">
              <w:tcPr>
                <w:tcW w:w="1" w:type="pct"/>
                <w:gridSpan w:val="2"/>
              </w:tcPr>
            </w:tcPrChange>
          </w:tcPr>
          <w:p w14:paraId="403673EE" w14:textId="77777777" w:rsidR="00330AAC" w:rsidRPr="008F20B5" w:rsidRDefault="00330AAC">
            <w:pPr>
              <w:widowControl/>
              <w:spacing w:line="280" w:lineRule="exact"/>
              <w:jc w:val="center"/>
              <w:rPr>
                <w:ins w:id="726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65" w:author="家興 余" w:date="2021-01-21T10:21:00Z">
                <w:pPr>
                  <w:widowControl/>
                  <w:spacing w:line="280" w:lineRule="exact"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266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1A5B2C75" w14:textId="5AF9E79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特定農業區</w:t>
            </w:r>
          </w:p>
          <w:p w14:paraId="36C53B5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一般農業區</w:t>
            </w:r>
          </w:p>
          <w:p w14:paraId="4782C40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鄉村區</w:t>
            </w:r>
          </w:p>
          <w:p w14:paraId="7EA76D0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780E84A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森林區</w:t>
            </w:r>
          </w:p>
          <w:p w14:paraId="6002DB4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山坡地保育區</w:t>
            </w:r>
          </w:p>
          <w:p w14:paraId="68A3BF1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6CE7807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083859A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國家公園區</w:t>
            </w:r>
          </w:p>
          <w:p w14:paraId="74D34DD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695D9DC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477A942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行政區</w:t>
            </w:r>
          </w:p>
          <w:p w14:paraId="4492E3E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523EDEA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文教區</w:t>
            </w:r>
          </w:p>
          <w:p w14:paraId="50F17C0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農業區</w:t>
            </w:r>
          </w:p>
          <w:p w14:paraId="5B30B31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76539EA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保護區</w:t>
            </w:r>
          </w:p>
          <w:p w14:paraId="00FA149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水岸發展區</w:t>
            </w:r>
          </w:p>
          <w:p w14:paraId="14F5511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漁業區</w:t>
            </w:r>
          </w:p>
          <w:p w14:paraId="223547A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倉儲區</w:t>
            </w:r>
          </w:p>
          <w:p w14:paraId="7109FA7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保存區</w:t>
            </w:r>
          </w:p>
          <w:p w14:paraId="26DB6D6F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葬儀業區</w:t>
            </w:r>
          </w:p>
          <w:p w14:paraId="4B01F94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25C56E0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221B4D8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</w:t>
            </w:r>
          </w:p>
          <w:p w14:paraId="0C79E9FF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</w:t>
            </w:r>
          </w:p>
          <w:p w14:paraId="3C1286B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</w:t>
            </w:r>
          </w:p>
          <w:p w14:paraId="2DC72BB1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</w:t>
            </w:r>
          </w:p>
          <w:p w14:paraId="4CE3FFE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兒童遊樂場</w:t>
            </w:r>
          </w:p>
          <w:p w14:paraId="61DC9874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</w:t>
            </w:r>
          </w:p>
          <w:p w14:paraId="66D1970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</w:t>
            </w:r>
          </w:p>
          <w:p w14:paraId="119C795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</w:t>
            </w:r>
          </w:p>
          <w:p w14:paraId="3AE780C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</w:t>
            </w:r>
          </w:p>
          <w:p w14:paraId="5E44366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</w:t>
            </w:r>
          </w:p>
          <w:p w14:paraId="79E7B44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</w:t>
            </w:r>
          </w:p>
          <w:p w14:paraId="48FCF89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</w:t>
            </w:r>
          </w:p>
          <w:p w14:paraId="2BD9943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</w:t>
            </w:r>
          </w:p>
          <w:p w14:paraId="551705C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</w:t>
            </w:r>
          </w:p>
          <w:p w14:paraId="6F446A71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</w:t>
            </w:r>
          </w:p>
          <w:p w14:paraId="2EB46D2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</w:t>
            </w:r>
          </w:p>
          <w:p w14:paraId="5ACB836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綠帶</w:t>
            </w:r>
          </w:p>
          <w:p w14:paraId="4C7CB5E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</w:t>
            </w:r>
          </w:p>
          <w:p w14:paraId="675BFEB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其他公共設施</w:t>
            </w:r>
          </w:p>
          <w:p w14:paraId="4F47A67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道路保留地</w:t>
            </w:r>
          </w:p>
          <w:p w14:paraId="0ACA2A54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公園保留地</w:t>
            </w:r>
          </w:p>
          <w:p w14:paraId="08C69F1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綠地保留地</w:t>
            </w:r>
          </w:p>
          <w:p w14:paraId="46D25FF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廣場保留地</w:t>
            </w:r>
          </w:p>
          <w:p w14:paraId="0FB8776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兒童樂園場保留地</w:t>
            </w:r>
          </w:p>
          <w:p w14:paraId="32CA4B4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民用航空站保留地</w:t>
            </w:r>
          </w:p>
          <w:p w14:paraId="15B6522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50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停車場保留地</w:t>
            </w:r>
          </w:p>
          <w:p w14:paraId="0E7ABC4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河道保留地</w:t>
            </w:r>
          </w:p>
          <w:p w14:paraId="15967B71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港埠保留地</w:t>
            </w:r>
          </w:p>
          <w:p w14:paraId="490A4AA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學校保留地</w:t>
            </w:r>
          </w:p>
          <w:p w14:paraId="2ADE059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社教機構保留地</w:t>
            </w:r>
          </w:p>
          <w:p w14:paraId="228A2CE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體育場保留地</w:t>
            </w:r>
          </w:p>
          <w:p w14:paraId="29EA789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市場保留地</w:t>
            </w:r>
          </w:p>
          <w:p w14:paraId="2320C8F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醫療衛生機構保留地</w:t>
            </w:r>
          </w:p>
          <w:p w14:paraId="3BCA879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機關保留地</w:t>
            </w:r>
          </w:p>
          <w:p w14:paraId="63C0A03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公用事業保留地</w:t>
            </w:r>
          </w:p>
          <w:p w14:paraId="6FCF618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加油站保留地</w:t>
            </w:r>
          </w:p>
          <w:p w14:paraId="18FB09F9" w14:textId="4C3E20DC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其他保留地</w:t>
            </w:r>
          </w:p>
        </w:tc>
      </w:tr>
      <w:tr w:rsidR="00330AAC" w:rsidRPr="008F20B5" w14:paraId="1D6ABDDD" w14:textId="77777777" w:rsidTr="00756BBE">
        <w:trPr>
          <w:trHeight w:val="340"/>
          <w:trPrChange w:id="732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2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DBB1C33" w14:textId="067F80C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7329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E35A03F" w14:textId="304DC45F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LandUsageType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7330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</w:tcPr>
            </w:tcPrChange>
          </w:tcPr>
          <w:p w14:paraId="6A519B47" w14:textId="5CDBC1DA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使用地類別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31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7BEDF83" w14:textId="4155C6A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32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09193EF" w14:textId="1555EEA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333" w:author="家興 余" w:date="2021-03-19T19:07:00Z">
              <w:tcPr>
                <w:tcW w:w="1" w:type="pct"/>
                <w:gridSpan w:val="2"/>
              </w:tcPr>
            </w:tcPrChange>
          </w:tcPr>
          <w:p w14:paraId="1BAF66DC" w14:textId="77777777" w:rsidR="00330AAC" w:rsidRPr="008F20B5" w:rsidRDefault="00330AAC">
            <w:pPr>
              <w:widowControl/>
              <w:spacing w:line="280" w:lineRule="exact"/>
              <w:jc w:val="center"/>
              <w:rPr>
                <w:ins w:id="733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35" w:author="家興 余" w:date="2021-01-21T10:21:00Z">
                <w:pPr>
                  <w:widowControl/>
                  <w:spacing w:line="280" w:lineRule="exact"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36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EC634FE" w14:textId="040A56C5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甲種建築用地</w:t>
            </w:r>
          </w:p>
          <w:p w14:paraId="54EBBE0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乙種建築用地</w:t>
            </w:r>
          </w:p>
          <w:p w14:paraId="72E4FC0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丙種建築用地</w:t>
            </w:r>
          </w:p>
          <w:p w14:paraId="55A4DC2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丁種建築用地</w:t>
            </w:r>
          </w:p>
          <w:p w14:paraId="309E8EB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農牧用地</w:t>
            </w:r>
          </w:p>
          <w:p w14:paraId="4DD61EC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礦業用地</w:t>
            </w:r>
          </w:p>
          <w:p w14:paraId="2A67B4C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交通用地</w:t>
            </w:r>
          </w:p>
          <w:p w14:paraId="678DF84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水利用地</w:t>
            </w:r>
          </w:p>
          <w:p w14:paraId="4C7A7D0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遊憩用地</w:t>
            </w:r>
          </w:p>
          <w:p w14:paraId="121C63F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古蹟保存用地</w:t>
            </w:r>
          </w:p>
          <w:p w14:paraId="6632F6E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生態保護用地</w:t>
            </w:r>
          </w:p>
          <w:p w14:paraId="4C37F54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國土保安</w:t>
            </w:r>
          </w:p>
          <w:p w14:paraId="19C8B4E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墳墓用地</w:t>
            </w:r>
          </w:p>
          <w:p w14:paraId="43D1BAA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5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特定目的事業用地</w:t>
            </w:r>
          </w:p>
          <w:p w14:paraId="5FF3126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5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鹽業用地</w:t>
            </w:r>
          </w:p>
          <w:p w14:paraId="0B15E2E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5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窯業用地</w:t>
            </w:r>
          </w:p>
          <w:p w14:paraId="61AF219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5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林業用地</w:t>
            </w:r>
          </w:p>
          <w:p w14:paraId="16A998D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5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養殖用地</w:t>
            </w:r>
          </w:p>
          <w:p w14:paraId="0359664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5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都市用地</w:t>
            </w:r>
          </w:p>
          <w:p w14:paraId="7BE50E83" w14:textId="17B529B4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5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</w:tc>
      </w:tr>
      <w:tr w:rsidR="00330AAC" w:rsidRPr="008F20B5" w14:paraId="27E6E397" w14:textId="77777777" w:rsidTr="00756BBE">
        <w:trPr>
          <w:trHeight w:val="340"/>
          <w:trPrChange w:id="735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5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16D576F" w14:textId="5D61901C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59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ABFE69D" w14:textId="02E274F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60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EFECBBC" w14:textId="44ADE5B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(元)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61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FDAB5B4" w14:textId="514F67A2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7362" w:author="家興 余" w:date="2020-12-30T09:56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7363" w:author="家興 余" w:date="2020-12-30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64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4797C06" w14:textId="0138CA30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  <w:tcPrChange w:id="7365" w:author="家興 余" w:date="2021-03-19T19:07:00Z">
              <w:tcPr>
                <w:tcW w:w="1" w:type="pct"/>
                <w:gridSpan w:val="2"/>
              </w:tcPr>
            </w:tcPrChange>
          </w:tcPr>
          <w:p w14:paraId="1A47CB21" w14:textId="77777777" w:rsidR="00330AAC" w:rsidRPr="008F20B5" w:rsidRDefault="00330AAC">
            <w:pPr>
              <w:widowControl/>
              <w:jc w:val="center"/>
              <w:rPr>
                <w:ins w:id="7366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67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368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7397F6E0" w14:textId="3309CE9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del w:id="7369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330AAC" w:rsidRPr="008F20B5" w14:paraId="73192D00" w14:textId="77777777" w:rsidTr="00756BBE">
        <w:trPr>
          <w:trHeight w:val="340"/>
          <w:trPrChange w:id="7370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71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FB5E734" w14:textId="1EC1A1C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72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0739D71" w14:textId="0567887D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PostedLandValueYear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73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E6BD2F0" w14:textId="6FEBE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公告土地現值年月－年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74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98827B1" w14:textId="47A21C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75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767775D" w14:textId="5521BA3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376" w:author="家興 余" w:date="2021-03-19T19:07:00Z">
              <w:tcPr>
                <w:tcW w:w="1" w:type="pct"/>
                <w:gridSpan w:val="2"/>
              </w:tcPr>
            </w:tcPrChange>
          </w:tcPr>
          <w:p w14:paraId="2AA433FA" w14:textId="77777777" w:rsidR="00330AAC" w:rsidRPr="008F20B5" w:rsidRDefault="00330AAC">
            <w:pPr>
              <w:widowControl/>
              <w:jc w:val="center"/>
              <w:rPr>
                <w:ins w:id="7377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78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79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775AD7E4" w14:textId="4F487B0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330AAC" w:rsidRPr="008F20B5" w14:paraId="54DE7AE2" w14:textId="77777777" w:rsidTr="00756BBE">
        <w:trPr>
          <w:trHeight w:val="340"/>
          <w:trPrChange w:id="7380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81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7D7314A3" w14:textId="5685A76E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7382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2EBAC8C" w14:textId="09BCCED9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PostedLandValueMonth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7383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</w:tcPr>
            </w:tcPrChange>
          </w:tcPr>
          <w:p w14:paraId="66475019" w14:textId="3E6E5DC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公告土地現值年月－月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84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8D8B5BC" w14:textId="47ECACE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85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CC0C14C" w14:textId="494DD9BB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386" w:author="家興 余" w:date="2021-03-19T19:07:00Z">
              <w:tcPr>
                <w:tcW w:w="1" w:type="pct"/>
                <w:gridSpan w:val="2"/>
              </w:tcPr>
            </w:tcPrChange>
          </w:tcPr>
          <w:p w14:paraId="33E376F5" w14:textId="77777777" w:rsidR="00330AAC" w:rsidRPr="008F20B5" w:rsidRDefault="00330AAC">
            <w:pPr>
              <w:widowControl/>
              <w:jc w:val="center"/>
              <w:rPr>
                <w:ins w:id="7387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88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89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9C42579" w14:textId="786ACA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mm</w:t>
            </w:r>
          </w:p>
        </w:tc>
      </w:tr>
      <w:tr w:rsidR="00330AAC" w:rsidRPr="008F20B5" w14:paraId="07626FE2" w14:textId="77777777" w:rsidTr="00756BBE">
        <w:trPr>
          <w:trHeight w:val="340"/>
          <w:trPrChange w:id="7390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91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05E508D" w14:textId="04A0EA9F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92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D451759" w14:textId="2C557BC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TransferedYear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93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E9DA14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移轉年度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94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040E2A7" w14:textId="6679521C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95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44413E9" w14:textId="574FE27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396" w:author="家興 余" w:date="2021-03-19T19:07:00Z">
              <w:tcPr>
                <w:tcW w:w="1" w:type="pct"/>
                <w:gridSpan w:val="2"/>
              </w:tcPr>
            </w:tcPrChange>
          </w:tcPr>
          <w:p w14:paraId="0D49E5E3" w14:textId="77777777" w:rsidR="00330AAC" w:rsidRPr="008F20B5" w:rsidRDefault="00330AAC">
            <w:pPr>
              <w:widowControl/>
              <w:jc w:val="center"/>
              <w:rPr>
                <w:ins w:id="7397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98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99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2BC930F" w14:textId="38576EF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330AAC" w:rsidRPr="008F20B5" w14:paraId="5421A3D7" w14:textId="77777777" w:rsidTr="00756BBE">
        <w:trPr>
          <w:trHeight w:val="340"/>
          <w:trPrChange w:id="7400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01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F6D11EE" w14:textId="5DC8E36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02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6558804" w14:textId="7EC8AC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LastTransferedAmt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03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A4FCFE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前次移轉金額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04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2E7B194" w14:textId="15D4F42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405" w:author="家興 余" w:date="2020-12-30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7406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07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D943A60" w14:textId="441DC6B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  <w:tcPrChange w:id="7408" w:author="家興 余" w:date="2021-03-19T19:07:00Z">
              <w:tcPr>
                <w:tcW w:w="1" w:type="pct"/>
                <w:gridSpan w:val="2"/>
              </w:tcPr>
            </w:tcPrChange>
          </w:tcPr>
          <w:p w14:paraId="411BC63A" w14:textId="77777777" w:rsidR="00330AAC" w:rsidRPr="008F20B5" w:rsidRDefault="00330AAC">
            <w:pPr>
              <w:widowControl/>
              <w:jc w:val="center"/>
              <w:rPr>
                <w:ins w:id="7409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10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411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3A907D3F" w14:textId="6704E0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del w:id="7412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330AAC" w:rsidRPr="008F20B5" w14:paraId="5D9E535E" w14:textId="77777777" w:rsidTr="00756BBE">
        <w:trPr>
          <w:trHeight w:val="340"/>
          <w:trPrChange w:id="741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1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A37194B" w14:textId="6C6A10A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15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ED20F93" w14:textId="3C0CB4F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EvaUnitPrice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16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AC5ADF" w14:textId="6452593B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鑑價單價／坪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17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E2704B6" w14:textId="2418A921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418" w:author="家興 余" w:date="2020-12-30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7419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20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9ECA2F1" w14:textId="4478AA71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75" w:type="pct"/>
            <w:tcPrChange w:id="7421" w:author="家興 余" w:date="2021-03-19T19:07:00Z">
              <w:tcPr>
                <w:tcW w:w="1" w:type="pct"/>
                <w:gridSpan w:val="2"/>
              </w:tcPr>
            </w:tcPrChange>
          </w:tcPr>
          <w:p w14:paraId="7B50B8C8" w14:textId="77777777" w:rsidR="00330AAC" w:rsidRPr="008F20B5" w:rsidDel="004444BD" w:rsidRDefault="00330AAC">
            <w:pPr>
              <w:widowControl/>
              <w:jc w:val="center"/>
              <w:rPr>
                <w:ins w:id="742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23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424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1633D5D0" w14:textId="619063C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7425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330AAC" w:rsidRPr="008F20B5" w14:paraId="1107D516" w14:textId="77777777" w:rsidTr="00756BBE">
        <w:trPr>
          <w:trHeight w:val="340"/>
          <w:trPrChange w:id="742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2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CDAAB97" w14:textId="05CDA43F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28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BF577D4" w14:textId="3D22AF8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29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302CDCA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土地使用別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3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D9DAD0E" w14:textId="76B468B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3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504B06E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432" w:author="家興 余" w:date="2021-03-19T19:07:00Z">
              <w:tcPr>
                <w:tcW w:w="1" w:type="pct"/>
                <w:gridSpan w:val="2"/>
              </w:tcPr>
            </w:tcPrChange>
          </w:tcPr>
          <w:p w14:paraId="0E70470D" w14:textId="77777777" w:rsidR="00330AAC" w:rsidRPr="008F20B5" w:rsidRDefault="00330AAC">
            <w:pPr>
              <w:widowControl/>
              <w:jc w:val="center"/>
              <w:rPr>
                <w:ins w:id="743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3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43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2B85F2C8" w14:textId="62CDDBA5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</w:p>
          <w:p w14:paraId="4CBFB082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</w:p>
          <w:p w14:paraId="70E33A7F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</w:p>
          <w:p w14:paraId="58482115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</w:p>
          <w:p w14:paraId="622A01B6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</w:p>
          <w:p w14:paraId="6FF1243B" w14:textId="022227C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330AAC" w:rsidRPr="008F20B5" w14:paraId="35FF0BF2" w14:textId="77777777" w:rsidTr="00756BBE">
        <w:trPr>
          <w:trHeight w:val="340"/>
          <w:trPrChange w:id="743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3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4FCC053" w14:textId="65D9D7F4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38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F6B0E7C" w14:textId="713E991C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LandRentStartDate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39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9179F2F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土地租約起日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4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42BCE5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4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D556978" w14:textId="0984AF7A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442" w:author="家興 余" w:date="2021-03-19T19:07:00Z">
              <w:tcPr>
                <w:tcW w:w="1" w:type="pct"/>
                <w:gridSpan w:val="2"/>
              </w:tcPr>
            </w:tcPrChange>
          </w:tcPr>
          <w:p w14:paraId="4DE5B6FC" w14:textId="77777777" w:rsidR="00330AAC" w:rsidRPr="008F20B5" w:rsidRDefault="00330AAC">
            <w:pPr>
              <w:widowControl/>
              <w:jc w:val="center"/>
              <w:rPr>
                <w:ins w:id="744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4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44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0BBF6FD" w14:textId="046265B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50798167" w14:textId="77777777" w:rsidTr="00756BBE">
        <w:trPr>
          <w:trHeight w:val="340"/>
          <w:trPrChange w:id="744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4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47A1A0F" w14:textId="79902FC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48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B466E71" w14:textId="2B86555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LandRentEndDate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49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07B95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土地租約到期日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5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B5E4C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5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B9925FC" w14:textId="5B85A9B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452" w:author="家興 余" w:date="2021-03-19T19:07:00Z">
              <w:tcPr>
                <w:tcW w:w="1" w:type="pct"/>
                <w:gridSpan w:val="2"/>
              </w:tcPr>
            </w:tcPrChange>
          </w:tcPr>
          <w:p w14:paraId="0CF65A94" w14:textId="77777777" w:rsidR="00330AAC" w:rsidRPr="008F20B5" w:rsidRDefault="00330AAC">
            <w:pPr>
              <w:widowControl/>
              <w:jc w:val="center"/>
              <w:rPr>
                <w:ins w:id="745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5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45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D52E71F" w14:textId="00A9CBA6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:rsidDel="00756BBE" w14:paraId="2F3EAE47" w14:textId="55993144" w:rsidTr="00756BBE">
        <w:tblPrEx>
          <w:tblPrExChange w:id="7456" w:author="家興 余" w:date="2021-03-19T19:07:00Z">
            <w:tblPrEx>
              <w:tblW w:w="5050" w:type="pct"/>
            </w:tblPrEx>
          </w:tblPrExChange>
        </w:tblPrEx>
        <w:trPr>
          <w:gridAfter w:val="1"/>
          <w:wAfter w:w="566" w:type="dxa"/>
          <w:trHeight w:val="340"/>
          <w:del w:id="7457" w:author="家興 余" w:date="2021-03-19T19:07:00Z"/>
          <w:trPrChange w:id="7458" w:author="家興 余" w:date="2021-03-19T19:07:00Z">
            <w:trPr>
              <w:gridAfter w:val="1"/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59" w:author="家興 余" w:date="2021-03-19T19:07:00Z">
              <w:tcPr>
                <w:tcW w:w="250" w:type="pct"/>
                <w:gridSpan w:val="2"/>
                <w:shd w:val="clear" w:color="auto" w:fill="auto"/>
              </w:tcPr>
            </w:tcPrChange>
          </w:tcPr>
          <w:p w14:paraId="606630E5" w14:textId="3D9A722F" w:rsidR="00330AAC" w:rsidRPr="004A1C2C" w:rsidDel="00756BBE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del w:id="7460" w:author="家興 余" w:date="2021-03-19T19:0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61" w:author="家興 余" w:date="2021-03-19T19:07:00Z">
              <w:tcPr>
                <w:tcW w:w="650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B6EB149" w14:textId="563F493B" w:rsidR="00330AAC" w:rsidRPr="00273EAC" w:rsidDel="00756BBE" w:rsidRDefault="00330AAC" w:rsidP="00DC4BAC">
            <w:pPr>
              <w:widowControl/>
              <w:rPr>
                <w:del w:id="7462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63" w:author="ST1" w:date="2020-12-06T22:45:00Z">
                  <w:rPr>
                    <w:del w:id="7464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65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66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LandOwnedArea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67" w:author="家興 余" w:date="2021-03-19T19:07:00Z">
              <w:tcPr>
                <w:tcW w:w="17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0940D2A" w14:textId="0CCDC954" w:rsidR="00330AAC" w:rsidRPr="00273EAC" w:rsidDel="00756BBE" w:rsidRDefault="00330AAC" w:rsidP="00DC4BAC">
            <w:pPr>
              <w:widowControl/>
              <w:rPr>
                <w:del w:id="7468" w:author="家興 余" w:date="2021-03-19T19:07:00Z"/>
                <w:rFonts w:ascii="標楷體" w:eastAsia="標楷體" w:hAnsi="標楷體" w:cs="新細明體"/>
                <w:b/>
                <w:bCs/>
                <w:strike/>
                <w:color w:val="FF0000"/>
                <w:kern w:val="0"/>
                <w:highlight w:val="yellow"/>
                <w:rPrChange w:id="7469" w:author="ST1" w:date="2020-12-06T22:45:00Z">
                  <w:rPr>
                    <w:del w:id="7470" w:author="家興 余" w:date="2021-03-19T19:07:00Z"/>
                    <w:rFonts w:ascii="標楷體" w:eastAsia="標楷體" w:hAnsi="標楷體" w:cs="新細明體"/>
                    <w:b/>
                    <w:bCs/>
                    <w:color w:val="000000"/>
                    <w:kern w:val="0"/>
                  </w:rPr>
                </w:rPrChange>
              </w:rPr>
            </w:pPr>
            <w:del w:id="7471" w:author="家興 余" w:date="2021-03-19T19:07:00Z">
              <w:r w:rsidRPr="00273EAC" w:rsidDel="00756BBE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highlight w:val="yellow"/>
                  <w:rPrChange w:id="7472" w:author="ST1" w:date="2020-12-06T22:4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土地持份面積</w:delText>
              </w:r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73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(坪)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74" w:author="家興 余" w:date="2021-03-19T19:07:00Z">
              <w:tcPr>
                <w:tcW w:w="25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ACA07AE" w14:textId="29B3EF78" w:rsidR="00330AAC" w:rsidRPr="00273EAC" w:rsidDel="00756BBE" w:rsidRDefault="00330AAC" w:rsidP="00DC4BAC">
            <w:pPr>
              <w:widowControl/>
              <w:jc w:val="center"/>
              <w:rPr>
                <w:del w:id="7475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76" w:author="ST1" w:date="2020-12-06T22:45:00Z">
                  <w:rPr>
                    <w:del w:id="7477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78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79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80" w:author="家興 余" w:date="2021-03-19T19:07:00Z">
              <w:tcPr>
                <w:tcW w:w="250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3958F21" w14:textId="6C024606" w:rsidR="00330AAC" w:rsidRPr="00273EAC" w:rsidDel="00756BBE" w:rsidRDefault="00330AAC" w:rsidP="00DC4BAC">
            <w:pPr>
              <w:widowControl/>
              <w:jc w:val="center"/>
              <w:rPr>
                <w:del w:id="7481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82" w:author="ST1" w:date="2020-12-06T22:45:00Z">
                  <w:rPr>
                    <w:del w:id="7483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84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85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5.2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486" w:author="家興 余" w:date="2021-03-19T19:07:00Z">
              <w:tcPr>
                <w:tcW w:w="115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BA0B4A4" w14:textId="2EF05928" w:rsidR="00330AAC" w:rsidRPr="00273EAC" w:rsidDel="00756BBE" w:rsidRDefault="00330AAC" w:rsidP="00DC4BAC">
            <w:pPr>
              <w:widowControl/>
              <w:rPr>
                <w:del w:id="7487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88" w:author="ST1" w:date="2020-12-06T22:45:00Z">
                  <w:rPr>
                    <w:del w:id="7489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90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91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00000.00</w:delText>
              </w:r>
            </w:del>
          </w:p>
        </w:tc>
      </w:tr>
      <w:tr w:rsidR="00330AAC" w:rsidRPr="008F20B5" w14:paraId="1269F5FC" w14:textId="77777777" w:rsidTr="00756BBE">
        <w:trPr>
          <w:trHeight w:val="340"/>
          <w:trPrChange w:id="7492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93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7471CF8" w14:textId="755D484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7494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E2F3A93" w14:textId="6E0AAA4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L2416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OwnerOccurs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7495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</w:tcPr>
            </w:tcPrChange>
          </w:tcPr>
          <w:p w14:paraId="44E6E322" w14:textId="77777777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496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8A45F00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497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4DD60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tcPrChange w:id="7498" w:author="家興 余" w:date="2021-03-19T19:07:00Z">
              <w:tcPr>
                <w:tcW w:w="1" w:type="pct"/>
                <w:gridSpan w:val="2"/>
              </w:tcPr>
            </w:tcPrChange>
          </w:tcPr>
          <w:p w14:paraId="1E4DC882" w14:textId="77777777" w:rsidR="00330AAC" w:rsidRPr="008F20B5" w:rsidRDefault="00330AAC">
            <w:pPr>
              <w:widowControl/>
              <w:jc w:val="center"/>
              <w:rPr>
                <w:ins w:id="7499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00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01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BBB1038" w14:textId="7B3AEAC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330AAC" w:rsidRPr="008F20B5" w14:paraId="47253505" w14:textId="77777777" w:rsidTr="00756BBE">
        <w:trPr>
          <w:trHeight w:val="340"/>
          <w:trPrChange w:id="7502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03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A07D4E9" w14:textId="06D8314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04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697FB048" w14:textId="0A2DDEDF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OwnerId</w:t>
            </w:r>
            <w:del w:id="7505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06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629A987D" w14:textId="57E53CF5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07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FD8E78C" w14:textId="7F744345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08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F37D488" w14:textId="27EFCD3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7509" w:author="家興 余" w:date="2021-03-19T19:07:00Z">
              <w:tcPr>
                <w:tcW w:w="1" w:type="pct"/>
                <w:gridSpan w:val="2"/>
              </w:tcPr>
            </w:tcPrChange>
          </w:tcPr>
          <w:p w14:paraId="3093D8F4" w14:textId="77777777" w:rsidR="00330AAC" w:rsidRPr="008F20B5" w:rsidRDefault="00330AAC">
            <w:pPr>
              <w:widowControl/>
              <w:jc w:val="center"/>
              <w:rPr>
                <w:ins w:id="751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11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12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BE123BF" w14:textId="2911F294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3BED0A" w14:textId="77777777" w:rsidTr="00756BBE">
        <w:trPr>
          <w:trHeight w:val="340"/>
          <w:trPrChange w:id="751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1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14BD2EB" w14:textId="2EE70121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15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34E77669" w14:textId="004FBE94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OwnerName</w:t>
            </w:r>
            <w:del w:id="7516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17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2EB66958" w14:textId="1EBEAFC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姓名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1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6F42E96" w14:textId="3CF590CD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19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0ABED43" w14:textId="6F23196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  <w:tcPrChange w:id="7520" w:author="家興 余" w:date="2021-03-19T19:07:00Z">
              <w:tcPr>
                <w:tcW w:w="1" w:type="pct"/>
                <w:gridSpan w:val="2"/>
              </w:tcPr>
            </w:tcPrChange>
          </w:tcPr>
          <w:p w14:paraId="4483988B" w14:textId="77777777" w:rsidR="00330AAC" w:rsidRPr="008F20B5" w:rsidRDefault="00330AAC">
            <w:pPr>
              <w:widowControl/>
              <w:jc w:val="center"/>
              <w:rPr>
                <w:ins w:id="752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22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2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EB9E2BA" w14:textId="32F6E388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E3FD78D" w14:textId="77777777" w:rsidTr="00756BBE">
        <w:trPr>
          <w:trHeight w:val="340"/>
          <w:trPrChange w:id="752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2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14A9FB0" w14:textId="6B16E9D9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26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36DCFAFB" w14:textId="4AAA6CFC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OwnerRelCode</w:t>
            </w:r>
            <w:del w:id="7527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28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56953311" w14:textId="2853AAC8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與授信戶關係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29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4D502BF" w14:textId="630CEAE0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30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AD71E9E" w14:textId="31E3003C" w:rsidR="00330AAC" w:rsidRPr="008F20B5" w:rsidRDefault="007B38E5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531" w:author="家興 余" w:date="2021-03-19T19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</w:t>
              </w:r>
            </w:ins>
            <w:del w:id="7532" w:author="家興 余" w:date="2021-03-19T19:08:00Z">
              <w:r w:rsidR="00330AAC" w:rsidRPr="008F20B5" w:rsidDel="007B38E5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275" w:type="pct"/>
            <w:tcPrChange w:id="7533" w:author="家興 余" w:date="2021-03-19T19:07:00Z">
              <w:tcPr>
                <w:tcW w:w="1" w:type="pct"/>
                <w:gridSpan w:val="2"/>
              </w:tcPr>
            </w:tcPrChange>
          </w:tcPr>
          <w:p w14:paraId="537D22D7" w14:textId="77777777" w:rsidR="00330AAC" w:rsidRPr="008F20B5" w:rsidRDefault="00330AAC">
            <w:pPr>
              <w:widowControl/>
              <w:jc w:val="center"/>
              <w:rPr>
                <w:ins w:id="753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35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36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2625A737" w14:textId="478C37D1" w:rsidR="005345D9" w:rsidRDefault="005345D9" w:rsidP="005345D9">
            <w:pPr>
              <w:widowControl/>
              <w:rPr>
                <w:ins w:id="7537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38" w:author="家興 余" w:date="2021-03-19T19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需前補0</w:t>
              </w:r>
            </w:ins>
          </w:p>
          <w:p w14:paraId="3BD82BA0" w14:textId="0BF08B88" w:rsidR="005345D9" w:rsidRPr="005345D9" w:rsidRDefault="005345D9" w:rsidP="005345D9">
            <w:pPr>
              <w:widowControl/>
              <w:rPr>
                <w:ins w:id="7539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0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00本人</w:t>
              </w:r>
            </w:ins>
          </w:p>
          <w:p w14:paraId="6F0E7236" w14:textId="77777777" w:rsidR="005345D9" w:rsidRPr="005345D9" w:rsidRDefault="005345D9" w:rsidP="005345D9">
            <w:pPr>
              <w:widowControl/>
              <w:rPr>
                <w:ins w:id="7541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2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01夫</w:t>
              </w:r>
            </w:ins>
          </w:p>
          <w:p w14:paraId="184080B3" w14:textId="77777777" w:rsidR="005345D9" w:rsidRPr="005345D9" w:rsidRDefault="005345D9" w:rsidP="005345D9">
            <w:pPr>
              <w:widowControl/>
              <w:rPr>
                <w:ins w:id="7543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4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02妻</w:t>
              </w:r>
            </w:ins>
          </w:p>
          <w:p w14:paraId="7D9608E6" w14:textId="77777777" w:rsidR="005345D9" w:rsidRPr="005345D9" w:rsidRDefault="005345D9" w:rsidP="005345D9">
            <w:pPr>
              <w:widowControl/>
              <w:rPr>
                <w:ins w:id="7545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6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03父</w:t>
              </w:r>
            </w:ins>
          </w:p>
          <w:p w14:paraId="7FE05065" w14:textId="77777777" w:rsidR="005345D9" w:rsidRPr="005345D9" w:rsidRDefault="005345D9" w:rsidP="005345D9">
            <w:pPr>
              <w:widowControl/>
              <w:rPr>
                <w:ins w:id="7547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8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04母</w:t>
              </w:r>
            </w:ins>
          </w:p>
          <w:p w14:paraId="5B7921CF" w14:textId="77777777" w:rsidR="005345D9" w:rsidRPr="005345D9" w:rsidRDefault="005345D9" w:rsidP="005345D9">
            <w:pPr>
              <w:widowControl/>
              <w:rPr>
                <w:ins w:id="7549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50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05子</w:t>
              </w:r>
            </w:ins>
          </w:p>
          <w:p w14:paraId="5112EA6C" w14:textId="77777777" w:rsidR="005345D9" w:rsidRPr="005345D9" w:rsidRDefault="005345D9" w:rsidP="005345D9">
            <w:pPr>
              <w:widowControl/>
              <w:rPr>
                <w:ins w:id="7551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52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06女</w:t>
              </w:r>
            </w:ins>
          </w:p>
          <w:p w14:paraId="5DB82479" w14:textId="77777777" w:rsidR="005345D9" w:rsidRPr="005345D9" w:rsidRDefault="005345D9" w:rsidP="005345D9">
            <w:pPr>
              <w:widowControl/>
              <w:rPr>
                <w:ins w:id="7553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54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07兄</w:t>
              </w:r>
            </w:ins>
          </w:p>
          <w:p w14:paraId="7C5C1DBB" w14:textId="77777777" w:rsidR="005345D9" w:rsidRPr="005345D9" w:rsidRDefault="005345D9" w:rsidP="005345D9">
            <w:pPr>
              <w:widowControl/>
              <w:rPr>
                <w:ins w:id="7555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56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08弟</w:t>
              </w:r>
            </w:ins>
          </w:p>
          <w:p w14:paraId="74ED7EB9" w14:textId="77777777" w:rsidR="005345D9" w:rsidRPr="005345D9" w:rsidRDefault="005345D9" w:rsidP="005345D9">
            <w:pPr>
              <w:widowControl/>
              <w:rPr>
                <w:ins w:id="7557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58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09姊</w:t>
              </w:r>
            </w:ins>
          </w:p>
          <w:p w14:paraId="56237FB5" w14:textId="77777777" w:rsidR="005345D9" w:rsidRPr="005345D9" w:rsidRDefault="005345D9" w:rsidP="005345D9">
            <w:pPr>
              <w:widowControl/>
              <w:rPr>
                <w:ins w:id="7559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60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10妹</w:t>
              </w:r>
            </w:ins>
          </w:p>
          <w:p w14:paraId="2AE73060" w14:textId="77777777" w:rsidR="005345D9" w:rsidRPr="005345D9" w:rsidRDefault="005345D9" w:rsidP="005345D9">
            <w:pPr>
              <w:widowControl/>
              <w:rPr>
                <w:ins w:id="7561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62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11姪子</w:t>
              </w:r>
            </w:ins>
          </w:p>
          <w:p w14:paraId="59BE8D4E" w14:textId="0237A2C1" w:rsidR="00330AAC" w:rsidRPr="008F20B5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563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99其他</w:t>
              </w:r>
            </w:ins>
            <w:del w:id="7564" w:author="家興 余" w:date="2021-03-19T19:10:00Z">
              <w:r w:rsidR="00330AAC" w:rsidRPr="008F20B5" w:rsidDel="005345D9">
                <w:rPr>
                  <w:rFonts w:ascii="標楷體" w:eastAsia="標楷體" w:hAnsi="標楷體" w:cs="新細明體"/>
                  <w:color w:val="000000"/>
                  <w:kern w:val="0"/>
                </w:rPr>
                <w:delText>1:本人;2:配偶;3:子女;4:父母,5:其他</w:delText>
              </w:r>
            </w:del>
          </w:p>
        </w:tc>
      </w:tr>
      <w:tr w:rsidR="00330AAC" w:rsidRPr="008F20B5" w14:paraId="4B73458C" w14:textId="77777777" w:rsidTr="00756BBE">
        <w:trPr>
          <w:trHeight w:val="340"/>
          <w:trPrChange w:id="7565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66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078288C" w14:textId="1088A1E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67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2CB86FF5" w14:textId="4A82799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OwnerPart</w:t>
            </w:r>
            <w:del w:id="7568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69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3AABCF77" w14:textId="4827E42E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持份比例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(分子)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7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C42CA51" w14:textId="1F576A5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7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9586735" w14:textId="1883FFA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7572" w:author="家興 余" w:date="2021-03-19T19:07:00Z">
              <w:tcPr>
                <w:tcW w:w="1" w:type="pct"/>
                <w:gridSpan w:val="2"/>
              </w:tcPr>
            </w:tcPrChange>
          </w:tcPr>
          <w:p w14:paraId="7A6F9D90" w14:textId="77777777" w:rsidR="00330AAC" w:rsidRPr="008F20B5" w:rsidRDefault="00330AAC">
            <w:pPr>
              <w:widowControl/>
              <w:jc w:val="center"/>
              <w:rPr>
                <w:ins w:id="757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7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7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2F7C37BE" w14:textId="02AE794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A5DA02C" w14:textId="77777777" w:rsidTr="00756BBE">
        <w:trPr>
          <w:trHeight w:val="340"/>
          <w:trPrChange w:id="757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7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D94784E" w14:textId="0F6C78E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78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73D82B8A" w14:textId="19DA3B0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OwnerTotal</w:t>
            </w:r>
            <w:del w:id="7579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80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470B39DB" w14:textId="35BC787D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持份比率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(分母)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81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4B74F9E" w14:textId="6A0855F8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82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77617B2" w14:textId="3D3FBB1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7583" w:author="家興 余" w:date="2021-03-19T19:07:00Z">
              <w:tcPr>
                <w:tcW w:w="1" w:type="pct"/>
                <w:gridSpan w:val="2"/>
              </w:tcPr>
            </w:tcPrChange>
          </w:tcPr>
          <w:p w14:paraId="4370426C" w14:textId="77777777" w:rsidR="00330AAC" w:rsidRPr="008F20B5" w:rsidRDefault="00330AAC">
            <w:pPr>
              <w:widowControl/>
              <w:jc w:val="center"/>
              <w:rPr>
                <w:ins w:id="758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85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86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6877E373" w14:textId="26FC986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AD77806" w14:textId="77777777" w:rsidTr="00756BBE">
        <w:trPr>
          <w:trHeight w:val="340"/>
          <w:trPrChange w:id="758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8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0757FDB" w14:textId="4F676D0B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89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76B6BAC3" w14:textId="3EF1835B" w:rsidR="00330AAC" w:rsidRPr="004A1C2C" w:rsidRDefault="00330AAC" w:rsidP="004A1C2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L2416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ReasonOccurs</w:t>
            </w:r>
          </w:p>
        </w:tc>
        <w:tc>
          <w:tcPr>
            <w:tcW w:w="1923" w:type="pct"/>
            <w:shd w:val="clear" w:color="auto" w:fill="auto"/>
            <w:noWrap/>
            <w:tcPrChange w:id="7590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5B27D29C" w14:textId="77777777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591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1C7899C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592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EF6DE77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tcPrChange w:id="7593" w:author="家興 余" w:date="2021-03-19T19:07:00Z">
              <w:tcPr>
                <w:tcW w:w="1" w:type="pct"/>
                <w:gridSpan w:val="2"/>
              </w:tcPr>
            </w:tcPrChange>
          </w:tcPr>
          <w:p w14:paraId="56231DD3" w14:textId="77777777" w:rsidR="00330AAC" w:rsidRPr="008F20B5" w:rsidRDefault="00330AAC">
            <w:pPr>
              <w:widowControl/>
              <w:jc w:val="center"/>
              <w:rPr>
                <w:ins w:id="759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95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96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FC16F4B" w14:textId="44B105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330AAC" w:rsidRPr="008F20B5" w14:paraId="1D644BED" w14:textId="77777777" w:rsidTr="00756BBE">
        <w:trPr>
          <w:trHeight w:val="340"/>
          <w:trPrChange w:id="759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9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69BA0A0" w14:textId="4DCF162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99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2B6DF491" w14:textId="4543FEA7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Reason</w:t>
            </w:r>
            <w:del w:id="7600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601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344C1B5E" w14:textId="2917E1CC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土地修改原因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0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6C2C3EE" w14:textId="69D4CBCB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0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8E3790C" w14:textId="57641E6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604" w:author="家興 余" w:date="2021-03-19T19:07:00Z">
              <w:tcPr>
                <w:tcW w:w="1" w:type="pct"/>
                <w:gridSpan w:val="2"/>
              </w:tcPr>
            </w:tcPrChange>
          </w:tcPr>
          <w:p w14:paraId="445738DA" w14:textId="77777777" w:rsidR="00330AAC" w:rsidRPr="008F20B5" w:rsidRDefault="00330AAC">
            <w:pPr>
              <w:widowControl/>
              <w:jc w:val="center"/>
              <w:rPr>
                <w:ins w:id="760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60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60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F5AD5DF" w14:textId="1C3BFCA0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補齊舊資料</w:t>
            </w:r>
          </w:p>
          <w:p w14:paraId="170FBE39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2:資料錯誤</w:t>
            </w:r>
          </w:p>
          <w:p w14:paraId="3ACCC362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3:部分塗銷（持分）</w:t>
            </w:r>
          </w:p>
          <w:p w14:paraId="5E88F4EF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4:部分塗銷（車位）</w:t>
            </w:r>
          </w:p>
          <w:p w14:paraId="37A9BBB5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5:政府機關通知</w:t>
            </w:r>
          </w:p>
          <w:p w14:paraId="29A7974E" w14:textId="0C33D0F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6:其他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：</w:t>
            </w:r>
          </w:p>
        </w:tc>
      </w:tr>
      <w:tr w:rsidR="00330AAC" w:rsidRPr="008F20B5" w14:paraId="11181F86" w14:textId="77777777" w:rsidTr="00756BBE">
        <w:trPr>
          <w:trHeight w:val="340"/>
          <w:trPrChange w:id="760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60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EAC0682" w14:textId="1C912012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610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88274D5" w14:textId="56F8A5E4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OtherReason</w:t>
            </w:r>
            <w:del w:id="7611" w:author="ST1" w:date="2020-12-22T09:27:00Z">
              <w:r w:rsidRPr="004A1C2C" w:rsidDel="002144E8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612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5FC8CD6B" w14:textId="407E3FB0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土地修改原因－原因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13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57D6AFF" w14:textId="388D19BF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14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77E8C69" w14:textId="17D61DF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75" w:type="pct"/>
            <w:tcPrChange w:id="7615" w:author="家興 余" w:date="2021-03-19T19:07:00Z">
              <w:tcPr>
                <w:tcW w:w="1" w:type="pct"/>
                <w:gridSpan w:val="2"/>
              </w:tcPr>
            </w:tcPrChange>
          </w:tcPr>
          <w:p w14:paraId="10FD55E2" w14:textId="77777777" w:rsidR="00330AAC" w:rsidRPr="008F20B5" w:rsidRDefault="00330AAC">
            <w:pPr>
              <w:widowControl/>
              <w:jc w:val="center"/>
              <w:rPr>
                <w:ins w:id="7616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61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CDD4E78" w14:textId="612CDBE9" w:rsidR="00330AAC" w:rsidRPr="008F20B5" w:rsidRDefault="00330AAC" w:rsidP="004A1C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B540D27" w14:textId="77777777" w:rsidTr="00756BBE">
        <w:trPr>
          <w:trHeight w:val="340"/>
          <w:trPrChange w:id="761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61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2D63F21" w14:textId="068826D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620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0040AFBB" w14:textId="05A09854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CreateEmpNo</w:t>
            </w:r>
            <w:del w:id="7621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622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4CA24B23" w14:textId="3D6C0A3C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土地修改原因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建立者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23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9294C05" w14:textId="07E54808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24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0561690" w14:textId="7DC57D6B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7625" w:author="家興 余" w:date="2021-03-19T19:07:00Z">
              <w:tcPr>
                <w:tcW w:w="1" w:type="pct"/>
                <w:gridSpan w:val="2"/>
              </w:tcPr>
            </w:tcPrChange>
          </w:tcPr>
          <w:p w14:paraId="31AEE1BC" w14:textId="77777777" w:rsidR="00330AAC" w:rsidRPr="008F20B5" w:rsidRDefault="00330AAC">
            <w:pPr>
              <w:widowControl/>
              <w:jc w:val="center"/>
              <w:rPr>
                <w:ins w:id="7626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627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628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1AC555F" w14:textId="61D48994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83A30A2" w14:textId="77777777" w:rsidTr="00756BBE">
        <w:trPr>
          <w:trHeight w:val="340"/>
          <w:trPrChange w:id="7629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630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56CD77A" w14:textId="3046A07B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631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B934AF3" w14:textId="67F2F25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CreateDate</w:t>
            </w:r>
            <w:del w:id="7632" w:author="ST1" w:date="2020-12-22T09:28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633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7CAF07C4" w14:textId="4B3A55BB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土地修改原因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建立日期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34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1C9F2F2" w14:textId="73CC366B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35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B7A1ACA" w14:textId="3133304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636" w:author="家興 余" w:date="2021-03-19T19:07:00Z">
              <w:tcPr>
                <w:tcW w:w="1" w:type="pct"/>
                <w:gridSpan w:val="2"/>
              </w:tcPr>
            </w:tcPrChange>
          </w:tcPr>
          <w:p w14:paraId="0D5746BE" w14:textId="77777777" w:rsidR="00330AAC" w:rsidRPr="008F20B5" w:rsidRDefault="00330AAC">
            <w:pPr>
              <w:widowControl/>
              <w:jc w:val="center"/>
              <w:rPr>
                <w:ins w:id="7637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638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639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66267F0" w14:textId="1D16C383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</w:tbl>
    <w:p w14:paraId="529586A4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D5B229C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C4B9D2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3BD7C864" w14:textId="22E79133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7640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7641" w:name="_L2412不動產建物擔保品資料登錄"/>
      <w:bookmarkStart w:id="7642" w:name="_L2415不動產建物擔保品資料登錄"/>
      <w:bookmarkEnd w:id="7641"/>
      <w:bookmarkEnd w:id="7642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5</w:t>
      </w:r>
      <w:r w:rsidRPr="008F20B5">
        <w:rPr>
          <w:rFonts w:ascii="標楷體" w:hAnsi="標楷體" w:hint="eastAsia"/>
          <w:b/>
          <w:szCs w:val="32"/>
        </w:rPr>
        <w:t>不動產建物擔保品資料登錄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7643" w:author="家興 余" w:date="2021-03-19T19:13:00Z">
          <w:tblPr>
            <w:tblW w:w="5050" w:type="pct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50"/>
        <w:gridCol w:w="1433"/>
        <w:gridCol w:w="3851"/>
        <w:gridCol w:w="552"/>
        <w:gridCol w:w="552"/>
        <w:gridCol w:w="599"/>
        <w:gridCol w:w="2160"/>
        <w:gridCol w:w="599"/>
        <w:tblGridChange w:id="7644">
          <w:tblGrid>
            <w:gridCol w:w="550"/>
            <w:gridCol w:w="48"/>
            <w:gridCol w:w="1385"/>
            <w:gridCol w:w="172"/>
            <w:gridCol w:w="3679"/>
            <w:gridCol w:w="511"/>
            <w:gridCol w:w="41"/>
            <w:gridCol w:w="552"/>
            <w:gridCol w:w="6"/>
            <w:gridCol w:w="599"/>
            <w:gridCol w:w="2154"/>
            <w:gridCol w:w="599"/>
            <w:gridCol w:w="2753"/>
          </w:tblGrid>
        </w:tblGridChange>
      </w:tblGrid>
      <w:tr w:rsidR="008A7303" w:rsidRPr="008F20B5" w14:paraId="0F27ED91" w14:textId="77777777" w:rsidTr="00FC7A11">
        <w:trPr>
          <w:trHeight w:val="340"/>
          <w:trPrChange w:id="7645" w:author="家興 余" w:date="2021-03-19T19:13:00Z">
            <w:trPr>
              <w:trHeight w:val="340"/>
            </w:trPr>
          </w:trPrChange>
        </w:trPr>
        <w:tc>
          <w:tcPr>
            <w:tcW w:w="267" w:type="pct"/>
            <w:hideMark/>
            <w:tcPrChange w:id="7646" w:author="家興 余" w:date="2021-03-19T19:13:00Z">
              <w:tcPr>
                <w:tcW w:w="25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02F7027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96" w:type="pct"/>
            <w:hideMark/>
            <w:tcPrChange w:id="7647" w:author="家興 余" w:date="2021-03-19T19:13:00Z">
              <w:tcPr>
                <w:tcW w:w="650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6EE817B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70" w:type="pct"/>
            <w:hideMark/>
            <w:tcPrChange w:id="7648" w:author="家興 余" w:date="2021-03-19T19:13:00Z">
              <w:tcPr>
                <w:tcW w:w="1750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6EA021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8" w:type="pct"/>
            <w:hideMark/>
            <w:tcPrChange w:id="7649" w:author="家興 余" w:date="2021-03-19T19:13:00Z">
              <w:tcPr>
                <w:tcW w:w="250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A5EB48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8" w:type="pct"/>
            <w:hideMark/>
            <w:tcPrChange w:id="7650" w:author="家興 余" w:date="2021-03-19T19:13:00Z">
              <w:tcPr>
                <w:tcW w:w="2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04ACD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91" w:type="pct"/>
            <w:tcPrChange w:id="7651" w:author="家興 余" w:date="2021-03-19T19:13:00Z">
              <w:tcPr>
                <w:tcW w:w="1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DF5BAE0" w14:textId="1DEBE90E" w:rsidR="008A7303" w:rsidRPr="008F20B5" w:rsidRDefault="00B926B3">
            <w:pPr>
              <w:widowControl/>
              <w:jc w:val="center"/>
              <w:rPr>
                <w:ins w:id="7652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53" w:author="家興 余" w:date="2021-01-22T10:00:00Z">
                <w:pPr>
                  <w:widowControl/>
                </w:pPr>
              </w:pPrChange>
            </w:pPr>
            <w:ins w:id="7654" w:author="家興 余" w:date="2021-01-22T10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340" w:type="pct"/>
            <w:gridSpan w:val="2"/>
            <w:hideMark/>
            <w:tcPrChange w:id="7655" w:author="家興 余" w:date="2021-03-19T19:13:00Z">
              <w:tcPr>
                <w:tcW w:w="11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3827750" w14:textId="4DD3B5E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A7303" w:rsidRPr="008F20B5" w14:paraId="338D52A7" w14:textId="77777777" w:rsidTr="00FC7A11">
        <w:trPr>
          <w:trHeight w:val="340"/>
          <w:trPrChange w:id="7656" w:author="家興 余" w:date="2021-03-19T19:13:00Z">
            <w:trPr>
              <w:trHeight w:val="340"/>
            </w:trPr>
          </w:trPrChange>
        </w:trPr>
        <w:tc>
          <w:tcPr>
            <w:tcW w:w="267" w:type="pct"/>
            <w:hideMark/>
            <w:tcPrChange w:id="765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9D17B51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696" w:type="pct"/>
            <w:hideMark/>
            <w:tcPrChange w:id="765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4748946" w14:textId="25EF94C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870" w:type="pct"/>
            <w:hideMark/>
            <w:tcPrChange w:id="765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5C31AC5" w14:textId="77777777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8" w:type="pct"/>
            <w:hideMark/>
            <w:tcPrChange w:id="766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8E6D753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  <w:tcPrChange w:id="766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DF6A3C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  <w:tcPrChange w:id="766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8B56EE1" w14:textId="77777777" w:rsidR="008A7303" w:rsidRPr="008F20B5" w:rsidRDefault="008A7303">
            <w:pPr>
              <w:widowControl/>
              <w:jc w:val="center"/>
              <w:rPr>
                <w:ins w:id="766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6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766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67FB6CE4" w14:textId="670F156A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L2415</w:t>
            </w:r>
          </w:p>
        </w:tc>
      </w:tr>
      <w:tr w:rsidR="008A7303" w:rsidRPr="008F20B5" w14:paraId="39EACE9F" w14:textId="77777777" w:rsidTr="00FC7A11">
        <w:trPr>
          <w:trHeight w:val="340"/>
          <w:trPrChange w:id="766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6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04AB68" w14:textId="5698EB32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696" w:type="pct"/>
            <w:tcPrChange w:id="766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309969" w14:textId="07AE216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870" w:type="pct"/>
            <w:tcPrChange w:id="766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7A28CF" w14:textId="2C0625F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8" w:type="pct"/>
            <w:tcPrChange w:id="767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7C7AF8" w14:textId="7972AFA0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tcPrChange w:id="767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8659FB" w14:textId="0B9504AF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767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0E9572C" w14:textId="77777777" w:rsidR="008A7303" w:rsidRPr="008F20B5" w:rsidRDefault="008A7303">
            <w:pPr>
              <w:widowControl/>
              <w:jc w:val="center"/>
              <w:rPr>
                <w:ins w:id="767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7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tcPrChange w:id="767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736BC83" w14:textId="736B92B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8A7303" w:rsidRPr="008F20B5" w14:paraId="37E8F62C" w14:textId="77777777" w:rsidTr="00FC7A11">
        <w:trPr>
          <w:trHeight w:val="340"/>
          <w:trPrChange w:id="767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7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FB2773" w14:textId="3D446ECC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696" w:type="pct"/>
            <w:tcPrChange w:id="767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252246" w14:textId="055B5DAE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870" w:type="pct"/>
            <w:hideMark/>
            <w:tcPrChange w:id="767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8A09372" w14:textId="1D25A05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hideMark/>
            <w:tcPrChange w:id="768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43456936" w14:textId="478447E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  <w:tcPrChange w:id="768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58E20C91" w14:textId="38C721C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768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39C0F93" w14:textId="77777777" w:rsidR="008A7303" w:rsidRPr="008F20B5" w:rsidRDefault="008A7303">
            <w:pPr>
              <w:widowControl/>
              <w:jc w:val="center"/>
              <w:rPr>
                <w:ins w:id="768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8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768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308E93E" w14:textId="12C1E5D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</w:p>
        </w:tc>
      </w:tr>
      <w:tr w:rsidR="008A7303" w:rsidRPr="008F20B5" w14:paraId="2B61F514" w14:textId="77777777" w:rsidTr="00FC7A11">
        <w:trPr>
          <w:trHeight w:val="340"/>
          <w:trPrChange w:id="768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8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38B931" w14:textId="1649314E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696" w:type="pct"/>
            <w:noWrap/>
            <w:tcPrChange w:id="768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E258A62" w14:textId="10F5402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870" w:type="pct"/>
            <w:noWrap/>
            <w:hideMark/>
            <w:tcPrChange w:id="768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3A9590" w14:textId="74F43BC5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8" w:type="pct"/>
            <w:noWrap/>
            <w:hideMark/>
            <w:tcPrChange w:id="769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F88857B" w14:textId="58A5E93B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769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375CD86" w14:textId="6FF14F3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769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9BA66F" w14:textId="77777777" w:rsidR="008A7303" w:rsidRPr="008F20B5" w:rsidRDefault="008A7303">
            <w:pPr>
              <w:widowControl/>
              <w:jc w:val="center"/>
              <w:rPr>
                <w:ins w:id="769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9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769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60DBAB9" w14:textId="050E59E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7C12367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777D1E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7ABB65B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02397061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95A61AD" w14:textId="1779594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</w:tc>
      </w:tr>
      <w:tr w:rsidR="008A7303" w:rsidRPr="008F20B5" w14:paraId="411D22B3" w14:textId="77777777" w:rsidTr="00FC7A11">
        <w:trPr>
          <w:trHeight w:val="340"/>
          <w:trPrChange w:id="769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9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DB1C29" w14:textId="52337553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696" w:type="pct"/>
            <w:tcPrChange w:id="769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D420C4" w14:textId="77C7AAB8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870" w:type="pct"/>
            <w:hideMark/>
            <w:tcPrChange w:id="769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6F9F12B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68" w:type="pct"/>
            <w:hideMark/>
            <w:tcPrChange w:id="770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DA5E31A" w14:textId="48F8AD24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  <w:tcPrChange w:id="770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006262E" w14:textId="4031F5A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770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60F81F" w14:textId="77777777" w:rsidR="008A7303" w:rsidRPr="008F20B5" w:rsidRDefault="008A7303">
            <w:pPr>
              <w:widowControl/>
              <w:jc w:val="center"/>
              <w:rPr>
                <w:ins w:id="770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70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tcPrChange w:id="770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6F35C00" w14:textId="784CB24C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A7303" w:rsidRPr="008F20B5" w14:paraId="0679630B" w14:textId="77777777" w:rsidTr="00FC7A11">
        <w:trPr>
          <w:trHeight w:val="340"/>
          <w:trPrChange w:id="770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70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03C1D3" w14:textId="193CC691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696" w:type="pct"/>
            <w:noWrap/>
            <w:tcPrChange w:id="770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32FB961" w14:textId="4B9A5C60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870" w:type="pct"/>
            <w:noWrap/>
            <w:hideMark/>
            <w:tcPrChange w:id="770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8E7B680" w14:textId="7BD6B57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68" w:type="pct"/>
            <w:noWrap/>
            <w:hideMark/>
            <w:tcPrChange w:id="771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C511482" w14:textId="76FBF02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771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D8C880F" w14:textId="3A3970F9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771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BCBA5C6" w14:textId="77777777" w:rsidR="008A7303" w:rsidRPr="008F20B5" w:rsidRDefault="008A7303">
            <w:pPr>
              <w:widowControl/>
              <w:jc w:val="center"/>
              <w:rPr>
                <w:ins w:id="7713" w:author="家興 余" w:date="2021-01-22T09:57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771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771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275844" w14:textId="701B8BB6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0A71E4F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4E68F34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2B48C83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2352039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B22006C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127727A6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0038BAE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4C7034" w14:textId="48AFC1B8" w:rsidR="008A7303" w:rsidRPr="004A1C2C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</w:tc>
      </w:tr>
      <w:tr w:rsidR="008A7303" w:rsidRPr="008F20B5" w:rsidDel="00FC7A11" w14:paraId="4C20C2D8" w14:textId="3560C2E7" w:rsidTr="00FC7A11">
        <w:tblPrEx>
          <w:tblPrExChange w:id="7716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717" w:author="家興 余" w:date="2021-03-19T19:13:00Z"/>
          <w:trPrChange w:id="7718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719" w:author="家興 余" w:date="2021-03-19T19:13:00Z">
              <w:tcPr>
                <w:tcW w:w="229" w:type="pct"/>
              </w:tcPr>
            </w:tcPrChange>
          </w:tcPr>
          <w:p w14:paraId="6E5A7E6E" w14:textId="153C2524" w:rsidR="008A7303" w:rsidRPr="008F20B5" w:rsidDel="00FC7A11" w:rsidRDefault="008A7303" w:rsidP="00576321">
            <w:pPr>
              <w:widowControl/>
              <w:jc w:val="center"/>
              <w:rPr>
                <w:del w:id="7720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721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</w:p>
        </w:tc>
        <w:tc>
          <w:tcPr>
            <w:tcW w:w="696" w:type="pct"/>
            <w:noWrap/>
            <w:tcPrChange w:id="7722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20B13414" w14:textId="522497D9" w:rsidR="008A7303" w:rsidRPr="000522B8" w:rsidDel="00FC7A11" w:rsidRDefault="008A7303" w:rsidP="00576321">
            <w:pPr>
              <w:widowControl/>
              <w:rPr>
                <w:del w:id="772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24" w:author="ST1" w:date="2020-12-02T08:23:00Z">
                  <w:rPr>
                    <w:del w:id="772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26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727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CityCode</w:delText>
              </w:r>
            </w:del>
          </w:p>
        </w:tc>
        <w:tc>
          <w:tcPr>
            <w:tcW w:w="1870" w:type="pct"/>
            <w:noWrap/>
            <w:tcPrChange w:id="7728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4927AF51" w14:textId="6246E798" w:rsidR="008A7303" w:rsidRPr="000522B8" w:rsidDel="00FC7A11" w:rsidRDefault="008A7303" w:rsidP="00576321">
            <w:pPr>
              <w:widowControl/>
              <w:rPr>
                <w:del w:id="772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30" w:author="ST1" w:date="2020-12-02T08:23:00Z">
                  <w:rPr>
                    <w:del w:id="773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32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733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建物門牌（縣／市）</w:delText>
              </w:r>
            </w:del>
          </w:p>
        </w:tc>
        <w:tc>
          <w:tcPr>
            <w:tcW w:w="268" w:type="pct"/>
            <w:noWrap/>
            <w:tcPrChange w:id="7734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27D9E48" w14:textId="1E3C34AE" w:rsidR="008A7303" w:rsidRPr="000522B8" w:rsidDel="00FC7A11" w:rsidRDefault="008A7303" w:rsidP="00576321">
            <w:pPr>
              <w:widowControl/>
              <w:jc w:val="center"/>
              <w:rPr>
                <w:del w:id="773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36" w:author="ST1" w:date="2020-12-02T08:23:00Z">
                  <w:rPr>
                    <w:del w:id="773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3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3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740" w:author="家興 余" w:date="2021-03-19T19:13:00Z">
              <w:tcPr>
                <w:tcW w:w="230" w:type="pct"/>
                <w:noWrap/>
              </w:tcPr>
            </w:tcPrChange>
          </w:tcPr>
          <w:p w14:paraId="782DDA30" w14:textId="393AE637" w:rsidR="008A7303" w:rsidRPr="000522B8" w:rsidDel="00FC7A11" w:rsidRDefault="008A7303" w:rsidP="00576321">
            <w:pPr>
              <w:widowControl/>
              <w:jc w:val="center"/>
              <w:rPr>
                <w:del w:id="774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42" w:author="ST1" w:date="2020-12-02T08:23:00Z">
                  <w:rPr>
                    <w:del w:id="774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4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4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340" w:type="pct"/>
            <w:gridSpan w:val="2"/>
            <w:noWrap/>
            <w:tcPrChange w:id="7746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12185FD2" w14:textId="19ED0836" w:rsidR="008A7303" w:rsidRPr="000522B8" w:rsidDel="00FC7A11" w:rsidRDefault="008A7303" w:rsidP="00576321">
            <w:pPr>
              <w:widowControl/>
              <w:rPr>
                <w:del w:id="774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48" w:author="ST1" w:date="2020-12-02T08:23:00Z">
                  <w:rPr>
                    <w:del w:id="774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5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5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</w:delText>
              </w:r>
            </w:del>
          </w:p>
        </w:tc>
      </w:tr>
      <w:tr w:rsidR="008A7303" w:rsidRPr="008F20B5" w:rsidDel="00FC7A11" w14:paraId="492CEE21" w14:textId="615E9366" w:rsidTr="00FC7A11">
        <w:tblPrEx>
          <w:tblPrExChange w:id="7752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753" w:author="家興 余" w:date="2021-03-19T19:13:00Z"/>
          <w:trPrChange w:id="7754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755" w:author="家興 余" w:date="2021-03-19T19:13:00Z">
              <w:tcPr>
                <w:tcW w:w="229" w:type="pct"/>
              </w:tcPr>
            </w:tcPrChange>
          </w:tcPr>
          <w:p w14:paraId="0997A064" w14:textId="1DEB29A6" w:rsidR="008A7303" w:rsidRPr="008F20B5" w:rsidDel="00FC7A11" w:rsidRDefault="008A7303" w:rsidP="00576321">
            <w:pPr>
              <w:widowControl/>
              <w:jc w:val="center"/>
              <w:rPr>
                <w:del w:id="7756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757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696" w:type="pct"/>
            <w:noWrap/>
            <w:tcPrChange w:id="7758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18F0E490" w14:textId="41E6B026" w:rsidR="008A7303" w:rsidRPr="000522B8" w:rsidDel="00FC7A11" w:rsidRDefault="008A7303" w:rsidP="00576321">
            <w:pPr>
              <w:widowControl/>
              <w:rPr>
                <w:del w:id="775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60" w:author="ST1" w:date="2020-12-02T08:23:00Z">
                  <w:rPr>
                    <w:del w:id="776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62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763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AreaCode</w:delText>
              </w:r>
            </w:del>
          </w:p>
        </w:tc>
        <w:tc>
          <w:tcPr>
            <w:tcW w:w="1870" w:type="pct"/>
            <w:noWrap/>
            <w:tcPrChange w:id="7764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C7D36AD" w14:textId="115A662F" w:rsidR="008A7303" w:rsidRPr="000522B8" w:rsidDel="00FC7A11" w:rsidRDefault="008A7303" w:rsidP="00576321">
            <w:pPr>
              <w:widowControl/>
              <w:rPr>
                <w:del w:id="776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66" w:author="ST1" w:date="2020-12-02T08:23:00Z">
                  <w:rPr>
                    <w:del w:id="776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68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769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建物門牌（鄉／鎮／市／區）</w:delText>
              </w:r>
            </w:del>
          </w:p>
        </w:tc>
        <w:tc>
          <w:tcPr>
            <w:tcW w:w="268" w:type="pct"/>
            <w:noWrap/>
            <w:tcPrChange w:id="7770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AA77BA8" w14:textId="56E10DDC" w:rsidR="008A7303" w:rsidRPr="000522B8" w:rsidDel="00FC7A11" w:rsidRDefault="008A7303" w:rsidP="00576321">
            <w:pPr>
              <w:widowControl/>
              <w:jc w:val="center"/>
              <w:rPr>
                <w:del w:id="777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72" w:author="ST1" w:date="2020-12-02T08:23:00Z">
                  <w:rPr>
                    <w:del w:id="777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7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7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776" w:author="家興 余" w:date="2021-03-19T19:13:00Z">
              <w:tcPr>
                <w:tcW w:w="230" w:type="pct"/>
                <w:noWrap/>
              </w:tcPr>
            </w:tcPrChange>
          </w:tcPr>
          <w:p w14:paraId="263F8E03" w14:textId="58DEE3FA" w:rsidR="008A7303" w:rsidRPr="000522B8" w:rsidDel="00FC7A11" w:rsidRDefault="008A7303" w:rsidP="00576321">
            <w:pPr>
              <w:widowControl/>
              <w:jc w:val="center"/>
              <w:rPr>
                <w:del w:id="777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78" w:author="ST1" w:date="2020-12-02T08:23:00Z">
                  <w:rPr>
                    <w:del w:id="777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8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8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340" w:type="pct"/>
            <w:gridSpan w:val="2"/>
            <w:noWrap/>
            <w:tcPrChange w:id="7782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6F37C27B" w14:textId="254EF6CB" w:rsidR="008A7303" w:rsidRPr="000522B8" w:rsidDel="00FC7A11" w:rsidRDefault="008A7303" w:rsidP="00576321">
            <w:pPr>
              <w:widowControl/>
              <w:rPr>
                <w:del w:id="778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84" w:author="ST1" w:date="2020-12-02T08:23:00Z">
                  <w:rPr>
                    <w:del w:id="778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8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8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</w:delText>
              </w:r>
            </w:del>
          </w:p>
        </w:tc>
      </w:tr>
      <w:tr w:rsidR="008A7303" w:rsidRPr="008F20B5" w:rsidDel="00FC7A11" w14:paraId="4A217EEE" w14:textId="234B21F6" w:rsidTr="00FC7A11">
        <w:tblPrEx>
          <w:tblPrExChange w:id="7788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789" w:author="家興 余" w:date="2021-03-19T19:13:00Z"/>
          <w:trPrChange w:id="7790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791" w:author="家興 余" w:date="2021-03-19T19:13:00Z">
              <w:tcPr>
                <w:tcW w:w="229" w:type="pct"/>
              </w:tcPr>
            </w:tcPrChange>
          </w:tcPr>
          <w:p w14:paraId="7F97960E" w14:textId="17696344" w:rsidR="008A7303" w:rsidRPr="008F20B5" w:rsidDel="00FC7A11" w:rsidRDefault="008A7303" w:rsidP="00576321">
            <w:pPr>
              <w:widowControl/>
              <w:jc w:val="center"/>
              <w:rPr>
                <w:del w:id="7792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793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696" w:type="pct"/>
            <w:noWrap/>
            <w:tcPrChange w:id="7794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756486A7" w14:textId="68737E74" w:rsidR="008A7303" w:rsidRPr="000522B8" w:rsidDel="00FC7A11" w:rsidRDefault="008A7303" w:rsidP="00576321">
            <w:pPr>
              <w:widowControl/>
              <w:rPr>
                <w:del w:id="779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96" w:author="ST1" w:date="2020-12-02T08:23:00Z">
                  <w:rPr>
                    <w:del w:id="779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98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799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IrCode</w:delText>
              </w:r>
            </w:del>
          </w:p>
        </w:tc>
        <w:tc>
          <w:tcPr>
            <w:tcW w:w="1870" w:type="pct"/>
            <w:noWrap/>
            <w:tcPrChange w:id="7800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C8EA057" w14:textId="3E66C088" w:rsidR="008A7303" w:rsidRPr="000522B8" w:rsidDel="00FC7A11" w:rsidRDefault="008A7303" w:rsidP="00576321">
            <w:pPr>
              <w:widowControl/>
              <w:rPr>
                <w:del w:id="780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02" w:author="ST1" w:date="2020-12-02T08:23:00Z">
                  <w:rPr>
                    <w:del w:id="780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04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805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建物門牌（地段）</w:delText>
              </w:r>
            </w:del>
          </w:p>
        </w:tc>
        <w:tc>
          <w:tcPr>
            <w:tcW w:w="268" w:type="pct"/>
            <w:noWrap/>
            <w:tcPrChange w:id="7806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76AA0431" w14:textId="7F5A516D" w:rsidR="008A7303" w:rsidRPr="000522B8" w:rsidDel="00FC7A11" w:rsidRDefault="008A7303" w:rsidP="00576321">
            <w:pPr>
              <w:widowControl/>
              <w:jc w:val="center"/>
              <w:rPr>
                <w:del w:id="780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08" w:author="ST1" w:date="2020-12-02T08:23:00Z">
                  <w:rPr>
                    <w:del w:id="780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1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1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812" w:author="家興 余" w:date="2021-03-19T19:13:00Z">
              <w:tcPr>
                <w:tcW w:w="230" w:type="pct"/>
                <w:noWrap/>
              </w:tcPr>
            </w:tcPrChange>
          </w:tcPr>
          <w:p w14:paraId="736FBCCA" w14:textId="6978AC2E" w:rsidR="008A7303" w:rsidRPr="000522B8" w:rsidDel="00FC7A11" w:rsidRDefault="008A7303" w:rsidP="00576321">
            <w:pPr>
              <w:widowControl/>
              <w:jc w:val="center"/>
              <w:rPr>
                <w:del w:id="781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14" w:author="ST1" w:date="2020-12-02T08:23:00Z">
                  <w:rPr>
                    <w:del w:id="781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1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1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818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20AA8E4A" w14:textId="1F6FE905" w:rsidR="008A7303" w:rsidRPr="000522B8" w:rsidDel="00FC7A11" w:rsidRDefault="008A7303" w:rsidP="00576321">
            <w:pPr>
              <w:widowControl/>
              <w:rPr>
                <w:del w:id="781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20" w:author="ST1" w:date="2020-12-02T08:23:00Z">
                  <w:rPr>
                    <w:del w:id="782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2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2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</w:delText>
              </w:r>
            </w:del>
          </w:p>
        </w:tc>
      </w:tr>
      <w:tr w:rsidR="008A7303" w:rsidRPr="008F20B5" w:rsidDel="00FC7A11" w14:paraId="18274040" w14:textId="6A826F1A" w:rsidTr="00FC7A11">
        <w:tblPrEx>
          <w:tblPrExChange w:id="7824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825" w:author="家興 余" w:date="2021-03-19T19:13:00Z"/>
          <w:trPrChange w:id="7826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827" w:author="家興 余" w:date="2021-03-19T19:13:00Z">
              <w:tcPr>
                <w:tcW w:w="229" w:type="pct"/>
              </w:tcPr>
            </w:tcPrChange>
          </w:tcPr>
          <w:p w14:paraId="30DE9193" w14:textId="252A5AA8" w:rsidR="008A7303" w:rsidRPr="008F20B5" w:rsidDel="00FC7A11" w:rsidRDefault="008A7303" w:rsidP="00576321">
            <w:pPr>
              <w:widowControl/>
              <w:jc w:val="center"/>
              <w:rPr>
                <w:del w:id="7828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829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11</w:delText>
              </w:r>
            </w:del>
          </w:p>
        </w:tc>
        <w:tc>
          <w:tcPr>
            <w:tcW w:w="696" w:type="pct"/>
            <w:noWrap/>
            <w:tcPrChange w:id="7830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6583834D" w14:textId="3555D788" w:rsidR="008A7303" w:rsidRPr="000522B8" w:rsidDel="00FC7A11" w:rsidRDefault="008A7303" w:rsidP="00576321">
            <w:pPr>
              <w:widowControl/>
              <w:rPr>
                <w:del w:id="783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32" w:author="ST1" w:date="2020-12-02T08:23:00Z">
                  <w:rPr>
                    <w:del w:id="783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34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835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Road</w:delText>
              </w:r>
            </w:del>
          </w:p>
        </w:tc>
        <w:tc>
          <w:tcPr>
            <w:tcW w:w="1870" w:type="pct"/>
            <w:noWrap/>
            <w:tcPrChange w:id="7836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01510515" w14:textId="0A512B80" w:rsidR="008A7303" w:rsidRPr="000522B8" w:rsidDel="00FC7A11" w:rsidRDefault="008A7303" w:rsidP="00576321">
            <w:pPr>
              <w:widowControl/>
              <w:rPr>
                <w:del w:id="783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38" w:author="ST1" w:date="2020-12-02T08:23:00Z">
                  <w:rPr>
                    <w:del w:id="783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40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841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建物門牌（路／街／村）</w:delText>
              </w:r>
            </w:del>
          </w:p>
        </w:tc>
        <w:tc>
          <w:tcPr>
            <w:tcW w:w="268" w:type="pct"/>
            <w:noWrap/>
            <w:tcPrChange w:id="7842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C3C9D85" w14:textId="4AA71F83" w:rsidR="008A7303" w:rsidRPr="000522B8" w:rsidDel="00FC7A11" w:rsidRDefault="008A7303" w:rsidP="00576321">
            <w:pPr>
              <w:widowControl/>
              <w:jc w:val="center"/>
              <w:rPr>
                <w:del w:id="784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44" w:author="ST1" w:date="2020-12-02T08:23:00Z">
                  <w:rPr>
                    <w:del w:id="784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4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4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848" w:author="家興 余" w:date="2021-03-19T19:13:00Z">
              <w:tcPr>
                <w:tcW w:w="230" w:type="pct"/>
                <w:noWrap/>
              </w:tcPr>
            </w:tcPrChange>
          </w:tcPr>
          <w:p w14:paraId="5C73B535" w14:textId="68E74C63" w:rsidR="008A7303" w:rsidRPr="000522B8" w:rsidDel="00FC7A11" w:rsidRDefault="008A7303" w:rsidP="00576321">
            <w:pPr>
              <w:widowControl/>
              <w:jc w:val="center"/>
              <w:rPr>
                <w:del w:id="784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50" w:author="ST1" w:date="2020-12-02T08:23:00Z">
                  <w:rPr>
                    <w:del w:id="785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5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5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20</w:delText>
              </w:r>
            </w:del>
          </w:p>
        </w:tc>
        <w:tc>
          <w:tcPr>
            <w:tcW w:w="1340" w:type="pct"/>
            <w:gridSpan w:val="2"/>
            <w:noWrap/>
            <w:tcPrChange w:id="7854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5DFB98F1" w14:textId="0C6A711F" w:rsidR="008A7303" w:rsidRPr="000522B8" w:rsidDel="00FC7A11" w:rsidRDefault="008A7303" w:rsidP="00576321">
            <w:pPr>
              <w:widowControl/>
              <w:rPr>
                <w:del w:id="785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56" w:author="ST1" w:date="2020-12-02T08:23:00Z">
                  <w:rPr>
                    <w:del w:id="785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78E1AEAE" w14:textId="67D25EED" w:rsidTr="00FC7A11">
        <w:tblPrEx>
          <w:tblPrExChange w:id="7858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859" w:author="家興 余" w:date="2021-03-19T19:13:00Z"/>
          <w:trPrChange w:id="7860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861" w:author="家興 余" w:date="2021-03-19T19:13:00Z">
              <w:tcPr>
                <w:tcW w:w="229" w:type="pct"/>
              </w:tcPr>
            </w:tcPrChange>
          </w:tcPr>
          <w:p w14:paraId="384F2618" w14:textId="2CB7AB9A" w:rsidR="008A7303" w:rsidRPr="008F20B5" w:rsidDel="00FC7A11" w:rsidRDefault="008A7303" w:rsidP="00576321">
            <w:pPr>
              <w:widowControl/>
              <w:jc w:val="center"/>
              <w:rPr>
                <w:del w:id="7862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863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12</w:delText>
              </w:r>
            </w:del>
          </w:p>
        </w:tc>
        <w:tc>
          <w:tcPr>
            <w:tcW w:w="696" w:type="pct"/>
            <w:noWrap/>
            <w:tcPrChange w:id="7864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4F754521" w14:textId="16619220" w:rsidR="008A7303" w:rsidRPr="000522B8" w:rsidDel="00FC7A11" w:rsidRDefault="008A7303" w:rsidP="00576321">
            <w:pPr>
              <w:widowControl/>
              <w:rPr>
                <w:del w:id="786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66" w:author="ST1" w:date="2020-12-02T08:23:00Z">
                  <w:rPr>
                    <w:del w:id="786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68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869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Section</w:delText>
              </w:r>
            </w:del>
          </w:p>
        </w:tc>
        <w:tc>
          <w:tcPr>
            <w:tcW w:w="1870" w:type="pct"/>
            <w:noWrap/>
            <w:tcPrChange w:id="7870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0E9D7BB" w14:textId="158B5B03" w:rsidR="008A7303" w:rsidRPr="000522B8" w:rsidDel="00FC7A11" w:rsidRDefault="008A7303" w:rsidP="00576321">
            <w:pPr>
              <w:widowControl/>
              <w:rPr>
                <w:del w:id="787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72" w:author="ST1" w:date="2020-12-02T08:23:00Z">
                  <w:rPr>
                    <w:del w:id="787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74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875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建物門牌－段</w:delText>
              </w:r>
            </w:del>
          </w:p>
        </w:tc>
        <w:tc>
          <w:tcPr>
            <w:tcW w:w="268" w:type="pct"/>
            <w:noWrap/>
            <w:tcPrChange w:id="7876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06060B7C" w14:textId="16F56D05" w:rsidR="008A7303" w:rsidRPr="000522B8" w:rsidDel="00FC7A11" w:rsidRDefault="008A7303" w:rsidP="00576321">
            <w:pPr>
              <w:widowControl/>
              <w:jc w:val="center"/>
              <w:rPr>
                <w:del w:id="787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78" w:author="ST1" w:date="2020-12-02T08:23:00Z">
                  <w:rPr>
                    <w:del w:id="787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8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8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882" w:author="家興 余" w:date="2021-03-19T19:13:00Z">
              <w:tcPr>
                <w:tcW w:w="230" w:type="pct"/>
                <w:noWrap/>
              </w:tcPr>
            </w:tcPrChange>
          </w:tcPr>
          <w:p w14:paraId="30F352C3" w14:textId="79FBE21F" w:rsidR="008A7303" w:rsidRPr="000522B8" w:rsidDel="00FC7A11" w:rsidRDefault="008A7303" w:rsidP="00576321">
            <w:pPr>
              <w:widowControl/>
              <w:jc w:val="center"/>
              <w:rPr>
                <w:del w:id="788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84" w:author="ST1" w:date="2020-12-02T08:23:00Z">
                  <w:rPr>
                    <w:del w:id="788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8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8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888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01BADDF5" w14:textId="4F1EB353" w:rsidR="008A7303" w:rsidRPr="000522B8" w:rsidDel="00FC7A11" w:rsidRDefault="008A7303" w:rsidP="00576321">
            <w:pPr>
              <w:widowControl/>
              <w:rPr>
                <w:del w:id="788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90" w:author="ST1" w:date="2020-12-02T08:23:00Z">
                  <w:rPr>
                    <w:del w:id="789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6B989CDF" w14:textId="2BAD5734" w:rsidTr="00FC7A11">
        <w:tblPrEx>
          <w:tblPrExChange w:id="7892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893" w:author="家興 余" w:date="2021-03-19T19:13:00Z"/>
          <w:trPrChange w:id="7894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895" w:author="家興 余" w:date="2021-03-19T19:13:00Z">
              <w:tcPr>
                <w:tcW w:w="229" w:type="pct"/>
              </w:tcPr>
            </w:tcPrChange>
          </w:tcPr>
          <w:p w14:paraId="174A0C4E" w14:textId="226C99F8" w:rsidR="008A7303" w:rsidRPr="008F20B5" w:rsidDel="00FC7A11" w:rsidRDefault="008A7303" w:rsidP="00576321">
            <w:pPr>
              <w:widowControl/>
              <w:jc w:val="center"/>
              <w:rPr>
                <w:del w:id="7896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897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13</w:delText>
              </w:r>
            </w:del>
          </w:p>
        </w:tc>
        <w:tc>
          <w:tcPr>
            <w:tcW w:w="696" w:type="pct"/>
            <w:noWrap/>
            <w:tcPrChange w:id="7898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0EC6D878" w14:textId="413B1AB3" w:rsidR="008A7303" w:rsidRPr="000522B8" w:rsidDel="00FC7A11" w:rsidRDefault="008A7303" w:rsidP="00576321">
            <w:pPr>
              <w:widowControl/>
              <w:rPr>
                <w:del w:id="789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00" w:author="ST1" w:date="2020-12-02T08:23:00Z">
                  <w:rPr>
                    <w:del w:id="790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02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903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Alley</w:delText>
              </w:r>
            </w:del>
          </w:p>
        </w:tc>
        <w:tc>
          <w:tcPr>
            <w:tcW w:w="1870" w:type="pct"/>
            <w:noWrap/>
            <w:tcPrChange w:id="7904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7D6B212F" w14:textId="1A34EDC8" w:rsidR="008A7303" w:rsidRPr="000522B8" w:rsidDel="00FC7A11" w:rsidRDefault="008A7303" w:rsidP="00576321">
            <w:pPr>
              <w:widowControl/>
              <w:rPr>
                <w:del w:id="790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06" w:author="ST1" w:date="2020-12-02T08:23:00Z">
                  <w:rPr>
                    <w:del w:id="790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08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909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建物門牌－巷</w:delText>
              </w:r>
            </w:del>
          </w:p>
        </w:tc>
        <w:tc>
          <w:tcPr>
            <w:tcW w:w="268" w:type="pct"/>
            <w:noWrap/>
            <w:tcPrChange w:id="7910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1E5095E" w14:textId="4B72FA90" w:rsidR="008A7303" w:rsidRPr="000522B8" w:rsidDel="00FC7A11" w:rsidRDefault="008A7303" w:rsidP="00576321">
            <w:pPr>
              <w:widowControl/>
              <w:jc w:val="center"/>
              <w:rPr>
                <w:del w:id="791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12" w:author="ST1" w:date="2020-12-02T08:23:00Z">
                  <w:rPr>
                    <w:del w:id="791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1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1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916" w:author="家興 余" w:date="2021-03-19T19:13:00Z">
              <w:tcPr>
                <w:tcW w:w="230" w:type="pct"/>
                <w:noWrap/>
              </w:tcPr>
            </w:tcPrChange>
          </w:tcPr>
          <w:p w14:paraId="1AA50BA1" w14:textId="38E92808" w:rsidR="008A7303" w:rsidRPr="000522B8" w:rsidDel="00FC7A11" w:rsidRDefault="008A7303" w:rsidP="00576321">
            <w:pPr>
              <w:widowControl/>
              <w:jc w:val="center"/>
              <w:rPr>
                <w:del w:id="791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18" w:author="ST1" w:date="2020-12-02T08:23:00Z">
                  <w:rPr>
                    <w:del w:id="791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2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2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922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48BBE6F8" w14:textId="63B180F6" w:rsidR="008A7303" w:rsidRPr="000522B8" w:rsidDel="00FC7A11" w:rsidRDefault="008A7303" w:rsidP="00576321">
            <w:pPr>
              <w:widowControl/>
              <w:rPr>
                <w:del w:id="792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24" w:author="ST1" w:date="2020-12-02T08:23:00Z">
                  <w:rPr>
                    <w:del w:id="792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2A54BDBE" w14:textId="2F6D9F2B" w:rsidTr="00FC7A11">
        <w:tblPrEx>
          <w:tblPrExChange w:id="7926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927" w:author="家興 余" w:date="2021-03-19T19:13:00Z"/>
          <w:trPrChange w:id="7928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929" w:author="家興 余" w:date="2021-03-19T19:13:00Z">
              <w:tcPr>
                <w:tcW w:w="229" w:type="pct"/>
              </w:tcPr>
            </w:tcPrChange>
          </w:tcPr>
          <w:p w14:paraId="6AE716EF" w14:textId="2B94A5CD" w:rsidR="008A7303" w:rsidRPr="008F20B5" w:rsidDel="00FC7A11" w:rsidRDefault="008A7303" w:rsidP="00576321">
            <w:pPr>
              <w:widowControl/>
              <w:jc w:val="center"/>
              <w:rPr>
                <w:del w:id="7930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931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696" w:type="pct"/>
            <w:noWrap/>
            <w:tcPrChange w:id="7932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3E67B27B" w14:textId="015BEE88" w:rsidR="008A7303" w:rsidRPr="000522B8" w:rsidDel="00FC7A11" w:rsidRDefault="008A7303" w:rsidP="00576321">
            <w:pPr>
              <w:widowControl/>
              <w:rPr>
                <w:del w:id="793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34" w:author="ST1" w:date="2020-12-02T08:23:00Z">
                  <w:rPr>
                    <w:del w:id="793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36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937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Lane</w:delText>
              </w:r>
            </w:del>
          </w:p>
        </w:tc>
        <w:tc>
          <w:tcPr>
            <w:tcW w:w="1870" w:type="pct"/>
            <w:noWrap/>
            <w:tcPrChange w:id="7938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B36E2A4" w14:textId="62BE09DF" w:rsidR="008A7303" w:rsidRPr="000522B8" w:rsidDel="00FC7A11" w:rsidRDefault="008A7303" w:rsidP="00576321">
            <w:pPr>
              <w:widowControl/>
              <w:rPr>
                <w:del w:id="793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40" w:author="ST1" w:date="2020-12-02T08:23:00Z">
                  <w:rPr>
                    <w:del w:id="794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42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943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建物門牌－弄</w:delText>
              </w:r>
            </w:del>
          </w:p>
        </w:tc>
        <w:tc>
          <w:tcPr>
            <w:tcW w:w="268" w:type="pct"/>
            <w:noWrap/>
            <w:tcPrChange w:id="7944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73A16BC4" w14:textId="67B6F648" w:rsidR="008A7303" w:rsidRPr="000522B8" w:rsidDel="00FC7A11" w:rsidRDefault="008A7303" w:rsidP="00576321">
            <w:pPr>
              <w:widowControl/>
              <w:jc w:val="center"/>
              <w:rPr>
                <w:del w:id="794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46" w:author="ST1" w:date="2020-12-02T08:23:00Z">
                  <w:rPr>
                    <w:del w:id="794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4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4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950" w:author="家興 余" w:date="2021-03-19T19:13:00Z">
              <w:tcPr>
                <w:tcW w:w="230" w:type="pct"/>
                <w:noWrap/>
              </w:tcPr>
            </w:tcPrChange>
          </w:tcPr>
          <w:p w14:paraId="12B03544" w14:textId="05C6D132" w:rsidR="008A7303" w:rsidRPr="000522B8" w:rsidDel="00FC7A11" w:rsidRDefault="008A7303" w:rsidP="00576321">
            <w:pPr>
              <w:widowControl/>
              <w:jc w:val="center"/>
              <w:rPr>
                <w:del w:id="795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52" w:author="ST1" w:date="2020-12-02T08:23:00Z">
                  <w:rPr>
                    <w:del w:id="795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5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5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956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0CF83D4F" w14:textId="3754131A" w:rsidR="008A7303" w:rsidRPr="000522B8" w:rsidDel="00FC7A11" w:rsidRDefault="008A7303" w:rsidP="00576321">
            <w:pPr>
              <w:widowControl/>
              <w:rPr>
                <w:del w:id="795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58" w:author="ST1" w:date="2020-12-02T08:23:00Z">
                  <w:rPr>
                    <w:del w:id="795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6C95A623" w14:textId="0C489614" w:rsidTr="00FC7A11">
        <w:tblPrEx>
          <w:tblPrExChange w:id="7960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961" w:author="家興 余" w:date="2021-03-19T19:13:00Z"/>
          <w:trPrChange w:id="7962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963" w:author="家興 余" w:date="2021-03-19T19:13:00Z">
              <w:tcPr>
                <w:tcW w:w="229" w:type="pct"/>
              </w:tcPr>
            </w:tcPrChange>
          </w:tcPr>
          <w:p w14:paraId="2A0C2091" w14:textId="1805B594" w:rsidR="008A7303" w:rsidRPr="008F20B5" w:rsidDel="00FC7A11" w:rsidRDefault="008A7303" w:rsidP="00576321">
            <w:pPr>
              <w:widowControl/>
              <w:jc w:val="center"/>
              <w:rPr>
                <w:del w:id="7964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965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15</w:delText>
              </w:r>
            </w:del>
          </w:p>
        </w:tc>
        <w:tc>
          <w:tcPr>
            <w:tcW w:w="696" w:type="pct"/>
            <w:noWrap/>
            <w:tcPrChange w:id="7966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2E4A27B4" w14:textId="46B0833E" w:rsidR="008A7303" w:rsidRPr="000522B8" w:rsidDel="00FC7A11" w:rsidRDefault="008A7303" w:rsidP="00576321">
            <w:pPr>
              <w:widowControl/>
              <w:rPr>
                <w:del w:id="796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68" w:author="ST1" w:date="2020-12-02T08:23:00Z">
                  <w:rPr>
                    <w:del w:id="796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70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971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Num</w:delText>
              </w:r>
            </w:del>
          </w:p>
        </w:tc>
        <w:tc>
          <w:tcPr>
            <w:tcW w:w="1870" w:type="pct"/>
            <w:noWrap/>
            <w:tcPrChange w:id="7972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DE1F3BD" w14:textId="47DD46B3" w:rsidR="008A7303" w:rsidRPr="000522B8" w:rsidDel="00FC7A11" w:rsidRDefault="008A7303" w:rsidP="00576321">
            <w:pPr>
              <w:widowControl/>
              <w:rPr>
                <w:del w:id="797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74" w:author="ST1" w:date="2020-12-02T08:23:00Z">
                  <w:rPr>
                    <w:del w:id="797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76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977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建物門牌－號</w:delText>
              </w:r>
            </w:del>
          </w:p>
        </w:tc>
        <w:tc>
          <w:tcPr>
            <w:tcW w:w="268" w:type="pct"/>
            <w:noWrap/>
            <w:tcPrChange w:id="7978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0508137" w14:textId="623B6948" w:rsidR="008A7303" w:rsidRPr="000522B8" w:rsidDel="00FC7A11" w:rsidRDefault="008A7303" w:rsidP="00576321">
            <w:pPr>
              <w:widowControl/>
              <w:jc w:val="center"/>
              <w:rPr>
                <w:del w:id="797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80" w:author="ST1" w:date="2020-12-02T08:23:00Z">
                  <w:rPr>
                    <w:del w:id="798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8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8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984" w:author="家興 余" w:date="2021-03-19T19:13:00Z">
              <w:tcPr>
                <w:tcW w:w="230" w:type="pct"/>
                <w:noWrap/>
              </w:tcPr>
            </w:tcPrChange>
          </w:tcPr>
          <w:p w14:paraId="7B79CFA7" w14:textId="4A56629A" w:rsidR="008A7303" w:rsidRPr="000522B8" w:rsidDel="00FC7A11" w:rsidRDefault="008A7303" w:rsidP="00576321">
            <w:pPr>
              <w:widowControl/>
              <w:jc w:val="center"/>
              <w:rPr>
                <w:del w:id="798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86" w:author="ST1" w:date="2020-12-02T08:23:00Z">
                  <w:rPr>
                    <w:del w:id="798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8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8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990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0B202E1C" w14:textId="6F11787F" w:rsidR="008A7303" w:rsidRPr="000522B8" w:rsidDel="00FC7A11" w:rsidRDefault="008A7303" w:rsidP="00576321">
            <w:pPr>
              <w:widowControl/>
              <w:rPr>
                <w:del w:id="799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92" w:author="ST1" w:date="2020-12-02T08:23:00Z">
                  <w:rPr>
                    <w:del w:id="799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5B369041" w14:textId="022B5F66" w:rsidTr="00FC7A11">
        <w:tblPrEx>
          <w:tblPrExChange w:id="7994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995" w:author="家興 余" w:date="2021-03-19T19:13:00Z"/>
          <w:trPrChange w:id="7996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997" w:author="家興 余" w:date="2021-03-19T19:13:00Z">
              <w:tcPr>
                <w:tcW w:w="229" w:type="pct"/>
              </w:tcPr>
            </w:tcPrChange>
          </w:tcPr>
          <w:p w14:paraId="490F7ABE" w14:textId="697AC0E7" w:rsidR="008A7303" w:rsidRPr="008F20B5" w:rsidDel="00FC7A11" w:rsidRDefault="008A7303" w:rsidP="00576321">
            <w:pPr>
              <w:widowControl/>
              <w:jc w:val="center"/>
              <w:rPr>
                <w:del w:id="7998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999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16</w:delText>
              </w:r>
            </w:del>
          </w:p>
        </w:tc>
        <w:tc>
          <w:tcPr>
            <w:tcW w:w="696" w:type="pct"/>
            <w:noWrap/>
            <w:tcPrChange w:id="8000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71E49A85" w14:textId="39079594" w:rsidR="008A7303" w:rsidRPr="000522B8" w:rsidDel="00FC7A11" w:rsidRDefault="008A7303" w:rsidP="00576321">
            <w:pPr>
              <w:widowControl/>
              <w:rPr>
                <w:del w:id="800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02" w:author="ST1" w:date="2020-12-02T08:23:00Z">
                  <w:rPr>
                    <w:del w:id="800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04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005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NumDash</w:delText>
              </w:r>
            </w:del>
          </w:p>
        </w:tc>
        <w:tc>
          <w:tcPr>
            <w:tcW w:w="1870" w:type="pct"/>
            <w:noWrap/>
            <w:tcPrChange w:id="8006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A08D5CD" w14:textId="35161165" w:rsidR="008A7303" w:rsidRPr="000522B8" w:rsidDel="00FC7A11" w:rsidRDefault="008A7303" w:rsidP="00576321">
            <w:pPr>
              <w:widowControl/>
              <w:rPr>
                <w:del w:id="800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08" w:author="ST1" w:date="2020-12-02T08:23:00Z">
                  <w:rPr>
                    <w:del w:id="800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10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011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建物門牌－號之</w:delText>
              </w:r>
            </w:del>
          </w:p>
        </w:tc>
        <w:tc>
          <w:tcPr>
            <w:tcW w:w="268" w:type="pct"/>
            <w:noWrap/>
            <w:tcPrChange w:id="8012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6FFF127B" w14:textId="42AE226D" w:rsidR="008A7303" w:rsidRPr="000522B8" w:rsidDel="00FC7A11" w:rsidRDefault="008A7303" w:rsidP="00576321">
            <w:pPr>
              <w:widowControl/>
              <w:jc w:val="center"/>
              <w:rPr>
                <w:del w:id="801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14" w:author="ST1" w:date="2020-12-02T08:23:00Z">
                  <w:rPr>
                    <w:del w:id="801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1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1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018" w:author="家興 余" w:date="2021-03-19T19:13:00Z">
              <w:tcPr>
                <w:tcW w:w="230" w:type="pct"/>
                <w:noWrap/>
              </w:tcPr>
            </w:tcPrChange>
          </w:tcPr>
          <w:p w14:paraId="2774DFF0" w14:textId="0F1D3B0A" w:rsidR="008A7303" w:rsidRPr="000522B8" w:rsidDel="00FC7A11" w:rsidRDefault="008A7303" w:rsidP="00576321">
            <w:pPr>
              <w:widowControl/>
              <w:jc w:val="center"/>
              <w:rPr>
                <w:del w:id="801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20" w:author="ST1" w:date="2020-12-02T08:23:00Z">
                  <w:rPr>
                    <w:del w:id="802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2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2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024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49BFB95A" w14:textId="6F6EA135" w:rsidR="008A7303" w:rsidRPr="000522B8" w:rsidDel="00FC7A11" w:rsidRDefault="008A7303" w:rsidP="00576321">
            <w:pPr>
              <w:widowControl/>
              <w:rPr>
                <w:del w:id="802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26" w:author="ST1" w:date="2020-12-02T08:23:00Z">
                  <w:rPr>
                    <w:del w:id="802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3666ECBA" w14:textId="029E18E4" w:rsidTr="00FC7A11">
        <w:tblPrEx>
          <w:tblPrExChange w:id="8028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029" w:author="家興 余" w:date="2021-03-19T19:13:00Z"/>
          <w:trPrChange w:id="8030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031" w:author="家興 余" w:date="2021-03-19T19:13:00Z">
              <w:tcPr>
                <w:tcW w:w="229" w:type="pct"/>
              </w:tcPr>
            </w:tcPrChange>
          </w:tcPr>
          <w:p w14:paraId="4C556849" w14:textId="37824375" w:rsidR="008A7303" w:rsidRPr="008F20B5" w:rsidDel="00FC7A11" w:rsidRDefault="008A7303" w:rsidP="00576321">
            <w:pPr>
              <w:widowControl/>
              <w:jc w:val="center"/>
              <w:rPr>
                <w:del w:id="8032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033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17</w:delText>
              </w:r>
            </w:del>
          </w:p>
        </w:tc>
        <w:tc>
          <w:tcPr>
            <w:tcW w:w="696" w:type="pct"/>
            <w:noWrap/>
            <w:tcPrChange w:id="8034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038E901D" w14:textId="361C8EC1" w:rsidR="008A7303" w:rsidRPr="000522B8" w:rsidDel="00FC7A11" w:rsidRDefault="008A7303" w:rsidP="00576321">
            <w:pPr>
              <w:widowControl/>
              <w:rPr>
                <w:del w:id="803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36" w:author="ST1" w:date="2020-12-02T08:23:00Z">
                  <w:rPr>
                    <w:del w:id="803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38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039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Floor</w:delText>
              </w:r>
            </w:del>
          </w:p>
        </w:tc>
        <w:tc>
          <w:tcPr>
            <w:tcW w:w="1870" w:type="pct"/>
            <w:noWrap/>
            <w:tcPrChange w:id="8040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0F3B68FA" w14:textId="2C9EB6B0" w:rsidR="008A7303" w:rsidRPr="000522B8" w:rsidDel="00FC7A11" w:rsidRDefault="008A7303" w:rsidP="00576321">
            <w:pPr>
              <w:widowControl/>
              <w:rPr>
                <w:del w:id="804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42" w:author="ST1" w:date="2020-12-02T08:23:00Z">
                  <w:rPr>
                    <w:del w:id="804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44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045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建物門牌－樓</w:delText>
              </w:r>
            </w:del>
          </w:p>
        </w:tc>
        <w:tc>
          <w:tcPr>
            <w:tcW w:w="268" w:type="pct"/>
            <w:noWrap/>
            <w:tcPrChange w:id="8046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7536FA63" w14:textId="4A0C2844" w:rsidR="008A7303" w:rsidRPr="000522B8" w:rsidDel="00FC7A11" w:rsidRDefault="008A7303" w:rsidP="00576321">
            <w:pPr>
              <w:widowControl/>
              <w:jc w:val="center"/>
              <w:rPr>
                <w:del w:id="804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48" w:author="ST1" w:date="2020-12-02T08:23:00Z">
                  <w:rPr>
                    <w:del w:id="804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5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5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052" w:author="家興 余" w:date="2021-03-19T19:13:00Z">
              <w:tcPr>
                <w:tcW w:w="230" w:type="pct"/>
                <w:noWrap/>
              </w:tcPr>
            </w:tcPrChange>
          </w:tcPr>
          <w:p w14:paraId="59309150" w14:textId="5631AC16" w:rsidR="008A7303" w:rsidRPr="000522B8" w:rsidDel="00FC7A11" w:rsidRDefault="008A7303" w:rsidP="00576321">
            <w:pPr>
              <w:widowControl/>
              <w:jc w:val="center"/>
              <w:rPr>
                <w:del w:id="805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54" w:author="ST1" w:date="2020-12-02T08:23:00Z">
                  <w:rPr>
                    <w:del w:id="805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5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5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058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374392E3" w14:textId="4AA3A281" w:rsidR="008A7303" w:rsidRPr="000522B8" w:rsidDel="00FC7A11" w:rsidRDefault="008A7303" w:rsidP="00576321">
            <w:pPr>
              <w:widowControl/>
              <w:rPr>
                <w:del w:id="805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60" w:author="ST1" w:date="2020-12-02T08:23:00Z">
                  <w:rPr>
                    <w:del w:id="806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55774FB5" w14:textId="189034E6" w:rsidTr="00FC7A11">
        <w:tblPrEx>
          <w:tblPrExChange w:id="8062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063" w:author="家興 余" w:date="2021-03-19T19:13:00Z"/>
          <w:trPrChange w:id="8064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065" w:author="家興 余" w:date="2021-03-19T19:13:00Z">
              <w:tcPr>
                <w:tcW w:w="229" w:type="pct"/>
              </w:tcPr>
            </w:tcPrChange>
          </w:tcPr>
          <w:p w14:paraId="55546E99" w14:textId="1E0B9E97" w:rsidR="008A7303" w:rsidRPr="008F20B5" w:rsidDel="00FC7A11" w:rsidRDefault="008A7303" w:rsidP="00576321">
            <w:pPr>
              <w:widowControl/>
              <w:jc w:val="center"/>
              <w:rPr>
                <w:del w:id="8066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067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18</w:delText>
              </w:r>
            </w:del>
          </w:p>
        </w:tc>
        <w:tc>
          <w:tcPr>
            <w:tcW w:w="696" w:type="pct"/>
            <w:noWrap/>
            <w:tcPrChange w:id="8068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2323CD75" w14:textId="4481A9AD" w:rsidR="008A7303" w:rsidRPr="000522B8" w:rsidDel="00FC7A11" w:rsidRDefault="008A7303" w:rsidP="00576321">
            <w:pPr>
              <w:widowControl/>
              <w:rPr>
                <w:del w:id="806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70" w:author="ST1" w:date="2020-12-02T08:23:00Z">
                  <w:rPr>
                    <w:del w:id="807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72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073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FloorDash</w:delText>
              </w:r>
            </w:del>
          </w:p>
        </w:tc>
        <w:tc>
          <w:tcPr>
            <w:tcW w:w="1870" w:type="pct"/>
            <w:noWrap/>
            <w:tcPrChange w:id="8074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F8DCE3B" w14:textId="553F2495" w:rsidR="008A7303" w:rsidRPr="000522B8" w:rsidDel="00FC7A11" w:rsidRDefault="008A7303" w:rsidP="00576321">
            <w:pPr>
              <w:widowControl/>
              <w:rPr>
                <w:del w:id="807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76" w:author="ST1" w:date="2020-12-02T08:23:00Z">
                  <w:rPr>
                    <w:del w:id="807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78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079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建物門牌－樓之</w:delText>
              </w:r>
            </w:del>
          </w:p>
        </w:tc>
        <w:tc>
          <w:tcPr>
            <w:tcW w:w="268" w:type="pct"/>
            <w:noWrap/>
            <w:tcPrChange w:id="8080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6E2D8745" w14:textId="17CBB8E6" w:rsidR="008A7303" w:rsidRPr="000522B8" w:rsidDel="00FC7A11" w:rsidRDefault="008A7303" w:rsidP="00576321">
            <w:pPr>
              <w:widowControl/>
              <w:jc w:val="center"/>
              <w:rPr>
                <w:del w:id="808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82" w:author="ST1" w:date="2020-12-02T08:23:00Z">
                  <w:rPr>
                    <w:del w:id="808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8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8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086" w:author="家興 余" w:date="2021-03-19T19:13:00Z">
              <w:tcPr>
                <w:tcW w:w="230" w:type="pct"/>
                <w:noWrap/>
              </w:tcPr>
            </w:tcPrChange>
          </w:tcPr>
          <w:p w14:paraId="63AB5A1A" w14:textId="59EDD51C" w:rsidR="008A7303" w:rsidRPr="000522B8" w:rsidDel="00FC7A11" w:rsidRDefault="008A7303" w:rsidP="00576321">
            <w:pPr>
              <w:widowControl/>
              <w:jc w:val="center"/>
              <w:rPr>
                <w:del w:id="808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88" w:author="ST1" w:date="2020-12-02T08:23:00Z">
                  <w:rPr>
                    <w:del w:id="808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9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9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092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3FAC70FC" w14:textId="141584B1" w:rsidR="008A7303" w:rsidRPr="000522B8" w:rsidDel="00FC7A11" w:rsidRDefault="008A7303" w:rsidP="00576321">
            <w:pPr>
              <w:widowControl/>
              <w:rPr>
                <w:del w:id="809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94" w:author="ST1" w:date="2020-12-02T08:23:00Z">
                  <w:rPr>
                    <w:del w:id="809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2C25C758" w14:textId="48ECF9C0" w:rsidTr="00FC7A11">
        <w:tblPrEx>
          <w:tblPrExChange w:id="8096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097" w:author="家興 余" w:date="2021-03-19T19:13:00Z"/>
          <w:trPrChange w:id="8098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099" w:author="家興 余" w:date="2021-03-19T19:13:00Z">
              <w:tcPr>
                <w:tcW w:w="229" w:type="pct"/>
              </w:tcPr>
            </w:tcPrChange>
          </w:tcPr>
          <w:p w14:paraId="4904E8D4" w14:textId="076EB4BD" w:rsidR="008A7303" w:rsidRPr="008F20B5" w:rsidDel="00FC7A11" w:rsidRDefault="008A7303" w:rsidP="00576321">
            <w:pPr>
              <w:widowControl/>
              <w:jc w:val="center"/>
              <w:rPr>
                <w:del w:id="8100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101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19</w:delText>
              </w:r>
            </w:del>
          </w:p>
        </w:tc>
        <w:tc>
          <w:tcPr>
            <w:tcW w:w="696" w:type="pct"/>
            <w:noWrap/>
            <w:tcPrChange w:id="8102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5C64E85A" w14:textId="6A84AB37" w:rsidR="008A7303" w:rsidRPr="000522B8" w:rsidDel="00FC7A11" w:rsidRDefault="008A7303" w:rsidP="00576321">
            <w:pPr>
              <w:widowControl/>
              <w:rPr>
                <w:del w:id="810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04" w:author="ST1" w:date="2020-12-02T08:23:00Z">
                  <w:rPr>
                    <w:del w:id="810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06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107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BdNo1</w:delText>
              </w:r>
            </w:del>
          </w:p>
        </w:tc>
        <w:tc>
          <w:tcPr>
            <w:tcW w:w="1870" w:type="pct"/>
            <w:noWrap/>
            <w:tcPrChange w:id="8108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632AEA5" w14:textId="7935836C" w:rsidR="008A7303" w:rsidRPr="000522B8" w:rsidDel="00FC7A11" w:rsidRDefault="008A7303" w:rsidP="00576321">
            <w:pPr>
              <w:widowControl/>
              <w:rPr>
                <w:del w:id="810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10" w:author="ST1" w:date="2020-12-02T08:23:00Z">
                  <w:rPr>
                    <w:del w:id="811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12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113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建物門牌－建號</w:delText>
              </w:r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114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1</w:delText>
              </w:r>
            </w:del>
          </w:p>
        </w:tc>
        <w:tc>
          <w:tcPr>
            <w:tcW w:w="268" w:type="pct"/>
            <w:noWrap/>
            <w:tcPrChange w:id="8115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0162C3A4" w14:textId="3210B829" w:rsidR="008A7303" w:rsidRPr="000522B8" w:rsidDel="00FC7A11" w:rsidRDefault="008A7303" w:rsidP="00576321">
            <w:pPr>
              <w:widowControl/>
              <w:jc w:val="center"/>
              <w:rPr>
                <w:del w:id="811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17" w:author="ST1" w:date="2020-12-02T08:23:00Z">
                  <w:rPr>
                    <w:del w:id="811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19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20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121" w:author="家興 余" w:date="2021-03-19T19:13:00Z">
              <w:tcPr>
                <w:tcW w:w="230" w:type="pct"/>
                <w:noWrap/>
              </w:tcPr>
            </w:tcPrChange>
          </w:tcPr>
          <w:p w14:paraId="44F819EF" w14:textId="2DFE8709" w:rsidR="008A7303" w:rsidRPr="000522B8" w:rsidDel="00FC7A11" w:rsidRDefault="008A7303" w:rsidP="00576321">
            <w:pPr>
              <w:widowControl/>
              <w:jc w:val="center"/>
              <w:rPr>
                <w:del w:id="812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23" w:author="ST1" w:date="2020-12-02T08:23:00Z">
                  <w:rPr>
                    <w:del w:id="812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25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26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127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7D07B7DE" w14:textId="188F34E5" w:rsidR="008A7303" w:rsidRPr="000522B8" w:rsidDel="00FC7A11" w:rsidRDefault="008A7303" w:rsidP="00576321">
            <w:pPr>
              <w:widowControl/>
              <w:rPr>
                <w:del w:id="812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29" w:author="ST1" w:date="2020-12-02T08:23:00Z">
                  <w:rPr>
                    <w:del w:id="813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2F43BD96" w14:textId="4141C7AF" w:rsidTr="00FC7A11">
        <w:tblPrEx>
          <w:tblPrExChange w:id="8131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132" w:author="家興 余" w:date="2021-03-19T19:13:00Z"/>
          <w:trPrChange w:id="8133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134" w:author="家興 余" w:date="2021-03-19T19:13:00Z">
              <w:tcPr>
                <w:tcW w:w="229" w:type="pct"/>
              </w:tcPr>
            </w:tcPrChange>
          </w:tcPr>
          <w:p w14:paraId="5418DF19" w14:textId="24E8C935" w:rsidR="008A7303" w:rsidRPr="008F20B5" w:rsidDel="00FC7A11" w:rsidRDefault="008A7303" w:rsidP="00576321">
            <w:pPr>
              <w:widowControl/>
              <w:jc w:val="center"/>
              <w:rPr>
                <w:del w:id="8135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136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696" w:type="pct"/>
            <w:noWrap/>
            <w:tcPrChange w:id="8137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5933B578" w14:textId="557ADF6F" w:rsidR="008A7303" w:rsidRPr="000522B8" w:rsidDel="00FC7A11" w:rsidRDefault="008A7303" w:rsidP="00576321">
            <w:pPr>
              <w:widowControl/>
              <w:rPr>
                <w:del w:id="813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39" w:author="ST1" w:date="2020-12-02T08:23:00Z">
                  <w:rPr>
                    <w:del w:id="814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41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142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BdNo2</w:delText>
              </w:r>
            </w:del>
          </w:p>
        </w:tc>
        <w:tc>
          <w:tcPr>
            <w:tcW w:w="1870" w:type="pct"/>
            <w:noWrap/>
            <w:tcPrChange w:id="8143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FC5B24F" w14:textId="03A20AE8" w:rsidR="008A7303" w:rsidRPr="000522B8" w:rsidDel="00FC7A11" w:rsidRDefault="008A7303" w:rsidP="00576321">
            <w:pPr>
              <w:widowControl/>
              <w:rPr>
                <w:del w:id="814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45" w:author="ST1" w:date="2020-12-02T08:23:00Z">
                  <w:rPr>
                    <w:del w:id="814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47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148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建物門牌－建號</w:delText>
              </w:r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149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2</w:delText>
              </w:r>
            </w:del>
          </w:p>
        </w:tc>
        <w:tc>
          <w:tcPr>
            <w:tcW w:w="268" w:type="pct"/>
            <w:noWrap/>
            <w:tcPrChange w:id="8150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4E5641E3" w14:textId="764C9490" w:rsidR="008A7303" w:rsidRPr="000522B8" w:rsidDel="00FC7A11" w:rsidRDefault="008A7303" w:rsidP="00576321">
            <w:pPr>
              <w:widowControl/>
              <w:jc w:val="center"/>
              <w:rPr>
                <w:del w:id="815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52" w:author="ST1" w:date="2020-12-02T08:23:00Z">
                  <w:rPr>
                    <w:del w:id="815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5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5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156" w:author="家興 余" w:date="2021-03-19T19:13:00Z">
              <w:tcPr>
                <w:tcW w:w="230" w:type="pct"/>
                <w:noWrap/>
              </w:tcPr>
            </w:tcPrChange>
          </w:tcPr>
          <w:p w14:paraId="5E2A7C5A" w14:textId="6EB3A137" w:rsidR="008A7303" w:rsidRPr="000522B8" w:rsidDel="00FC7A11" w:rsidRDefault="008A7303" w:rsidP="00576321">
            <w:pPr>
              <w:widowControl/>
              <w:jc w:val="center"/>
              <w:rPr>
                <w:del w:id="815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58" w:author="ST1" w:date="2020-12-02T08:23:00Z">
                  <w:rPr>
                    <w:del w:id="815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6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6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340" w:type="pct"/>
            <w:gridSpan w:val="2"/>
            <w:noWrap/>
            <w:tcPrChange w:id="8162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1EF16F33" w14:textId="7C3CBD94" w:rsidR="008A7303" w:rsidRPr="000522B8" w:rsidDel="00FC7A11" w:rsidRDefault="008A7303" w:rsidP="00576321">
            <w:pPr>
              <w:widowControl/>
              <w:rPr>
                <w:del w:id="816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64" w:author="ST1" w:date="2020-12-02T08:23:00Z">
                  <w:rPr>
                    <w:del w:id="816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14:paraId="243BDA0F" w14:textId="77777777" w:rsidTr="00FC7A11">
        <w:trPr>
          <w:trHeight w:val="340"/>
          <w:trPrChange w:id="816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6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D962E7" w14:textId="19A791B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21</w:t>
            </w:r>
          </w:p>
        </w:tc>
        <w:tc>
          <w:tcPr>
            <w:tcW w:w="696" w:type="pct"/>
            <w:noWrap/>
            <w:tcPrChange w:id="816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3B423D1" w14:textId="4C8D626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BdLocation</w:t>
            </w:r>
          </w:p>
        </w:tc>
        <w:tc>
          <w:tcPr>
            <w:tcW w:w="1870" w:type="pct"/>
            <w:noWrap/>
            <w:hideMark/>
            <w:tcPrChange w:id="816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CED1F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建物門牌</w:t>
            </w:r>
          </w:p>
        </w:tc>
        <w:tc>
          <w:tcPr>
            <w:tcW w:w="268" w:type="pct"/>
            <w:noWrap/>
            <w:hideMark/>
            <w:tcPrChange w:id="817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95A67D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7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4EA542" w14:textId="67051C9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91" w:type="pct"/>
            <w:tcPrChange w:id="817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460867" w14:textId="77777777" w:rsidR="008A7303" w:rsidRPr="008F20B5" w:rsidRDefault="008A7303">
            <w:pPr>
              <w:widowControl/>
              <w:jc w:val="center"/>
              <w:rPr>
                <w:ins w:id="817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7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7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0269C02" w14:textId="0C85D4E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0AB92881" w14:textId="77777777" w:rsidTr="00FC7A11">
        <w:trPr>
          <w:trHeight w:val="340"/>
          <w:trPrChange w:id="817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7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29496B" w14:textId="351B240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22</w:t>
            </w:r>
          </w:p>
        </w:tc>
        <w:tc>
          <w:tcPr>
            <w:tcW w:w="696" w:type="pct"/>
            <w:noWrap/>
            <w:tcPrChange w:id="817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F24AC9" w14:textId="6D42E70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BdMainUseCode</w:t>
            </w:r>
          </w:p>
        </w:tc>
        <w:tc>
          <w:tcPr>
            <w:tcW w:w="1870" w:type="pct"/>
            <w:noWrap/>
            <w:hideMark/>
            <w:tcPrChange w:id="817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2BF4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建物主要用途</w:t>
            </w:r>
          </w:p>
        </w:tc>
        <w:tc>
          <w:tcPr>
            <w:tcW w:w="268" w:type="pct"/>
            <w:noWrap/>
            <w:hideMark/>
            <w:tcPrChange w:id="818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57AEFB" w14:textId="3AA4FAD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8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EE083F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18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C556F7" w14:textId="77777777" w:rsidR="008A7303" w:rsidRPr="008F20B5" w:rsidRDefault="008A7303">
            <w:pPr>
              <w:widowControl/>
              <w:jc w:val="center"/>
              <w:rPr>
                <w:ins w:id="818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8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8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76FFA63" w14:textId="6ABD006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住家用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E5A1DF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D7FD62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4796D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71CB7B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5981BA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76AAE9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住工用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B7A7AD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A857C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共用部分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3BAB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列管標準廠房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729A1E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國民住宅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48DE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市場攤位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33D9B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停車空間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34075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見使用執照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63357B9" w14:textId="6638C088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見其它登記事項</w:t>
            </w:r>
          </w:p>
        </w:tc>
      </w:tr>
      <w:tr w:rsidR="008A7303" w:rsidRPr="008F20B5" w14:paraId="266F8374" w14:textId="77777777" w:rsidTr="00FC7A11">
        <w:trPr>
          <w:trHeight w:val="340"/>
          <w:trPrChange w:id="818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8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539D99" w14:textId="2A3F0FD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23</w:t>
            </w:r>
          </w:p>
        </w:tc>
        <w:tc>
          <w:tcPr>
            <w:tcW w:w="696" w:type="pct"/>
            <w:noWrap/>
            <w:tcPrChange w:id="818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ED1F463" w14:textId="504FEDF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BdMtrlCode</w:t>
            </w:r>
          </w:p>
        </w:tc>
        <w:tc>
          <w:tcPr>
            <w:tcW w:w="1870" w:type="pct"/>
            <w:noWrap/>
            <w:hideMark/>
            <w:tcPrChange w:id="818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79952E8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建物主要建材</w:t>
            </w:r>
          </w:p>
        </w:tc>
        <w:tc>
          <w:tcPr>
            <w:tcW w:w="268" w:type="pct"/>
            <w:noWrap/>
            <w:hideMark/>
            <w:tcPrChange w:id="819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00E590F" w14:textId="256A144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9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7B78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19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647DC4" w14:textId="77777777" w:rsidR="008A7303" w:rsidRPr="008F20B5" w:rsidRDefault="008A7303">
            <w:pPr>
              <w:widowControl/>
              <w:jc w:val="center"/>
              <w:rPr>
                <w:ins w:id="819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9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9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95A771" w14:textId="00A642FC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455C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鋼造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F52C1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混凝土造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5A9FD39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鋼筋混凝土造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5643F6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8DB0C31" w14:textId="7198839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磚造</w:t>
            </w:r>
          </w:p>
        </w:tc>
      </w:tr>
      <w:tr w:rsidR="008A7303" w:rsidRPr="008F20B5" w14:paraId="23788A52" w14:textId="77777777" w:rsidTr="00FC7A11">
        <w:trPr>
          <w:trHeight w:val="340"/>
          <w:trPrChange w:id="819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9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F12AFD7" w14:textId="02FD209C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24</w:t>
            </w:r>
          </w:p>
        </w:tc>
        <w:tc>
          <w:tcPr>
            <w:tcW w:w="696" w:type="pct"/>
            <w:noWrap/>
            <w:tcPrChange w:id="819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AF09583" w14:textId="43D8B1C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BdTypeCode</w:t>
            </w:r>
          </w:p>
        </w:tc>
        <w:tc>
          <w:tcPr>
            <w:tcW w:w="1870" w:type="pct"/>
            <w:noWrap/>
            <w:hideMark/>
            <w:tcPrChange w:id="819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A4843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建物類別</w:t>
            </w:r>
          </w:p>
        </w:tc>
        <w:tc>
          <w:tcPr>
            <w:tcW w:w="268" w:type="pct"/>
            <w:noWrap/>
            <w:hideMark/>
            <w:tcPrChange w:id="820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718368" w14:textId="6B27EB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0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CAFA8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20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55F157E" w14:textId="77777777" w:rsidR="008A7303" w:rsidRPr="008F20B5" w:rsidRDefault="008A7303">
            <w:pPr>
              <w:widowControl/>
              <w:jc w:val="center"/>
              <w:rPr>
                <w:ins w:id="820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0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20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61FBA85" w14:textId="7B396EDD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436BC4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電梯大廈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78A03F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套房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4C6D25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別墅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A7FB1D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透天厝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FD555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樓中樓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63CE5C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48405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店面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3D907C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80CED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FB0841" w14:textId="7586E735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其它</w:t>
            </w:r>
          </w:p>
        </w:tc>
      </w:tr>
      <w:tr w:rsidR="008A7303" w:rsidRPr="008F20B5" w14:paraId="4754AFF9" w14:textId="77777777" w:rsidTr="00FC7A11">
        <w:trPr>
          <w:trHeight w:val="340"/>
          <w:trPrChange w:id="820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0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25F240F" w14:textId="5360E22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25</w:t>
            </w:r>
          </w:p>
        </w:tc>
        <w:tc>
          <w:tcPr>
            <w:tcW w:w="696" w:type="pct"/>
            <w:noWrap/>
            <w:tcPrChange w:id="820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6F73D18" w14:textId="46D0BC6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TotalFloor</w:t>
            </w:r>
          </w:p>
        </w:tc>
        <w:tc>
          <w:tcPr>
            <w:tcW w:w="1870" w:type="pct"/>
            <w:noWrap/>
            <w:hideMark/>
            <w:tcPrChange w:id="820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5EFC64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總樓層</w:t>
            </w:r>
          </w:p>
        </w:tc>
        <w:tc>
          <w:tcPr>
            <w:tcW w:w="268" w:type="pct"/>
            <w:noWrap/>
            <w:hideMark/>
            <w:tcPrChange w:id="821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9604FB" w14:textId="50D9554C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1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49E8B3" w14:textId="3CAA2B3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821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B4E0C2" w14:textId="77777777" w:rsidR="008A7303" w:rsidRPr="008F20B5" w:rsidRDefault="008A7303">
            <w:pPr>
              <w:widowControl/>
              <w:jc w:val="center"/>
              <w:rPr>
                <w:ins w:id="821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1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21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670FADC" w14:textId="0BC8717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A7303" w:rsidRPr="008F20B5" w14:paraId="39E5E3DE" w14:textId="77777777" w:rsidTr="00FC7A11">
        <w:trPr>
          <w:trHeight w:val="340"/>
          <w:trPrChange w:id="821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1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EFCC6F" w14:textId="4170AD9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26</w:t>
            </w:r>
          </w:p>
        </w:tc>
        <w:tc>
          <w:tcPr>
            <w:tcW w:w="696" w:type="pct"/>
            <w:noWrap/>
            <w:tcPrChange w:id="821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8828429" w14:textId="1ABFEE5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FloorNo</w:t>
            </w:r>
          </w:p>
        </w:tc>
        <w:tc>
          <w:tcPr>
            <w:tcW w:w="1870" w:type="pct"/>
            <w:noWrap/>
            <w:hideMark/>
            <w:tcPrChange w:id="821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214D776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</w:t>
            </w:r>
          </w:p>
        </w:tc>
        <w:tc>
          <w:tcPr>
            <w:tcW w:w="268" w:type="pct"/>
            <w:noWrap/>
            <w:hideMark/>
            <w:tcPrChange w:id="822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9A970B" w14:textId="5026745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2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9A15E47" w14:textId="6E49079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22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B7CB09" w14:textId="77777777" w:rsidR="008A7303" w:rsidRPr="008F20B5" w:rsidRDefault="008A7303">
            <w:pPr>
              <w:widowControl/>
              <w:jc w:val="center"/>
              <w:rPr>
                <w:ins w:id="822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2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22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EAACF77" w14:textId="6D1F2AB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F0D3CC6" w14:textId="77777777" w:rsidTr="00FC7A11">
        <w:trPr>
          <w:trHeight w:val="340"/>
          <w:trPrChange w:id="822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2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639B1B" w14:textId="5032FED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27</w:t>
            </w:r>
          </w:p>
        </w:tc>
        <w:tc>
          <w:tcPr>
            <w:tcW w:w="696" w:type="pct"/>
            <w:noWrap/>
            <w:tcPrChange w:id="822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F424462" w14:textId="4F676C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FloorArea</w:t>
            </w:r>
          </w:p>
        </w:tc>
        <w:tc>
          <w:tcPr>
            <w:tcW w:w="1870" w:type="pct"/>
            <w:noWrap/>
            <w:hideMark/>
            <w:tcPrChange w:id="822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463AD2" w14:textId="2128ED4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  <w:tcPrChange w:id="823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4B4E3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3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05BD6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  <w:tcPrChange w:id="823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A56615" w14:textId="77777777" w:rsidR="008A7303" w:rsidRPr="008F20B5" w:rsidRDefault="008A7303">
            <w:pPr>
              <w:widowControl/>
              <w:jc w:val="center"/>
              <w:rPr>
                <w:ins w:id="823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3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3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040BFDC" w14:textId="28F4F69B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15A3F494" w14:textId="77777777" w:rsidTr="00FC7A11">
        <w:trPr>
          <w:trHeight w:val="340"/>
          <w:trPrChange w:id="823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3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E180D3" w14:textId="4DB0C48B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28</w:t>
            </w:r>
          </w:p>
        </w:tc>
        <w:tc>
          <w:tcPr>
            <w:tcW w:w="696" w:type="pct"/>
            <w:noWrap/>
            <w:tcPrChange w:id="823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B17F319" w14:textId="1170D48D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EvaUnitPrice</w:t>
            </w:r>
          </w:p>
        </w:tc>
        <w:tc>
          <w:tcPr>
            <w:tcW w:w="1870" w:type="pct"/>
            <w:noWrap/>
            <w:hideMark/>
            <w:tcPrChange w:id="823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D5D4C3" w14:textId="1416F552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鑑價單價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/坪(元)</w:t>
            </w:r>
          </w:p>
        </w:tc>
        <w:tc>
          <w:tcPr>
            <w:tcW w:w="268" w:type="pct"/>
            <w:noWrap/>
            <w:hideMark/>
            <w:tcPrChange w:id="824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64FE5AD" w14:textId="2D1751D4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41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242" w:author="家興 余" w:date="2020-12-30T09:57:00Z">
              <w:r w:rsidRPr="008F20B5" w:rsidDel="00E81883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hideMark/>
            <w:tcPrChange w:id="824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2AF776" w14:textId="26D023C9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44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8245" w:author="家興 余" w:date="2020-12-30T09:57:00Z">
              <w:r w:rsidRPr="008F20B5" w:rsidDel="00E81883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91" w:type="pct"/>
            <w:tcPrChange w:id="8246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12A251" w14:textId="77777777" w:rsidR="008A7303" w:rsidRPr="008F20B5" w:rsidRDefault="008A7303">
            <w:pPr>
              <w:widowControl/>
              <w:jc w:val="center"/>
              <w:rPr>
                <w:ins w:id="8247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48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8249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25645880" w14:textId="5C4A224C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50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8251" w:author="家興 余" w:date="2020-12-30T09:57:00Z">
              <w:r w:rsidRPr="008F20B5" w:rsidDel="00E81883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8A7303" w:rsidRPr="008F20B5" w14:paraId="4E62009D" w14:textId="77777777" w:rsidTr="00FC7A11">
        <w:trPr>
          <w:trHeight w:val="340"/>
          <w:trPrChange w:id="825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5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DEA8F95" w14:textId="0AB2E50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29</w:t>
            </w:r>
          </w:p>
        </w:tc>
        <w:tc>
          <w:tcPr>
            <w:tcW w:w="696" w:type="pct"/>
            <w:noWrap/>
            <w:tcPrChange w:id="825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A931B59" w14:textId="0C088FD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RoofStructureCode</w:t>
            </w:r>
          </w:p>
        </w:tc>
        <w:tc>
          <w:tcPr>
            <w:tcW w:w="1870" w:type="pct"/>
            <w:noWrap/>
            <w:hideMark/>
            <w:tcPrChange w:id="825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8D057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屋頂結構</w:t>
            </w:r>
          </w:p>
        </w:tc>
        <w:tc>
          <w:tcPr>
            <w:tcW w:w="268" w:type="pct"/>
            <w:noWrap/>
            <w:hideMark/>
            <w:tcPrChange w:id="825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51781CC" w14:textId="3F82E63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5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DB213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25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CEC5750" w14:textId="77777777" w:rsidR="008A7303" w:rsidRPr="008F20B5" w:rsidRDefault="008A7303">
            <w:pPr>
              <w:widowControl/>
              <w:jc w:val="center"/>
              <w:rPr>
                <w:ins w:id="825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6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6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024988" w14:textId="1CE9B5B3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平屋頂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CBD70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04DB3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B5BC01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鐵皮屋頂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9E572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655B4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96E87F" w14:textId="1BC6FE9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402AA71A" w14:textId="77777777" w:rsidTr="00FC7A11">
        <w:trPr>
          <w:trHeight w:val="340"/>
          <w:trPrChange w:id="826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6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BE74E2" w14:textId="3C2281B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</w:p>
        </w:tc>
        <w:tc>
          <w:tcPr>
            <w:tcW w:w="696" w:type="pct"/>
            <w:noWrap/>
            <w:tcPrChange w:id="826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596C084" w14:textId="12D6F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BdDate</w:t>
            </w:r>
          </w:p>
        </w:tc>
        <w:tc>
          <w:tcPr>
            <w:tcW w:w="1870" w:type="pct"/>
            <w:noWrap/>
            <w:hideMark/>
            <w:tcPrChange w:id="826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646D8E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建築完成日期</w:t>
            </w:r>
          </w:p>
        </w:tc>
        <w:tc>
          <w:tcPr>
            <w:tcW w:w="268" w:type="pct"/>
            <w:noWrap/>
            <w:hideMark/>
            <w:tcPrChange w:id="826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CBC61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  <w:tcPrChange w:id="826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7C2518" w14:textId="5AEFC8F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26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E6B3516" w14:textId="77777777" w:rsidR="008A7303" w:rsidRPr="008F20B5" w:rsidRDefault="008A7303">
            <w:pPr>
              <w:widowControl/>
              <w:jc w:val="center"/>
              <w:rPr>
                <w:ins w:id="826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7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7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A7EC8D" w14:textId="21DE76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6FE44118" w14:textId="77777777" w:rsidTr="00FC7A11">
        <w:trPr>
          <w:trHeight w:val="340"/>
          <w:trPrChange w:id="827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7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596E08" w14:textId="1E21648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31</w:t>
            </w:r>
          </w:p>
        </w:tc>
        <w:tc>
          <w:tcPr>
            <w:tcW w:w="696" w:type="pct"/>
            <w:noWrap/>
            <w:tcPrChange w:id="827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4DEFDB9" w14:textId="021B50C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BdSubUsageCode</w:t>
            </w:r>
          </w:p>
        </w:tc>
        <w:tc>
          <w:tcPr>
            <w:tcW w:w="1870" w:type="pct"/>
            <w:noWrap/>
            <w:hideMark/>
            <w:tcPrChange w:id="827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9B893B9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附屬建物用途</w:t>
            </w:r>
          </w:p>
        </w:tc>
        <w:tc>
          <w:tcPr>
            <w:tcW w:w="268" w:type="pct"/>
            <w:noWrap/>
            <w:hideMark/>
            <w:tcPrChange w:id="827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08012B" w14:textId="6CF70782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7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32183B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27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D3118F3" w14:textId="77777777" w:rsidR="008A7303" w:rsidRPr="008F20B5" w:rsidRDefault="008A7303">
            <w:pPr>
              <w:widowControl/>
              <w:jc w:val="center"/>
              <w:rPr>
                <w:ins w:id="827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8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8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F6FD9A6" w14:textId="21E083E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花台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0FDAAA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露台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8840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陽台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7C807E9" w14:textId="5BE7F3EC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5B3CCB27" w14:textId="77777777" w:rsidTr="00FC7A11">
        <w:trPr>
          <w:trHeight w:val="340"/>
          <w:trPrChange w:id="828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8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A2328D" w14:textId="6C8592A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32</w:t>
            </w:r>
          </w:p>
        </w:tc>
        <w:tc>
          <w:tcPr>
            <w:tcW w:w="696" w:type="pct"/>
            <w:noWrap/>
            <w:tcPrChange w:id="828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37A1660" w14:textId="5B57FC6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BdSubArea</w:t>
            </w:r>
          </w:p>
        </w:tc>
        <w:tc>
          <w:tcPr>
            <w:tcW w:w="1870" w:type="pct"/>
            <w:noWrap/>
            <w:hideMark/>
            <w:tcPrChange w:id="828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B941D5" w14:textId="31B815A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  <w:tcPrChange w:id="828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1F63D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8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470D2B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  <w:tcPrChange w:id="828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B649E52" w14:textId="77777777" w:rsidR="008A7303" w:rsidRPr="008F20B5" w:rsidRDefault="008A7303">
            <w:pPr>
              <w:widowControl/>
              <w:jc w:val="center"/>
              <w:rPr>
                <w:ins w:id="828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9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9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D11C6F" w14:textId="1F96E89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4090E266" w14:textId="77777777" w:rsidTr="00FC7A11">
        <w:trPr>
          <w:trHeight w:val="340"/>
          <w:trPrChange w:id="829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9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4A88AF" w14:textId="597B502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33</w:t>
            </w:r>
          </w:p>
        </w:tc>
        <w:tc>
          <w:tcPr>
            <w:tcW w:w="696" w:type="pct"/>
            <w:noWrap/>
            <w:tcPrChange w:id="829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46A8288" w14:textId="6ABE428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SellerId</w:t>
            </w:r>
          </w:p>
        </w:tc>
        <w:tc>
          <w:tcPr>
            <w:tcW w:w="1870" w:type="pct"/>
            <w:noWrap/>
            <w:hideMark/>
            <w:tcPrChange w:id="829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1E76E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賣方統編</w:t>
            </w:r>
          </w:p>
        </w:tc>
        <w:tc>
          <w:tcPr>
            <w:tcW w:w="268" w:type="pct"/>
            <w:noWrap/>
            <w:hideMark/>
            <w:tcPrChange w:id="829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CC400B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9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65C37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  <w:tcPrChange w:id="829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103D344" w14:textId="77777777" w:rsidR="008A7303" w:rsidRPr="008F20B5" w:rsidRDefault="008A7303">
            <w:pPr>
              <w:widowControl/>
              <w:jc w:val="center"/>
              <w:rPr>
                <w:ins w:id="829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0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0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DAA24B" w14:textId="5E1AB0F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9395947" w14:textId="77777777" w:rsidTr="00FC7A11">
        <w:trPr>
          <w:trHeight w:val="340"/>
          <w:trPrChange w:id="830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0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4A4404" w14:textId="0A76C26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34</w:t>
            </w:r>
          </w:p>
        </w:tc>
        <w:tc>
          <w:tcPr>
            <w:tcW w:w="696" w:type="pct"/>
            <w:noWrap/>
            <w:tcPrChange w:id="830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9200293" w14:textId="090DACB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SellerName</w:t>
            </w:r>
          </w:p>
        </w:tc>
        <w:tc>
          <w:tcPr>
            <w:tcW w:w="1870" w:type="pct"/>
            <w:noWrap/>
            <w:hideMark/>
            <w:tcPrChange w:id="830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0FB94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賣方姓名</w:t>
            </w:r>
          </w:p>
        </w:tc>
        <w:tc>
          <w:tcPr>
            <w:tcW w:w="268" w:type="pct"/>
            <w:noWrap/>
            <w:hideMark/>
            <w:tcPrChange w:id="830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441756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0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4014B6" w14:textId="2DC9DCF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  <w:tcPrChange w:id="830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76B2E33" w14:textId="77777777" w:rsidR="008A7303" w:rsidRPr="008F20B5" w:rsidRDefault="008A7303">
            <w:pPr>
              <w:widowControl/>
              <w:jc w:val="center"/>
              <w:rPr>
                <w:ins w:id="830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1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1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67551F" w14:textId="4ACCA1E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120E084" w14:textId="77777777" w:rsidTr="00FC7A11">
        <w:trPr>
          <w:trHeight w:val="340"/>
          <w:trPrChange w:id="831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1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2302E3" w14:textId="16507901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35</w:t>
            </w:r>
          </w:p>
        </w:tc>
        <w:tc>
          <w:tcPr>
            <w:tcW w:w="696" w:type="pct"/>
            <w:noWrap/>
            <w:tcPrChange w:id="831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328F50" w14:textId="283ED3C9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ContractPrice</w:t>
            </w:r>
          </w:p>
        </w:tc>
        <w:tc>
          <w:tcPr>
            <w:tcW w:w="1870" w:type="pct"/>
            <w:noWrap/>
            <w:hideMark/>
            <w:tcPrChange w:id="831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B0C987" w14:textId="77777777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買賣契約價格</w:t>
            </w:r>
          </w:p>
        </w:tc>
        <w:tc>
          <w:tcPr>
            <w:tcW w:w="268" w:type="pct"/>
            <w:noWrap/>
            <w:hideMark/>
            <w:tcPrChange w:id="831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30153D" w14:textId="69DFD1F7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317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318" w:author="家興 余" w:date="2020-12-30T09:57:00Z">
              <w:r w:rsidRPr="008F20B5" w:rsidDel="001272BC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hideMark/>
            <w:tcPrChange w:id="831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CAB8CCA" w14:textId="34772246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320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8321" w:author="家興 余" w:date="2020-12-30T09:57:00Z">
              <w:r w:rsidRPr="008F20B5" w:rsidDel="001272BC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91" w:type="pct"/>
            <w:tcPrChange w:id="832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24D0EF" w14:textId="77777777" w:rsidR="008A7303" w:rsidRPr="008F20B5" w:rsidRDefault="008A7303">
            <w:pPr>
              <w:widowControl/>
              <w:jc w:val="center"/>
              <w:rPr>
                <w:ins w:id="832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2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832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C45141A" w14:textId="55D81EDC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326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8327" w:author="家興 余" w:date="2020-12-30T09:57:00Z">
              <w:r w:rsidRPr="008F20B5" w:rsidDel="001272BC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8A7303" w:rsidRPr="008F20B5" w14:paraId="01606473" w14:textId="77777777" w:rsidTr="00FC7A11">
        <w:trPr>
          <w:trHeight w:val="340"/>
          <w:trPrChange w:id="832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2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5521532" w14:textId="64AB339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36</w:t>
            </w:r>
          </w:p>
        </w:tc>
        <w:tc>
          <w:tcPr>
            <w:tcW w:w="696" w:type="pct"/>
            <w:noWrap/>
            <w:tcPrChange w:id="833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90418EC" w14:textId="16E695E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ContractDate</w:t>
            </w:r>
          </w:p>
        </w:tc>
        <w:tc>
          <w:tcPr>
            <w:tcW w:w="1870" w:type="pct"/>
            <w:noWrap/>
            <w:hideMark/>
            <w:tcPrChange w:id="833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3CF60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買賣契約日期</w:t>
            </w:r>
          </w:p>
        </w:tc>
        <w:tc>
          <w:tcPr>
            <w:tcW w:w="268" w:type="pct"/>
            <w:noWrap/>
            <w:hideMark/>
            <w:tcPrChange w:id="833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B6E0F5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  <w:tcPrChange w:id="833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0E0C0E4" w14:textId="2710757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33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B3BC73E" w14:textId="77777777" w:rsidR="008A7303" w:rsidRPr="008F20B5" w:rsidRDefault="008A7303">
            <w:pPr>
              <w:widowControl/>
              <w:jc w:val="center"/>
              <w:rPr>
                <w:ins w:id="833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3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33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54B2E9" w14:textId="22705A0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7EDDB556" w14:textId="77777777" w:rsidTr="00FC7A11">
        <w:trPr>
          <w:trHeight w:val="340"/>
          <w:trPrChange w:id="833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3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FA2E0C" w14:textId="75C2804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37</w:t>
            </w:r>
          </w:p>
        </w:tc>
        <w:tc>
          <w:tcPr>
            <w:tcW w:w="696" w:type="pct"/>
            <w:noWrap/>
            <w:tcPrChange w:id="834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C56AE3" w14:textId="41C0B309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BdUsageCode</w:t>
            </w:r>
          </w:p>
        </w:tc>
        <w:tc>
          <w:tcPr>
            <w:tcW w:w="1870" w:type="pct"/>
            <w:noWrap/>
            <w:hideMark/>
            <w:tcPrChange w:id="834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9A25450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建物使用別</w:t>
            </w:r>
          </w:p>
        </w:tc>
        <w:tc>
          <w:tcPr>
            <w:tcW w:w="268" w:type="pct"/>
            <w:noWrap/>
            <w:hideMark/>
            <w:tcPrChange w:id="834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8976B3" w14:textId="18A1286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4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9B919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34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83875E1" w14:textId="77777777" w:rsidR="008A7303" w:rsidRPr="008F20B5" w:rsidRDefault="008A7303">
            <w:pPr>
              <w:widowControl/>
              <w:jc w:val="center"/>
              <w:rPr>
                <w:ins w:id="834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4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4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958A7EB" w14:textId="4F576E8A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2ECB3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61B6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DC6EB6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341C13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2DECAE" w14:textId="7998B45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6BA15BAC" w14:textId="77777777" w:rsidTr="00FC7A11">
        <w:trPr>
          <w:trHeight w:val="340"/>
          <w:trPrChange w:id="834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4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829430" w14:textId="724C3AA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38</w:t>
            </w:r>
          </w:p>
        </w:tc>
        <w:tc>
          <w:tcPr>
            <w:tcW w:w="696" w:type="pct"/>
            <w:noWrap/>
            <w:tcPrChange w:id="835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E7BB74D" w14:textId="71734E5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ParkingTypeCode</w:t>
            </w:r>
          </w:p>
        </w:tc>
        <w:tc>
          <w:tcPr>
            <w:tcW w:w="1870" w:type="pct"/>
            <w:noWrap/>
            <w:hideMark/>
            <w:tcPrChange w:id="835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33D1D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停車位形式</w:t>
            </w:r>
          </w:p>
        </w:tc>
        <w:tc>
          <w:tcPr>
            <w:tcW w:w="268" w:type="pct"/>
            <w:noWrap/>
            <w:hideMark/>
            <w:tcPrChange w:id="835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E06599B" w14:textId="6F92586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5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A87F1A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35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3429E30" w14:textId="77777777" w:rsidR="008A7303" w:rsidRPr="008F20B5" w:rsidRDefault="008A7303">
            <w:pPr>
              <w:widowControl/>
              <w:jc w:val="center"/>
              <w:rPr>
                <w:ins w:id="835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5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5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D06D262" w14:textId="590F191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C1E22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E0CCE7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58F00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坡道機械車位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FD767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機械機械車位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F20E296" w14:textId="5C56ECD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庭院車位</w:t>
            </w:r>
          </w:p>
        </w:tc>
      </w:tr>
      <w:tr w:rsidR="008A7303" w:rsidRPr="008F20B5" w14:paraId="0CE18670" w14:textId="77777777" w:rsidTr="00FC7A11">
        <w:trPr>
          <w:trHeight w:val="325"/>
          <w:trPrChange w:id="8358" w:author="家興 余" w:date="2021-03-19T19:13:00Z">
            <w:trPr>
              <w:trHeight w:val="325"/>
            </w:trPr>
          </w:trPrChange>
        </w:trPr>
        <w:tc>
          <w:tcPr>
            <w:tcW w:w="267" w:type="pct"/>
            <w:tcPrChange w:id="835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46C4C1" w14:textId="0DC8EA92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39</w:t>
            </w:r>
          </w:p>
        </w:tc>
        <w:tc>
          <w:tcPr>
            <w:tcW w:w="696" w:type="pct"/>
            <w:noWrap/>
            <w:tcPrChange w:id="836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F6EFEA" w14:textId="6FDB9D2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ParkingProperty</w:t>
            </w:r>
          </w:p>
        </w:tc>
        <w:tc>
          <w:tcPr>
            <w:tcW w:w="1870" w:type="pct"/>
            <w:noWrap/>
            <w:hideMark/>
            <w:tcPrChange w:id="836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5EA8A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獨立產權車位註記</w:t>
            </w:r>
          </w:p>
        </w:tc>
        <w:tc>
          <w:tcPr>
            <w:tcW w:w="268" w:type="pct"/>
            <w:noWrap/>
            <w:hideMark/>
            <w:tcPrChange w:id="836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78841A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6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70C232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36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8E77A22" w14:textId="77777777" w:rsidR="008A7303" w:rsidRPr="008F20B5" w:rsidRDefault="008A7303">
            <w:pPr>
              <w:widowControl/>
              <w:jc w:val="center"/>
              <w:rPr>
                <w:ins w:id="836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6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6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5D6CF75" w14:textId="1DBB639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A7303" w:rsidRPr="008F20B5" w14:paraId="705829ED" w14:textId="77777777" w:rsidTr="00FC7A11">
        <w:trPr>
          <w:trHeight w:val="340"/>
          <w:trPrChange w:id="836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6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EF1C60" w14:textId="7E53FED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696" w:type="pct"/>
            <w:noWrap/>
            <w:tcPrChange w:id="837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A2076B9" w14:textId="77650E1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HouseTaxNo</w:t>
            </w:r>
          </w:p>
        </w:tc>
        <w:tc>
          <w:tcPr>
            <w:tcW w:w="1870" w:type="pct"/>
            <w:noWrap/>
            <w:hideMark/>
            <w:tcPrChange w:id="837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778DF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房屋稅籍號碼</w:t>
            </w:r>
          </w:p>
        </w:tc>
        <w:tc>
          <w:tcPr>
            <w:tcW w:w="268" w:type="pct"/>
            <w:noWrap/>
            <w:hideMark/>
            <w:tcPrChange w:id="837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8E391C" w14:textId="7ADA965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7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31D51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291" w:type="pct"/>
            <w:tcPrChange w:id="837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4D94E2" w14:textId="77777777" w:rsidR="008A7303" w:rsidRPr="008F20B5" w:rsidRDefault="008A7303">
            <w:pPr>
              <w:widowControl/>
              <w:jc w:val="center"/>
              <w:rPr>
                <w:ins w:id="837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7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7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0C8BF1A" w14:textId="234536A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2E3B69E" w14:textId="77777777" w:rsidTr="00FC7A11">
        <w:trPr>
          <w:trHeight w:val="340"/>
          <w:trPrChange w:id="837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7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4D4F01" w14:textId="128B53F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41</w:t>
            </w:r>
          </w:p>
        </w:tc>
        <w:tc>
          <w:tcPr>
            <w:tcW w:w="696" w:type="pct"/>
            <w:noWrap/>
            <w:tcPrChange w:id="838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DDC8E0B" w14:textId="06218D7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HouseBuyDate</w:t>
            </w:r>
          </w:p>
        </w:tc>
        <w:tc>
          <w:tcPr>
            <w:tcW w:w="1870" w:type="pct"/>
            <w:noWrap/>
            <w:hideMark/>
            <w:tcPrChange w:id="838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41E3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房屋取得日期</w:t>
            </w:r>
          </w:p>
        </w:tc>
        <w:tc>
          <w:tcPr>
            <w:tcW w:w="268" w:type="pct"/>
            <w:noWrap/>
            <w:hideMark/>
            <w:tcPrChange w:id="838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C9866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  <w:tcPrChange w:id="838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937333B" w14:textId="503CDA6F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38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F3C23DB" w14:textId="77777777" w:rsidR="008A7303" w:rsidRPr="008F20B5" w:rsidRDefault="008A7303">
            <w:pPr>
              <w:widowControl/>
              <w:jc w:val="center"/>
              <w:rPr>
                <w:ins w:id="838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8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38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5B52F47" w14:textId="08556624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3EC575BE" w14:textId="77777777" w:rsidTr="00FC7A11">
        <w:trPr>
          <w:trHeight w:val="340"/>
          <w:trPrChange w:id="838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8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F0FC39" w14:textId="52D2E21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42</w:t>
            </w:r>
          </w:p>
        </w:tc>
        <w:tc>
          <w:tcPr>
            <w:tcW w:w="696" w:type="pct"/>
            <w:noWrap/>
            <w:tcPrChange w:id="839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08C46A" w14:textId="3358F8A6" w:rsidR="008A7303" w:rsidRPr="004A1C2C" w:rsidRDefault="008A7303" w:rsidP="00576321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13259F">
              <w:rPr>
                <w:rFonts w:ascii="標楷體" w:eastAsia="標楷體" w:hAnsi="標楷體"/>
                <w:color w:val="FF0000"/>
                <w:rPrChange w:id="8391" w:author="ST1" w:date="2020-12-02T07:21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L2415</w:t>
            </w:r>
            <w:ins w:id="8392" w:author="ST1" w:date="2020-12-02T07:21:00Z">
              <w:r w:rsidRPr="0013259F">
                <w:rPr>
                  <w:rFonts w:ascii="標楷體" w:eastAsia="標楷體" w:hAnsi="標楷體"/>
                  <w:color w:val="FF0000"/>
                  <w:rPrChange w:id="8393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Public</w:t>
              </w:r>
            </w:ins>
            <w:r w:rsidRPr="0013259F">
              <w:rPr>
                <w:rFonts w:ascii="標楷體" w:eastAsia="標楷體" w:hAnsi="標楷體"/>
                <w:color w:val="FF0000"/>
                <w:rPrChange w:id="8394" w:author="ST1" w:date="2020-12-02T07:21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Occurs</w:t>
            </w:r>
          </w:p>
        </w:tc>
        <w:tc>
          <w:tcPr>
            <w:tcW w:w="1870" w:type="pct"/>
            <w:noWrap/>
            <w:tcPrChange w:id="839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363E8B5" w14:textId="7777777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68" w:type="pct"/>
            <w:noWrap/>
            <w:tcPrChange w:id="839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AE330A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68" w:type="pct"/>
            <w:noWrap/>
            <w:tcPrChange w:id="839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8CE931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1" w:type="pct"/>
            <w:tcPrChange w:id="839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C90C44C" w14:textId="77777777" w:rsidR="008A7303" w:rsidRPr="008F20B5" w:rsidRDefault="008A7303">
            <w:pPr>
              <w:widowControl/>
              <w:jc w:val="center"/>
              <w:rPr>
                <w:ins w:id="839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0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0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7EEC9EE" w14:textId="51386BE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8A7303" w:rsidRPr="008F20B5" w14:paraId="7790ACE5" w14:textId="77777777" w:rsidTr="00FC7A11">
        <w:trPr>
          <w:trHeight w:val="340"/>
          <w:trPrChange w:id="840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0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7A5035" w14:textId="7523D0A1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</w:p>
        </w:tc>
        <w:tc>
          <w:tcPr>
            <w:tcW w:w="696" w:type="pct"/>
            <w:noWrap/>
            <w:tcPrChange w:id="840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763E1C3" w14:textId="0BB1132A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PublicBdNoA</w:t>
            </w:r>
            <w:del w:id="8405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0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DD8CDE1" w14:textId="23C9C8F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</w:t>
            </w:r>
          </w:p>
        </w:tc>
        <w:tc>
          <w:tcPr>
            <w:tcW w:w="268" w:type="pct"/>
            <w:noWrap/>
            <w:tcPrChange w:id="840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15F1AFC" w14:textId="23B5D86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08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89B251E" w14:textId="32AF20A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  <w:tcPrChange w:id="840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14A157" w14:textId="77777777" w:rsidR="008A7303" w:rsidRPr="008F20B5" w:rsidRDefault="008A7303">
            <w:pPr>
              <w:widowControl/>
              <w:jc w:val="center"/>
              <w:rPr>
                <w:ins w:id="841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1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1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EBB523" w14:textId="58C7A51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6F39A63B" w14:textId="77777777" w:rsidTr="00FC7A11">
        <w:trPr>
          <w:trHeight w:val="340"/>
          <w:trPrChange w:id="8413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14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5164407" w14:textId="66CD6C6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</w:p>
        </w:tc>
        <w:tc>
          <w:tcPr>
            <w:tcW w:w="696" w:type="pct"/>
            <w:noWrap/>
            <w:tcPrChange w:id="841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3C81F4" w14:textId="00715C3C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PublicBdNoB</w:t>
            </w:r>
            <w:del w:id="8416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1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6525D6F" w14:textId="0F2F4EA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B</w:t>
            </w:r>
          </w:p>
        </w:tc>
        <w:tc>
          <w:tcPr>
            <w:tcW w:w="268" w:type="pct"/>
            <w:noWrap/>
            <w:tcPrChange w:id="841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0D74576" w14:textId="2EB49B7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1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90AD6A" w14:textId="5B1FF4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842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8E126B4" w14:textId="77777777" w:rsidR="008A7303" w:rsidRPr="008F20B5" w:rsidRDefault="008A7303">
            <w:pPr>
              <w:widowControl/>
              <w:jc w:val="center"/>
              <w:rPr>
                <w:ins w:id="842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2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2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2598469" w14:textId="787E85D5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2CECB5D5" w14:textId="77777777" w:rsidTr="00FC7A11">
        <w:trPr>
          <w:trHeight w:val="340"/>
          <w:trPrChange w:id="842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2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A016D8" w14:textId="24B7D4B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</w:p>
        </w:tc>
        <w:tc>
          <w:tcPr>
            <w:tcW w:w="696" w:type="pct"/>
            <w:noWrap/>
            <w:tcPrChange w:id="842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99097F" w14:textId="6C2E01CD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Area</w:t>
            </w:r>
            <w:del w:id="8427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28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E0E53B6" w14:textId="24E90282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公設建號－登記面積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坪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  <w:tcPrChange w:id="8429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6AE2948" w14:textId="78726D8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430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431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tcPrChange w:id="843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72A9E4" w14:textId="35B474B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91" w:type="pct"/>
            <w:tcPrChange w:id="843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C4436AA" w14:textId="77777777" w:rsidR="008A7303" w:rsidRPr="008F20B5" w:rsidDel="004444BD" w:rsidRDefault="008A7303">
            <w:pPr>
              <w:widowControl/>
              <w:jc w:val="center"/>
              <w:rPr>
                <w:ins w:id="843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3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3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3EC57AF" w14:textId="609697A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8437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A7303" w:rsidRPr="008F20B5" w14:paraId="500EF48E" w14:textId="77777777" w:rsidTr="00FC7A11">
        <w:trPr>
          <w:trHeight w:val="340"/>
          <w:trPrChange w:id="843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3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FD28A8" w14:textId="5F6B3BE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</w:p>
        </w:tc>
        <w:tc>
          <w:tcPr>
            <w:tcW w:w="696" w:type="pct"/>
            <w:noWrap/>
            <w:tcPrChange w:id="844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0D81C2" w14:textId="3B556173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PublicBdOwnerId</w:t>
            </w:r>
            <w:del w:id="8441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42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937C950" w14:textId="1A1204A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公設建號－所有權人統編</w:t>
            </w:r>
          </w:p>
        </w:tc>
        <w:tc>
          <w:tcPr>
            <w:tcW w:w="268" w:type="pct"/>
            <w:noWrap/>
            <w:tcPrChange w:id="8443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32FA18" w14:textId="6B4C44D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44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AB16A9E" w14:textId="7B6023A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  <w:tcPrChange w:id="8445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88D5FCC" w14:textId="77777777" w:rsidR="008A7303" w:rsidRPr="008F20B5" w:rsidRDefault="008A7303">
            <w:pPr>
              <w:widowControl/>
              <w:jc w:val="center"/>
              <w:rPr>
                <w:ins w:id="8446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47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48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543201" w14:textId="2FF1C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6E146DA" w14:textId="77777777" w:rsidTr="00FC7A11">
        <w:trPr>
          <w:trHeight w:val="340"/>
          <w:trPrChange w:id="8449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50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6AA0CF" w14:textId="265D0BD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47</w:t>
            </w:r>
          </w:p>
        </w:tc>
        <w:tc>
          <w:tcPr>
            <w:tcW w:w="696" w:type="pct"/>
            <w:noWrap/>
            <w:tcPrChange w:id="8451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3A7F0F5" w14:textId="4C64F96F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PublicBdOwnerName</w:t>
            </w:r>
            <w:del w:id="8452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5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D38C9E" w14:textId="404942D3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公設建號－所有權人姓名</w:t>
            </w:r>
          </w:p>
        </w:tc>
        <w:tc>
          <w:tcPr>
            <w:tcW w:w="268" w:type="pct"/>
            <w:noWrap/>
            <w:tcPrChange w:id="845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C66A48" w14:textId="342C6BF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55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8E820AC" w14:textId="56F5C9D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  <w:tcPrChange w:id="8456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2F189A" w14:textId="77777777" w:rsidR="008A7303" w:rsidRPr="008F20B5" w:rsidRDefault="008A7303">
            <w:pPr>
              <w:widowControl/>
              <w:jc w:val="center"/>
              <w:rPr>
                <w:ins w:id="8457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58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59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C3A627E" w14:textId="12A0FDA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12A7B87A" w14:textId="77777777" w:rsidTr="00FC7A11">
        <w:trPr>
          <w:trHeight w:val="340"/>
          <w:ins w:id="8460" w:author="ST1" w:date="2020-12-01T10:36:00Z"/>
          <w:trPrChange w:id="8461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62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94F8D6" w14:textId="77777777" w:rsidR="008A7303" w:rsidRPr="008F20B5" w:rsidRDefault="008A7303" w:rsidP="00576321">
            <w:pPr>
              <w:widowControl/>
              <w:jc w:val="center"/>
              <w:rPr>
                <w:ins w:id="8463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  <w:tcPrChange w:id="846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1AEBD4" w14:textId="5F8B3C7E" w:rsidR="008A7303" w:rsidRPr="0037264B" w:rsidRDefault="008A7303">
            <w:pPr>
              <w:widowControl/>
              <w:rPr>
                <w:ins w:id="8465" w:author="ST1" w:date="2020-12-01T10:36:00Z"/>
                <w:rFonts w:ascii="標楷體" w:eastAsia="標楷體" w:hAnsi="標楷體"/>
                <w:color w:val="FF0000"/>
                <w:rPrChange w:id="8466" w:author="ST1" w:date="2020-12-01T10:39:00Z">
                  <w:rPr>
                    <w:ins w:id="8467" w:author="ST1" w:date="2020-12-01T10:36:00Z"/>
                    <w:rFonts w:ascii="標楷體" w:eastAsia="標楷體" w:hAnsi="標楷體"/>
                    <w:color w:val="000000" w:themeColor="text1"/>
                  </w:rPr>
                </w:rPrChange>
              </w:rPr>
              <w:pPrChange w:id="8468" w:author="ST1" w:date="2020-12-01T10:36:00Z">
                <w:pPr>
                  <w:widowControl/>
                  <w:ind w:leftChars="100" w:left="240"/>
                </w:pPr>
              </w:pPrChange>
            </w:pPr>
            <w:ins w:id="8469" w:author="ST1" w:date="2020-12-01T10:36:00Z">
              <w:r w:rsidRPr="0013259F">
                <w:rPr>
                  <w:rFonts w:ascii="標楷體" w:eastAsia="標楷體" w:hAnsi="標楷體"/>
                  <w:color w:val="FF0000"/>
                  <w:rPrChange w:id="8470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L2415</w:t>
              </w:r>
            </w:ins>
            <w:ins w:id="8471" w:author="ST1" w:date="2020-12-02T07:21:00Z">
              <w:r w:rsidRPr="0013259F">
                <w:rPr>
                  <w:rFonts w:ascii="標楷體" w:eastAsia="標楷體" w:hAnsi="標楷體"/>
                  <w:color w:val="FF0000"/>
                  <w:rPrChange w:id="8472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Parking</w:t>
              </w:r>
            </w:ins>
            <w:ins w:id="8473" w:author="ST1" w:date="2020-12-01T10:36:00Z">
              <w:r w:rsidRPr="0013259F">
                <w:rPr>
                  <w:rFonts w:ascii="標楷體" w:eastAsia="標楷體" w:hAnsi="標楷體"/>
                  <w:color w:val="FF0000"/>
                  <w:rPrChange w:id="8474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Occurs</w:t>
              </w:r>
            </w:ins>
          </w:p>
        </w:tc>
        <w:tc>
          <w:tcPr>
            <w:tcW w:w="1870" w:type="pct"/>
            <w:noWrap/>
            <w:tcPrChange w:id="847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BD605CC" w14:textId="77777777" w:rsidR="008A7303" w:rsidRPr="004A1C2C" w:rsidRDefault="008A7303" w:rsidP="00576321">
            <w:pPr>
              <w:widowControl/>
              <w:rPr>
                <w:ins w:id="8476" w:author="ST1" w:date="2020-12-01T10:3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68" w:type="pct"/>
            <w:noWrap/>
            <w:tcPrChange w:id="847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A93E85" w14:textId="77777777" w:rsidR="008A7303" w:rsidRPr="008F20B5" w:rsidRDefault="008A7303" w:rsidP="00576321">
            <w:pPr>
              <w:widowControl/>
              <w:jc w:val="center"/>
              <w:rPr>
                <w:ins w:id="8478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68" w:type="pct"/>
            <w:noWrap/>
            <w:tcPrChange w:id="847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3D0653C" w14:textId="77777777" w:rsidR="008A7303" w:rsidRPr="008F20B5" w:rsidRDefault="008A7303" w:rsidP="00576321">
            <w:pPr>
              <w:widowControl/>
              <w:jc w:val="center"/>
              <w:rPr>
                <w:ins w:id="8480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1" w:type="pct"/>
            <w:tcPrChange w:id="8481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AB62617" w14:textId="77777777" w:rsidR="008A7303" w:rsidRPr="008F20B5" w:rsidRDefault="008A7303">
            <w:pPr>
              <w:widowControl/>
              <w:jc w:val="center"/>
              <w:rPr>
                <w:ins w:id="8482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83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84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C87E72" w14:textId="3ACFA33D" w:rsidR="008A7303" w:rsidRPr="008F20B5" w:rsidRDefault="008A7303" w:rsidP="00576321">
            <w:pPr>
              <w:widowControl/>
              <w:rPr>
                <w:ins w:id="8485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0B2CB15E" w14:textId="77777777" w:rsidTr="00FC7A11">
        <w:trPr>
          <w:trHeight w:val="340"/>
          <w:trPrChange w:id="848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8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6AB1C1" w14:textId="6C4AF08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48</w:t>
            </w:r>
          </w:p>
        </w:tc>
        <w:tc>
          <w:tcPr>
            <w:tcW w:w="696" w:type="pct"/>
            <w:noWrap/>
            <w:tcPrChange w:id="848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23205C5" w14:textId="248CF326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ParkingBdNoA</w:t>
            </w:r>
            <w:del w:id="8489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9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140313" w14:textId="55956F6B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</w:t>
            </w:r>
          </w:p>
        </w:tc>
        <w:tc>
          <w:tcPr>
            <w:tcW w:w="268" w:type="pct"/>
            <w:noWrap/>
            <w:tcPrChange w:id="849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EC6C5B2" w14:textId="025211B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9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9B16AE" w14:textId="7033E06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  <w:tcPrChange w:id="849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648D9A1" w14:textId="77777777" w:rsidR="008A7303" w:rsidRPr="008F20B5" w:rsidRDefault="008A7303">
            <w:pPr>
              <w:widowControl/>
              <w:jc w:val="center"/>
              <w:rPr>
                <w:ins w:id="849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9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9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C1E2F5" w14:textId="48E00C6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4A41A503" w14:textId="77777777" w:rsidTr="00FC7A11">
        <w:trPr>
          <w:trHeight w:val="340"/>
          <w:trPrChange w:id="849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9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07F901" w14:textId="63F56EF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49</w:t>
            </w:r>
          </w:p>
        </w:tc>
        <w:tc>
          <w:tcPr>
            <w:tcW w:w="696" w:type="pct"/>
            <w:noWrap/>
            <w:tcPrChange w:id="849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DE852A6" w14:textId="7D1B03A4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ParkingBdNoB</w:t>
            </w:r>
            <w:del w:id="8500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50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B79D36" w14:textId="60E042BF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B</w:t>
            </w:r>
          </w:p>
        </w:tc>
        <w:tc>
          <w:tcPr>
            <w:tcW w:w="268" w:type="pct"/>
            <w:noWrap/>
            <w:tcPrChange w:id="850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316D5E5" w14:textId="1E4D61A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50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E186B49" w14:textId="4870487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850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7612944" w14:textId="77777777" w:rsidR="008A7303" w:rsidRPr="008F20B5" w:rsidRDefault="008A7303">
            <w:pPr>
              <w:widowControl/>
              <w:jc w:val="center"/>
              <w:rPr>
                <w:ins w:id="850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50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50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9D8B918" w14:textId="43D1EC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4C2B6C78" w14:textId="77777777" w:rsidTr="00FC7A11">
        <w:trPr>
          <w:trHeight w:val="340"/>
          <w:trPrChange w:id="850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50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A23C16" w14:textId="3340E442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696" w:type="pct"/>
            <w:noWrap/>
            <w:tcPrChange w:id="851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5E7E266" w14:textId="0B586D25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ParkingArea</w:t>
            </w:r>
            <w:del w:id="8511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512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BE524B2" w14:textId="166D824A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獨立產權車位－登記面積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坪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  <w:tcPrChange w:id="8513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0BD78A3" w14:textId="43E7294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514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515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tcPrChange w:id="8516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FC9D2FE" w14:textId="66EDB5E4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91" w:type="pct"/>
            <w:tcPrChange w:id="8517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E8CD682" w14:textId="77777777" w:rsidR="008A7303" w:rsidRPr="008F20B5" w:rsidDel="004444BD" w:rsidRDefault="008A7303">
            <w:pPr>
              <w:widowControl/>
              <w:jc w:val="center"/>
              <w:rPr>
                <w:ins w:id="8518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519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520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CB02294" w14:textId="157903A0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8521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A7303" w:rsidRPr="008F20B5" w14:paraId="5721B2BF" w14:textId="77777777" w:rsidTr="00FC7A11">
        <w:trPr>
          <w:trHeight w:val="340"/>
          <w:trPrChange w:id="852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52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31AABF" w14:textId="797C8AF6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51</w:t>
            </w:r>
          </w:p>
        </w:tc>
        <w:tc>
          <w:tcPr>
            <w:tcW w:w="696" w:type="pct"/>
            <w:noWrap/>
            <w:tcPrChange w:id="852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704318" w14:textId="1D7B6C1B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ParkingAmt</w:t>
            </w:r>
            <w:del w:id="8525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52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6CAC42A" w14:textId="022C0FC0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獨立產權車位－價格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元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  <w:tcPrChange w:id="852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BD44DEE" w14:textId="0D64D783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528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529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tcPrChange w:id="8530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BE9907" w14:textId="6016491A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91" w:type="pct"/>
            <w:tcPrChange w:id="8531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42377A9" w14:textId="77777777" w:rsidR="008A7303" w:rsidRPr="008F20B5" w:rsidDel="004444BD" w:rsidRDefault="008A7303">
            <w:pPr>
              <w:widowControl/>
              <w:jc w:val="center"/>
              <w:rPr>
                <w:ins w:id="8532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533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534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0154DF" w14:textId="5C0E1AB5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8535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A7303" w:rsidRPr="006D309E" w:rsidDel="00FC7A11" w14:paraId="71F2A299" w14:textId="592C0E9C" w:rsidTr="00FC7A11">
        <w:trPr>
          <w:gridAfter w:val="1"/>
          <w:wAfter w:w="599" w:type="dxa"/>
          <w:trHeight w:val="340"/>
          <w:del w:id="8536" w:author="家興 余" w:date="2021-03-19T19:16:00Z"/>
        </w:trPr>
        <w:tc>
          <w:tcPr>
            <w:tcW w:w="267" w:type="pct"/>
          </w:tcPr>
          <w:p w14:paraId="3CC97645" w14:textId="24C9E72E" w:rsidR="008A7303" w:rsidRPr="006D309E" w:rsidDel="00FC7A11" w:rsidRDefault="008A7303" w:rsidP="009B76AC">
            <w:pPr>
              <w:widowControl/>
              <w:jc w:val="center"/>
              <w:rPr>
                <w:del w:id="8537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38" w:author="ST1" w:date="2020-12-02T08:27:00Z">
                  <w:rPr>
                    <w:del w:id="8539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40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41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52</w:delText>
              </w:r>
            </w:del>
          </w:p>
        </w:tc>
        <w:tc>
          <w:tcPr>
            <w:tcW w:w="696" w:type="pct"/>
            <w:noWrap/>
          </w:tcPr>
          <w:p w14:paraId="17CAF7D5" w14:textId="27885AF2" w:rsidR="008A7303" w:rsidRPr="006D309E" w:rsidDel="00FC7A11" w:rsidRDefault="008A7303" w:rsidP="004A1C2C">
            <w:pPr>
              <w:widowControl/>
              <w:ind w:leftChars="100" w:left="240"/>
              <w:rPr>
                <w:del w:id="8542" w:author="家興 余" w:date="2021-03-19T19:16:00Z"/>
                <w:rFonts w:ascii="標楷體" w:eastAsia="標楷體" w:hAnsi="標楷體"/>
                <w:strike/>
                <w:color w:val="0070C0"/>
                <w:rPrChange w:id="8543" w:author="ST1" w:date="2020-12-02T08:27:00Z">
                  <w:rPr>
                    <w:del w:id="8544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545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546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OwnerId_</w:delText>
              </w:r>
            </w:del>
          </w:p>
        </w:tc>
        <w:tc>
          <w:tcPr>
            <w:tcW w:w="1870" w:type="pct"/>
            <w:noWrap/>
          </w:tcPr>
          <w:p w14:paraId="609253C9" w14:textId="1BA5AC47" w:rsidR="008A7303" w:rsidRPr="006D309E" w:rsidDel="00FC7A11" w:rsidRDefault="008A7303" w:rsidP="009B76AC">
            <w:pPr>
              <w:widowControl/>
              <w:rPr>
                <w:del w:id="8547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48" w:author="ST1" w:date="2020-12-02T08:27:00Z">
                  <w:rPr>
                    <w:del w:id="8549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550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551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建物所有權人－統編</w:delText>
              </w:r>
            </w:del>
          </w:p>
        </w:tc>
        <w:tc>
          <w:tcPr>
            <w:tcW w:w="268" w:type="pct"/>
            <w:noWrap/>
          </w:tcPr>
          <w:p w14:paraId="68A522B4" w14:textId="44DBF519" w:rsidR="008A7303" w:rsidRPr="006D309E" w:rsidDel="00FC7A11" w:rsidRDefault="008A7303" w:rsidP="009B76AC">
            <w:pPr>
              <w:widowControl/>
              <w:jc w:val="center"/>
              <w:rPr>
                <w:del w:id="8552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53" w:author="ST1" w:date="2020-12-02T08:27:00Z">
                  <w:rPr>
                    <w:del w:id="8554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55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56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223147AE" w14:textId="258CCDB8" w:rsidR="008A7303" w:rsidRPr="006D309E" w:rsidDel="00FC7A11" w:rsidRDefault="008A7303" w:rsidP="009B76AC">
            <w:pPr>
              <w:widowControl/>
              <w:jc w:val="center"/>
              <w:rPr>
                <w:del w:id="8557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58" w:author="ST1" w:date="2020-12-02T08:27:00Z">
                  <w:rPr>
                    <w:del w:id="8559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60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61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</w:delText>
              </w:r>
            </w:del>
          </w:p>
        </w:tc>
        <w:tc>
          <w:tcPr>
            <w:tcW w:w="1340" w:type="pct"/>
            <w:gridSpan w:val="2"/>
            <w:noWrap/>
          </w:tcPr>
          <w:p w14:paraId="5797B474" w14:textId="25BCDB0B" w:rsidR="008A7303" w:rsidRPr="006D309E" w:rsidDel="00FC7A11" w:rsidRDefault="008A7303" w:rsidP="009B76AC">
            <w:pPr>
              <w:widowControl/>
              <w:rPr>
                <w:del w:id="8562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63" w:author="ST1" w:date="2020-12-02T08:27:00Z">
                  <w:rPr>
                    <w:del w:id="8564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6D309E" w:rsidDel="00FC7A11" w14:paraId="26847DDC" w14:textId="54BE39FE" w:rsidTr="00FC7A11">
        <w:trPr>
          <w:gridAfter w:val="1"/>
          <w:wAfter w:w="599" w:type="dxa"/>
          <w:trHeight w:val="340"/>
          <w:del w:id="8565" w:author="家興 余" w:date="2021-03-19T19:16:00Z"/>
        </w:trPr>
        <w:tc>
          <w:tcPr>
            <w:tcW w:w="267" w:type="pct"/>
          </w:tcPr>
          <w:p w14:paraId="30E1B066" w14:textId="5536F339" w:rsidR="008A7303" w:rsidRPr="006D309E" w:rsidDel="00FC7A11" w:rsidRDefault="008A7303" w:rsidP="009B76AC">
            <w:pPr>
              <w:widowControl/>
              <w:jc w:val="center"/>
              <w:rPr>
                <w:del w:id="856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67" w:author="ST1" w:date="2020-12-02T08:27:00Z">
                  <w:rPr>
                    <w:del w:id="8568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69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70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53</w:delText>
              </w:r>
            </w:del>
          </w:p>
        </w:tc>
        <w:tc>
          <w:tcPr>
            <w:tcW w:w="696" w:type="pct"/>
            <w:noWrap/>
          </w:tcPr>
          <w:p w14:paraId="5D39021C" w14:textId="6921FF4D" w:rsidR="008A7303" w:rsidRPr="006D309E" w:rsidDel="00FC7A11" w:rsidRDefault="008A7303" w:rsidP="004A1C2C">
            <w:pPr>
              <w:widowControl/>
              <w:ind w:leftChars="100" w:left="240"/>
              <w:rPr>
                <w:del w:id="8571" w:author="家興 余" w:date="2021-03-19T19:16:00Z"/>
                <w:rFonts w:ascii="標楷體" w:eastAsia="標楷體" w:hAnsi="標楷體"/>
                <w:strike/>
                <w:color w:val="0070C0"/>
                <w:rPrChange w:id="8572" w:author="ST1" w:date="2020-12-02T08:27:00Z">
                  <w:rPr>
                    <w:del w:id="8573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574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575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OwnerName_</w:delText>
              </w:r>
            </w:del>
          </w:p>
        </w:tc>
        <w:tc>
          <w:tcPr>
            <w:tcW w:w="1870" w:type="pct"/>
            <w:noWrap/>
          </w:tcPr>
          <w:p w14:paraId="6F12C9D4" w14:textId="791E1AAD" w:rsidR="008A7303" w:rsidRPr="006D309E" w:rsidDel="00FC7A11" w:rsidRDefault="008A7303" w:rsidP="009B76AC">
            <w:pPr>
              <w:widowControl/>
              <w:rPr>
                <w:del w:id="857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77" w:author="ST1" w:date="2020-12-02T08:27:00Z">
                  <w:rPr>
                    <w:del w:id="8578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579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580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建物所有權人－姓名</w:delText>
              </w:r>
            </w:del>
          </w:p>
        </w:tc>
        <w:tc>
          <w:tcPr>
            <w:tcW w:w="268" w:type="pct"/>
            <w:noWrap/>
          </w:tcPr>
          <w:p w14:paraId="3ED5CC2B" w14:textId="7893F7B0" w:rsidR="008A7303" w:rsidRPr="006D309E" w:rsidDel="00FC7A11" w:rsidRDefault="008A7303" w:rsidP="009B76AC">
            <w:pPr>
              <w:widowControl/>
              <w:jc w:val="center"/>
              <w:rPr>
                <w:del w:id="8581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82" w:author="ST1" w:date="2020-12-02T08:27:00Z">
                  <w:rPr>
                    <w:del w:id="8583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84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85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2B0654BB" w14:textId="0386E17C" w:rsidR="008A7303" w:rsidRPr="006D309E" w:rsidDel="00FC7A11" w:rsidRDefault="008A7303" w:rsidP="009B76AC">
            <w:pPr>
              <w:widowControl/>
              <w:jc w:val="center"/>
              <w:rPr>
                <w:del w:id="858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87" w:author="ST1" w:date="2020-12-02T08:27:00Z">
                  <w:rPr>
                    <w:del w:id="8588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89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90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100</w:delText>
              </w:r>
            </w:del>
          </w:p>
        </w:tc>
        <w:tc>
          <w:tcPr>
            <w:tcW w:w="1340" w:type="pct"/>
            <w:gridSpan w:val="2"/>
            <w:noWrap/>
          </w:tcPr>
          <w:p w14:paraId="2CED4BDF" w14:textId="68851687" w:rsidR="008A7303" w:rsidRPr="006D309E" w:rsidDel="00FC7A11" w:rsidRDefault="008A7303" w:rsidP="009B76AC">
            <w:pPr>
              <w:widowControl/>
              <w:rPr>
                <w:del w:id="8591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92" w:author="ST1" w:date="2020-12-02T08:27:00Z">
                  <w:rPr>
                    <w:del w:id="8593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6D309E" w:rsidDel="00FC7A11" w14:paraId="4C1A0CBF" w14:textId="45CFED60" w:rsidTr="00FC7A11">
        <w:trPr>
          <w:gridAfter w:val="1"/>
          <w:wAfter w:w="599" w:type="dxa"/>
          <w:trHeight w:val="340"/>
          <w:del w:id="8594" w:author="家興 余" w:date="2021-03-19T19:16:00Z"/>
        </w:trPr>
        <w:tc>
          <w:tcPr>
            <w:tcW w:w="267" w:type="pct"/>
          </w:tcPr>
          <w:p w14:paraId="78D4529C" w14:textId="0F342540" w:rsidR="008A7303" w:rsidRPr="006D309E" w:rsidDel="00FC7A11" w:rsidRDefault="008A7303" w:rsidP="009B76AC">
            <w:pPr>
              <w:widowControl/>
              <w:jc w:val="center"/>
              <w:rPr>
                <w:del w:id="8595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96" w:author="ST1" w:date="2020-12-02T08:27:00Z">
                  <w:rPr>
                    <w:del w:id="8597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98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99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54</w:delText>
              </w:r>
            </w:del>
          </w:p>
        </w:tc>
        <w:tc>
          <w:tcPr>
            <w:tcW w:w="696" w:type="pct"/>
            <w:noWrap/>
          </w:tcPr>
          <w:p w14:paraId="04721B5E" w14:textId="4A51CDD2" w:rsidR="008A7303" w:rsidRPr="006D309E" w:rsidDel="00FC7A11" w:rsidRDefault="008A7303" w:rsidP="004A1C2C">
            <w:pPr>
              <w:widowControl/>
              <w:ind w:leftChars="100" w:left="240"/>
              <w:rPr>
                <w:del w:id="8600" w:author="家興 余" w:date="2021-03-19T19:16:00Z"/>
                <w:rFonts w:ascii="標楷體" w:eastAsia="標楷體" w:hAnsi="標楷體"/>
                <w:strike/>
                <w:color w:val="0070C0"/>
                <w:rPrChange w:id="8601" w:author="ST1" w:date="2020-12-02T08:27:00Z">
                  <w:rPr>
                    <w:del w:id="8602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603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04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OwnerRelCode_</w:delText>
              </w:r>
            </w:del>
          </w:p>
        </w:tc>
        <w:tc>
          <w:tcPr>
            <w:tcW w:w="1870" w:type="pct"/>
            <w:noWrap/>
          </w:tcPr>
          <w:p w14:paraId="28909FD2" w14:textId="417450F1" w:rsidR="008A7303" w:rsidRPr="006D309E" w:rsidDel="00FC7A11" w:rsidRDefault="008A7303" w:rsidP="009B76AC">
            <w:pPr>
              <w:widowControl/>
              <w:rPr>
                <w:del w:id="8605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06" w:author="ST1" w:date="2020-12-02T08:27:00Z">
                  <w:rPr>
                    <w:del w:id="8607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608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09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建物所有權人－與授信戶關係</w:delText>
              </w:r>
            </w:del>
          </w:p>
        </w:tc>
        <w:tc>
          <w:tcPr>
            <w:tcW w:w="268" w:type="pct"/>
            <w:noWrap/>
          </w:tcPr>
          <w:p w14:paraId="4F4FF762" w14:textId="3581E706" w:rsidR="008A7303" w:rsidRPr="006D309E" w:rsidDel="00FC7A11" w:rsidRDefault="008A7303" w:rsidP="009B76AC">
            <w:pPr>
              <w:widowControl/>
              <w:jc w:val="center"/>
              <w:rPr>
                <w:del w:id="8610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11" w:author="ST1" w:date="2020-12-02T08:27:00Z">
                  <w:rPr>
                    <w:del w:id="8612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13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14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49D23801" w14:textId="3D690CBD" w:rsidR="008A7303" w:rsidRPr="006D309E" w:rsidDel="00FC7A11" w:rsidRDefault="008A7303" w:rsidP="009B76AC">
            <w:pPr>
              <w:widowControl/>
              <w:jc w:val="center"/>
              <w:rPr>
                <w:del w:id="8615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16" w:author="ST1" w:date="2020-12-02T08:27:00Z">
                  <w:rPr>
                    <w:del w:id="8617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18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19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340" w:type="pct"/>
            <w:gridSpan w:val="2"/>
            <w:noWrap/>
          </w:tcPr>
          <w:p w14:paraId="20BB4A31" w14:textId="7E4F5DD7" w:rsidR="008A7303" w:rsidRPr="006D309E" w:rsidDel="00FC7A11" w:rsidRDefault="008A7303" w:rsidP="009B76AC">
            <w:pPr>
              <w:widowControl/>
              <w:rPr>
                <w:del w:id="8620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21" w:author="ST1" w:date="2020-12-02T08:27:00Z">
                  <w:rPr>
                    <w:del w:id="8622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23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24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1:本人;2:配偶;3:子女;4:父母,5:其他</w:delText>
              </w:r>
            </w:del>
          </w:p>
        </w:tc>
      </w:tr>
      <w:tr w:rsidR="008A7303" w:rsidRPr="006D309E" w:rsidDel="00FC7A11" w14:paraId="0E49674B" w14:textId="4F96DC1E" w:rsidTr="00FC7A11">
        <w:trPr>
          <w:gridAfter w:val="1"/>
          <w:wAfter w:w="599" w:type="dxa"/>
          <w:trHeight w:val="340"/>
          <w:del w:id="8625" w:author="家興 余" w:date="2021-03-19T19:16:00Z"/>
        </w:trPr>
        <w:tc>
          <w:tcPr>
            <w:tcW w:w="267" w:type="pct"/>
          </w:tcPr>
          <w:p w14:paraId="6E61BF8C" w14:textId="26E6BFDB" w:rsidR="008A7303" w:rsidRPr="006D309E" w:rsidDel="00FC7A11" w:rsidRDefault="008A7303" w:rsidP="009B76AC">
            <w:pPr>
              <w:widowControl/>
              <w:jc w:val="center"/>
              <w:rPr>
                <w:del w:id="862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27" w:author="ST1" w:date="2020-12-02T08:27:00Z">
                  <w:rPr>
                    <w:del w:id="8628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29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30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55</w:delText>
              </w:r>
            </w:del>
          </w:p>
        </w:tc>
        <w:tc>
          <w:tcPr>
            <w:tcW w:w="696" w:type="pct"/>
            <w:noWrap/>
          </w:tcPr>
          <w:p w14:paraId="36FE55F8" w14:textId="2938B13F" w:rsidR="008A7303" w:rsidRPr="006D309E" w:rsidDel="00FC7A11" w:rsidRDefault="008A7303" w:rsidP="004A1C2C">
            <w:pPr>
              <w:widowControl/>
              <w:ind w:leftChars="100" w:left="240"/>
              <w:rPr>
                <w:del w:id="8631" w:author="家興 余" w:date="2021-03-19T19:16:00Z"/>
                <w:rFonts w:ascii="標楷體" w:eastAsia="標楷體" w:hAnsi="標楷體"/>
                <w:strike/>
                <w:color w:val="0070C0"/>
                <w:rPrChange w:id="8632" w:author="ST1" w:date="2020-12-02T08:27:00Z">
                  <w:rPr>
                    <w:del w:id="8633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634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35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OwnerPart_</w:delText>
              </w:r>
            </w:del>
          </w:p>
        </w:tc>
        <w:tc>
          <w:tcPr>
            <w:tcW w:w="1870" w:type="pct"/>
            <w:noWrap/>
          </w:tcPr>
          <w:p w14:paraId="5634EB87" w14:textId="25E3D242" w:rsidR="008A7303" w:rsidRPr="006D309E" w:rsidDel="00FC7A11" w:rsidRDefault="008A7303" w:rsidP="009B76AC">
            <w:pPr>
              <w:widowControl/>
              <w:rPr>
                <w:del w:id="863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37" w:author="ST1" w:date="2020-12-02T08:27:00Z">
                  <w:rPr>
                    <w:del w:id="8638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639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40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建物所有權人－持份比率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41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(</w:delText>
              </w:r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42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分子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43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)</w:delText>
              </w:r>
            </w:del>
          </w:p>
        </w:tc>
        <w:tc>
          <w:tcPr>
            <w:tcW w:w="268" w:type="pct"/>
            <w:noWrap/>
          </w:tcPr>
          <w:p w14:paraId="473C6B1E" w14:textId="726F4E35" w:rsidR="008A7303" w:rsidRPr="006D309E" w:rsidDel="00FC7A11" w:rsidRDefault="008A7303" w:rsidP="009B76AC">
            <w:pPr>
              <w:widowControl/>
              <w:jc w:val="center"/>
              <w:rPr>
                <w:del w:id="8644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45" w:author="ST1" w:date="2020-12-02T08:27:00Z">
                  <w:rPr>
                    <w:del w:id="8646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47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48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73E625E7" w14:textId="438E9B4A" w:rsidR="008A7303" w:rsidRPr="006D309E" w:rsidDel="00FC7A11" w:rsidRDefault="008A7303" w:rsidP="009B76AC">
            <w:pPr>
              <w:widowControl/>
              <w:jc w:val="center"/>
              <w:rPr>
                <w:del w:id="8649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50" w:author="ST1" w:date="2020-12-02T08:27:00Z">
                  <w:rPr>
                    <w:del w:id="8651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52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53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</w:delText>
              </w:r>
            </w:del>
          </w:p>
        </w:tc>
        <w:tc>
          <w:tcPr>
            <w:tcW w:w="1340" w:type="pct"/>
            <w:gridSpan w:val="2"/>
            <w:noWrap/>
          </w:tcPr>
          <w:p w14:paraId="5F48FE1C" w14:textId="7AEF7635" w:rsidR="008A7303" w:rsidRPr="006D309E" w:rsidDel="00FC7A11" w:rsidRDefault="008A7303" w:rsidP="009B76AC">
            <w:pPr>
              <w:widowControl/>
              <w:rPr>
                <w:del w:id="8654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55" w:author="ST1" w:date="2020-12-02T08:27:00Z">
                  <w:rPr>
                    <w:del w:id="8656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57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58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0000000000</w:delText>
              </w:r>
            </w:del>
          </w:p>
        </w:tc>
      </w:tr>
      <w:tr w:rsidR="008A7303" w:rsidRPr="006D309E" w:rsidDel="00FC7A11" w14:paraId="3818A7FC" w14:textId="2A18C141" w:rsidTr="00FC7A11">
        <w:trPr>
          <w:gridAfter w:val="1"/>
          <w:wAfter w:w="599" w:type="dxa"/>
          <w:trHeight w:val="340"/>
          <w:del w:id="8659" w:author="家興 余" w:date="2021-03-19T19:16:00Z"/>
        </w:trPr>
        <w:tc>
          <w:tcPr>
            <w:tcW w:w="267" w:type="pct"/>
          </w:tcPr>
          <w:p w14:paraId="429ECF92" w14:textId="082DB843" w:rsidR="008A7303" w:rsidRPr="006D309E" w:rsidDel="00FC7A11" w:rsidRDefault="008A7303" w:rsidP="009B76AC">
            <w:pPr>
              <w:widowControl/>
              <w:jc w:val="center"/>
              <w:rPr>
                <w:del w:id="8660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61" w:author="ST1" w:date="2020-12-02T08:27:00Z">
                  <w:rPr>
                    <w:del w:id="8662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63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64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56</w:delText>
              </w:r>
            </w:del>
          </w:p>
        </w:tc>
        <w:tc>
          <w:tcPr>
            <w:tcW w:w="696" w:type="pct"/>
            <w:noWrap/>
          </w:tcPr>
          <w:p w14:paraId="618DDD51" w14:textId="4939ED94" w:rsidR="008A7303" w:rsidRPr="006D309E" w:rsidDel="00FC7A11" w:rsidRDefault="008A7303" w:rsidP="004A1C2C">
            <w:pPr>
              <w:widowControl/>
              <w:ind w:leftChars="100" w:left="240"/>
              <w:rPr>
                <w:del w:id="8665" w:author="家興 余" w:date="2021-03-19T19:16:00Z"/>
                <w:rFonts w:ascii="標楷體" w:eastAsia="標楷體" w:hAnsi="標楷體"/>
                <w:strike/>
                <w:color w:val="0070C0"/>
                <w:rPrChange w:id="8666" w:author="ST1" w:date="2020-12-02T08:27:00Z">
                  <w:rPr>
                    <w:del w:id="8667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668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69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OwnerTotal_</w:delText>
              </w:r>
            </w:del>
          </w:p>
        </w:tc>
        <w:tc>
          <w:tcPr>
            <w:tcW w:w="1870" w:type="pct"/>
            <w:noWrap/>
          </w:tcPr>
          <w:p w14:paraId="1A705EFE" w14:textId="50D01526" w:rsidR="008A7303" w:rsidRPr="006D309E" w:rsidDel="00FC7A11" w:rsidRDefault="008A7303" w:rsidP="009B76AC">
            <w:pPr>
              <w:widowControl/>
              <w:rPr>
                <w:del w:id="8670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71" w:author="ST1" w:date="2020-12-02T08:27:00Z">
                  <w:rPr>
                    <w:del w:id="8672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673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74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建物所有權人－持份比率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75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(</w:delText>
              </w:r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76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分母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77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)</w:delText>
              </w:r>
            </w:del>
          </w:p>
        </w:tc>
        <w:tc>
          <w:tcPr>
            <w:tcW w:w="268" w:type="pct"/>
            <w:noWrap/>
          </w:tcPr>
          <w:p w14:paraId="63F905B2" w14:textId="70541CE0" w:rsidR="008A7303" w:rsidRPr="006D309E" w:rsidDel="00FC7A11" w:rsidRDefault="008A7303" w:rsidP="009B76AC">
            <w:pPr>
              <w:widowControl/>
              <w:jc w:val="center"/>
              <w:rPr>
                <w:del w:id="8678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79" w:author="ST1" w:date="2020-12-02T08:27:00Z">
                  <w:rPr>
                    <w:del w:id="8680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81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82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635C6C2E" w14:textId="13B403A8" w:rsidR="008A7303" w:rsidRPr="006D309E" w:rsidDel="00FC7A11" w:rsidRDefault="008A7303" w:rsidP="009B76AC">
            <w:pPr>
              <w:widowControl/>
              <w:jc w:val="center"/>
              <w:rPr>
                <w:del w:id="8683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84" w:author="ST1" w:date="2020-12-02T08:27:00Z">
                  <w:rPr>
                    <w:del w:id="8685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86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87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</w:delText>
              </w:r>
            </w:del>
          </w:p>
        </w:tc>
        <w:tc>
          <w:tcPr>
            <w:tcW w:w="1340" w:type="pct"/>
            <w:gridSpan w:val="2"/>
            <w:noWrap/>
          </w:tcPr>
          <w:p w14:paraId="6BAF1DD7" w14:textId="32C426FF" w:rsidR="008A7303" w:rsidRPr="006D309E" w:rsidDel="00FC7A11" w:rsidRDefault="008A7303" w:rsidP="009B76AC">
            <w:pPr>
              <w:widowControl/>
              <w:rPr>
                <w:del w:id="8688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89" w:author="ST1" w:date="2020-12-02T08:27:00Z">
                  <w:rPr>
                    <w:del w:id="8690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91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92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0000000000</w:delText>
              </w:r>
            </w:del>
          </w:p>
        </w:tc>
      </w:tr>
      <w:tr w:rsidR="008A7303" w:rsidRPr="006D309E" w14:paraId="08E90661" w14:textId="77777777" w:rsidTr="00FC7A11">
        <w:trPr>
          <w:trHeight w:val="340"/>
          <w:ins w:id="8693" w:author="ST1" w:date="2020-12-02T08:32:00Z"/>
          <w:trPrChange w:id="869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69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7877D83" w14:textId="77777777" w:rsidR="008A7303" w:rsidRPr="006D309E" w:rsidRDefault="008A7303" w:rsidP="009B76AC">
            <w:pPr>
              <w:widowControl/>
              <w:jc w:val="center"/>
              <w:rPr>
                <w:ins w:id="8696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696" w:type="pct"/>
            <w:noWrap/>
            <w:tcPrChange w:id="8697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3E70A45" w14:textId="72777938" w:rsidR="008A7303" w:rsidRPr="006D309E" w:rsidRDefault="008A7303">
            <w:pPr>
              <w:widowControl/>
              <w:rPr>
                <w:ins w:id="8698" w:author="ST1" w:date="2020-12-02T08:32:00Z"/>
                <w:rFonts w:ascii="標楷體" w:eastAsia="標楷體" w:hAnsi="標楷體"/>
                <w:strike/>
                <w:color w:val="0070C0"/>
              </w:rPr>
              <w:pPrChange w:id="8699" w:author="ST1" w:date="2020-12-02T08:32:00Z">
                <w:pPr>
                  <w:widowControl/>
                  <w:ind w:leftChars="100" w:left="240"/>
                </w:pPr>
              </w:pPrChange>
            </w:pPr>
            <w:ins w:id="8700" w:author="ST1" w:date="2020-12-02T08:32:00Z">
              <w:r w:rsidRPr="000028F1">
                <w:rPr>
                  <w:rFonts w:ascii="標楷體" w:eastAsia="標楷體" w:hAnsi="標楷體"/>
                  <w:color w:val="FF0000"/>
                </w:rPr>
                <w:t>L2415</w:t>
              </w:r>
              <w:r w:rsidRPr="00751AB6">
                <w:rPr>
                  <w:rFonts w:ascii="標楷體" w:eastAsia="標楷體" w:hAnsi="標楷體"/>
                  <w:color w:val="FF0000"/>
                  <w:rPrChange w:id="8701" w:author="ST1" w:date="2020-12-02T08:32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Reason</w:t>
              </w:r>
              <w:r w:rsidRPr="000028F1">
                <w:rPr>
                  <w:rFonts w:ascii="標楷體" w:eastAsia="標楷體" w:hAnsi="標楷體"/>
                  <w:color w:val="FF0000"/>
                </w:rPr>
                <w:t>Occurs</w:t>
              </w:r>
            </w:ins>
          </w:p>
        </w:tc>
        <w:tc>
          <w:tcPr>
            <w:tcW w:w="1870" w:type="pct"/>
            <w:noWrap/>
            <w:tcPrChange w:id="8702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181C052" w14:textId="77777777" w:rsidR="008A7303" w:rsidRPr="006D309E" w:rsidRDefault="008A7303" w:rsidP="009B76AC">
            <w:pPr>
              <w:widowControl/>
              <w:rPr>
                <w:ins w:id="8703" w:author="ST1" w:date="2020-12-02T08:32:00Z"/>
                <w:rFonts w:ascii="標楷體" w:eastAsia="標楷體" w:hAnsi="標楷體"/>
                <w:strike/>
                <w:color w:val="0070C0"/>
              </w:rPr>
            </w:pPr>
          </w:p>
        </w:tc>
        <w:tc>
          <w:tcPr>
            <w:tcW w:w="268" w:type="pct"/>
            <w:noWrap/>
            <w:tcPrChange w:id="870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BC0007" w14:textId="77777777" w:rsidR="008A7303" w:rsidRPr="006D309E" w:rsidRDefault="008A7303" w:rsidP="009B76AC">
            <w:pPr>
              <w:widowControl/>
              <w:jc w:val="center"/>
              <w:rPr>
                <w:ins w:id="8705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68" w:type="pct"/>
            <w:noWrap/>
            <w:tcPrChange w:id="8706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59D84B" w14:textId="77777777" w:rsidR="008A7303" w:rsidRPr="006D309E" w:rsidRDefault="008A7303" w:rsidP="009B76AC">
            <w:pPr>
              <w:widowControl/>
              <w:jc w:val="center"/>
              <w:rPr>
                <w:ins w:id="8707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91" w:type="pct"/>
            <w:tcPrChange w:id="870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865CC50" w14:textId="77777777" w:rsidR="008A7303" w:rsidRPr="006D309E" w:rsidRDefault="008A7303">
            <w:pPr>
              <w:widowControl/>
              <w:jc w:val="center"/>
              <w:rPr>
                <w:ins w:id="8709" w:author="家興 余" w:date="2021-01-22T09:57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871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1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CBA795" w14:textId="6C4EDC49" w:rsidR="008A7303" w:rsidRPr="006D309E" w:rsidRDefault="008A7303" w:rsidP="009B76AC">
            <w:pPr>
              <w:widowControl/>
              <w:rPr>
                <w:ins w:id="8712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8A7303" w:rsidRPr="008F20B5" w14:paraId="543EF7C5" w14:textId="77777777" w:rsidTr="00FC7A11">
        <w:trPr>
          <w:trHeight w:val="340"/>
          <w:trPrChange w:id="8713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714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231E642" w14:textId="347BE6A9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57</w:t>
            </w:r>
          </w:p>
        </w:tc>
        <w:tc>
          <w:tcPr>
            <w:tcW w:w="696" w:type="pct"/>
            <w:noWrap/>
            <w:tcPrChange w:id="871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F5B6452" w14:textId="6600D2E5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Reason</w:t>
            </w:r>
            <w:del w:id="8716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1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024584E" w14:textId="424C7AF5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建物修改原因－原因代碼</w:t>
            </w:r>
          </w:p>
        </w:tc>
        <w:tc>
          <w:tcPr>
            <w:tcW w:w="268" w:type="pct"/>
            <w:noWrap/>
            <w:tcPrChange w:id="871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D5CA337" w14:textId="6B47E6CD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71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EE70FD" w14:textId="18D14807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72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68DD913" w14:textId="77777777" w:rsidR="008A7303" w:rsidRPr="008F20B5" w:rsidRDefault="008A7303">
            <w:pPr>
              <w:widowControl/>
              <w:jc w:val="center"/>
              <w:rPr>
                <w:ins w:id="872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2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2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38BF32" w14:textId="645BF333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補齊舊資料</w:t>
            </w:r>
          </w:p>
          <w:p w14:paraId="7034E26B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2:資料錯誤</w:t>
            </w:r>
          </w:p>
          <w:p w14:paraId="288DFACC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3:部分塗銷（持分）</w:t>
            </w:r>
          </w:p>
          <w:p w14:paraId="5C43D2EA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4:部分塗銷（車位）</w:t>
            </w:r>
          </w:p>
          <w:p w14:paraId="300AA437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5:政府機關通知</w:t>
            </w:r>
          </w:p>
          <w:p w14:paraId="7771650F" w14:textId="509DEB6C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6:其他：</w:t>
            </w:r>
          </w:p>
        </w:tc>
      </w:tr>
      <w:tr w:rsidR="008A7303" w:rsidRPr="008F20B5" w14:paraId="13D591F1" w14:textId="77777777" w:rsidTr="00FC7A11">
        <w:trPr>
          <w:trHeight w:val="340"/>
          <w:trPrChange w:id="872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72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319E6C" w14:textId="3CAF8CA2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58</w:t>
            </w:r>
          </w:p>
        </w:tc>
        <w:tc>
          <w:tcPr>
            <w:tcW w:w="696" w:type="pct"/>
            <w:noWrap/>
            <w:tcPrChange w:id="872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976F99" w14:textId="7090B803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OtherReason</w:t>
            </w:r>
            <w:del w:id="8727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28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A11CAA" w14:textId="0B15DF8D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建物修改原因－原因</w:t>
            </w:r>
          </w:p>
        </w:tc>
        <w:tc>
          <w:tcPr>
            <w:tcW w:w="268" w:type="pct"/>
            <w:noWrap/>
            <w:tcPrChange w:id="8729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3D5AF06" w14:textId="5973D57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730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7A87065" w14:textId="60871CC3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91" w:type="pct"/>
            <w:tcPrChange w:id="8731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753B2EC" w14:textId="77777777" w:rsidR="008A7303" w:rsidRPr="008F20B5" w:rsidRDefault="008A7303">
            <w:pPr>
              <w:widowControl/>
              <w:jc w:val="center"/>
              <w:rPr>
                <w:ins w:id="8732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33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34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3EC85CB" w14:textId="7ACD76CE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131882BD" w14:textId="77777777" w:rsidTr="00FC7A11">
        <w:trPr>
          <w:trHeight w:val="340"/>
          <w:trPrChange w:id="8735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736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5EE870" w14:textId="2C8B12B8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59</w:t>
            </w:r>
          </w:p>
        </w:tc>
        <w:tc>
          <w:tcPr>
            <w:tcW w:w="696" w:type="pct"/>
            <w:noWrap/>
            <w:tcPrChange w:id="8737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08038D" w14:textId="3E278D15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CreateEmpNo</w:t>
            </w:r>
            <w:del w:id="8738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3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87D2385" w14:textId="612DCFD4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建物修改原因－建立者</w:t>
            </w:r>
          </w:p>
        </w:tc>
        <w:tc>
          <w:tcPr>
            <w:tcW w:w="268" w:type="pct"/>
            <w:noWrap/>
            <w:tcPrChange w:id="874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3C8835A" w14:textId="1E857517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74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E63EBF6" w14:textId="102B96C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91" w:type="pct"/>
            <w:tcPrChange w:id="874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E78847D" w14:textId="77777777" w:rsidR="008A7303" w:rsidRPr="008F20B5" w:rsidRDefault="008A7303">
            <w:pPr>
              <w:widowControl/>
              <w:jc w:val="center"/>
              <w:rPr>
                <w:ins w:id="874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4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4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601528" w14:textId="2103EBC4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1B38CB35" w14:textId="77777777" w:rsidTr="00FC7A11">
        <w:trPr>
          <w:trHeight w:val="340"/>
          <w:trPrChange w:id="874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74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17FC3E" w14:textId="1588F30A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696" w:type="pct"/>
            <w:noWrap/>
            <w:tcPrChange w:id="874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B349A2E" w14:textId="48FC1E7B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CreateDate</w:t>
            </w:r>
            <w:del w:id="8749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5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0BD7BC" w14:textId="358AED48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建物修改原因－建立日期</w:t>
            </w:r>
          </w:p>
        </w:tc>
        <w:tc>
          <w:tcPr>
            <w:tcW w:w="268" w:type="pct"/>
            <w:noWrap/>
            <w:tcPrChange w:id="875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D603F68" w14:textId="1111756A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tcPrChange w:id="875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06D5925" w14:textId="0FE4A210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75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42F170D" w14:textId="77777777" w:rsidR="008A7303" w:rsidRPr="008F20B5" w:rsidRDefault="008A7303">
            <w:pPr>
              <w:widowControl/>
              <w:jc w:val="center"/>
              <w:rPr>
                <w:ins w:id="875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5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5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E01842E" w14:textId="607F716C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</w:tbl>
    <w:p w14:paraId="529345F6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6EFC5BB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7818F3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05F392B" w14:textId="15E098F7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8757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8758" w:name="_L2440動產擔保品資料登錄"/>
      <w:bookmarkStart w:id="8759" w:name="_L2412動產擔保品資料登錄"/>
      <w:bookmarkEnd w:id="8758"/>
      <w:bookmarkEnd w:id="8759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12</w:t>
      </w:r>
      <w:r w:rsidRPr="008F20B5">
        <w:rPr>
          <w:rFonts w:ascii="標楷體" w:hAnsi="標楷體" w:hint="eastAsia"/>
          <w:b/>
          <w:szCs w:val="32"/>
        </w:rPr>
        <w:t>動產擔保品資料登錄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8760" w:author="家興 余" w:date="2021-01-22T10:59:00Z">
          <w:tblPr>
            <w:tblW w:w="4779" w:type="pct"/>
            <w:tblInd w:w="454" w:type="dxa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8761">
          <w:tblGrid>
            <w:gridCol w:w="712"/>
            <w:gridCol w:w="2431"/>
            <w:gridCol w:w="2288"/>
            <w:gridCol w:w="711"/>
            <w:gridCol w:w="711"/>
            <w:gridCol w:w="2890"/>
            <w:gridCol w:w="2890"/>
          </w:tblGrid>
        </w:tblGridChange>
      </w:tblGrid>
      <w:tr w:rsidR="00330AAC" w:rsidRPr="008F20B5" w14:paraId="5AD3DFCA" w14:textId="77777777" w:rsidTr="0066205D">
        <w:trPr>
          <w:trHeight w:val="340"/>
          <w:trPrChange w:id="8762" w:author="家興 余" w:date="2021-01-22T10:59:00Z">
            <w:trPr>
              <w:trHeight w:val="340"/>
              <w:tblHeader/>
            </w:trPr>
          </w:trPrChange>
        </w:trPr>
        <w:tc>
          <w:tcPr>
            <w:tcW w:w="250" w:type="pct"/>
            <w:hideMark/>
            <w:tcPrChange w:id="8763" w:author="家興 余" w:date="2021-01-22T10:59:00Z">
              <w:tcPr>
                <w:tcW w:w="36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02115D1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hideMark/>
            <w:tcPrChange w:id="8764" w:author="家興 余" w:date="2021-01-22T10:59:00Z">
              <w:tcPr>
                <w:tcW w:w="1247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04EBBAE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hideMark/>
            <w:tcPrChange w:id="8765" w:author="家興 余" w:date="2021-01-22T10:59:00Z">
              <w:tcPr>
                <w:tcW w:w="1174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82EA5C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0" w:type="pct"/>
            <w:hideMark/>
            <w:tcPrChange w:id="8766" w:author="家興 余" w:date="2021-01-22T10:59:00Z">
              <w:tcPr>
                <w:tcW w:w="36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465B7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hideMark/>
            <w:tcPrChange w:id="8767" w:author="家興 余" w:date="2021-01-22T10:59:00Z">
              <w:tcPr>
                <w:tcW w:w="36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D44ED3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8768" w:author="家興 余" w:date="2021-01-22T10:59:00Z">
              <w:tcPr>
                <w:tcW w:w="1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F9FD60" w14:textId="53A72037" w:rsidR="00330AAC" w:rsidRPr="008F20B5" w:rsidRDefault="00330AAC">
            <w:pPr>
              <w:widowControl/>
              <w:jc w:val="center"/>
              <w:rPr>
                <w:ins w:id="8769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70" w:author="家興 余" w:date="2021-01-21T10:22:00Z">
                <w:pPr>
                  <w:widowControl/>
                </w:pPr>
              </w:pPrChange>
            </w:pPr>
            <w:ins w:id="8771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hideMark/>
            <w:tcPrChange w:id="8772" w:author="家興 余" w:date="2021-01-22T10:59:00Z">
              <w:tcPr>
                <w:tcW w:w="1483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84C8695" w14:textId="4A35A4A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599E841B" w14:textId="77777777" w:rsidTr="0066205D">
        <w:trPr>
          <w:trHeight w:val="340"/>
          <w:trPrChange w:id="877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7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3D242C" w14:textId="0E6148D4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hideMark/>
            <w:tcPrChange w:id="877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DA17303" w14:textId="453395ED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hideMark/>
            <w:tcPrChange w:id="877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5C641C9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hideMark/>
            <w:tcPrChange w:id="877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1D69410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  <w:tcPrChange w:id="877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FFAED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877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62652CA" w14:textId="3616F1C7" w:rsidR="00330AAC" w:rsidRPr="008F20B5" w:rsidRDefault="00330AAC">
            <w:pPr>
              <w:widowControl/>
              <w:jc w:val="center"/>
              <w:rPr>
                <w:ins w:id="878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81" w:author="家興 余" w:date="2021-01-21T10:22:00Z">
                <w:pPr>
                  <w:widowControl/>
                </w:pPr>
              </w:pPrChange>
            </w:pPr>
            <w:ins w:id="8782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878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87DB53C" w14:textId="3F79FE8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L2412</w:t>
            </w:r>
          </w:p>
        </w:tc>
      </w:tr>
      <w:tr w:rsidR="00330AAC" w:rsidRPr="008F20B5" w14:paraId="1CE13695" w14:textId="77777777" w:rsidTr="0066205D">
        <w:trPr>
          <w:trHeight w:val="340"/>
          <w:trPrChange w:id="878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8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C23000" w14:textId="670B85AE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78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B81ADC" w14:textId="79FDD7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tcPrChange w:id="878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EB3FDD" w14:textId="711BAD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  <w:tcPrChange w:id="878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FDE83C" w14:textId="63012E1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78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C335AB" w14:textId="6ADA542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879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F41620" w14:textId="1CE09719" w:rsidR="00330AAC" w:rsidRPr="008F20B5" w:rsidRDefault="00330AAC">
            <w:pPr>
              <w:widowControl/>
              <w:jc w:val="center"/>
              <w:rPr>
                <w:ins w:id="879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92" w:author="家興 余" w:date="2021-01-21T10:22:00Z">
                <w:pPr>
                  <w:widowControl/>
                </w:pPr>
              </w:pPrChange>
            </w:pPr>
            <w:ins w:id="8793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79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4BF4A08" w14:textId="4742EFB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39046D6B" w14:textId="7777777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0EE9BF1" w14:textId="6B3A5CB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2BDC8826" w14:textId="77777777" w:rsidTr="0066205D">
        <w:trPr>
          <w:trHeight w:val="340"/>
          <w:trPrChange w:id="8795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9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D650B3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79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E2BC7D" w14:textId="70BDCE4C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tcPrChange w:id="879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6602F8" w14:textId="0824C9F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  <w:tcPrChange w:id="879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8CABBA" w14:textId="32D3BA0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80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A4CAEB" w14:textId="3BC9411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880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9A935C" w14:textId="4E3BF988" w:rsidR="00330AAC" w:rsidRPr="008F20B5" w:rsidRDefault="00330AAC">
            <w:pPr>
              <w:widowControl/>
              <w:jc w:val="center"/>
              <w:rPr>
                <w:ins w:id="8802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03" w:author="家興 余" w:date="2021-01-21T10:22:00Z">
                <w:pPr>
                  <w:widowControl/>
                </w:pPr>
              </w:pPrChange>
            </w:pPr>
            <w:ins w:id="8804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0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0099D19" w14:textId="4801BC1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DF0EC37" w14:textId="77777777" w:rsidTr="0066205D">
        <w:trPr>
          <w:trHeight w:val="340"/>
          <w:trPrChange w:id="880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0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5FD8E5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80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10A0C8" w14:textId="3CA02B20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tcPrChange w:id="880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F4FF76" w14:textId="02CF253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  <w:tcPrChange w:id="881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FF90D70" w14:textId="40144338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81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8544AD" w14:textId="7CCDB2A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881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1277A3" w14:textId="7A8F8A62" w:rsidR="00330AAC" w:rsidRPr="008F20B5" w:rsidRDefault="00330AAC">
            <w:pPr>
              <w:widowControl/>
              <w:jc w:val="center"/>
              <w:rPr>
                <w:ins w:id="881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14" w:author="家興 余" w:date="2021-01-21T10:22:00Z">
                <w:pPr>
                  <w:widowControl/>
                </w:pPr>
              </w:pPrChange>
            </w:pPr>
            <w:ins w:id="8815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1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3A8632A" w14:textId="1613D65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9B2DC16" w14:textId="77777777" w:rsidTr="0066205D">
        <w:trPr>
          <w:trHeight w:val="340"/>
          <w:trPrChange w:id="881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1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EAE1A7C" w14:textId="6463A178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81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3AC684" w14:textId="3303B8B2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tcPrChange w:id="882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1DE63A9" w14:textId="6BDAA3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882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A21C97" w14:textId="04C55D5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82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2FB0A9" w14:textId="44B9E50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882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839AA65" w14:textId="26EBC446" w:rsidR="00330AAC" w:rsidRPr="008F20B5" w:rsidRDefault="00330AAC">
            <w:pPr>
              <w:widowControl/>
              <w:jc w:val="center"/>
              <w:rPr>
                <w:ins w:id="8824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25" w:author="家興 余" w:date="2021-01-21T10:22:00Z">
                <w:pPr>
                  <w:widowControl/>
                </w:pPr>
              </w:pPrChange>
            </w:pPr>
            <w:ins w:id="8826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2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1991B23" w14:textId="69846C3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30AAC" w:rsidRPr="008F20B5" w14:paraId="00E56D8C" w14:textId="77777777" w:rsidTr="0066205D">
        <w:trPr>
          <w:trHeight w:val="340"/>
          <w:trPrChange w:id="8828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2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14E05F" w14:textId="5D36688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83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F070F4" w14:textId="61D80C8B" w:rsidR="00330AAC" w:rsidRPr="004A1C2C" w:rsidRDefault="00330AAC" w:rsidP="00E315A1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tcPrChange w:id="883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2A35AF" w14:textId="63140C56" w:rsidR="00330AAC" w:rsidRPr="008F20B5" w:rsidRDefault="00330AAC" w:rsidP="00E315A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883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5A238F" w14:textId="77777777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83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130C7F" w14:textId="717688CE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883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298ADF" w14:textId="227AA025" w:rsidR="00330AAC" w:rsidRPr="008F20B5" w:rsidRDefault="00330AAC">
            <w:pPr>
              <w:widowControl/>
              <w:jc w:val="center"/>
              <w:rPr>
                <w:ins w:id="883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36" w:author="家興 余" w:date="2021-01-21T10:22:00Z">
                <w:pPr>
                  <w:widowControl/>
                </w:pPr>
              </w:pPrChange>
            </w:pPr>
            <w:ins w:id="8837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3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CFC4A80" w14:textId="774AA1A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8D36564" w14:textId="53A3C65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30AAC" w:rsidRPr="008F20B5" w14:paraId="6EE4FEDA" w14:textId="77777777" w:rsidTr="0066205D">
        <w:trPr>
          <w:trHeight w:val="340"/>
          <w:trPrChange w:id="883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4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EDD149" w14:textId="0B5537D9" w:rsidR="00330AAC" w:rsidRPr="004A1C2C" w:rsidRDefault="00330AA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/>
              </w:rPr>
              <w:pPrChange w:id="8841" w:author="ST1" w:date="2020-12-07T00:10:00Z">
                <w:pPr>
                  <w:pStyle w:val="af9"/>
                  <w:numPr>
                    <w:numId w:val="38"/>
                  </w:numPr>
                  <w:ind w:leftChars="0" w:hanging="480"/>
                </w:pPr>
              </w:pPrChange>
            </w:pPr>
          </w:p>
        </w:tc>
        <w:tc>
          <w:tcPr>
            <w:tcW w:w="650" w:type="pct"/>
            <w:hideMark/>
            <w:tcPrChange w:id="8842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182C1ED" w14:textId="0388A98C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hideMark/>
            <w:tcPrChange w:id="8843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05663D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hideMark/>
            <w:tcPrChange w:id="884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D41C2B0" w14:textId="21F5CA6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  <w:tcPrChange w:id="884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ED6DCF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8846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D37611" w14:textId="5773622E" w:rsidR="00330AAC" w:rsidRPr="008F20B5" w:rsidRDefault="00330AAC">
            <w:pPr>
              <w:widowControl/>
              <w:jc w:val="center"/>
              <w:rPr>
                <w:ins w:id="8847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48" w:author="家興 余" w:date="2021-01-21T10:22:00Z">
                <w:pPr>
                  <w:widowControl/>
                </w:pPr>
              </w:pPrChange>
            </w:pPr>
            <w:ins w:id="8849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5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E8A3E9" w14:textId="3447D2E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851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</w:ins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330AAC" w:rsidRPr="008F20B5" w14:paraId="7307FE12" w14:textId="77777777" w:rsidTr="0066205D">
        <w:trPr>
          <w:trHeight w:val="325"/>
          <w:trPrChange w:id="8852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8853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81BF71" w14:textId="29CC7EF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8854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F9A33E8" w14:textId="2530852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750" w:type="pct"/>
            <w:noWrap/>
            <w:hideMark/>
            <w:tcPrChange w:id="8855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C62DAA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noWrap/>
            <w:hideMark/>
            <w:tcPrChange w:id="885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D2993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885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4BBCC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8858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B6BEA22" w14:textId="59F5C232" w:rsidR="00330AAC" w:rsidRPr="00664348" w:rsidRDefault="00330AAC">
            <w:pPr>
              <w:widowControl/>
              <w:spacing w:line="240" w:lineRule="exact"/>
              <w:jc w:val="center"/>
              <w:rPr>
                <w:ins w:id="8859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8860" w:author="家興 余" w:date="2021-01-21T10:22:00Z">
                <w:pPr>
                  <w:widowControl/>
                  <w:spacing w:line="240" w:lineRule="exact"/>
                </w:pPr>
              </w:pPrChange>
            </w:pPr>
            <w:ins w:id="8861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886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751E2E8" w14:textId="6265188E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6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300: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66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機器設備</w:t>
            </w:r>
          </w:p>
          <w:p w14:paraId="7B7ABA3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6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7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車輛</w:t>
            </w:r>
          </w:p>
          <w:p w14:paraId="2E46CB5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7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320: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74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船舶</w:t>
            </w:r>
          </w:p>
          <w:p w14:paraId="6CF2954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7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330: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7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漁船</w:t>
            </w:r>
          </w:p>
          <w:p w14:paraId="315691A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8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340: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8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航空器</w:t>
            </w:r>
          </w:p>
          <w:p w14:paraId="611D7B4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8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350: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86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工具</w:t>
            </w:r>
          </w:p>
          <w:p w14:paraId="430EDF3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8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360: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9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原料</w:t>
            </w:r>
          </w:p>
          <w:p w14:paraId="2C96BA1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9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370: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94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半製品</w:t>
            </w:r>
          </w:p>
          <w:p w14:paraId="2D6EE9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9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380: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9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商品</w:t>
            </w:r>
          </w:p>
          <w:p w14:paraId="12EE094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0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390: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0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農林漁牧產品</w:t>
            </w:r>
          </w:p>
          <w:p w14:paraId="50E7E0C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0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3A0: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06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畜牧</w:t>
            </w:r>
          </w:p>
          <w:p w14:paraId="2894E453" w14:textId="5172044F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0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3X0: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1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其他動產</w:t>
            </w:r>
          </w:p>
        </w:tc>
      </w:tr>
      <w:tr w:rsidR="00330AAC" w:rsidRPr="008F20B5" w14:paraId="2D21FAD8" w14:textId="77777777" w:rsidTr="0066205D">
        <w:trPr>
          <w:trHeight w:val="340"/>
          <w:trPrChange w:id="891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91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D7EB2D" w14:textId="3BCECFF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891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662843" w14:textId="080DB2F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750" w:type="pct"/>
            <w:noWrap/>
            <w:hideMark/>
            <w:tcPrChange w:id="891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923898D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地區別</w:t>
            </w:r>
          </w:p>
        </w:tc>
        <w:tc>
          <w:tcPr>
            <w:tcW w:w="250" w:type="pct"/>
            <w:noWrap/>
            <w:hideMark/>
            <w:tcPrChange w:id="891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60BFC2" w14:textId="10968A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891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A9780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891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5B0FA13" w14:textId="36539B2A" w:rsidR="00330AAC" w:rsidRPr="00664348" w:rsidRDefault="00330AAC">
            <w:pPr>
              <w:widowControl/>
              <w:spacing w:line="240" w:lineRule="exact"/>
              <w:jc w:val="center"/>
              <w:rPr>
                <w:ins w:id="8918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8919" w:author="家興 余" w:date="2021-01-21T10:22:00Z">
                <w:pPr>
                  <w:widowControl/>
                  <w:spacing w:line="240" w:lineRule="exact"/>
                </w:pPr>
              </w:pPrChange>
            </w:pPr>
            <w:ins w:id="8920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892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F845825" w14:textId="5601FF6E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2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2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基隆市</w:t>
            </w:r>
          </w:p>
          <w:p w14:paraId="43367A5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2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29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台北市</w:t>
            </w:r>
          </w:p>
          <w:p w14:paraId="1C00B2B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3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3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新北市</w:t>
            </w:r>
          </w:p>
          <w:p w14:paraId="61D54FD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3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3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桃園市</w:t>
            </w:r>
          </w:p>
          <w:p w14:paraId="4F65469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3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4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新竹市</w:t>
            </w:r>
          </w:p>
          <w:p w14:paraId="7B5129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4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4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新竹縣</w:t>
            </w:r>
          </w:p>
          <w:p w14:paraId="73BF6FB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4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49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苗栗市</w:t>
            </w:r>
          </w:p>
          <w:p w14:paraId="122E233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5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5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台中市</w:t>
            </w:r>
          </w:p>
          <w:p w14:paraId="0F08C29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5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5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彰化縣</w:t>
            </w:r>
          </w:p>
          <w:p w14:paraId="5E1D6EF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5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6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南投縣</w:t>
            </w:r>
          </w:p>
          <w:p w14:paraId="2A36292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6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6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雲林縣</w:t>
            </w:r>
          </w:p>
          <w:p w14:paraId="7AD6BFC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6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69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嘉義市</w:t>
            </w:r>
          </w:p>
          <w:p w14:paraId="1B88D92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7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7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嘉義縣</w:t>
            </w:r>
          </w:p>
          <w:p w14:paraId="6BFF006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7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65: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7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台南市</w:t>
            </w:r>
          </w:p>
          <w:p w14:paraId="30C091A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7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70: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8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高雄市</w:t>
            </w:r>
          </w:p>
          <w:p w14:paraId="66A123F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8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8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屏東市</w:t>
            </w:r>
          </w:p>
          <w:p w14:paraId="4EED823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8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89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台東縣</w:t>
            </w:r>
          </w:p>
          <w:p w14:paraId="08A9366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9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9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9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9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花蓮縣</w:t>
            </w:r>
          </w:p>
          <w:p w14:paraId="5E98A64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9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9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9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9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宜蘭縣</w:t>
            </w:r>
          </w:p>
          <w:p w14:paraId="0962BFD2" w14:textId="77777777" w:rsidR="00330AAC" w:rsidRDefault="00330AAC">
            <w:pPr>
              <w:widowControl/>
              <w:spacing w:line="240" w:lineRule="exact"/>
              <w:rPr>
                <w:ins w:id="8998" w:author="ST1" w:date="2020-12-23T21:16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9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00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澎湖縣</w:t>
            </w:r>
          </w:p>
          <w:p w14:paraId="3D6D8206" w14:textId="7702729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00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002" w:author="ST1" w:date="2020-12-07T00:11:00Z">
                <w:pPr>
                  <w:widowControl/>
                </w:pPr>
              </w:pPrChange>
            </w:pPr>
            <w:ins w:id="9003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</w:t>
              </w:r>
            </w:ins>
            <w:ins w:id="9004" w:author="ST1" w:date="2020-12-23T21:1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  <w:ins w:id="9005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330AAC" w:rsidRPr="008F20B5" w14:paraId="42D51D96" w14:textId="77777777" w:rsidTr="0066205D">
        <w:trPr>
          <w:trHeight w:val="340"/>
          <w:trPrChange w:id="900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0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E21A58" w14:textId="1EB185D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0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019748B" w14:textId="5DBF6F46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OwnerId</w:t>
            </w:r>
          </w:p>
        </w:tc>
        <w:tc>
          <w:tcPr>
            <w:tcW w:w="1750" w:type="pct"/>
            <w:noWrap/>
            <w:tcPrChange w:id="900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B98B26B" w14:textId="44269D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所有權人統編</w:t>
            </w:r>
          </w:p>
        </w:tc>
        <w:tc>
          <w:tcPr>
            <w:tcW w:w="250" w:type="pct"/>
            <w:noWrap/>
            <w:tcPrChange w:id="901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017601" w14:textId="124A594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1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F18FAFA" w14:textId="4CE9FE7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01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A1746FA" w14:textId="2591D892" w:rsidR="00330AAC" w:rsidRPr="008F20B5" w:rsidRDefault="00330AAC">
            <w:pPr>
              <w:widowControl/>
              <w:jc w:val="center"/>
              <w:rPr>
                <w:ins w:id="901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14" w:author="家興 余" w:date="2021-01-21T10:22:00Z">
                <w:pPr>
                  <w:widowControl/>
                </w:pPr>
              </w:pPrChange>
            </w:pPr>
            <w:ins w:id="9015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901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C6110FA" w14:textId="11767FF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0734161" w14:textId="77777777" w:rsidTr="0066205D">
        <w:trPr>
          <w:trHeight w:val="340"/>
          <w:trPrChange w:id="901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1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5115D3" w14:textId="1B68A49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1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BF3358" w14:textId="5DF0E124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OwnerName</w:t>
            </w:r>
          </w:p>
        </w:tc>
        <w:tc>
          <w:tcPr>
            <w:tcW w:w="1750" w:type="pct"/>
            <w:noWrap/>
            <w:tcPrChange w:id="902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217BD5" w14:textId="27EC548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所有權人姓名</w:t>
            </w:r>
          </w:p>
        </w:tc>
        <w:tc>
          <w:tcPr>
            <w:tcW w:w="250" w:type="pct"/>
            <w:noWrap/>
            <w:tcPrChange w:id="902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984B16" w14:textId="14E17F6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2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854105" w14:textId="187EBE4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  <w:tcPrChange w:id="902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2B83656" w14:textId="301FB0F4" w:rsidR="00330AAC" w:rsidRPr="008F20B5" w:rsidRDefault="00330AAC">
            <w:pPr>
              <w:widowControl/>
              <w:jc w:val="center"/>
              <w:rPr>
                <w:ins w:id="9024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25" w:author="家興 余" w:date="2021-01-21T10:22:00Z">
                <w:pPr>
                  <w:widowControl/>
                </w:pPr>
              </w:pPrChange>
            </w:pPr>
            <w:ins w:id="9026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902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51C0EDF" w14:textId="3A0A930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5B7F99B" w14:textId="77777777" w:rsidTr="0066205D">
        <w:trPr>
          <w:trHeight w:val="340"/>
          <w:trPrChange w:id="9028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2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7D37E7" w14:textId="51573F1A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3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0D665F2" w14:textId="2F5AAC8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EvaDate</w:t>
            </w:r>
          </w:p>
        </w:tc>
        <w:tc>
          <w:tcPr>
            <w:tcW w:w="1750" w:type="pct"/>
            <w:noWrap/>
            <w:tcPrChange w:id="903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11C443" w14:textId="3E39AF8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鑑估日期</w:t>
            </w:r>
          </w:p>
        </w:tc>
        <w:tc>
          <w:tcPr>
            <w:tcW w:w="250" w:type="pct"/>
            <w:noWrap/>
            <w:tcPrChange w:id="903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0A325E4" w14:textId="4FD5AC3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tcPrChange w:id="903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F176B6" w14:textId="75E8C7A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03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23A6E3" w14:textId="29794D6F" w:rsidR="00330AAC" w:rsidRPr="008F20B5" w:rsidRDefault="00330AAC">
            <w:pPr>
              <w:widowControl/>
              <w:jc w:val="center"/>
              <w:rPr>
                <w:ins w:id="903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36" w:author="家興 余" w:date="2021-01-21T10:22:00Z">
                <w:pPr>
                  <w:widowControl/>
                </w:pPr>
              </w:pPrChange>
            </w:pPr>
            <w:ins w:id="9037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903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36430FC" w14:textId="3009483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2B724721" w14:textId="77777777" w:rsidTr="0066205D">
        <w:trPr>
          <w:trHeight w:val="340"/>
          <w:trPrChange w:id="903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4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34515A" w14:textId="1B1CABF4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4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921C10F" w14:textId="2481CBE7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EvaAmt</w:t>
            </w:r>
          </w:p>
        </w:tc>
        <w:tc>
          <w:tcPr>
            <w:tcW w:w="1750" w:type="pct"/>
            <w:noWrap/>
            <w:tcPrChange w:id="904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EF854B6" w14:textId="1DB1831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鑑價總值</w:t>
            </w:r>
          </w:p>
        </w:tc>
        <w:tc>
          <w:tcPr>
            <w:tcW w:w="250" w:type="pct"/>
            <w:noWrap/>
            <w:tcPrChange w:id="904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7D69220" w14:textId="61995D70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044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045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noWrap/>
            <w:tcPrChange w:id="904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B09E75" w14:textId="4CAC583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04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B477FC" w14:textId="1F390C6F" w:rsidR="00330AAC" w:rsidRPr="008F20B5" w:rsidDel="004444BD" w:rsidRDefault="00330AAC">
            <w:pPr>
              <w:widowControl/>
              <w:jc w:val="center"/>
              <w:rPr>
                <w:ins w:id="904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49" w:author="家興 余" w:date="2021-01-21T10:22:00Z">
                <w:pPr>
                  <w:widowControl/>
                </w:pPr>
              </w:pPrChange>
            </w:pPr>
            <w:ins w:id="9050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905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BBBB743" w14:textId="45C654E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052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81EB199" w14:textId="77777777" w:rsidTr="0066205D">
        <w:trPr>
          <w:trHeight w:val="340"/>
          <w:trPrChange w:id="905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5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529528" w14:textId="16DC054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05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C30CD3D" w14:textId="11C4277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ServiceLife</w:t>
            </w:r>
          </w:p>
        </w:tc>
        <w:tc>
          <w:tcPr>
            <w:tcW w:w="1750" w:type="pct"/>
            <w:noWrap/>
            <w:hideMark/>
            <w:tcPrChange w:id="905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3E6F5C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耐用年限</w:t>
            </w:r>
          </w:p>
        </w:tc>
        <w:tc>
          <w:tcPr>
            <w:tcW w:w="250" w:type="pct"/>
            <w:noWrap/>
            <w:hideMark/>
            <w:tcPrChange w:id="905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142D9DE" w14:textId="2D2B384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05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ACCB06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05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BCB40EB" w14:textId="350247C0" w:rsidR="00330AAC" w:rsidRPr="008F20B5" w:rsidRDefault="00330AAC">
            <w:pPr>
              <w:widowControl/>
              <w:jc w:val="center"/>
              <w:rPr>
                <w:ins w:id="906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6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6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BF599EC" w14:textId="7A6BFC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E04B7A1" w14:textId="77777777" w:rsidTr="0066205D">
        <w:trPr>
          <w:trHeight w:val="340"/>
          <w:trPrChange w:id="906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6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442965" w14:textId="74A4FF91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6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DF4D4F1" w14:textId="7FC4AA8C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ProductSpec</w:t>
            </w:r>
          </w:p>
        </w:tc>
        <w:tc>
          <w:tcPr>
            <w:tcW w:w="1750" w:type="pct"/>
            <w:noWrap/>
            <w:tcPrChange w:id="906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9A05CE" w14:textId="2D3600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形式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/規格</w:t>
            </w:r>
          </w:p>
        </w:tc>
        <w:tc>
          <w:tcPr>
            <w:tcW w:w="250" w:type="pct"/>
            <w:noWrap/>
            <w:tcPrChange w:id="906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3DD8B06" w14:textId="7C5E89F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6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52B4131" w14:textId="317ACC5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06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8859FBF" w14:textId="77777777" w:rsidR="00330AAC" w:rsidRPr="008F20B5" w:rsidDel="00A01B26" w:rsidRDefault="00330AAC">
            <w:pPr>
              <w:widowControl/>
              <w:jc w:val="center"/>
              <w:rPr>
                <w:ins w:id="907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7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7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770D0BD" w14:textId="5F8626A6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9A7F0D7" w14:textId="77777777" w:rsidTr="0066205D">
        <w:trPr>
          <w:trHeight w:val="340"/>
          <w:trPrChange w:id="907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7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8C0DA89" w14:textId="78ED5CFA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7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98CBE05" w14:textId="10E669F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ProductType</w:t>
            </w:r>
          </w:p>
        </w:tc>
        <w:tc>
          <w:tcPr>
            <w:tcW w:w="1750" w:type="pct"/>
            <w:noWrap/>
            <w:tcPrChange w:id="907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7629038" w14:textId="19D0552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產品代碼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/型號</w:t>
            </w:r>
          </w:p>
        </w:tc>
        <w:tc>
          <w:tcPr>
            <w:tcW w:w="250" w:type="pct"/>
            <w:noWrap/>
            <w:tcPrChange w:id="907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B439C59" w14:textId="292A0C1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7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BD1BA4D" w14:textId="0247BE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07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96F0E7C" w14:textId="77777777" w:rsidR="00330AAC" w:rsidRPr="008F20B5" w:rsidDel="00A01B26" w:rsidRDefault="00330AAC">
            <w:pPr>
              <w:widowControl/>
              <w:jc w:val="center"/>
              <w:rPr>
                <w:ins w:id="908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8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8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7E5101D" w14:textId="794E3C5F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70F69C3" w14:textId="77777777" w:rsidTr="0066205D">
        <w:trPr>
          <w:trHeight w:val="340"/>
          <w:trPrChange w:id="908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8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7A8EE2" w14:textId="4514D40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8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0C8325F" w14:textId="107741A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ProductBrand</w:t>
            </w:r>
          </w:p>
        </w:tc>
        <w:tc>
          <w:tcPr>
            <w:tcW w:w="1750" w:type="pct"/>
            <w:noWrap/>
            <w:tcPrChange w:id="908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B4117D1" w14:textId="369F38E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品牌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/廠牌/船名</w:t>
            </w:r>
          </w:p>
        </w:tc>
        <w:tc>
          <w:tcPr>
            <w:tcW w:w="250" w:type="pct"/>
            <w:noWrap/>
            <w:tcPrChange w:id="908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B3B7456" w14:textId="24D3BA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8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2EACA31" w14:textId="2ABACB3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08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6285924" w14:textId="77777777" w:rsidR="00330AAC" w:rsidRPr="008F20B5" w:rsidDel="00A01B26" w:rsidRDefault="00330AAC">
            <w:pPr>
              <w:widowControl/>
              <w:jc w:val="center"/>
              <w:rPr>
                <w:ins w:id="909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9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9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45B8BD0" w14:textId="448B7C32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3165E96" w14:textId="77777777" w:rsidTr="0066205D">
        <w:trPr>
          <w:trHeight w:val="340"/>
          <w:trPrChange w:id="909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9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EDE314F" w14:textId="4B1748C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9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D1651A0" w14:textId="29544A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ProductCC</w:t>
            </w:r>
          </w:p>
        </w:tc>
        <w:tc>
          <w:tcPr>
            <w:tcW w:w="1750" w:type="pct"/>
            <w:noWrap/>
            <w:tcPrChange w:id="909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467497" w14:textId="2CE76D8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排氣量</w:t>
            </w:r>
          </w:p>
        </w:tc>
        <w:tc>
          <w:tcPr>
            <w:tcW w:w="250" w:type="pct"/>
            <w:noWrap/>
            <w:tcPrChange w:id="909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F39C4D" w14:textId="64F7CD4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9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BFE87A" w14:textId="6F41CD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09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93CD483" w14:textId="77777777" w:rsidR="00330AAC" w:rsidRPr="008F20B5" w:rsidDel="00A01B26" w:rsidRDefault="00330AAC">
            <w:pPr>
              <w:widowControl/>
              <w:jc w:val="center"/>
              <w:rPr>
                <w:ins w:id="910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0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0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6465422" w14:textId="44F07ECA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9A42C4" w14:textId="77777777" w:rsidTr="0066205D">
        <w:trPr>
          <w:trHeight w:val="340"/>
          <w:trPrChange w:id="910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0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DE8131" w14:textId="57506052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0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40EE774" w14:textId="149944B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ProductColor</w:t>
            </w:r>
          </w:p>
        </w:tc>
        <w:tc>
          <w:tcPr>
            <w:tcW w:w="1750" w:type="pct"/>
            <w:noWrap/>
            <w:tcPrChange w:id="910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AD21EE4" w14:textId="40F7D84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顏色</w:t>
            </w:r>
          </w:p>
        </w:tc>
        <w:tc>
          <w:tcPr>
            <w:tcW w:w="250" w:type="pct"/>
            <w:noWrap/>
            <w:tcPrChange w:id="910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9F7CAD3" w14:textId="2AF556B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10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22CCAC1" w14:textId="465D98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10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105E02" w14:textId="77777777" w:rsidR="00330AAC" w:rsidRPr="008F20B5" w:rsidDel="00A01B26" w:rsidRDefault="00330AAC">
            <w:pPr>
              <w:widowControl/>
              <w:jc w:val="center"/>
              <w:rPr>
                <w:ins w:id="911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1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1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B6B409B" w14:textId="0DB18A39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625B3EC" w14:textId="77777777" w:rsidTr="0066205D">
        <w:trPr>
          <w:trHeight w:val="340"/>
          <w:trPrChange w:id="911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1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9B7BA1" w14:textId="1D10B91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1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9E29ACA" w14:textId="46019B1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EngineSN</w:t>
            </w:r>
          </w:p>
        </w:tc>
        <w:tc>
          <w:tcPr>
            <w:tcW w:w="1750" w:type="pct"/>
            <w:noWrap/>
            <w:hideMark/>
            <w:tcPrChange w:id="911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559264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引擎號碼</w:t>
            </w:r>
          </w:p>
        </w:tc>
        <w:tc>
          <w:tcPr>
            <w:tcW w:w="250" w:type="pct"/>
            <w:noWrap/>
            <w:hideMark/>
            <w:tcPrChange w:id="911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81E450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1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C4B62E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250" w:type="pct"/>
            <w:tcPrChange w:id="911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0C9C605" w14:textId="77777777" w:rsidR="00330AAC" w:rsidRPr="008F20B5" w:rsidRDefault="00330AAC">
            <w:pPr>
              <w:widowControl/>
              <w:jc w:val="center"/>
              <w:rPr>
                <w:ins w:id="912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2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2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31E22B1" w14:textId="61F3607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3F647DBE" w14:textId="77777777" w:rsidTr="0066205D">
        <w:trPr>
          <w:trHeight w:val="340"/>
          <w:trPrChange w:id="912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2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74337C" w14:textId="4A6E6F84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2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7E7F238" w14:textId="09B907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LicenseNo</w:t>
            </w:r>
          </w:p>
        </w:tc>
        <w:tc>
          <w:tcPr>
            <w:tcW w:w="1750" w:type="pct"/>
            <w:noWrap/>
            <w:hideMark/>
            <w:tcPrChange w:id="912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43FD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牌照號碼</w:t>
            </w:r>
          </w:p>
        </w:tc>
        <w:tc>
          <w:tcPr>
            <w:tcW w:w="250" w:type="pct"/>
            <w:noWrap/>
            <w:hideMark/>
            <w:tcPrChange w:id="912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5FEE7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2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4C0719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12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6D3C243" w14:textId="77777777" w:rsidR="00330AAC" w:rsidRPr="008F20B5" w:rsidRDefault="00330AAC">
            <w:pPr>
              <w:widowControl/>
              <w:jc w:val="center"/>
              <w:rPr>
                <w:ins w:id="913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3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3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9B928F1" w14:textId="67BE9E8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16C0A31" w14:textId="77777777" w:rsidTr="0066205D">
        <w:trPr>
          <w:trHeight w:val="340"/>
          <w:trPrChange w:id="913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3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38B3D9" w14:textId="7BFAFDA5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3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3584CCB" w14:textId="66E1A19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LicenseTypeCode</w:t>
            </w:r>
          </w:p>
        </w:tc>
        <w:tc>
          <w:tcPr>
            <w:tcW w:w="1750" w:type="pct"/>
            <w:noWrap/>
            <w:hideMark/>
            <w:tcPrChange w:id="913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86F417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牌照類別</w:t>
            </w:r>
          </w:p>
        </w:tc>
        <w:tc>
          <w:tcPr>
            <w:tcW w:w="250" w:type="pct"/>
            <w:noWrap/>
            <w:hideMark/>
            <w:tcPrChange w:id="913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4F0939" w14:textId="790036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3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C2194B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13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444AFB9" w14:textId="77777777" w:rsidR="00330AAC" w:rsidRPr="008F20B5" w:rsidRDefault="00330AAC">
            <w:pPr>
              <w:widowControl/>
              <w:jc w:val="center"/>
              <w:rPr>
                <w:ins w:id="914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4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4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F53157C" w14:textId="54D0406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</w:t>
            </w:r>
          </w:p>
        </w:tc>
      </w:tr>
      <w:tr w:rsidR="00330AAC" w:rsidRPr="008F20B5" w14:paraId="148D31E0" w14:textId="77777777" w:rsidTr="0066205D">
        <w:trPr>
          <w:trHeight w:val="340"/>
          <w:trPrChange w:id="914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4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CFD2F7" w14:textId="51BB184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4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7DD2D6B" w14:textId="11A02FE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LicenseUsageCode</w:t>
            </w:r>
          </w:p>
        </w:tc>
        <w:tc>
          <w:tcPr>
            <w:tcW w:w="1750" w:type="pct"/>
            <w:noWrap/>
            <w:hideMark/>
            <w:tcPrChange w:id="914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B2413A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牌照用途</w:t>
            </w:r>
          </w:p>
        </w:tc>
        <w:tc>
          <w:tcPr>
            <w:tcW w:w="250" w:type="pct"/>
            <w:noWrap/>
            <w:hideMark/>
            <w:tcPrChange w:id="914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11ABFB" w14:textId="495A299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4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AFF8145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14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264A1FF" w14:textId="77777777" w:rsidR="00330AAC" w:rsidRPr="008F20B5" w:rsidRDefault="00330AAC">
            <w:pPr>
              <w:widowControl/>
              <w:jc w:val="center"/>
              <w:rPr>
                <w:ins w:id="915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5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5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70EF9AC" w14:textId="6A163E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專用</w:t>
            </w:r>
          </w:p>
        </w:tc>
      </w:tr>
      <w:tr w:rsidR="00330AAC" w:rsidRPr="008F20B5" w14:paraId="3DEBE5EB" w14:textId="77777777" w:rsidTr="0066205D">
        <w:trPr>
          <w:trHeight w:val="340"/>
          <w:trPrChange w:id="915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5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BF118E" w14:textId="419D2A6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5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112A62" w14:textId="45707F7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LiceneIssueDate</w:t>
            </w:r>
          </w:p>
        </w:tc>
        <w:tc>
          <w:tcPr>
            <w:tcW w:w="1750" w:type="pct"/>
            <w:noWrap/>
            <w:hideMark/>
            <w:tcPrChange w:id="915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93DB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發照日期</w:t>
            </w:r>
          </w:p>
        </w:tc>
        <w:tc>
          <w:tcPr>
            <w:tcW w:w="250" w:type="pct"/>
            <w:noWrap/>
            <w:hideMark/>
            <w:tcPrChange w:id="915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457A40D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15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3D3A33" w14:textId="07D7E8F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15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21B2BE2" w14:textId="77777777" w:rsidR="00330AAC" w:rsidRPr="008F20B5" w:rsidRDefault="00330AAC">
            <w:pPr>
              <w:widowControl/>
              <w:jc w:val="center"/>
              <w:rPr>
                <w:ins w:id="916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6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16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EE8833" w14:textId="19A7B6C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35030794" w14:textId="77777777" w:rsidTr="0066205D">
        <w:trPr>
          <w:trHeight w:val="340"/>
          <w:trPrChange w:id="916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6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E03699" w14:textId="41D978A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6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9B5756" w14:textId="4EF65C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MfgYearMonth</w:t>
            </w:r>
          </w:p>
        </w:tc>
        <w:tc>
          <w:tcPr>
            <w:tcW w:w="1750" w:type="pct"/>
            <w:noWrap/>
            <w:hideMark/>
            <w:tcPrChange w:id="916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724A3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製造年月</w:t>
            </w:r>
          </w:p>
        </w:tc>
        <w:tc>
          <w:tcPr>
            <w:tcW w:w="250" w:type="pct"/>
            <w:noWrap/>
            <w:hideMark/>
            <w:tcPrChange w:id="916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A96273A" w14:textId="5C41158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6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D6BB097" w14:textId="47E39E0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916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55C27E" w14:textId="77777777" w:rsidR="00330AAC" w:rsidRPr="008F20B5" w:rsidRDefault="00330AAC">
            <w:pPr>
              <w:widowControl/>
              <w:jc w:val="center"/>
              <w:rPr>
                <w:ins w:id="917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7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17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7626680" w14:textId="776F5D2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</w:t>
            </w:r>
          </w:p>
        </w:tc>
      </w:tr>
      <w:tr w:rsidR="00330AAC" w:rsidRPr="008F20B5" w14:paraId="7E85C9B0" w14:textId="77777777" w:rsidTr="0066205D">
        <w:trPr>
          <w:trHeight w:val="340"/>
          <w:trPrChange w:id="917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7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4692C1" w14:textId="3AC44F4C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7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E78D5B9" w14:textId="1822E96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VehicleTypeCode</w:t>
            </w:r>
          </w:p>
        </w:tc>
        <w:tc>
          <w:tcPr>
            <w:tcW w:w="1750" w:type="pct"/>
            <w:noWrap/>
            <w:hideMark/>
            <w:tcPrChange w:id="917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CABEB5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車別</w:t>
            </w:r>
          </w:p>
        </w:tc>
        <w:tc>
          <w:tcPr>
            <w:tcW w:w="250" w:type="pct"/>
            <w:noWrap/>
            <w:hideMark/>
            <w:tcPrChange w:id="917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70D109" w14:textId="0E61099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7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100AF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17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DAA1702" w14:textId="77777777" w:rsidR="00330AAC" w:rsidRPr="00664348" w:rsidRDefault="00330AAC">
            <w:pPr>
              <w:widowControl/>
              <w:spacing w:line="240" w:lineRule="exact"/>
              <w:jc w:val="center"/>
              <w:rPr>
                <w:ins w:id="9180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1" w:author="家興 余" w:date="2021-01-21T10:22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noWrap/>
            <w:hideMark/>
            <w:tcPrChange w:id="918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D11C87" w14:textId="23131219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小客車</w:t>
            </w:r>
          </w:p>
          <w:p w14:paraId="284033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大客車</w:t>
            </w:r>
          </w:p>
          <w:p w14:paraId="4211C64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小貨車</w:t>
            </w:r>
          </w:p>
          <w:p w14:paraId="3EF05F5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</w:p>
          <w:p w14:paraId="26868CB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12D1D30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1698848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代用大客車</w:t>
            </w:r>
          </w:p>
          <w:p w14:paraId="7420637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(工程車)</w:t>
            </w:r>
          </w:p>
          <w:p w14:paraId="1993B55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52A011E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1DAF80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286AC23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22AAB53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09F6E0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5EFCB58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(清溝車)</w:t>
            </w:r>
          </w:p>
          <w:p w14:paraId="1FCD894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(照明車)</w:t>
            </w:r>
          </w:p>
          <w:p w14:paraId="2B179B2B" w14:textId="1561BB74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43A8939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3531FE7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(工程救險車)</w:t>
            </w:r>
          </w:p>
          <w:p w14:paraId="59FAE39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08F99D4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6B127D1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(電信傳送車)</w:t>
            </w:r>
          </w:p>
          <w:p w14:paraId="3F5590D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50A2EFB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</w:p>
          <w:p w14:paraId="15D2DDE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5597B7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3854F4F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全拖車</w:t>
            </w:r>
          </w:p>
          <w:p w14:paraId="2E46596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曳引車</w:t>
            </w:r>
          </w:p>
          <w:p w14:paraId="5BE0D50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重型機器腳踏車</w:t>
            </w:r>
          </w:p>
          <w:p w14:paraId="5B595D1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(子母式垃圾車)</w:t>
            </w:r>
          </w:p>
          <w:p w14:paraId="0E55E6C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1082E71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(水箱消防車)</w:t>
            </w:r>
          </w:p>
          <w:p w14:paraId="08E90B5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F63FCB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69E2CD9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3CF64D9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500C2A2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7DB9AA6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2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56CC016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2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6B5E6BD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2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205AE88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2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5A972E2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2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(警備車)</w:t>
            </w:r>
          </w:p>
          <w:p w14:paraId="74D16C7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2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213B388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2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(水上摩托車)</w:t>
            </w:r>
          </w:p>
          <w:p w14:paraId="13820851" w14:textId="3BBA5C72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2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2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輕型機器腳踏車</w:t>
            </w:r>
          </w:p>
        </w:tc>
      </w:tr>
      <w:tr w:rsidR="00330AAC" w:rsidRPr="008F20B5" w14:paraId="4390C177" w14:textId="77777777" w:rsidTr="0066205D">
        <w:trPr>
          <w:trHeight w:val="340"/>
          <w:trPrChange w:id="922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23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D9762F7" w14:textId="0469CCE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23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3BC8BA6" w14:textId="69E6725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VehicleStyleCode</w:t>
            </w:r>
          </w:p>
        </w:tc>
        <w:tc>
          <w:tcPr>
            <w:tcW w:w="1750" w:type="pct"/>
            <w:noWrap/>
            <w:hideMark/>
            <w:tcPrChange w:id="923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3464B2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車身樣式</w:t>
            </w:r>
          </w:p>
        </w:tc>
        <w:tc>
          <w:tcPr>
            <w:tcW w:w="250" w:type="pct"/>
            <w:noWrap/>
            <w:hideMark/>
            <w:tcPrChange w:id="923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ABCF313" w14:textId="48BD44D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23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C601AF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23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88A6F8D" w14:textId="77777777" w:rsidR="00330AAC" w:rsidRPr="00664348" w:rsidRDefault="00330AAC">
            <w:pPr>
              <w:widowControl/>
              <w:spacing w:line="240" w:lineRule="exact"/>
              <w:jc w:val="center"/>
              <w:rPr>
                <w:ins w:id="9236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37" w:author="家興 余" w:date="2021-01-21T10:22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noWrap/>
            <w:hideMark/>
            <w:tcPrChange w:id="923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56B6C49" w14:textId="71417DF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4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  <w:t>---</w:t>
            </w:r>
          </w:p>
          <w:p w14:paraId="2525E73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4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4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平板式</w:t>
            </w:r>
          </w:p>
          <w:p w14:paraId="3A22FEE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4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5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伸縮平板式</w:t>
            </w:r>
          </w:p>
          <w:p w14:paraId="6B99649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5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5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伸縮鋼架式</w:t>
            </w:r>
          </w:p>
          <w:p w14:paraId="76B4E70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5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6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低床平板式</w:t>
            </w:r>
          </w:p>
          <w:p w14:paraId="15108A4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6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6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柵式</w:t>
            </w:r>
          </w:p>
          <w:p w14:paraId="3696AF2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6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7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框式</w:t>
            </w:r>
          </w:p>
          <w:p w14:paraId="4DCB06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7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7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高壓罐槽體式</w:t>
            </w:r>
          </w:p>
          <w:p w14:paraId="00D280D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7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8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密封式</w:t>
            </w:r>
          </w:p>
          <w:p w14:paraId="26A5489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8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8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常壓罐槽式</w:t>
            </w:r>
          </w:p>
          <w:p w14:paraId="2DDEA13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8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9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廂式</w:t>
            </w:r>
          </w:p>
          <w:p w14:paraId="50DAE66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9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9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傾卸平板式</w:t>
            </w:r>
          </w:p>
          <w:p w14:paraId="78C6AAF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9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0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傾卸框式</w:t>
            </w:r>
          </w:p>
          <w:p w14:paraId="7899B34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0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0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傾卸密封式</w:t>
            </w:r>
          </w:p>
          <w:p w14:paraId="3B7F73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0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1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槽體式</w:t>
            </w:r>
          </w:p>
          <w:p w14:paraId="238C299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1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1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廂式</w:t>
            </w:r>
          </w:p>
          <w:p w14:paraId="5323826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1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2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篷式</w:t>
            </w:r>
          </w:p>
          <w:p w14:paraId="144F9F3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2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2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鋼架式</w:t>
            </w:r>
          </w:p>
          <w:p w14:paraId="4D9CA28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2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3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篷式</w:t>
            </w:r>
          </w:p>
          <w:p w14:paraId="0D13035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3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3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雙廂式</w:t>
            </w:r>
          </w:p>
          <w:p w14:paraId="2D72BC6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3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4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雙層式</w:t>
            </w:r>
          </w:p>
          <w:p w14:paraId="25B17E1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4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4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雙層框式</w:t>
            </w:r>
          </w:p>
          <w:p w14:paraId="253E788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4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5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5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5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攪拌式</w:t>
            </w:r>
          </w:p>
          <w:p w14:paraId="68A2431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5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5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5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5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5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罐式</w:t>
            </w:r>
          </w:p>
          <w:p w14:paraId="403B71FD" w14:textId="20064EF6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5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5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6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6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6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罐槽體式</w:t>
            </w:r>
          </w:p>
        </w:tc>
      </w:tr>
      <w:tr w:rsidR="00330AAC" w:rsidRPr="008F20B5" w14:paraId="64BEC0D7" w14:textId="77777777" w:rsidTr="0066205D">
        <w:trPr>
          <w:trHeight w:val="340"/>
          <w:trPrChange w:id="936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36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35AC1CE" w14:textId="580EC782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36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BC9D1ED" w14:textId="4A08A7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VehicleOfficeCode</w:t>
            </w:r>
          </w:p>
        </w:tc>
        <w:tc>
          <w:tcPr>
            <w:tcW w:w="1750" w:type="pct"/>
            <w:noWrap/>
            <w:hideMark/>
            <w:tcPrChange w:id="936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8765FD" w14:textId="490851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監理處所</w:t>
            </w:r>
          </w:p>
        </w:tc>
        <w:tc>
          <w:tcPr>
            <w:tcW w:w="250" w:type="pct"/>
            <w:noWrap/>
            <w:hideMark/>
            <w:tcPrChange w:id="936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605C2C" w14:textId="5F23E69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36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BCE5D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36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E7C184" w14:textId="77777777" w:rsidR="00330AAC" w:rsidRPr="00664348" w:rsidRDefault="00330AAC">
            <w:pPr>
              <w:widowControl/>
              <w:spacing w:line="240" w:lineRule="exact"/>
              <w:jc w:val="center"/>
              <w:rPr>
                <w:ins w:id="9370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1" w:author="家興 余" w:date="2021-01-21T10:22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noWrap/>
            <w:hideMark/>
            <w:tcPrChange w:id="937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B10F445" w14:textId="71E67A1E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臺北區監理所基隆監理站</w:t>
            </w:r>
          </w:p>
          <w:p w14:paraId="7477AAD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臺北區監理所板橋監理站</w:t>
            </w:r>
          </w:p>
          <w:p w14:paraId="2DE3028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</w:t>
            </w:r>
          </w:p>
          <w:p w14:paraId="78E3F27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臺北區監理所蘆洲監理站</w:t>
            </w:r>
          </w:p>
          <w:p w14:paraId="5BD8C24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臺北區監理所宜蘭監理站</w:t>
            </w:r>
          </w:p>
          <w:p w14:paraId="25A0EBF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新竹區監理所新竹市監理站</w:t>
            </w:r>
          </w:p>
          <w:p w14:paraId="298A217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</w:t>
            </w:r>
          </w:p>
          <w:p w14:paraId="3333139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新竹區監理所中壢監理站</w:t>
            </w:r>
          </w:p>
          <w:p w14:paraId="49848D7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新竹區監理所桃園監理站</w:t>
            </w:r>
          </w:p>
          <w:p w14:paraId="7D3495E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新竹區監理所苗栗監理站</w:t>
            </w:r>
          </w:p>
          <w:p w14:paraId="6567A02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臺中區監理所臺中市監理站</w:t>
            </w:r>
          </w:p>
          <w:p w14:paraId="5378AF7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臺中區監理所豐原監理站</w:t>
            </w:r>
          </w:p>
          <w:p w14:paraId="57F16A1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</w:t>
            </w:r>
          </w:p>
          <w:p w14:paraId="63809F3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臺中區監理所彰化監理站</w:t>
            </w:r>
          </w:p>
          <w:p w14:paraId="5869FD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臺中區監理所南投監理站</w:t>
            </w:r>
          </w:p>
          <w:p w14:paraId="751C671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臺中區監理所埔里監理分站</w:t>
            </w:r>
          </w:p>
          <w:p w14:paraId="5DAB684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</w:t>
            </w:r>
          </w:p>
          <w:p w14:paraId="13CCF32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嘉義區監理所東勢監理分站</w:t>
            </w:r>
          </w:p>
          <w:p w14:paraId="38997E0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嘉義區監理所雲林監理站</w:t>
            </w:r>
          </w:p>
          <w:p w14:paraId="7383CDD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嘉義區監理所臺南監理站</w:t>
            </w:r>
          </w:p>
          <w:p w14:paraId="227CBD6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嘉義區監理所麻豆監理站</w:t>
            </w:r>
          </w:p>
          <w:p w14:paraId="2679C08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嘉義區監理所新營監理站</w:t>
            </w:r>
          </w:p>
          <w:p w14:paraId="27DCAF4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</w:t>
            </w:r>
          </w:p>
          <w:p w14:paraId="583DDAC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高雄區監理所旗山監理站</w:t>
            </w:r>
          </w:p>
          <w:p w14:paraId="57FF4B9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880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高雄區監理所澎湖監理站</w:t>
            </w:r>
          </w:p>
          <w:p w14:paraId="7804331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891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金門監理所</w:t>
            </w:r>
          </w:p>
          <w:p w14:paraId="542861D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高雄區監理所屏東監理站</w:t>
            </w:r>
          </w:p>
          <w:p w14:paraId="2C3DDAA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0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946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高雄區監理所恆春監理分站</w:t>
            </w:r>
          </w:p>
          <w:p w14:paraId="5BFA344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0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950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高雄區監理所臺東監理站</w:t>
            </w:r>
          </w:p>
          <w:p w14:paraId="28B53C9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0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973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臺北區監理所花蓮監理站</w:t>
            </w:r>
          </w:p>
          <w:p w14:paraId="4DCA4B7C" w14:textId="7F530799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40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40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981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臺北區監理所玉里監理分站</w:t>
            </w:r>
          </w:p>
        </w:tc>
      </w:tr>
      <w:tr w:rsidR="00330AAC" w:rsidRPr="008F20B5" w14:paraId="703B6392" w14:textId="77777777" w:rsidTr="0066205D">
        <w:trPr>
          <w:trHeight w:val="340"/>
          <w:trPrChange w:id="9405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0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F8EE6C" w14:textId="4831FAA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0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DF5171" w14:textId="406A48E3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Currency</w:t>
            </w:r>
          </w:p>
        </w:tc>
        <w:tc>
          <w:tcPr>
            <w:tcW w:w="1750" w:type="pct"/>
            <w:noWrap/>
            <w:hideMark/>
            <w:tcPrChange w:id="940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443C55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幣別</w:t>
            </w:r>
          </w:p>
        </w:tc>
        <w:tc>
          <w:tcPr>
            <w:tcW w:w="250" w:type="pct"/>
            <w:noWrap/>
            <w:hideMark/>
            <w:tcPrChange w:id="940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ACB7261" w14:textId="487B135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1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9EFC37D" w14:textId="34A1D98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41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56AC2E7" w14:textId="4B5FAF48" w:rsidR="00330AAC" w:rsidRPr="008F20B5" w:rsidRDefault="00BB6111">
            <w:pPr>
              <w:widowControl/>
              <w:jc w:val="center"/>
              <w:rPr>
                <w:ins w:id="9412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13" w:author="家興 余" w:date="2021-01-21T10:22:00Z">
                <w:pPr>
                  <w:widowControl/>
                </w:pPr>
              </w:pPrChange>
            </w:pPr>
            <w:ins w:id="9414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1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E2B5A7E" w14:textId="22F7BF1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TWD</w:t>
            </w:r>
          </w:p>
        </w:tc>
      </w:tr>
      <w:tr w:rsidR="00330AAC" w:rsidRPr="008F20B5" w14:paraId="03D104C2" w14:textId="77777777" w:rsidTr="0066205D">
        <w:trPr>
          <w:trHeight w:val="340"/>
          <w:trPrChange w:id="941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1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67C30A" w14:textId="4735C888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1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B218CB" w14:textId="755AF34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ExchangeRate</w:t>
            </w:r>
          </w:p>
        </w:tc>
        <w:tc>
          <w:tcPr>
            <w:tcW w:w="1750" w:type="pct"/>
            <w:noWrap/>
            <w:hideMark/>
            <w:tcPrChange w:id="941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F6E0C7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匯率</w:t>
            </w:r>
          </w:p>
        </w:tc>
        <w:tc>
          <w:tcPr>
            <w:tcW w:w="250" w:type="pct"/>
            <w:noWrap/>
            <w:hideMark/>
            <w:tcPrChange w:id="942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E23B9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2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1475B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3.5</w:t>
            </w:r>
          </w:p>
        </w:tc>
        <w:tc>
          <w:tcPr>
            <w:tcW w:w="250" w:type="pct"/>
            <w:tcPrChange w:id="942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94CE60" w14:textId="714EBFDB" w:rsidR="00330AAC" w:rsidRPr="008F20B5" w:rsidRDefault="00BB6111">
            <w:pPr>
              <w:widowControl/>
              <w:jc w:val="center"/>
              <w:rPr>
                <w:ins w:id="942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24" w:author="家興 余" w:date="2021-01-21T10:22:00Z">
                <w:pPr>
                  <w:widowControl/>
                </w:pPr>
              </w:pPrChange>
            </w:pPr>
            <w:ins w:id="9425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2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8F46B9B" w14:textId="3BC3E0D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1.00000</w:t>
            </w:r>
          </w:p>
        </w:tc>
      </w:tr>
      <w:tr w:rsidR="00330AAC" w:rsidRPr="008F20B5" w14:paraId="38D2A666" w14:textId="77777777" w:rsidTr="0066205D">
        <w:trPr>
          <w:trHeight w:val="325"/>
          <w:trPrChange w:id="9427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942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B04C17" w14:textId="2534EF3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2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A63B803" w14:textId="7ACA371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Insurance</w:t>
            </w:r>
          </w:p>
        </w:tc>
        <w:tc>
          <w:tcPr>
            <w:tcW w:w="1750" w:type="pct"/>
            <w:noWrap/>
            <w:hideMark/>
            <w:tcPrChange w:id="943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E974AF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投保註記</w:t>
            </w:r>
          </w:p>
        </w:tc>
        <w:tc>
          <w:tcPr>
            <w:tcW w:w="250" w:type="pct"/>
            <w:noWrap/>
            <w:hideMark/>
            <w:tcPrChange w:id="943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D24CE8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3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13421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3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767B691" w14:textId="332AFBDB" w:rsidR="00330AAC" w:rsidRPr="008F20B5" w:rsidRDefault="00BB6111">
            <w:pPr>
              <w:widowControl/>
              <w:jc w:val="center"/>
              <w:rPr>
                <w:ins w:id="9434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35" w:author="家興 余" w:date="2021-01-21T10:22:00Z">
                <w:pPr>
                  <w:widowControl/>
                </w:pPr>
              </w:pPrChange>
            </w:pPr>
            <w:ins w:id="9436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3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DA754B" w14:textId="3BBE1CE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11D77587" w14:textId="77777777" w:rsidTr="0066205D">
        <w:trPr>
          <w:trHeight w:val="340"/>
          <w:trPrChange w:id="9438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3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465CF7" w14:textId="7C1FD01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4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A693544" w14:textId="6B7FEFC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LoanToValue</w:t>
            </w:r>
          </w:p>
        </w:tc>
        <w:tc>
          <w:tcPr>
            <w:tcW w:w="1750" w:type="pct"/>
            <w:noWrap/>
            <w:hideMark/>
            <w:tcPrChange w:id="944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2D3AC2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noWrap/>
            <w:hideMark/>
            <w:tcPrChange w:id="944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F34022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4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42D481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944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0E22CC0" w14:textId="635D6B1A" w:rsidR="00330AAC" w:rsidRPr="008F20B5" w:rsidRDefault="00BB6111">
            <w:pPr>
              <w:widowControl/>
              <w:jc w:val="center"/>
              <w:rPr>
                <w:ins w:id="944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46" w:author="家興 余" w:date="2021-01-21T10:22:00Z">
                <w:pPr>
                  <w:widowControl/>
                </w:pPr>
              </w:pPrChange>
            </w:pPr>
            <w:ins w:id="9447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4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3DF1FE5" w14:textId="30D39AB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330AAC" w:rsidRPr="008F20B5" w14:paraId="3C595FC1" w14:textId="77777777" w:rsidTr="0066205D">
        <w:trPr>
          <w:trHeight w:val="340"/>
          <w:trPrChange w:id="944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5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3F8D79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5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123394C" w14:textId="44042F43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ScrapValue</w:t>
            </w:r>
          </w:p>
        </w:tc>
        <w:tc>
          <w:tcPr>
            <w:tcW w:w="1750" w:type="pct"/>
            <w:noWrap/>
            <w:tcPrChange w:id="945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F59C006" w14:textId="75FF253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殘值</w:t>
            </w:r>
          </w:p>
        </w:tc>
        <w:tc>
          <w:tcPr>
            <w:tcW w:w="250" w:type="pct"/>
            <w:noWrap/>
            <w:tcPrChange w:id="945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1286E7D" w14:textId="2880A5B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tcPrChange w:id="945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7236FC1" w14:textId="6A61871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45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7C737B2" w14:textId="77777777" w:rsidR="00330AAC" w:rsidRPr="008F20B5" w:rsidDel="004444BD" w:rsidRDefault="00330AAC">
            <w:pPr>
              <w:widowControl/>
              <w:jc w:val="center"/>
              <w:rPr>
                <w:ins w:id="945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5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45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582F762" w14:textId="3FDBA14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459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9B5F81D" w14:textId="77777777" w:rsidTr="0066205D">
        <w:trPr>
          <w:trHeight w:val="340"/>
          <w:trPrChange w:id="9460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61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C46DA6" w14:textId="7FF693EF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62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7AF3639" w14:textId="31962C1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MtgCode</w:t>
            </w:r>
          </w:p>
        </w:tc>
        <w:tc>
          <w:tcPr>
            <w:tcW w:w="1750" w:type="pct"/>
            <w:noWrap/>
            <w:hideMark/>
            <w:tcPrChange w:id="9463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BFF60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noWrap/>
            <w:hideMark/>
            <w:tcPrChange w:id="946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4E7C20" w14:textId="69272A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6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FFCD50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66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3220CF5" w14:textId="77121D99" w:rsidR="00330AAC" w:rsidRPr="008F20B5" w:rsidRDefault="00BB6111">
            <w:pPr>
              <w:widowControl/>
              <w:jc w:val="center"/>
              <w:rPr>
                <w:ins w:id="9467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68" w:author="家興 余" w:date="2021-01-21T10:22:00Z">
                <w:pPr>
                  <w:widowControl/>
                </w:pPr>
              </w:pPrChange>
            </w:pPr>
            <w:ins w:id="9469" w:author="家興 余" w:date="2021-01-21T10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7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B0B164B" w14:textId="60B0A11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18656A0" w14:textId="1EA0F0C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1:普通抵押權</w:t>
            </w:r>
          </w:p>
        </w:tc>
      </w:tr>
      <w:tr w:rsidR="00330AAC" w:rsidRPr="008F20B5" w14:paraId="59092D0D" w14:textId="77777777" w:rsidTr="0066205D">
        <w:trPr>
          <w:trHeight w:val="340"/>
          <w:trPrChange w:id="947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7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024734" w14:textId="1F40FB80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7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1726B9B" w14:textId="217DFFF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MtgCheck</w:t>
            </w:r>
          </w:p>
        </w:tc>
        <w:tc>
          <w:tcPr>
            <w:tcW w:w="1750" w:type="pct"/>
            <w:noWrap/>
            <w:tcPrChange w:id="947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9711B7" w14:textId="057E612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最高限額抵押權之擔保債權種類－票據</w:t>
            </w:r>
          </w:p>
        </w:tc>
        <w:tc>
          <w:tcPr>
            <w:tcW w:w="250" w:type="pct"/>
            <w:noWrap/>
            <w:tcPrChange w:id="947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78F95B7" w14:textId="51CF6090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47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6F4740" w14:textId="26CC256B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7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7EBC0C3" w14:textId="6A307578" w:rsidR="00330AAC" w:rsidRPr="004A1C2C" w:rsidRDefault="007773AF">
            <w:pPr>
              <w:widowControl/>
              <w:jc w:val="center"/>
              <w:rPr>
                <w:ins w:id="9478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79" w:author="家興 余" w:date="2021-01-21T10:22:00Z">
                <w:pPr>
                  <w:widowControl/>
                </w:pPr>
              </w:pPrChange>
            </w:pPr>
            <w:ins w:id="9480" w:author="家興 余" w:date="2021-01-21T10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tcPrChange w:id="948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C8395E8" w14:textId="33D8BED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ins w:id="9482" w:author="家興 余" w:date="2021-01-21T10:41:00Z">
              <w:r w:rsidR="007773AF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最少輸入一項</w:t>
              </w:r>
            </w:ins>
          </w:p>
          <w:p w14:paraId="2F1A8F9E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A0D3DD0" w14:textId="29046BEE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04D1E9E9" w14:textId="77777777" w:rsidTr="0066205D">
        <w:trPr>
          <w:trHeight w:val="340"/>
          <w:trPrChange w:id="948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8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ED4B1E" w14:textId="1AFD19BF" w:rsidR="00330AAC" w:rsidRPr="004A1C2C" w:rsidRDefault="00330AAC" w:rsidP="004A1C2C">
            <w:pPr>
              <w:pStyle w:val="af9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noWrap/>
            <w:tcPrChange w:id="948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F678F0D" w14:textId="4CAA7D4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MtgLoan</w:t>
            </w:r>
          </w:p>
        </w:tc>
        <w:tc>
          <w:tcPr>
            <w:tcW w:w="1750" w:type="pct"/>
            <w:noWrap/>
            <w:hideMark/>
            <w:tcPrChange w:id="948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2E78E56" w14:textId="20F6768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最高限額抵押權之擔保債權種類－借款</w:t>
            </w:r>
          </w:p>
        </w:tc>
        <w:tc>
          <w:tcPr>
            <w:tcW w:w="250" w:type="pct"/>
            <w:noWrap/>
            <w:hideMark/>
            <w:tcPrChange w:id="948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84C3DF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8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F182C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8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D6829B7" w14:textId="51D6397F" w:rsidR="00330AAC" w:rsidRPr="004A1C2C" w:rsidRDefault="007773AF">
            <w:pPr>
              <w:widowControl/>
              <w:jc w:val="center"/>
              <w:rPr>
                <w:ins w:id="9490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91" w:author="家興 余" w:date="2021-01-21T10:22:00Z">
                <w:pPr>
                  <w:widowControl/>
                </w:pPr>
              </w:pPrChange>
            </w:pPr>
            <w:ins w:id="9492" w:author="家興 余" w:date="2021-01-21T10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49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D0B93E" w14:textId="4E50F601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ins w:id="9494" w:author="家興 余" w:date="2021-01-21T10:41:00Z">
              <w:r w:rsidR="007773AF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最少輸入一項</w:t>
              </w:r>
            </w:ins>
          </w:p>
          <w:p w14:paraId="055F6DF9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6F32A431" w14:textId="390A930B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3294E6FD" w14:textId="77777777" w:rsidTr="0066205D">
        <w:trPr>
          <w:trHeight w:val="340"/>
          <w:trPrChange w:id="9495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9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D796C6" w14:textId="7AD1695C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9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3C00CAF" w14:textId="43955F0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MtgPledge</w:t>
            </w:r>
          </w:p>
        </w:tc>
        <w:tc>
          <w:tcPr>
            <w:tcW w:w="1750" w:type="pct"/>
            <w:noWrap/>
            <w:hideMark/>
            <w:tcPrChange w:id="949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9B37F01" w14:textId="10182B9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最高限額抵押權之擔保債權種類－保證債務</w:t>
            </w:r>
          </w:p>
        </w:tc>
        <w:tc>
          <w:tcPr>
            <w:tcW w:w="250" w:type="pct"/>
            <w:noWrap/>
            <w:hideMark/>
            <w:tcPrChange w:id="949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1BEC4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50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44525C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0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A5D11B" w14:textId="7010FA55" w:rsidR="00330AAC" w:rsidRPr="004A1C2C" w:rsidRDefault="007773AF">
            <w:pPr>
              <w:widowControl/>
              <w:jc w:val="center"/>
              <w:rPr>
                <w:ins w:id="9502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503" w:author="家興 余" w:date="2021-01-21T10:22:00Z">
                <w:pPr>
                  <w:widowControl/>
                </w:pPr>
              </w:pPrChange>
            </w:pPr>
            <w:ins w:id="9504" w:author="家興 余" w:date="2021-01-21T10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50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FA84C94" w14:textId="011F47BD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ins w:id="9506" w:author="家興 余" w:date="2021-01-21T10:41:00Z">
              <w:r w:rsidR="007773AF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最少輸入一項</w:t>
              </w:r>
            </w:ins>
          </w:p>
          <w:p w14:paraId="568EB42A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301862D9" w14:textId="3BA2866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5C41B335" w14:textId="77777777" w:rsidTr="0066205D">
        <w:trPr>
          <w:trHeight w:val="325"/>
          <w:trPrChange w:id="9507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950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61C883" w14:textId="4A50885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0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563244" w14:textId="0E8BEEB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</w:t>
            </w:r>
          </w:p>
        </w:tc>
        <w:tc>
          <w:tcPr>
            <w:tcW w:w="1750" w:type="pct"/>
            <w:noWrap/>
            <w:hideMark/>
            <w:tcPrChange w:id="951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D32B0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noWrap/>
            <w:hideMark/>
            <w:tcPrChange w:id="951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267A9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51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39E4F9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1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B4B3C6B" w14:textId="3F8D97CF" w:rsidR="00330AAC" w:rsidRPr="008F20B5" w:rsidRDefault="00330AAC">
            <w:pPr>
              <w:widowControl/>
              <w:jc w:val="center"/>
              <w:rPr>
                <w:ins w:id="9514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15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51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11F06F" w14:textId="4753F78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0E35C1A0" w14:textId="77777777" w:rsidTr="0066205D">
        <w:trPr>
          <w:trHeight w:val="325"/>
          <w:trPrChange w:id="9517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951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F84CCC5" w14:textId="0B5B6EA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1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B09D94" w14:textId="4DB0EDC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SyndCode</w:t>
            </w:r>
          </w:p>
        </w:tc>
        <w:tc>
          <w:tcPr>
            <w:tcW w:w="1750" w:type="pct"/>
            <w:noWrap/>
            <w:hideMark/>
            <w:tcPrChange w:id="952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99DB7C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noWrap/>
            <w:hideMark/>
            <w:tcPrChange w:id="952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85D7AC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52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AFC1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2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32496A4" w14:textId="110EA7AE" w:rsidR="00330AAC" w:rsidRPr="008F20B5" w:rsidRDefault="007773AF">
            <w:pPr>
              <w:widowControl/>
              <w:jc w:val="center"/>
              <w:rPr>
                <w:ins w:id="9524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25" w:author="家興 余" w:date="2021-01-21T10:22:00Z">
                <w:pPr>
                  <w:widowControl/>
                </w:pPr>
              </w:pPrChange>
            </w:pPr>
            <w:ins w:id="9526" w:author="家興 余" w:date="2021-01-21T10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52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5BFCC5" w14:textId="58F256C1" w:rsidR="007773AF" w:rsidRDefault="007773AF">
            <w:pPr>
              <w:widowControl/>
              <w:rPr>
                <w:ins w:id="9528" w:author="家興 余" w:date="2021-01-21T10:41:00Z"/>
                <w:rFonts w:ascii="標楷體" w:eastAsia="標楷體" w:hAnsi="標楷體" w:cs="新細明體"/>
                <w:color w:val="000000"/>
                <w:kern w:val="0"/>
              </w:rPr>
            </w:pPr>
            <w:ins w:id="9529" w:author="家興 余" w:date="2021-01-21T10:4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</w:t>
              </w:r>
            </w:ins>
            <w:ins w:id="9530" w:author="家興 余" w:date="2021-01-21T10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為Y時必須輸入</w:t>
              </w:r>
            </w:ins>
          </w:p>
          <w:p w14:paraId="258F86DE" w14:textId="20CB7B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330AAC" w:rsidRPr="008F20B5" w14:paraId="5E1394CF" w14:textId="77777777" w:rsidTr="0066205D">
        <w:trPr>
          <w:trHeight w:val="340"/>
          <w:trPrChange w:id="953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3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51DBD6" w14:textId="69126B33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3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26B69DF" w14:textId="02A760A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DispPrice</w:t>
            </w:r>
          </w:p>
        </w:tc>
        <w:tc>
          <w:tcPr>
            <w:tcW w:w="1750" w:type="pct"/>
            <w:noWrap/>
            <w:hideMark/>
            <w:tcPrChange w:id="953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DC974A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noWrap/>
            <w:hideMark/>
            <w:tcPrChange w:id="953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48C8F3F" w14:textId="41BFD7A9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536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537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noWrap/>
            <w:hideMark/>
            <w:tcPrChange w:id="953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F602B4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53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F3221CE" w14:textId="77777777" w:rsidR="00330AAC" w:rsidRPr="008F20B5" w:rsidDel="004444BD" w:rsidRDefault="00330AAC">
            <w:pPr>
              <w:widowControl/>
              <w:jc w:val="center"/>
              <w:rPr>
                <w:ins w:id="954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4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hideMark/>
            <w:tcPrChange w:id="954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6769BA0E" w14:textId="0DB40BB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543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2C0A6B8C" w14:textId="77777777" w:rsidTr="0066205D">
        <w:trPr>
          <w:trHeight w:val="340"/>
          <w:trPrChange w:id="954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4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40AE5B" w14:textId="11FB5E5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4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C6D94C7" w14:textId="735FD70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DispDate</w:t>
            </w:r>
          </w:p>
        </w:tc>
        <w:tc>
          <w:tcPr>
            <w:tcW w:w="1750" w:type="pct"/>
            <w:noWrap/>
            <w:hideMark/>
            <w:tcPrChange w:id="954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F16737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noWrap/>
            <w:hideMark/>
            <w:tcPrChange w:id="954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211896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54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D17895" w14:textId="3EC9C93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55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487415" w14:textId="77777777" w:rsidR="00330AAC" w:rsidRPr="008F20B5" w:rsidRDefault="00330AAC">
            <w:pPr>
              <w:widowControl/>
              <w:jc w:val="center"/>
              <w:rPr>
                <w:ins w:id="955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5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55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0BB423" w14:textId="5147A9C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07656DFB" w14:textId="77777777" w:rsidTr="0066205D">
        <w:trPr>
          <w:trHeight w:val="340"/>
          <w:trPrChange w:id="955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5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DFAC8C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5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CEB4801" w14:textId="165F856A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ClStat</w:t>
            </w:r>
          </w:p>
        </w:tc>
        <w:tc>
          <w:tcPr>
            <w:tcW w:w="1750" w:type="pct"/>
            <w:noWrap/>
            <w:tcPrChange w:id="955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3643B4" w14:textId="5EC2665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noWrap/>
            <w:tcPrChange w:id="955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1D01540" w14:textId="62DE3356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tcPrChange w:id="955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6CC0F51" w14:textId="0164488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6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FB41FBD" w14:textId="7243D251" w:rsidR="00330AAC" w:rsidRPr="008F20B5" w:rsidRDefault="007773AF">
            <w:pPr>
              <w:widowControl/>
              <w:jc w:val="center"/>
              <w:rPr>
                <w:ins w:id="956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62" w:author="家興 余" w:date="2021-01-21T10:22:00Z">
                <w:pPr>
                  <w:widowControl/>
                </w:pPr>
              </w:pPrChange>
            </w:pPr>
            <w:ins w:id="9563" w:author="家興 余" w:date="2021-01-21T10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956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D1E89B8" w14:textId="079A2618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7964E61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C49C6B6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7472D0" w14:textId="15592E7A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330AAC" w:rsidRPr="008F20B5" w14:paraId="5BBA2E04" w14:textId="77777777" w:rsidTr="0066205D">
        <w:trPr>
          <w:trHeight w:val="340"/>
          <w:trPrChange w:id="9565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6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FD593F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6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55917D" w14:textId="13C74D91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noWrap/>
            <w:tcPrChange w:id="956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EBB4CD0" w14:textId="028FFD21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noWrap/>
            <w:tcPrChange w:id="956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27EB0B0" w14:textId="5160E6F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57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14D23C8" w14:textId="23C7F24D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7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73CA40B" w14:textId="42E0F6B6" w:rsidR="00330AAC" w:rsidRPr="008F20B5" w:rsidRDefault="007773AF">
            <w:pPr>
              <w:widowControl/>
              <w:jc w:val="center"/>
              <w:rPr>
                <w:ins w:id="9572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73" w:author="家興 余" w:date="2021-01-21T10:22:00Z">
                <w:pPr>
                  <w:widowControl/>
                </w:pPr>
              </w:pPrChange>
            </w:pPr>
            <w:ins w:id="9574" w:author="家興 余" w:date="2021-01-21T10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957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139E1B9" w14:textId="7C327843" w:rsidR="00330AAC" w:rsidRPr="008F20B5" w:rsidRDefault="00330AAC" w:rsidP="004D15A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37629350" w14:textId="149532D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330AAC" w:rsidRPr="008F20B5" w14:paraId="2955E183" w14:textId="77777777" w:rsidTr="0066205D">
        <w:trPr>
          <w:trHeight w:val="340"/>
          <w:trPrChange w:id="957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7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CCA29E" w14:textId="6379333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7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3874930" w14:textId="3BAEEAF2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SettingAmt</w:t>
            </w:r>
          </w:p>
        </w:tc>
        <w:tc>
          <w:tcPr>
            <w:tcW w:w="1750" w:type="pct"/>
            <w:noWrap/>
            <w:hideMark/>
            <w:tcPrChange w:id="957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0F7C5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抵押設定金額</w:t>
            </w:r>
          </w:p>
        </w:tc>
        <w:tc>
          <w:tcPr>
            <w:tcW w:w="250" w:type="pct"/>
            <w:noWrap/>
            <w:hideMark/>
            <w:tcPrChange w:id="958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52227DE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58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6038B4" w14:textId="40782C91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58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A8F0B3" w14:textId="0C95C651" w:rsidR="00330AAC" w:rsidRPr="008F20B5" w:rsidDel="004444BD" w:rsidRDefault="007773AF">
            <w:pPr>
              <w:widowControl/>
              <w:jc w:val="center"/>
              <w:rPr>
                <w:ins w:id="958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84" w:author="家興 余" w:date="2021-01-21T10:22:00Z">
                <w:pPr>
                  <w:widowControl/>
                </w:pPr>
              </w:pPrChange>
            </w:pPr>
            <w:ins w:id="9585" w:author="家興 余" w:date="2021-01-21T10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958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386C2F0D" w14:textId="2C6DFDA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587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3C2924A0" w14:textId="77777777" w:rsidTr="0066205D">
        <w:trPr>
          <w:trHeight w:val="340"/>
          <w:trPrChange w:id="9588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8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B9259F" w14:textId="5D61350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9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FE52617" w14:textId="753CBE5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ReceiptNo</w:t>
            </w:r>
          </w:p>
        </w:tc>
        <w:tc>
          <w:tcPr>
            <w:tcW w:w="1750" w:type="pct"/>
            <w:noWrap/>
            <w:hideMark/>
            <w:tcPrChange w:id="959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F33EB0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收件字號</w:t>
            </w:r>
          </w:p>
        </w:tc>
        <w:tc>
          <w:tcPr>
            <w:tcW w:w="250" w:type="pct"/>
            <w:noWrap/>
            <w:hideMark/>
            <w:tcPrChange w:id="959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B8A30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59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5238A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59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4F812C3" w14:textId="77777777" w:rsidR="00330AAC" w:rsidRPr="008F20B5" w:rsidRDefault="00330AAC">
            <w:pPr>
              <w:widowControl/>
              <w:jc w:val="center"/>
              <w:rPr>
                <w:ins w:id="959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96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59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53351B" w14:textId="7626AE4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A965619" w14:textId="77777777" w:rsidTr="0066205D">
        <w:trPr>
          <w:trHeight w:val="340"/>
          <w:trPrChange w:id="9598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9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6EE379" w14:textId="2292B8F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0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6194829" w14:textId="71CE7E1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MtgNo</w:t>
            </w:r>
          </w:p>
        </w:tc>
        <w:tc>
          <w:tcPr>
            <w:tcW w:w="1750" w:type="pct"/>
            <w:noWrap/>
            <w:hideMark/>
            <w:tcPrChange w:id="960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F2375D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抵押登記字號</w:t>
            </w:r>
          </w:p>
        </w:tc>
        <w:tc>
          <w:tcPr>
            <w:tcW w:w="250" w:type="pct"/>
            <w:noWrap/>
            <w:hideMark/>
            <w:tcPrChange w:id="960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42EF42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60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FE19637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60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0C1DD0" w14:textId="77777777" w:rsidR="00330AAC" w:rsidRPr="008F20B5" w:rsidRDefault="00330AAC">
            <w:pPr>
              <w:widowControl/>
              <w:jc w:val="center"/>
              <w:rPr>
                <w:ins w:id="960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06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60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4C6A49" w14:textId="7BF4952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86B7C53" w14:textId="77777777" w:rsidTr="0066205D">
        <w:trPr>
          <w:trHeight w:val="340"/>
          <w:trPrChange w:id="9608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0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471E647" w14:textId="03D4C12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1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09C32E5" w14:textId="14028F9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ReceivedDate</w:t>
            </w:r>
          </w:p>
        </w:tc>
        <w:tc>
          <w:tcPr>
            <w:tcW w:w="1750" w:type="pct"/>
            <w:noWrap/>
            <w:hideMark/>
            <w:tcPrChange w:id="961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35953D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抵押收件日</w:t>
            </w:r>
          </w:p>
        </w:tc>
        <w:tc>
          <w:tcPr>
            <w:tcW w:w="250" w:type="pct"/>
            <w:noWrap/>
            <w:hideMark/>
            <w:tcPrChange w:id="961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4F1E7A5" w14:textId="414C7ECF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61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F5099E8" w14:textId="2EA99FF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61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DFCA689" w14:textId="77777777" w:rsidR="00330AAC" w:rsidRPr="008F20B5" w:rsidRDefault="00330AAC">
            <w:pPr>
              <w:widowControl/>
              <w:jc w:val="center"/>
              <w:rPr>
                <w:ins w:id="961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16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61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2D2183" w14:textId="78E0AA9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78540E94" w14:textId="77777777" w:rsidTr="0066205D">
        <w:trPr>
          <w:trHeight w:val="340"/>
          <w:trPrChange w:id="9618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1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E8D5EE9" w14:textId="6765F701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2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07ED38F" w14:textId="4DC1DCC5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MortgageIssueStartDate</w:t>
            </w:r>
          </w:p>
        </w:tc>
        <w:tc>
          <w:tcPr>
            <w:tcW w:w="1750" w:type="pct"/>
            <w:noWrap/>
            <w:hideMark/>
            <w:tcPrChange w:id="962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C86D04B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抵押登記起日</w:t>
            </w:r>
          </w:p>
        </w:tc>
        <w:tc>
          <w:tcPr>
            <w:tcW w:w="250" w:type="pct"/>
            <w:noWrap/>
            <w:hideMark/>
            <w:tcPrChange w:id="962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F1A1B0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62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2D4DD7B" w14:textId="213F51A0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62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B14919E" w14:textId="77777777" w:rsidR="00330AAC" w:rsidRPr="008F20B5" w:rsidRDefault="00330AAC">
            <w:pPr>
              <w:widowControl/>
              <w:jc w:val="center"/>
              <w:rPr>
                <w:ins w:id="962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26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62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416F34" w14:textId="408DCD9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28D97D33" w14:textId="77777777" w:rsidTr="0066205D">
        <w:trPr>
          <w:trHeight w:val="340"/>
          <w:trPrChange w:id="9628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2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C04B29" w14:textId="07C8F5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3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B10466D" w14:textId="437D8A3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MortgageIssueEndDate</w:t>
            </w:r>
          </w:p>
        </w:tc>
        <w:tc>
          <w:tcPr>
            <w:tcW w:w="1750" w:type="pct"/>
            <w:noWrap/>
            <w:hideMark/>
            <w:tcPrChange w:id="963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6A97F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抵押登記迄日</w:t>
            </w:r>
          </w:p>
        </w:tc>
        <w:tc>
          <w:tcPr>
            <w:tcW w:w="250" w:type="pct"/>
            <w:noWrap/>
            <w:hideMark/>
            <w:tcPrChange w:id="963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654CCCD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63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E41A7CC" w14:textId="422CD58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63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F4DAC0" w14:textId="14FDBFBA" w:rsidR="00330AAC" w:rsidRPr="008F20B5" w:rsidRDefault="007773AF">
            <w:pPr>
              <w:widowControl/>
              <w:jc w:val="center"/>
              <w:rPr>
                <w:ins w:id="963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36" w:author="家興 余" w:date="2021-01-21T10:22:00Z">
                <w:pPr>
                  <w:widowControl/>
                </w:pPr>
              </w:pPrChange>
            </w:pPr>
            <w:ins w:id="9637" w:author="家興 余" w:date="2021-01-21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63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941B9B1" w14:textId="18CE281D" w:rsidR="007773AF" w:rsidRDefault="007773AF">
            <w:pPr>
              <w:widowControl/>
              <w:rPr>
                <w:ins w:id="9639" w:author="家興 余" w:date="2021-01-21T10:43:00Z"/>
                <w:rFonts w:ascii="標楷體" w:eastAsia="標楷體" w:hAnsi="標楷體" w:cs="新細明體"/>
                <w:color w:val="000000"/>
                <w:kern w:val="0"/>
              </w:rPr>
            </w:pPr>
            <w:ins w:id="9640" w:author="家興 余" w:date="2021-01-21T10:43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抵押登記起日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有輸入時必須輸入</w:t>
              </w:r>
            </w:ins>
          </w:p>
          <w:p w14:paraId="07CEEFFD" w14:textId="054BD54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59FA4828" w14:textId="77777777" w:rsidTr="0066205D">
        <w:trPr>
          <w:trHeight w:val="340"/>
          <w:trPrChange w:id="964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4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A4E186" w14:textId="73BF720C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4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26C9CE8" w14:textId="128731E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ClStatus</w:t>
            </w:r>
          </w:p>
        </w:tc>
        <w:tc>
          <w:tcPr>
            <w:tcW w:w="1750" w:type="pct"/>
            <w:noWrap/>
            <w:hideMark/>
            <w:tcPrChange w:id="964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BCC583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noWrap/>
            <w:hideMark/>
            <w:tcPrChange w:id="964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960C09E" w14:textId="6792CC13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64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FCA65CF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64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4EA314" w14:textId="07530313" w:rsidR="00330AAC" w:rsidRPr="008F20B5" w:rsidRDefault="007773AF">
            <w:pPr>
              <w:widowControl/>
              <w:jc w:val="center"/>
              <w:rPr>
                <w:ins w:id="964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49" w:author="家興 余" w:date="2021-01-21T10:22:00Z">
                <w:pPr>
                  <w:widowControl/>
                </w:pPr>
              </w:pPrChange>
            </w:pPr>
            <w:ins w:id="9650" w:author="家興 余" w:date="2021-01-21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65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B08C11" w14:textId="1278F4A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  <w:tr w:rsidR="00330AAC" w:rsidRPr="008F20B5" w14:paraId="2D7D0ECD" w14:textId="77777777" w:rsidTr="0066205D">
        <w:trPr>
          <w:trHeight w:val="340"/>
          <w:trPrChange w:id="9652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53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1AF1A84" w14:textId="2A03F19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54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599410C" w14:textId="7457DB7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Remark</w:t>
            </w:r>
          </w:p>
        </w:tc>
        <w:tc>
          <w:tcPr>
            <w:tcW w:w="1750" w:type="pct"/>
            <w:noWrap/>
            <w:hideMark/>
            <w:tcPrChange w:id="9655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615661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</w:t>
            </w:r>
          </w:p>
        </w:tc>
        <w:tc>
          <w:tcPr>
            <w:tcW w:w="250" w:type="pct"/>
            <w:noWrap/>
            <w:hideMark/>
            <w:tcPrChange w:id="965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83BAC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65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445DAEC" w14:textId="698C15A3" w:rsidR="00330AAC" w:rsidRPr="008F20B5" w:rsidRDefault="00330A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  <w:tcPrChange w:id="9658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855455" w14:textId="77777777" w:rsidR="00330AAC" w:rsidRPr="008F20B5" w:rsidRDefault="00330AAC">
            <w:pPr>
              <w:widowControl/>
              <w:jc w:val="center"/>
              <w:rPr>
                <w:ins w:id="9659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60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66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6EC9781" w14:textId="74D30C2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</w:tbl>
    <w:p w14:paraId="31AD8745" w14:textId="4AA939F4" w:rsidR="009C1DD1" w:rsidRDefault="009C1DD1" w:rsidP="009C1DD1">
      <w:pPr>
        <w:ind w:leftChars="500" w:left="1200"/>
        <w:rPr>
          <w:ins w:id="9662" w:author="ST1" w:date="2020-12-07T00:10:00Z"/>
          <w:rFonts w:ascii="標楷體" w:eastAsia="標楷體" w:hAnsi="標楷體"/>
        </w:rPr>
      </w:pPr>
    </w:p>
    <w:p w14:paraId="59212DA4" w14:textId="72A35DB3" w:rsidR="00664348" w:rsidRDefault="00664348" w:rsidP="009C1DD1">
      <w:pPr>
        <w:ind w:leftChars="500" w:left="1200"/>
        <w:rPr>
          <w:ins w:id="9663" w:author="ST1" w:date="2020-12-07T00:10:00Z"/>
          <w:rFonts w:ascii="標楷體" w:eastAsia="標楷體" w:hAnsi="標楷體"/>
        </w:rPr>
      </w:pPr>
    </w:p>
    <w:p w14:paraId="004EA274" w14:textId="2A8677F1" w:rsidR="00664348" w:rsidRDefault="00664348" w:rsidP="009C1DD1">
      <w:pPr>
        <w:ind w:leftChars="500" w:left="1200"/>
        <w:rPr>
          <w:ins w:id="9664" w:author="ST1" w:date="2020-12-07T00:10:00Z"/>
          <w:rFonts w:ascii="標楷體" w:eastAsia="標楷體" w:hAnsi="標楷體"/>
        </w:rPr>
      </w:pPr>
    </w:p>
    <w:p w14:paraId="6E5FF0A9" w14:textId="77777777" w:rsidR="00664348" w:rsidRPr="0029020B" w:rsidRDefault="00664348" w:rsidP="00664348">
      <w:pPr>
        <w:spacing w:line="140" w:lineRule="atLeast"/>
        <w:ind w:leftChars="200" w:left="480"/>
        <w:rPr>
          <w:ins w:id="9665" w:author="ST1" w:date="2020-12-07T00:10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9666" w:author="ST1" w:date="2020-12-07T00:10:00Z">
        <w:r w:rsidRPr="0029020B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63691E02" w14:textId="77777777" w:rsidTr="00DA4FCA">
        <w:trPr>
          <w:ins w:id="9667" w:author="ST1" w:date="2020-12-07T00:1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A08072" w14:textId="77777777" w:rsidR="00664348" w:rsidRPr="0029020B" w:rsidRDefault="00664348" w:rsidP="00DA4FCA">
            <w:pPr>
              <w:widowControl/>
              <w:jc w:val="center"/>
              <w:rPr>
                <w:ins w:id="9668" w:author="ST1" w:date="2020-12-07T00:10:00Z"/>
                <w:rFonts w:ascii="標楷體" w:eastAsia="標楷體" w:hAnsi="標楷體"/>
                <w:bCs/>
                <w:color w:val="0070C0"/>
              </w:rPr>
            </w:pPr>
            <w:ins w:id="9669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356C9BC3" w14:textId="77777777" w:rsidR="00664348" w:rsidRPr="0029020B" w:rsidRDefault="00664348" w:rsidP="00DA4FCA">
            <w:pPr>
              <w:widowControl/>
              <w:jc w:val="center"/>
              <w:rPr>
                <w:ins w:id="9670" w:author="ST1" w:date="2020-12-07T00:10:00Z"/>
                <w:rFonts w:ascii="標楷體" w:eastAsia="標楷體" w:hAnsi="標楷體"/>
                <w:bCs/>
                <w:color w:val="0070C0"/>
              </w:rPr>
            </w:pPr>
            <w:ins w:id="9671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0558B" w14:textId="77777777" w:rsidR="00664348" w:rsidRPr="0029020B" w:rsidRDefault="00664348" w:rsidP="00DA4FCA">
            <w:pPr>
              <w:widowControl/>
              <w:jc w:val="center"/>
              <w:rPr>
                <w:ins w:id="9672" w:author="ST1" w:date="2020-12-07T00:10:00Z"/>
                <w:rFonts w:ascii="標楷體" w:eastAsia="標楷體" w:hAnsi="標楷體"/>
                <w:bCs/>
                <w:color w:val="0070C0"/>
              </w:rPr>
            </w:pPr>
            <w:ins w:id="9673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FE76D5" w14:textId="77777777" w:rsidR="00664348" w:rsidRPr="0029020B" w:rsidRDefault="00664348" w:rsidP="00DA4FCA">
            <w:pPr>
              <w:widowControl/>
              <w:jc w:val="center"/>
              <w:rPr>
                <w:ins w:id="9674" w:author="ST1" w:date="2020-12-07T00:10:00Z"/>
                <w:rFonts w:ascii="標楷體" w:eastAsia="標楷體" w:hAnsi="標楷體"/>
                <w:bCs/>
                <w:color w:val="0070C0"/>
              </w:rPr>
            </w:pPr>
            <w:ins w:id="9675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21B234" w14:textId="77777777" w:rsidR="00664348" w:rsidRPr="0029020B" w:rsidRDefault="00664348" w:rsidP="00DA4FCA">
            <w:pPr>
              <w:widowControl/>
              <w:jc w:val="center"/>
              <w:rPr>
                <w:ins w:id="9676" w:author="ST1" w:date="2020-12-07T00:10:00Z"/>
                <w:rFonts w:ascii="標楷體" w:eastAsia="標楷體" w:hAnsi="標楷體"/>
                <w:bCs/>
                <w:color w:val="0070C0"/>
              </w:rPr>
            </w:pPr>
            <w:ins w:id="9677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BE5339" w14:textId="77777777" w:rsidR="00664348" w:rsidRPr="0029020B" w:rsidRDefault="00664348" w:rsidP="00DA4FCA">
            <w:pPr>
              <w:widowControl/>
              <w:jc w:val="center"/>
              <w:rPr>
                <w:ins w:id="9678" w:author="ST1" w:date="2020-12-07T00:10:00Z"/>
                <w:rFonts w:ascii="標楷體" w:eastAsia="標楷體" w:hAnsi="標楷體"/>
                <w:bCs/>
                <w:color w:val="0070C0"/>
              </w:rPr>
            </w:pPr>
            <w:ins w:id="9679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8BA5EC" w14:textId="77777777" w:rsidR="00664348" w:rsidRPr="0029020B" w:rsidRDefault="00664348" w:rsidP="00DA4FCA">
            <w:pPr>
              <w:spacing w:line="140" w:lineRule="atLeast"/>
              <w:jc w:val="center"/>
              <w:rPr>
                <w:ins w:id="9680" w:author="ST1" w:date="2020-12-07T00:10:00Z"/>
                <w:rFonts w:ascii="標楷體" w:eastAsia="標楷體" w:hAnsi="標楷體"/>
                <w:bCs/>
                <w:color w:val="0070C0"/>
              </w:rPr>
            </w:pPr>
            <w:ins w:id="9681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664348" w:rsidRPr="00D940B1" w14:paraId="63865A66" w14:textId="77777777" w:rsidTr="00DA4FCA">
        <w:trPr>
          <w:ins w:id="9682" w:author="ST1" w:date="2020-12-07T00:1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1134F" w14:textId="77777777" w:rsidR="00664348" w:rsidRPr="0029020B" w:rsidRDefault="00664348" w:rsidP="00DA4FCA">
            <w:pPr>
              <w:spacing w:line="140" w:lineRule="atLeast"/>
              <w:rPr>
                <w:ins w:id="9683" w:author="ST1" w:date="2020-12-07T00:10:00Z"/>
                <w:rFonts w:ascii="標楷體" w:eastAsia="標楷體" w:hAnsi="標楷體"/>
                <w:color w:val="0070C0"/>
              </w:rPr>
            </w:pPr>
            <w:ins w:id="9684" w:author="ST1" w:date="2020-12-07T00:10:00Z">
              <w:r w:rsidRPr="0029020B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3E9CB5" w14:textId="77777777" w:rsidR="00664348" w:rsidRPr="0029020B" w:rsidRDefault="00664348" w:rsidP="00DA4FCA">
            <w:pPr>
              <w:spacing w:line="140" w:lineRule="atLeast"/>
              <w:rPr>
                <w:ins w:id="9685" w:author="ST1" w:date="2020-12-07T00:10:00Z"/>
                <w:rFonts w:ascii="標楷體" w:eastAsia="標楷體" w:hAnsi="標楷體"/>
                <w:color w:val="0070C0"/>
              </w:rPr>
            </w:pPr>
            <w:ins w:id="9686" w:author="ST1" w:date="2020-12-07T00:10:00Z">
              <w:r w:rsidRPr="0029020B">
                <w:rPr>
                  <w:rFonts w:ascii="標楷體" w:eastAsia="標楷體" w:hAnsi="標楷體"/>
                  <w:color w:val="0070C0"/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EB1E1" w14:textId="77777777" w:rsidR="00664348" w:rsidRPr="0029020B" w:rsidRDefault="00664348" w:rsidP="00DA4FCA">
            <w:pPr>
              <w:spacing w:line="140" w:lineRule="atLeast"/>
              <w:rPr>
                <w:ins w:id="9687" w:author="ST1" w:date="2020-12-07T00:10:00Z"/>
                <w:rFonts w:ascii="標楷體" w:eastAsia="標楷體" w:hAnsi="標楷體"/>
                <w:color w:val="0070C0"/>
              </w:rPr>
            </w:pPr>
            <w:ins w:id="9688" w:author="ST1" w:date="2020-12-07T00:10:00Z">
              <w:r w:rsidRPr="0029020B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CAF4C2" w14:textId="77777777" w:rsidR="00664348" w:rsidRPr="0029020B" w:rsidRDefault="00664348" w:rsidP="00DA4FCA">
            <w:pPr>
              <w:spacing w:line="140" w:lineRule="atLeast"/>
              <w:jc w:val="center"/>
              <w:rPr>
                <w:ins w:id="9689" w:author="ST1" w:date="2020-12-07T00:10:00Z"/>
                <w:rFonts w:ascii="標楷體" w:eastAsia="標楷體" w:hAnsi="標楷體"/>
                <w:color w:val="0070C0"/>
              </w:rPr>
            </w:pPr>
            <w:ins w:id="9690" w:author="ST1" w:date="2020-12-07T00:10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1C7F3C" w14:textId="77777777" w:rsidR="00664348" w:rsidRPr="0029020B" w:rsidRDefault="00664348" w:rsidP="00DA4FCA">
            <w:pPr>
              <w:spacing w:line="140" w:lineRule="atLeast"/>
              <w:jc w:val="center"/>
              <w:rPr>
                <w:ins w:id="9691" w:author="ST1" w:date="2020-12-07T00:10:00Z"/>
                <w:rFonts w:ascii="標楷體" w:eastAsia="標楷體" w:hAnsi="標楷體"/>
                <w:color w:val="0070C0"/>
              </w:rPr>
            </w:pPr>
            <w:ins w:id="9692" w:author="ST1" w:date="2020-12-07T00:10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49E296" w14:textId="77777777" w:rsidR="00664348" w:rsidRPr="0029020B" w:rsidRDefault="00664348" w:rsidP="00DA4FCA">
            <w:pPr>
              <w:spacing w:line="140" w:lineRule="atLeast"/>
              <w:rPr>
                <w:ins w:id="9693" w:author="ST1" w:date="2020-12-07T00:10:00Z"/>
                <w:rFonts w:ascii="標楷體" w:eastAsia="標楷體" w:hAnsi="標楷體"/>
                <w:color w:val="0070C0"/>
              </w:rPr>
            </w:pPr>
          </w:p>
        </w:tc>
      </w:tr>
    </w:tbl>
    <w:p w14:paraId="03B427E7" w14:textId="77777777" w:rsidR="00664348" w:rsidRPr="008F20B5" w:rsidRDefault="00664348" w:rsidP="009C1DD1">
      <w:pPr>
        <w:ind w:leftChars="500" w:left="1200"/>
        <w:rPr>
          <w:rFonts w:ascii="標楷體" w:eastAsia="標楷體" w:hAnsi="標楷體"/>
        </w:rPr>
      </w:pPr>
    </w:p>
    <w:p w14:paraId="692B2FC4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8D459E8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89DBBE" w14:textId="317CA0D9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9694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9695" w:name="_L2430股票擔保品資料登錄"/>
      <w:bookmarkStart w:id="9696" w:name="_L2413股票擔保品資料登錄"/>
      <w:bookmarkEnd w:id="9695"/>
      <w:bookmarkEnd w:id="9696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13</w:t>
      </w:r>
      <w:r w:rsidRPr="008F20B5">
        <w:rPr>
          <w:rFonts w:ascii="標楷體" w:hAnsi="標楷體" w:hint="eastAsia"/>
          <w:b/>
          <w:szCs w:val="32"/>
        </w:rPr>
        <w:t>股票擔保品資料登錄</w:t>
      </w:r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9697" w:author="家興 余" w:date="2021-01-22T10:13:00Z">
          <w:tblPr>
            <w:tblW w:w="4697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43"/>
        <w:gridCol w:w="1486"/>
        <w:gridCol w:w="4003"/>
        <w:gridCol w:w="529"/>
        <w:gridCol w:w="533"/>
        <w:gridCol w:w="572"/>
        <w:gridCol w:w="2630"/>
        <w:tblGridChange w:id="9698">
          <w:tblGrid>
            <w:gridCol w:w="575"/>
            <w:gridCol w:w="2001"/>
            <w:gridCol w:w="2363"/>
            <w:gridCol w:w="561"/>
            <w:gridCol w:w="565"/>
            <w:gridCol w:w="3511"/>
            <w:gridCol w:w="3511"/>
          </w:tblGrid>
        </w:tblGridChange>
      </w:tblGrid>
      <w:tr w:rsidR="007309AD" w:rsidRPr="008F20B5" w14:paraId="2BACF004" w14:textId="77777777" w:rsidTr="004A2350">
        <w:trPr>
          <w:trHeight w:val="340"/>
          <w:trPrChange w:id="969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hideMark/>
            <w:tcPrChange w:id="9700" w:author="家興 余" w:date="2021-01-22T10:13:00Z">
              <w:tcPr>
                <w:tcW w:w="300" w:type="pct"/>
                <w:shd w:val="clear" w:color="auto" w:fill="auto"/>
                <w:hideMark/>
              </w:tcPr>
            </w:tcPrChange>
          </w:tcPr>
          <w:p w14:paraId="54BFE648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9701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60F24553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9702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495A73F1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31" w:type="pct"/>
            <w:shd w:val="clear" w:color="auto" w:fill="auto"/>
            <w:hideMark/>
            <w:tcPrChange w:id="9703" w:author="家興 余" w:date="2021-01-22T10:13:00Z">
              <w:tcPr>
                <w:tcW w:w="293" w:type="pct"/>
                <w:shd w:val="clear" w:color="auto" w:fill="auto"/>
                <w:hideMark/>
              </w:tcPr>
            </w:tcPrChange>
          </w:tcPr>
          <w:p w14:paraId="2E1EC8E2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33" w:type="pct"/>
            <w:shd w:val="clear" w:color="auto" w:fill="auto"/>
            <w:hideMark/>
            <w:tcPrChange w:id="9704" w:author="家興 余" w:date="2021-01-22T10:13:00Z">
              <w:tcPr>
                <w:tcW w:w="295" w:type="pct"/>
                <w:shd w:val="clear" w:color="auto" w:fill="auto"/>
                <w:hideMark/>
              </w:tcPr>
            </w:tcPrChange>
          </w:tcPr>
          <w:p w14:paraId="6E0D41E4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9705" w:author="家興 余" w:date="2021-01-22T10:13:00Z">
              <w:tcPr>
                <w:tcW w:w="1" w:type="pct"/>
              </w:tcPr>
            </w:tcPrChange>
          </w:tcPr>
          <w:p w14:paraId="2AE34D69" w14:textId="5DDC0D6A" w:rsidR="007309AD" w:rsidRPr="008F20B5" w:rsidRDefault="007309AD">
            <w:pPr>
              <w:widowControl/>
              <w:jc w:val="center"/>
              <w:rPr>
                <w:ins w:id="970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07" w:author="家興 余" w:date="2021-01-21T11:28:00Z">
                <w:pPr>
                  <w:widowControl/>
                </w:pPr>
              </w:pPrChange>
            </w:pPr>
            <w:ins w:id="9708" w:author="家興 余" w:date="2021-01-21T11:2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9709" w:author="家興 余" w:date="2021-01-22T10:13:00Z">
              <w:tcPr>
                <w:tcW w:w="1834" w:type="pct"/>
                <w:shd w:val="clear" w:color="auto" w:fill="auto"/>
                <w:hideMark/>
              </w:tcPr>
            </w:tcPrChange>
          </w:tcPr>
          <w:p w14:paraId="0DA5C616" w14:textId="34F4B57D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7309AD" w:rsidRPr="008F20B5" w14:paraId="3F15480A" w14:textId="77777777" w:rsidTr="004A2350">
        <w:trPr>
          <w:trHeight w:val="340"/>
          <w:trPrChange w:id="9710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71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480A1DF" w14:textId="3E26F62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9712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75CEA85F" w14:textId="77BD9A71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hideMark/>
            <w:tcPrChange w:id="9713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141E45D7" w14:textId="77777777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31" w:type="pct"/>
            <w:shd w:val="clear" w:color="auto" w:fill="auto"/>
            <w:hideMark/>
            <w:tcPrChange w:id="9714" w:author="家興 余" w:date="2021-01-22T10:13:00Z">
              <w:tcPr>
                <w:tcW w:w="293" w:type="pct"/>
                <w:shd w:val="clear" w:color="auto" w:fill="auto"/>
                <w:hideMark/>
              </w:tcPr>
            </w:tcPrChange>
          </w:tcPr>
          <w:p w14:paraId="686A105C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hideMark/>
            <w:tcPrChange w:id="9715" w:author="家興 余" w:date="2021-01-22T10:13:00Z">
              <w:tcPr>
                <w:tcW w:w="295" w:type="pct"/>
                <w:shd w:val="clear" w:color="auto" w:fill="auto"/>
                <w:hideMark/>
              </w:tcPr>
            </w:tcPrChange>
          </w:tcPr>
          <w:p w14:paraId="48028FA9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9716" w:author="家興 余" w:date="2021-01-22T10:13:00Z">
              <w:tcPr>
                <w:tcW w:w="1" w:type="pct"/>
              </w:tcPr>
            </w:tcPrChange>
          </w:tcPr>
          <w:p w14:paraId="1E4BB607" w14:textId="0B128D69" w:rsidR="007309AD" w:rsidRPr="008F20B5" w:rsidRDefault="00E80C61">
            <w:pPr>
              <w:widowControl/>
              <w:jc w:val="center"/>
              <w:rPr>
                <w:ins w:id="971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18" w:author="家興 余" w:date="2021-01-21T11:28:00Z">
                <w:pPr>
                  <w:widowControl/>
                </w:pPr>
              </w:pPrChange>
            </w:pPr>
            <w:ins w:id="9719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972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54E1200" w14:textId="6D1D762E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L2413</w:t>
            </w:r>
          </w:p>
        </w:tc>
      </w:tr>
      <w:tr w:rsidR="007309AD" w:rsidRPr="008F20B5" w14:paraId="77C9DB33" w14:textId="77777777" w:rsidTr="004A2350">
        <w:trPr>
          <w:trHeight w:val="340"/>
          <w:trPrChange w:id="972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72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9D685F7" w14:textId="3FDAD95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9723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65DE4799" w14:textId="472934CD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9724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1B6D9486" w14:textId="652BEEB2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231" w:type="pct"/>
            <w:shd w:val="clear" w:color="auto" w:fill="auto"/>
            <w:tcPrChange w:id="9725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55E78749" w14:textId="41A4B6A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9726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2E3DD49C" w14:textId="15B3D87F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9727" w:author="家興 余" w:date="2021-01-22T10:13:00Z">
              <w:tcPr>
                <w:tcW w:w="1" w:type="pct"/>
              </w:tcPr>
            </w:tcPrChange>
          </w:tcPr>
          <w:p w14:paraId="75811346" w14:textId="2ED1DC29" w:rsidR="007309AD" w:rsidRPr="008F20B5" w:rsidRDefault="00E80C61">
            <w:pPr>
              <w:widowControl/>
              <w:jc w:val="center"/>
              <w:rPr>
                <w:ins w:id="972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29" w:author="家興 余" w:date="2021-01-21T11:28:00Z">
                <w:pPr>
                  <w:widowControl/>
                </w:pPr>
              </w:pPrChange>
            </w:pPr>
            <w:ins w:id="9730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3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5123D64" w14:textId="5992F2FF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7309AD" w:rsidRPr="008F20B5" w14:paraId="159E3EC8" w14:textId="77777777" w:rsidTr="004A2350">
        <w:trPr>
          <w:trHeight w:val="325"/>
          <w:trPrChange w:id="9732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73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442C1A6D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734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AFE9A8A" w14:textId="60613D06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shd w:val="clear" w:color="auto" w:fill="auto"/>
            <w:noWrap/>
            <w:tcPrChange w:id="9735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47BA342" w14:textId="640B61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231" w:type="pct"/>
            <w:shd w:val="clear" w:color="auto" w:fill="auto"/>
            <w:noWrap/>
            <w:tcPrChange w:id="9736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5632F005" w14:textId="454847E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tcPrChange w:id="9737" w:author="家興 余" w:date="2021-01-22T10:13:00Z">
              <w:tcPr>
                <w:tcW w:w="295" w:type="pct"/>
                <w:shd w:val="clear" w:color="auto" w:fill="auto"/>
                <w:noWrap/>
              </w:tcPr>
            </w:tcPrChange>
          </w:tcPr>
          <w:p w14:paraId="7B2ECFDF" w14:textId="00FAF6A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738" w:author="家興 余" w:date="2021-01-22T10:13:00Z">
              <w:tcPr>
                <w:tcW w:w="1" w:type="pct"/>
              </w:tcPr>
            </w:tcPrChange>
          </w:tcPr>
          <w:p w14:paraId="2916328D" w14:textId="07C1676E" w:rsidR="007309AD" w:rsidRPr="008F20B5" w:rsidRDefault="00E80C61">
            <w:pPr>
              <w:widowControl/>
              <w:jc w:val="center"/>
              <w:rPr>
                <w:ins w:id="9739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40" w:author="家興 余" w:date="2021-01-21T11:28:00Z">
                <w:pPr>
                  <w:widowControl/>
                </w:pPr>
              </w:pPrChange>
            </w:pPr>
            <w:ins w:id="9741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4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DE998F8" w14:textId="73CD612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A6B2F3D" w14:textId="77777777" w:rsidTr="004A2350">
        <w:trPr>
          <w:trHeight w:val="325"/>
          <w:trPrChange w:id="9743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74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2DB4C94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74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215C65F" w14:textId="0D6F09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shd w:val="clear" w:color="auto" w:fill="auto"/>
            <w:noWrap/>
            <w:tcPrChange w:id="974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868070C" w14:textId="7D74A620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231" w:type="pct"/>
            <w:shd w:val="clear" w:color="auto" w:fill="auto"/>
            <w:noWrap/>
            <w:tcPrChange w:id="9747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49E33DB6" w14:textId="1237C28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tcPrChange w:id="9748" w:author="家興 余" w:date="2021-01-22T10:13:00Z">
              <w:tcPr>
                <w:tcW w:w="295" w:type="pct"/>
                <w:shd w:val="clear" w:color="auto" w:fill="auto"/>
                <w:noWrap/>
              </w:tcPr>
            </w:tcPrChange>
          </w:tcPr>
          <w:p w14:paraId="2DC34DC1" w14:textId="0CAEF04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749" w:author="家興 余" w:date="2021-01-22T10:13:00Z">
              <w:tcPr>
                <w:tcW w:w="1" w:type="pct"/>
              </w:tcPr>
            </w:tcPrChange>
          </w:tcPr>
          <w:p w14:paraId="6FE7A332" w14:textId="4CBBD80D" w:rsidR="007309AD" w:rsidRPr="008F20B5" w:rsidRDefault="00E80C61">
            <w:pPr>
              <w:widowControl/>
              <w:jc w:val="center"/>
              <w:rPr>
                <w:ins w:id="975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51" w:author="家興 余" w:date="2021-01-21T11:28:00Z">
                <w:pPr>
                  <w:widowControl/>
                </w:pPr>
              </w:pPrChange>
            </w:pPr>
            <w:ins w:id="9752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5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88AA866" w14:textId="539E030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7B24265B" w14:textId="77777777" w:rsidTr="004A2350">
        <w:trPr>
          <w:trHeight w:val="325"/>
          <w:trPrChange w:id="9754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75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ACB9503" w14:textId="732ADD4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9756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5F206F6D" w14:textId="3F7849D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9757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7A5F928B" w14:textId="4BE355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hideMark/>
            <w:tcPrChange w:id="975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F85D88E" w14:textId="777777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hideMark/>
            <w:tcPrChange w:id="975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CD19562" w14:textId="166B802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760" w:author="家興 余" w:date="2021-01-22T10:13:00Z">
              <w:tcPr>
                <w:tcW w:w="1" w:type="pct"/>
              </w:tcPr>
            </w:tcPrChange>
          </w:tcPr>
          <w:p w14:paraId="781238EE" w14:textId="4A56F37C" w:rsidR="007309AD" w:rsidRPr="00664348" w:rsidRDefault="00E80C61">
            <w:pPr>
              <w:widowControl/>
              <w:spacing w:line="240" w:lineRule="exact"/>
              <w:jc w:val="center"/>
              <w:rPr>
                <w:ins w:id="9761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762" w:author="家興 余" w:date="2021-01-21T11:28:00Z">
                <w:pPr>
                  <w:widowControl/>
                  <w:spacing w:line="240" w:lineRule="exact"/>
                </w:pPr>
              </w:pPrChange>
            </w:pPr>
            <w:ins w:id="9763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976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AD92BEF" w14:textId="246CAC14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65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66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67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擔保品代號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68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1為3: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69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股票時</w:t>
            </w:r>
          </w:p>
          <w:p w14:paraId="387743BF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0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71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2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73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上市公司股票</w:t>
            </w:r>
          </w:p>
          <w:p w14:paraId="526EBAA5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4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75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6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142: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77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上櫃公司股票</w:t>
            </w:r>
          </w:p>
          <w:p w14:paraId="7CFB37FC" w14:textId="1159F626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8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79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80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81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興櫃股票</w:t>
            </w:r>
          </w:p>
          <w:p w14:paraId="4344DB68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82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83" w:author="ST1" w:date="2020-12-07T00:17:00Z">
                <w:pPr>
                  <w:widowControl/>
                </w:pPr>
              </w:pPrChange>
            </w:pPr>
          </w:p>
          <w:p w14:paraId="26F8626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84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85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86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擔保品代號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87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1為4: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88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其他有價證券時</w:t>
            </w:r>
          </w:p>
          <w:p w14:paraId="21E439A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89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90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91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92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非上市上櫃公司股票－公開發行</w:t>
            </w:r>
          </w:p>
          <w:p w14:paraId="4B84778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93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94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95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96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股權憑證</w:t>
            </w:r>
          </w:p>
          <w:p w14:paraId="5F5C8340" w14:textId="33EAA1A1" w:rsidR="007309AD" w:rsidRPr="008F20B5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9797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98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146: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99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非上市上櫃公司股票－非公開發行</w:t>
            </w:r>
          </w:p>
        </w:tc>
      </w:tr>
      <w:tr w:rsidR="007309AD" w:rsidRPr="008F20B5" w14:paraId="695093F6" w14:textId="77777777" w:rsidTr="004A2350">
        <w:trPr>
          <w:trHeight w:val="340"/>
          <w:trPrChange w:id="9800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80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8651161" w14:textId="63CB8A33" w:rsidR="007309AD" w:rsidRPr="004A1C2C" w:rsidRDefault="007309AD" w:rsidP="004A1C2C">
            <w:pPr>
              <w:pStyle w:val="af9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802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4858794D" w14:textId="32695917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  <w:noWrap/>
            <w:tcPrChange w:id="9803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05324842" w14:textId="4FA6F3C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1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804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50AB1D0" w14:textId="60DF162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805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6546E5A" w14:textId="6BE4C95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806" w:author="家興 余" w:date="2021-01-22T10:13:00Z">
              <w:tcPr>
                <w:tcW w:w="1" w:type="pct"/>
              </w:tcPr>
            </w:tcPrChange>
          </w:tcPr>
          <w:p w14:paraId="33C7C756" w14:textId="680BE439" w:rsidR="007309AD" w:rsidRPr="008F20B5" w:rsidRDefault="00E80C61">
            <w:pPr>
              <w:widowControl/>
              <w:jc w:val="center"/>
              <w:rPr>
                <w:ins w:id="980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808" w:author="家興 余" w:date="2021-01-21T11:28:00Z">
                <w:pPr>
                  <w:widowControl/>
                </w:pPr>
              </w:pPrChange>
            </w:pPr>
            <w:ins w:id="9809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81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01A3ADA" w14:textId="6E1EEF1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</w:tc>
      </w:tr>
      <w:tr w:rsidR="007309AD" w:rsidRPr="008F20B5" w14:paraId="2491DD5C" w14:textId="77777777" w:rsidTr="004A2350">
        <w:trPr>
          <w:trHeight w:val="340"/>
          <w:trPrChange w:id="981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81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66ACF11" w14:textId="1281BCEB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81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A96BB8F" w14:textId="1E7D03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  <w:noWrap/>
            <w:tcPrChange w:id="981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3A62481" w14:textId="5504477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2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81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7D3549C" w14:textId="0BF86B9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81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161C64E" w14:textId="24E5D37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817" w:author="家興 余" w:date="2021-01-22T10:13:00Z">
              <w:tcPr>
                <w:tcW w:w="1" w:type="pct"/>
              </w:tcPr>
            </w:tcPrChange>
          </w:tcPr>
          <w:p w14:paraId="60BD07A6" w14:textId="580252D2" w:rsidR="007309AD" w:rsidRPr="008F20B5" w:rsidRDefault="00E80C61">
            <w:pPr>
              <w:widowControl/>
              <w:jc w:val="center"/>
              <w:rPr>
                <w:ins w:id="981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819" w:author="家興 余" w:date="2021-01-21T11:28:00Z">
                <w:pPr>
                  <w:widowControl/>
                </w:pPr>
              </w:pPrChange>
            </w:pPr>
            <w:ins w:id="9820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82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F016BCF" w14:textId="1546CFF5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822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</w:ins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</w:p>
        </w:tc>
      </w:tr>
      <w:tr w:rsidR="007309AD" w:rsidRPr="008F20B5" w14:paraId="12C6BD49" w14:textId="77777777" w:rsidTr="004A2350">
        <w:trPr>
          <w:trHeight w:val="340"/>
          <w:trPrChange w:id="982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82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130AB41" w14:textId="1639368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82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1326A586" w14:textId="4FEA5FC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shd w:val="clear" w:color="auto" w:fill="auto"/>
            <w:noWrap/>
            <w:tcPrChange w:id="982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CA8AF0A" w14:textId="203582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擔保品編號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82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E4FF6A9" w14:textId="507CDAB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82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CB69E0A" w14:textId="5FFF68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829" w:author="家興 余" w:date="2021-01-22T10:13:00Z">
              <w:tcPr>
                <w:tcW w:w="1" w:type="pct"/>
              </w:tcPr>
            </w:tcPrChange>
          </w:tcPr>
          <w:p w14:paraId="4FDE0CBF" w14:textId="1DB19B64" w:rsidR="007309AD" w:rsidRPr="008F20B5" w:rsidRDefault="00E80C61">
            <w:pPr>
              <w:widowControl/>
              <w:jc w:val="center"/>
              <w:rPr>
                <w:ins w:id="983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831" w:author="家興 余" w:date="2021-01-21T11:28:00Z">
                <w:pPr>
                  <w:widowControl/>
                </w:pPr>
              </w:pPrChange>
            </w:pPr>
            <w:ins w:id="9832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83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4D9CE28" w14:textId="7B83DC12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834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</w:ins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7309AD" w:rsidRPr="008F20B5" w14:paraId="633A9A0C" w14:textId="77777777" w:rsidTr="004A2350">
        <w:trPr>
          <w:trHeight w:val="340"/>
          <w:trPrChange w:id="9835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836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0849A7D" w14:textId="2BEE750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837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A278036" w14:textId="6CF333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750" w:type="pct"/>
            <w:shd w:val="clear" w:color="auto" w:fill="auto"/>
            <w:noWrap/>
            <w:tcPrChange w:id="9838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86E4015" w14:textId="3FE800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地區別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839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89D1C67" w14:textId="42ABC81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84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E576CCB" w14:textId="01AD12A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841" w:author="家興 余" w:date="2021-01-22T10:13:00Z">
              <w:tcPr>
                <w:tcW w:w="1" w:type="pct"/>
              </w:tcPr>
            </w:tcPrChange>
          </w:tcPr>
          <w:p w14:paraId="3AE251A3" w14:textId="3EF6F6FD" w:rsidR="007309AD" w:rsidRPr="00664348" w:rsidRDefault="00E80C61">
            <w:pPr>
              <w:widowControl/>
              <w:spacing w:line="240" w:lineRule="exact"/>
              <w:jc w:val="center"/>
              <w:rPr>
                <w:ins w:id="9842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843" w:author="家興 余" w:date="2021-01-21T11:28:00Z">
                <w:pPr>
                  <w:widowControl/>
                  <w:spacing w:line="240" w:lineRule="exact"/>
                </w:pPr>
              </w:pPrChange>
            </w:pPr>
            <w:ins w:id="9844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84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8F9C384" w14:textId="149BDFB8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4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4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基隆市</w:t>
            </w:r>
          </w:p>
          <w:p w14:paraId="60CE785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5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5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台北市</w:t>
            </w:r>
          </w:p>
          <w:p w14:paraId="6BEB9631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5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5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新北市</w:t>
            </w:r>
          </w:p>
          <w:p w14:paraId="47EDC7EB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5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6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桃園市</w:t>
            </w:r>
          </w:p>
          <w:p w14:paraId="081B4E6D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6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6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新竹市</w:t>
            </w:r>
          </w:p>
          <w:p w14:paraId="1A9C6D16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6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6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新竹縣</w:t>
            </w:r>
          </w:p>
          <w:p w14:paraId="7E11B563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7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7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苗栗市</w:t>
            </w:r>
          </w:p>
          <w:p w14:paraId="0868935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7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7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台中市</w:t>
            </w:r>
          </w:p>
          <w:p w14:paraId="2EE984E4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7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8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彰化縣</w:t>
            </w:r>
          </w:p>
          <w:p w14:paraId="4F9BE436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8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8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南投縣</w:t>
            </w:r>
          </w:p>
          <w:p w14:paraId="2A8ECD1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8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8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雲林縣</w:t>
            </w:r>
          </w:p>
          <w:p w14:paraId="435F1DFC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9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9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嘉義市</w:t>
            </w:r>
          </w:p>
          <w:p w14:paraId="330E2796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9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9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嘉義縣</w:t>
            </w:r>
          </w:p>
          <w:p w14:paraId="41117391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9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65: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0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台南市</w:t>
            </w:r>
          </w:p>
          <w:p w14:paraId="558B65DB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0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70: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0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高雄市</w:t>
            </w:r>
          </w:p>
          <w:p w14:paraId="5FCF56C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0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0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屏東市</w:t>
            </w:r>
          </w:p>
          <w:p w14:paraId="3040F06D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1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1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1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1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台東縣</w:t>
            </w:r>
          </w:p>
          <w:p w14:paraId="4654612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1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1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1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1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花蓮縣</w:t>
            </w:r>
          </w:p>
          <w:p w14:paraId="2E203A63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1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1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2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2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宜蘭縣</w:t>
            </w:r>
          </w:p>
          <w:p w14:paraId="621581AA" w14:textId="77777777" w:rsidR="007309AD" w:rsidRDefault="007309AD">
            <w:pPr>
              <w:widowControl/>
              <w:spacing w:line="240" w:lineRule="exact"/>
              <w:rPr>
                <w:ins w:id="9922" w:author="ST1" w:date="2020-12-23T21:17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2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24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澎湖縣</w:t>
            </w:r>
          </w:p>
          <w:p w14:paraId="6AF56543" w14:textId="5B8FCBD4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2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26" w:author="ST1" w:date="2020-12-07T00:16:00Z">
                <w:pPr>
                  <w:widowControl/>
                </w:pPr>
              </w:pPrChange>
            </w:pPr>
            <w:ins w:id="9927" w:author="ST1" w:date="2020-12-23T21:1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</w:ins>
            <w:ins w:id="9928" w:author="ST1" w:date="2020-12-23T21:1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</w:t>
              </w:r>
            </w:ins>
            <w:ins w:id="9929" w:author="ST1" w:date="2020-12-23T21:17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  <w:ins w:id="9930" w:author="ST1" w:date="2020-12-23T21:1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  <w:ins w:id="9931" w:author="ST1" w:date="2020-12-23T21:1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7309AD" w:rsidRPr="008F20B5" w14:paraId="51F05761" w14:textId="77777777" w:rsidTr="004A2350">
        <w:trPr>
          <w:trHeight w:val="340"/>
          <w:trPrChange w:id="9932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3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989F442" w14:textId="760C2AB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34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C6C4CAF" w14:textId="436C1D3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StockCode</w:t>
            </w:r>
          </w:p>
        </w:tc>
        <w:tc>
          <w:tcPr>
            <w:tcW w:w="1750" w:type="pct"/>
            <w:shd w:val="clear" w:color="auto" w:fill="auto"/>
            <w:noWrap/>
            <w:tcPrChange w:id="9935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1C6C511" w14:textId="427AAF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股票代號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36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18301CF" w14:textId="51DCD82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937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9E91381" w14:textId="53E4844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50" w:type="pct"/>
            <w:tcPrChange w:id="9938" w:author="家興 余" w:date="2021-01-22T10:13:00Z">
              <w:tcPr>
                <w:tcW w:w="1" w:type="pct"/>
              </w:tcPr>
            </w:tcPrChange>
          </w:tcPr>
          <w:p w14:paraId="4057921F" w14:textId="5568DB09" w:rsidR="007309AD" w:rsidRPr="008F20B5" w:rsidRDefault="00E80C61">
            <w:pPr>
              <w:widowControl/>
              <w:jc w:val="center"/>
              <w:rPr>
                <w:ins w:id="9939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40" w:author="家興 余" w:date="2021-01-21T11:28:00Z">
                <w:pPr>
                  <w:widowControl/>
                </w:pPr>
              </w:pPrChange>
            </w:pPr>
            <w:ins w:id="9941" w:author="家興 余" w:date="2021-01-21T11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94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D9E0346" w14:textId="1762B21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2888: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新光金</w:t>
            </w:r>
          </w:p>
        </w:tc>
      </w:tr>
      <w:tr w:rsidR="007309AD" w:rsidRPr="008F20B5" w14:paraId="57161379" w14:textId="77777777" w:rsidTr="004A2350">
        <w:trPr>
          <w:trHeight w:val="340"/>
          <w:trPrChange w:id="994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4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3EB9543" w14:textId="4BCE950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4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FCA1C8E" w14:textId="61080D4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ListingType</w:t>
            </w:r>
          </w:p>
        </w:tc>
        <w:tc>
          <w:tcPr>
            <w:tcW w:w="1750" w:type="pct"/>
            <w:shd w:val="clear" w:color="auto" w:fill="auto"/>
            <w:noWrap/>
            <w:tcPrChange w:id="994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7B65F08" w14:textId="77B7D0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掛牌別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4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A68A1E0" w14:textId="2DED77A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94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7B1704C2" w14:textId="5C7339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949" w:author="家興 余" w:date="2021-01-22T10:13:00Z">
              <w:tcPr>
                <w:tcW w:w="1" w:type="pct"/>
              </w:tcPr>
            </w:tcPrChange>
          </w:tcPr>
          <w:p w14:paraId="218F8A9B" w14:textId="77777777" w:rsidR="007309AD" w:rsidRPr="008F20B5" w:rsidRDefault="007309AD">
            <w:pPr>
              <w:widowControl/>
              <w:jc w:val="center"/>
              <w:rPr>
                <w:ins w:id="995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51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5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D02D5AF" w14:textId="7A8D80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上市</w:t>
            </w:r>
          </w:p>
          <w:p w14:paraId="00CC7B89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上櫃</w:t>
            </w:r>
          </w:p>
          <w:p w14:paraId="3FABEBE5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興櫃</w:t>
            </w:r>
          </w:p>
          <w:p w14:paraId="418581B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</w:t>
            </w:r>
          </w:p>
          <w:p w14:paraId="3D1E8661" w14:textId="39CE206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非公開</w:t>
            </w:r>
          </w:p>
        </w:tc>
      </w:tr>
      <w:tr w:rsidR="007309AD" w:rsidRPr="008F20B5" w14:paraId="6EC8A0C5" w14:textId="77777777" w:rsidTr="004A2350">
        <w:trPr>
          <w:trHeight w:val="340"/>
          <w:trPrChange w:id="995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5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5C41FEB" w14:textId="4F38076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5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0096A04" w14:textId="288749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StockType</w:t>
            </w:r>
          </w:p>
        </w:tc>
        <w:tc>
          <w:tcPr>
            <w:tcW w:w="1750" w:type="pct"/>
            <w:shd w:val="clear" w:color="auto" w:fill="auto"/>
            <w:noWrap/>
            <w:tcPrChange w:id="995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434E7A7" w14:textId="61D2F7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股票種類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5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CA7E775" w14:textId="7B4004E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95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0673BA9" w14:textId="42040E4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959" w:author="家興 余" w:date="2021-01-22T10:13:00Z">
              <w:tcPr>
                <w:tcW w:w="1" w:type="pct"/>
              </w:tcPr>
            </w:tcPrChange>
          </w:tcPr>
          <w:p w14:paraId="151DE224" w14:textId="77777777" w:rsidR="007309AD" w:rsidRPr="008F20B5" w:rsidRDefault="007309AD">
            <w:pPr>
              <w:widowControl/>
              <w:jc w:val="center"/>
              <w:rPr>
                <w:ins w:id="996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61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6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85163F8" w14:textId="1AC510B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7574EF1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普通股</w:t>
            </w:r>
          </w:p>
          <w:p w14:paraId="53689929" w14:textId="220548E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特別股</w:t>
            </w:r>
          </w:p>
        </w:tc>
      </w:tr>
      <w:tr w:rsidR="007309AD" w:rsidRPr="008F20B5" w14:paraId="40AFA145" w14:textId="77777777" w:rsidTr="004A2350">
        <w:trPr>
          <w:trHeight w:val="340"/>
          <w:trPrChange w:id="996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6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4166933" w14:textId="5263B2D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9965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4ACEB499" w14:textId="65520C0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CompanyId</w:t>
            </w:r>
          </w:p>
        </w:tc>
        <w:tc>
          <w:tcPr>
            <w:tcW w:w="1750" w:type="pct"/>
            <w:shd w:val="clear" w:color="auto" w:fill="auto"/>
            <w:hideMark/>
            <w:tcPrChange w:id="9966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76F34113" w14:textId="4033762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發行公司統一編號</w:t>
            </w:r>
          </w:p>
        </w:tc>
        <w:tc>
          <w:tcPr>
            <w:tcW w:w="231" w:type="pct"/>
            <w:shd w:val="clear" w:color="auto" w:fill="auto"/>
            <w:tcPrChange w:id="9967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6D145A87" w14:textId="211B371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9968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40E1EB26" w14:textId="543A410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969" w:author="家興 余" w:date="2021-01-22T10:13:00Z">
              <w:tcPr>
                <w:tcW w:w="1" w:type="pct"/>
              </w:tcPr>
            </w:tcPrChange>
          </w:tcPr>
          <w:p w14:paraId="669A54F5" w14:textId="77777777" w:rsidR="007309AD" w:rsidRPr="008F20B5" w:rsidRDefault="007309AD">
            <w:pPr>
              <w:widowControl/>
              <w:jc w:val="center"/>
              <w:rPr>
                <w:ins w:id="997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71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7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606DF41" w14:textId="36794D6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58E06D20" w14:textId="77777777" w:rsidTr="004A2350">
        <w:trPr>
          <w:trHeight w:val="340"/>
          <w:trPrChange w:id="997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7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CCABA0C" w14:textId="55CFF083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9975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78501A00" w14:textId="72B5D5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DataYear</w:t>
            </w:r>
          </w:p>
        </w:tc>
        <w:tc>
          <w:tcPr>
            <w:tcW w:w="1750" w:type="pct"/>
            <w:shd w:val="clear" w:color="auto" w:fill="auto"/>
            <w:tcPrChange w:id="9976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34026252" w14:textId="114912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資料年度</w:t>
            </w:r>
          </w:p>
        </w:tc>
        <w:tc>
          <w:tcPr>
            <w:tcW w:w="231" w:type="pct"/>
            <w:shd w:val="clear" w:color="auto" w:fill="auto"/>
            <w:tcPrChange w:id="9977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5A82A20E" w14:textId="630C732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9978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608FCAC0" w14:textId="254AC3B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979" w:author="家興 余" w:date="2021-01-22T10:13:00Z">
              <w:tcPr>
                <w:tcW w:w="1" w:type="pct"/>
              </w:tcPr>
            </w:tcPrChange>
          </w:tcPr>
          <w:p w14:paraId="05CC50F8" w14:textId="77777777" w:rsidR="007309AD" w:rsidRPr="008F20B5" w:rsidRDefault="007309AD">
            <w:pPr>
              <w:widowControl/>
              <w:jc w:val="center"/>
              <w:rPr>
                <w:ins w:id="998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81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8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7621586" w14:textId="49BA293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7309AD" w:rsidRPr="008F20B5" w14:paraId="6B0AF29C" w14:textId="77777777" w:rsidTr="004A2350">
        <w:trPr>
          <w:trHeight w:val="325"/>
          <w:trPrChange w:id="9983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98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4C74E5A" w14:textId="5C3560D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9985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5D15917C" w14:textId="686B3D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IssuedShares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9986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1F7B2421" w14:textId="354E79C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發行股數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8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225D6E9" w14:textId="797627A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988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989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999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0B28915" w14:textId="18CF07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991" w:author="家興 余" w:date="2021-01-22T10:13:00Z">
              <w:tcPr>
                <w:tcW w:w="1" w:type="pct"/>
              </w:tcPr>
            </w:tcPrChange>
          </w:tcPr>
          <w:p w14:paraId="76359AF8" w14:textId="77777777" w:rsidR="007309AD" w:rsidRPr="008F20B5" w:rsidDel="004444BD" w:rsidRDefault="007309AD">
            <w:pPr>
              <w:widowControl/>
              <w:jc w:val="center"/>
              <w:rPr>
                <w:ins w:id="999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93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9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2C419557" w14:textId="0A4AE4B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995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28EA5EF4" w14:textId="77777777" w:rsidTr="004A2350">
        <w:trPr>
          <w:trHeight w:val="340"/>
          <w:trPrChange w:id="9996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9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E0A39DE" w14:textId="06D00673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9998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095AC268" w14:textId="4A0EC02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NetWorth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9999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79E0D191" w14:textId="477DE1D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非上市（櫃）每股淨值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00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0D493F3" w14:textId="52277AF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01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02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0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63C96E3" w14:textId="5AF3A7E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0004" w:author="家興 余" w:date="2021-01-22T10:13:00Z">
              <w:tcPr>
                <w:tcW w:w="1" w:type="pct"/>
              </w:tcPr>
            </w:tcPrChange>
          </w:tcPr>
          <w:p w14:paraId="3566F79A" w14:textId="77777777" w:rsidR="007309AD" w:rsidRPr="008F20B5" w:rsidDel="004444BD" w:rsidRDefault="007309AD">
            <w:pPr>
              <w:widowControl/>
              <w:jc w:val="center"/>
              <w:rPr>
                <w:ins w:id="1000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06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00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643E351" w14:textId="74C874B3" w:rsidR="00B47264" w:rsidRPr="00D92297" w:rsidRDefault="00B47264" w:rsidP="00B47264">
            <w:pPr>
              <w:widowControl/>
              <w:rPr>
                <w:ins w:id="10008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09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4D75527D" w14:textId="01870F6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10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3C5009F7" w14:textId="77777777" w:rsidTr="004A2350">
        <w:trPr>
          <w:trHeight w:val="340"/>
          <w:trPrChange w:id="1001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1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42496C70" w14:textId="7594190E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1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15D1EE90" w14:textId="59124FA0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EvaStandard</w:t>
            </w:r>
          </w:p>
        </w:tc>
        <w:tc>
          <w:tcPr>
            <w:tcW w:w="1750" w:type="pct"/>
            <w:shd w:val="clear" w:color="auto" w:fill="auto"/>
            <w:noWrap/>
            <w:tcPrChange w:id="1001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31B9D70A" w14:textId="571EA5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每股單價鑑估標準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1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17B7479" w14:textId="0DE0A55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01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83017A1" w14:textId="4D921F8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0017" w:author="家興 余" w:date="2021-01-22T10:13:00Z">
              <w:tcPr>
                <w:tcW w:w="1" w:type="pct"/>
              </w:tcPr>
            </w:tcPrChange>
          </w:tcPr>
          <w:p w14:paraId="0590BB91" w14:textId="3AF773ED" w:rsidR="007309AD" w:rsidRPr="008F20B5" w:rsidRDefault="00E80C61">
            <w:pPr>
              <w:jc w:val="center"/>
              <w:rPr>
                <w:ins w:id="10018" w:author="家興 余" w:date="2021-01-21T11:28:00Z"/>
                <w:rFonts w:ascii="標楷體" w:eastAsia="標楷體" w:hAnsi="標楷體"/>
                <w:color w:val="000000"/>
              </w:rPr>
              <w:pPrChange w:id="10019" w:author="家興 余" w:date="2021-01-21T11:28:00Z">
                <w:pPr/>
              </w:pPrChange>
            </w:pPr>
            <w:ins w:id="10020" w:author="家興 余" w:date="2021-01-21T11:32:00Z">
              <w:r>
                <w:rPr>
                  <w:rFonts w:ascii="標楷體" w:eastAsia="標楷體" w:hAnsi="標楷體" w:hint="eastAsia"/>
                  <w:color w:val="00000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2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2183AB6" w14:textId="4A359B39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01: 非上市(櫃)每股淨值</w:t>
            </w:r>
          </w:p>
          <w:p w14:paraId="26913A46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每股面額</w:t>
            </w:r>
          </w:p>
          <w:p w14:paraId="2C756779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前日收盤價</w:t>
            </w:r>
          </w:p>
          <w:p w14:paraId="2F0F50D8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一個月平均價</w:t>
            </w:r>
          </w:p>
          <w:p w14:paraId="280754E1" w14:textId="799D37A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05: 三個月平均價</w:t>
            </w:r>
          </w:p>
        </w:tc>
      </w:tr>
      <w:tr w:rsidR="007309AD" w:rsidRPr="008F20B5" w14:paraId="0EAFCB6A" w14:textId="77777777" w:rsidTr="004A2350">
        <w:trPr>
          <w:trHeight w:val="340"/>
          <w:trPrChange w:id="10022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2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59B147B" w14:textId="79D0582E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24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96DA507" w14:textId="543E3B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ParValue</w:t>
            </w:r>
          </w:p>
        </w:tc>
        <w:tc>
          <w:tcPr>
            <w:tcW w:w="1750" w:type="pct"/>
            <w:shd w:val="clear" w:color="auto" w:fill="auto"/>
            <w:noWrap/>
            <w:tcPrChange w:id="10025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E60B810" w14:textId="51169C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每股面額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26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6F821254" w14:textId="7F44BC2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27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28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2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6C061C85" w14:textId="013D58C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30" w:author="家興 余" w:date="2021-01-22T10:13:00Z">
              <w:tcPr>
                <w:tcW w:w="1" w:type="pct"/>
              </w:tcPr>
            </w:tcPrChange>
          </w:tcPr>
          <w:p w14:paraId="51E22419" w14:textId="0806A25A" w:rsidR="007309AD" w:rsidRPr="008F20B5" w:rsidDel="004444BD" w:rsidRDefault="00E80C61">
            <w:pPr>
              <w:widowControl/>
              <w:jc w:val="center"/>
              <w:rPr>
                <w:ins w:id="1003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32" w:author="家興 余" w:date="2021-01-21T11:28:00Z">
                <w:pPr>
                  <w:widowControl/>
                </w:pPr>
              </w:pPrChange>
            </w:pPr>
            <w:ins w:id="10033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3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116EEFD" w14:textId="00E30CDA" w:rsidR="00D745D4" w:rsidRPr="00D92297" w:rsidRDefault="00D745D4" w:rsidP="00D745D4">
            <w:pPr>
              <w:widowControl/>
              <w:rPr>
                <w:ins w:id="10035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0036" w:author="家興 余" w:date="2021-04-12T12:12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</w:ins>
            <w:ins w:id="10037" w:author="家興 余" w:date="2021-04-12T12:13:00Z">
              <w:r w:rsidR="00B47264">
                <w:rPr>
                  <w:rFonts w:ascii="標楷體" w:eastAsia="標楷體" w:hAnsi="標楷體" w:cs="新細明體"/>
                  <w:color w:val="000000"/>
                  <w:kern w:val="0"/>
                </w:rPr>
                <w:t>02</w:t>
              </w:r>
            </w:ins>
            <w:ins w:id="10038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41810BD5" w14:textId="1C7865B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39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05C9669F" w14:textId="77777777" w:rsidTr="004A2350">
        <w:trPr>
          <w:trHeight w:val="340"/>
          <w:trPrChange w:id="10040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4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91B5D9B" w14:textId="48D3CA4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42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79E2AA58" w14:textId="2119023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MonthlyAvg</w:t>
            </w:r>
          </w:p>
        </w:tc>
        <w:tc>
          <w:tcPr>
            <w:tcW w:w="1750" w:type="pct"/>
            <w:shd w:val="clear" w:color="auto" w:fill="auto"/>
            <w:noWrap/>
            <w:tcPrChange w:id="10043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07ADE42A" w14:textId="6B79A2F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一個月平均價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44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516CBD7" w14:textId="1A1C032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45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46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47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696D3DE" w14:textId="4D0286B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48" w:author="家興 余" w:date="2021-01-22T10:13:00Z">
              <w:tcPr>
                <w:tcW w:w="1" w:type="pct"/>
              </w:tcPr>
            </w:tcPrChange>
          </w:tcPr>
          <w:p w14:paraId="006E3C7B" w14:textId="2776D057" w:rsidR="007309AD" w:rsidRPr="008F20B5" w:rsidDel="004444BD" w:rsidRDefault="00E80C61">
            <w:pPr>
              <w:widowControl/>
              <w:jc w:val="center"/>
              <w:rPr>
                <w:ins w:id="10049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50" w:author="家興 余" w:date="2021-01-21T11:28:00Z">
                <w:pPr>
                  <w:widowControl/>
                </w:pPr>
              </w:pPrChange>
            </w:pPr>
            <w:ins w:id="10051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5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E6499A8" w14:textId="3B874293" w:rsidR="00B47264" w:rsidRPr="00D92297" w:rsidRDefault="00B47264" w:rsidP="00B47264">
            <w:pPr>
              <w:widowControl/>
              <w:rPr>
                <w:ins w:id="10053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54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04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234AC08B" w14:textId="6B8FA30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55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A343162" w14:textId="77777777" w:rsidTr="004A2350">
        <w:trPr>
          <w:trHeight w:val="340"/>
          <w:trPrChange w:id="10056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5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A72983D" w14:textId="00030F09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58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94711A9" w14:textId="582A33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YdClosingPrice</w:t>
            </w:r>
          </w:p>
        </w:tc>
        <w:tc>
          <w:tcPr>
            <w:tcW w:w="1750" w:type="pct"/>
            <w:shd w:val="clear" w:color="auto" w:fill="auto"/>
            <w:noWrap/>
            <w:tcPrChange w:id="10059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67D4E64" w14:textId="346D5E8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前日收盤價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60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03555E7" w14:textId="222C9C9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61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62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6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92D5742" w14:textId="4720C6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64" w:author="家興 余" w:date="2021-01-22T10:13:00Z">
              <w:tcPr>
                <w:tcW w:w="1" w:type="pct"/>
              </w:tcPr>
            </w:tcPrChange>
          </w:tcPr>
          <w:p w14:paraId="12446131" w14:textId="13A44071" w:rsidR="007309AD" w:rsidRPr="008F20B5" w:rsidDel="004444BD" w:rsidRDefault="00E80C61">
            <w:pPr>
              <w:widowControl/>
              <w:jc w:val="center"/>
              <w:rPr>
                <w:ins w:id="1006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66" w:author="家興 余" w:date="2021-01-21T11:28:00Z">
                <w:pPr>
                  <w:widowControl/>
                </w:pPr>
              </w:pPrChange>
            </w:pPr>
            <w:ins w:id="10067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6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BB2ED9C" w14:textId="3C4705AD" w:rsidR="00B47264" w:rsidRPr="00D92297" w:rsidRDefault="00B47264" w:rsidP="00B47264">
            <w:pPr>
              <w:widowControl/>
              <w:rPr>
                <w:ins w:id="10069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70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03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B795EBC" w14:textId="2012F4C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71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340B943" w14:textId="77777777" w:rsidTr="004A2350">
        <w:trPr>
          <w:trHeight w:val="340"/>
          <w:trPrChange w:id="10072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7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F574355" w14:textId="1064839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74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1BEFFB3" w14:textId="7230469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ThreeMonthAvg</w:t>
            </w:r>
          </w:p>
        </w:tc>
        <w:tc>
          <w:tcPr>
            <w:tcW w:w="1750" w:type="pct"/>
            <w:shd w:val="clear" w:color="auto" w:fill="auto"/>
            <w:noWrap/>
            <w:tcPrChange w:id="10075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7645E8E" w14:textId="62D1476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三個月平均價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76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08C2FF9" w14:textId="12871C6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77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78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7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D193AC0" w14:textId="708AFB4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80" w:author="家興 余" w:date="2021-01-22T10:13:00Z">
              <w:tcPr>
                <w:tcW w:w="1" w:type="pct"/>
              </w:tcPr>
            </w:tcPrChange>
          </w:tcPr>
          <w:p w14:paraId="1C5BB865" w14:textId="7AA81D66" w:rsidR="007309AD" w:rsidRPr="008F20B5" w:rsidDel="004444BD" w:rsidRDefault="00E80C61">
            <w:pPr>
              <w:widowControl/>
              <w:jc w:val="center"/>
              <w:rPr>
                <w:ins w:id="1008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82" w:author="家興 余" w:date="2021-01-21T11:28:00Z">
                <w:pPr>
                  <w:widowControl/>
                </w:pPr>
              </w:pPrChange>
            </w:pPr>
            <w:ins w:id="10083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8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9264E4D" w14:textId="23CC6491" w:rsidR="00B47264" w:rsidRPr="00D92297" w:rsidRDefault="00B47264" w:rsidP="00B47264">
            <w:pPr>
              <w:widowControl/>
              <w:rPr>
                <w:ins w:id="10085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86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05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BEFA2AE" w14:textId="645141F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87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2FC35C9" w14:textId="77777777" w:rsidTr="004A2350">
        <w:trPr>
          <w:trHeight w:val="340"/>
          <w:trPrChange w:id="1008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8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5102732" w14:textId="7B182D7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9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7BC535A" w14:textId="62E9BC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EvaUnitPrice</w:t>
            </w:r>
          </w:p>
        </w:tc>
        <w:tc>
          <w:tcPr>
            <w:tcW w:w="1750" w:type="pct"/>
            <w:shd w:val="clear" w:color="auto" w:fill="auto"/>
            <w:noWrap/>
            <w:tcPrChange w:id="1009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ED66148" w14:textId="11ADF24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鑑定單價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92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15F1334" w14:textId="12906F8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93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94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95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77051BC" w14:textId="12C2172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96" w:author="家興 余" w:date="2021-01-22T10:13:00Z">
              <w:tcPr>
                <w:tcW w:w="1" w:type="pct"/>
              </w:tcPr>
            </w:tcPrChange>
          </w:tcPr>
          <w:p w14:paraId="5C0E33EB" w14:textId="099A4417" w:rsidR="007309AD" w:rsidRPr="008F20B5" w:rsidDel="004444BD" w:rsidRDefault="00E80C61">
            <w:pPr>
              <w:widowControl/>
              <w:jc w:val="center"/>
              <w:rPr>
                <w:ins w:id="1009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98" w:author="家興 余" w:date="2021-01-21T11:28:00Z">
                <w:pPr>
                  <w:widowControl/>
                </w:pPr>
              </w:pPrChange>
            </w:pPr>
            <w:ins w:id="10099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10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BA6689A" w14:textId="7BC53578" w:rsidR="00B47264" w:rsidRDefault="00B47264" w:rsidP="002B3102">
            <w:pPr>
              <w:widowControl/>
              <w:rPr>
                <w:ins w:id="10101" w:author="家興 余" w:date="2021-04-12T12:15:00Z"/>
                <w:rFonts w:ascii="標楷體" w:eastAsia="標楷體" w:hAnsi="標楷體"/>
              </w:rPr>
            </w:pPr>
            <w:ins w:id="10102" w:author="家興 余" w:date="2021-04-12T12:14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時自動帶入</w:t>
              </w:r>
              <w:r w:rsidRPr="004A1C2C">
                <w:rPr>
                  <w:rFonts w:ascii="標楷體" w:eastAsia="標楷體" w:hAnsi="標楷體" w:hint="eastAsia"/>
                </w:rPr>
                <w:t>非上市（櫃）每股淨值</w:t>
              </w:r>
            </w:ins>
          </w:p>
          <w:p w14:paraId="50960199" w14:textId="77777777" w:rsidR="00B47264" w:rsidRDefault="00B47264" w:rsidP="00B47264">
            <w:pPr>
              <w:widowControl/>
              <w:rPr>
                <w:ins w:id="10103" w:author="家興 余" w:date="2021-04-12T12:15:00Z"/>
                <w:rFonts w:ascii="標楷體" w:eastAsia="標楷體" w:hAnsi="標楷體" w:cs="新細明體"/>
                <w:color w:val="000000"/>
                <w:kern w:val="0"/>
              </w:rPr>
            </w:pPr>
            <w:ins w:id="10104" w:author="家興 余" w:date="2021-04-12T12:15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2時自動帶入</w:t>
              </w:r>
              <w:r w:rsidRPr="004A1C2C">
                <w:rPr>
                  <w:rFonts w:ascii="標楷體" w:eastAsia="標楷體" w:hAnsi="標楷體" w:hint="eastAsia"/>
                </w:rPr>
                <w:t>每股面額</w:t>
              </w:r>
            </w:ins>
          </w:p>
          <w:p w14:paraId="7BBFD641" w14:textId="77777777" w:rsidR="00B47264" w:rsidRDefault="00B47264" w:rsidP="00B47264">
            <w:pPr>
              <w:widowControl/>
              <w:rPr>
                <w:ins w:id="10105" w:author="家興 余" w:date="2021-04-12T12:15:00Z"/>
                <w:rFonts w:ascii="標楷體" w:eastAsia="標楷體" w:hAnsi="標楷體" w:cs="新細明體"/>
                <w:color w:val="000000"/>
                <w:kern w:val="0"/>
              </w:rPr>
            </w:pPr>
            <w:ins w:id="10106" w:author="家興 余" w:date="2021-04-12T12:15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3時自動帶入</w:t>
              </w:r>
              <w:r w:rsidRPr="004A1C2C">
                <w:rPr>
                  <w:rFonts w:ascii="標楷體" w:eastAsia="標楷體" w:hAnsi="標楷體" w:hint="eastAsia"/>
                </w:rPr>
                <w:t>前日收盤價</w:t>
              </w:r>
            </w:ins>
          </w:p>
          <w:p w14:paraId="3DD8C245" w14:textId="77777777" w:rsidR="00B47264" w:rsidRDefault="00B47264" w:rsidP="00B47264">
            <w:pPr>
              <w:widowControl/>
              <w:rPr>
                <w:ins w:id="10107" w:author="家興 余" w:date="2021-04-12T12:15:00Z"/>
                <w:rFonts w:ascii="標楷體" w:eastAsia="標楷體" w:hAnsi="標楷體"/>
              </w:rPr>
            </w:pPr>
            <w:ins w:id="10108" w:author="家興 余" w:date="2021-04-12T12:15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4時自動帶入</w:t>
              </w:r>
              <w:r w:rsidRPr="004A1C2C">
                <w:rPr>
                  <w:rFonts w:ascii="標楷體" w:eastAsia="標楷體" w:hAnsi="標楷體" w:hint="eastAsia"/>
                </w:rPr>
                <w:t>一個月平均價</w:t>
              </w:r>
            </w:ins>
          </w:p>
          <w:p w14:paraId="57A130CE" w14:textId="306D5F52" w:rsidR="00B47264" w:rsidRPr="00B47264" w:rsidRDefault="00B47264" w:rsidP="002B3102">
            <w:pPr>
              <w:widowControl/>
              <w:rPr>
                <w:ins w:id="10109" w:author="家興 余" w:date="2021-04-12T12:14:00Z"/>
                <w:rFonts w:ascii="標楷體" w:eastAsia="標楷體" w:hAnsi="標楷體" w:cs="新細明體"/>
                <w:color w:val="000000"/>
                <w:kern w:val="0"/>
              </w:rPr>
            </w:pPr>
            <w:ins w:id="10110" w:author="家興 余" w:date="2021-04-12T12:15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5時自動帶入</w:t>
              </w:r>
            </w:ins>
            <w:ins w:id="10111" w:author="家興 余" w:date="2021-04-12T12:16:00Z">
              <w:r w:rsidRPr="004A1C2C">
                <w:rPr>
                  <w:rFonts w:ascii="標楷體" w:eastAsia="標楷體" w:hAnsi="標楷體" w:hint="eastAsia"/>
                </w:rPr>
                <w:t>三個月平均價</w:t>
              </w:r>
            </w:ins>
          </w:p>
          <w:p w14:paraId="6AFC7AB4" w14:textId="0A1B7D6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112" w:author="家興 余" w:date="2020-12-30T09:59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D8AFB29" w14:textId="77777777" w:rsidTr="004A2350">
        <w:trPr>
          <w:trHeight w:val="340"/>
          <w:trPrChange w:id="1011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11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0A85D86" w14:textId="6995031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11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618C11C" w14:textId="19B2EA3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OwnerId</w:t>
            </w:r>
          </w:p>
        </w:tc>
        <w:tc>
          <w:tcPr>
            <w:tcW w:w="1750" w:type="pct"/>
            <w:shd w:val="clear" w:color="auto" w:fill="auto"/>
            <w:noWrap/>
            <w:tcPrChange w:id="1011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5EB52A6F" w14:textId="59341A7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股票持有人統編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11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6729C74D" w14:textId="3AECC20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11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8CFD327" w14:textId="0DA7ABF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10119" w:author="家興 余" w:date="2021-01-22T10:13:00Z">
              <w:tcPr>
                <w:tcW w:w="1" w:type="pct"/>
              </w:tcPr>
            </w:tcPrChange>
          </w:tcPr>
          <w:p w14:paraId="6D8AC509" w14:textId="5288EC76" w:rsidR="007309AD" w:rsidRPr="008F20B5" w:rsidRDefault="00E80C61">
            <w:pPr>
              <w:widowControl/>
              <w:jc w:val="center"/>
              <w:rPr>
                <w:ins w:id="1012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121" w:author="家興 余" w:date="2021-01-21T11:28:00Z">
                <w:pPr>
                  <w:widowControl/>
                </w:pPr>
              </w:pPrChange>
            </w:pPr>
            <w:ins w:id="10122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12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7E45482" w14:textId="27EA960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4E71B773" w14:textId="77777777" w:rsidTr="004A2350">
        <w:trPr>
          <w:trHeight w:val="340"/>
          <w:trPrChange w:id="1012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12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AA69424" w14:textId="14A444E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10126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338DEEFD" w14:textId="467680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OwnerName</w:t>
            </w:r>
          </w:p>
        </w:tc>
        <w:tc>
          <w:tcPr>
            <w:tcW w:w="1750" w:type="pct"/>
            <w:shd w:val="clear" w:color="auto" w:fill="auto"/>
            <w:hideMark/>
            <w:tcPrChange w:id="10127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67162571" w14:textId="5D0C79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股票持有人姓名</w:t>
            </w:r>
          </w:p>
        </w:tc>
        <w:tc>
          <w:tcPr>
            <w:tcW w:w="231" w:type="pct"/>
            <w:shd w:val="clear" w:color="auto" w:fill="auto"/>
            <w:tcPrChange w:id="10128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57A74F78" w14:textId="3C8D79D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10129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48A08C41" w14:textId="2B1F8C3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  <w:tcPrChange w:id="10130" w:author="家興 余" w:date="2021-01-22T10:13:00Z">
              <w:tcPr>
                <w:tcW w:w="1" w:type="pct"/>
              </w:tcPr>
            </w:tcPrChange>
          </w:tcPr>
          <w:p w14:paraId="01894EC7" w14:textId="78FF397F" w:rsidR="007309AD" w:rsidRPr="008F20B5" w:rsidRDefault="00E80C61">
            <w:pPr>
              <w:widowControl/>
              <w:jc w:val="center"/>
              <w:rPr>
                <w:ins w:id="1013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132" w:author="家興 余" w:date="2021-01-21T11:28:00Z">
                <w:pPr>
                  <w:widowControl/>
                </w:pPr>
              </w:pPrChange>
            </w:pPr>
            <w:ins w:id="10133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13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2317566" w14:textId="7FB5EE7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4D04424B" w14:textId="77777777" w:rsidTr="004A2350">
        <w:trPr>
          <w:trHeight w:val="340"/>
          <w:trPrChange w:id="10135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136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B97981B" w14:textId="7CF4FB15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0137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01B34224" w14:textId="449DFBF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InsiderJobTitle</w:t>
            </w:r>
          </w:p>
        </w:tc>
        <w:tc>
          <w:tcPr>
            <w:tcW w:w="1750" w:type="pct"/>
            <w:shd w:val="clear" w:color="auto" w:fill="auto"/>
            <w:tcPrChange w:id="10138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54FD1C25" w14:textId="42A520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公司內部人職稱</w:t>
            </w:r>
          </w:p>
        </w:tc>
        <w:tc>
          <w:tcPr>
            <w:tcW w:w="231" w:type="pct"/>
            <w:shd w:val="clear" w:color="auto" w:fill="auto"/>
            <w:tcPrChange w:id="10139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0D2D92B6" w14:textId="7ED9452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10140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2861FD60" w14:textId="1F9F231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0141" w:author="家興 余" w:date="2021-01-22T10:13:00Z">
              <w:tcPr>
                <w:tcW w:w="1" w:type="pct"/>
              </w:tcPr>
            </w:tcPrChange>
          </w:tcPr>
          <w:p w14:paraId="1073D296" w14:textId="77777777" w:rsidR="007309AD" w:rsidRPr="00664348" w:rsidRDefault="007309AD">
            <w:pPr>
              <w:widowControl/>
              <w:spacing w:line="240" w:lineRule="exact"/>
              <w:jc w:val="center"/>
              <w:rPr>
                <w:ins w:id="10142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10143" w:author="家興 余" w:date="2021-01-21T11:28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14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9FE6BF6" w14:textId="0B9FE729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46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48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董事長</w:t>
            </w:r>
          </w:p>
          <w:p w14:paraId="0080770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50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02: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52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副董事長</w:t>
            </w:r>
          </w:p>
          <w:p w14:paraId="5B6376B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54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56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常務董事</w:t>
            </w:r>
          </w:p>
          <w:p w14:paraId="11CE8AF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58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60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董事</w:t>
            </w:r>
          </w:p>
          <w:p w14:paraId="3BB649C0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62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64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監察人</w:t>
            </w:r>
          </w:p>
          <w:p w14:paraId="5B3815AD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66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06: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68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總經理</w:t>
            </w:r>
          </w:p>
          <w:p w14:paraId="11A48044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70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72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副總經理</w:t>
            </w:r>
          </w:p>
          <w:p w14:paraId="6ED97230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74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08: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76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經理人</w:t>
            </w:r>
          </w:p>
          <w:p w14:paraId="26FE9233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78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09: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80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協理</w:t>
            </w:r>
          </w:p>
          <w:p w14:paraId="0F3B84A0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82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84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大股東（持股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10％以上）</w:t>
            </w:r>
          </w:p>
          <w:p w14:paraId="52421AA0" w14:textId="795B9649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8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8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其他</w:t>
            </w:r>
          </w:p>
        </w:tc>
      </w:tr>
      <w:tr w:rsidR="007309AD" w:rsidRPr="008F20B5" w14:paraId="29610A70" w14:textId="77777777" w:rsidTr="004A2350">
        <w:trPr>
          <w:trHeight w:val="325"/>
          <w:trPrChange w:id="10190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1019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7700CBD" w14:textId="5D513D4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192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60A5922A" w14:textId="21E430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InsiderPosition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193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4AE5377D" w14:textId="35A5AC5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公司內部人身分註記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194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68E9545" w14:textId="3FC77D6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195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7015042" w14:textId="29FB21C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0196" w:author="家興 余" w:date="2021-01-22T10:13:00Z">
              <w:tcPr>
                <w:tcW w:w="1" w:type="pct"/>
              </w:tcPr>
            </w:tcPrChange>
          </w:tcPr>
          <w:p w14:paraId="4A66496B" w14:textId="77777777" w:rsidR="007309AD" w:rsidRPr="00664348" w:rsidRDefault="007309AD">
            <w:pPr>
              <w:widowControl/>
              <w:spacing w:line="240" w:lineRule="exact"/>
              <w:jc w:val="center"/>
              <w:rPr>
                <w:ins w:id="10197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10198" w:author="家興 余" w:date="2021-01-21T11:28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199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FE94F2C" w14:textId="4662766F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0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0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</w:t>
            </w:r>
          </w:p>
          <w:p w14:paraId="048F15D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0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02: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0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法人代表</w:t>
            </w:r>
          </w:p>
          <w:p w14:paraId="00459E32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0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1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本人配偶</w:t>
            </w:r>
          </w:p>
          <w:p w14:paraId="09D2836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1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1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本人子女</w:t>
            </w:r>
          </w:p>
          <w:p w14:paraId="6C08232B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1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1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利用他人名義持有</w:t>
            </w:r>
          </w:p>
          <w:p w14:paraId="0F3A108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2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2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2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06: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2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法人代表之配偶</w:t>
            </w:r>
          </w:p>
          <w:p w14:paraId="4199464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2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2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2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2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法人代表之子女</w:t>
            </w:r>
          </w:p>
          <w:p w14:paraId="302A5BA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2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2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3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08: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3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經理人</w:t>
            </w:r>
          </w:p>
          <w:p w14:paraId="4870C5CC" w14:textId="640AD62E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3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3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3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09: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3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本人為金融機構協理</w:t>
            </w:r>
          </w:p>
        </w:tc>
      </w:tr>
      <w:tr w:rsidR="007309AD" w:rsidRPr="008F20B5" w14:paraId="587F4050" w14:textId="77777777" w:rsidTr="004A2350">
        <w:trPr>
          <w:trHeight w:val="340"/>
          <w:trPrChange w:id="10236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3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ADA30AD" w14:textId="10A9A9B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238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6F8A02FC" w14:textId="7B9810C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LegalPersonId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239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1CA168D9" w14:textId="1925EC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法定關係人統編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40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7400480" w14:textId="5686323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41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6DF9A120" w14:textId="0D2F3F8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10242" w:author="家興 余" w:date="2021-01-22T10:13:00Z">
              <w:tcPr>
                <w:tcW w:w="1" w:type="pct"/>
              </w:tcPr>
            </w:tcPrChange>
          </w:tcPr>
          <w:p w14:paraId="219D775B" w14:textId="77777777" w:rsidR="007309AD" w:rsidRPr="008F20B5" w:rsidRDefault="007309AD">
            <w:pPr>
              <w:widowControl/>
              <w:jc w:val="center"/>
              <w:rPr>
                <w:ins w:id="10243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44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4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CA747EE" w14:textId="511B5BC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2B61C2FE" w14:textId="77777777" w:rsidTr="004A2350">
        <w:trPr>
          <w:trHeight w:val="340"/>
          <w:trPrChange w:id="10246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4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4D32883" w14:textId="57E1675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48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3C5EF33" w14:textId="6C0CB529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LoanToValue</w:t>
            </w:r>
          </w:p>
        </w:tc>
        <w:tc>
          <w:tcPr>
            <w:tcW w:w="1750" w:type="pct"/>
            <w:shd w:val="clear" w:color="auto" w:fill="auto"/>
            <w:noWrap/>
            <w:tcPrChange w:id="10249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B76478C" w14:textId="787206F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貸放成數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50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3A3C5C3" w14:textId="31E68D1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51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CE6A614" w14:textId="2E5C53B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52" w:author="家興 余" w:date="2021-01-22T10:13:00Z">
              <w:tcPr>
                <w:tcW w:w="1" w:type="pct"/>
              </w:tcPr>
            </w:tcPrChange>
          </w:tcPr>
          <w:p w14:paraId="4B58A1EA" w14:textId="7338091D" w:rsidR="007309AD" w:rsidRPr="008F20B5" w:rsidRDefault="00E80C61">
            <w:pPr>
              <w:widowControl/>
              <w:jc w:val="center"/>
              <w:rPr>
                <w:ins w:id="10253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54" w:author="家興 余" w:date="2021-01-21T11:28:00Z">
                <w:pPr>
                  <w:widowControl/>
                </w:pPr>
              </w:pPrChange>
            </w:pPr>
            <w:ins w:id="10255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25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277E17BF" w14:textId="30F894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05F1FDA" w14:textId="77777777" w:rsidTr="004A2350">
        <w:trPr>
          <w:trHeight w:val="340"/>
          <w:trPrChange w:id="1025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5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082647C" w14:textId="7D4555FB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59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555DD90" w14:textId="0766A99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ClMtr</w:t>
            </w:r>
          </w:p>
        </w:tc>
        <w:tc>
          <w:tcPr>
            <w:tcW w:w="1750" w:type="pct"/>
            <w:shd w:val="clear" w:color="auto" w:fill="auto"/>
            <w:noWrap/>
            <w:tcPrChange w:id="10260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A21A219" w14:textId="4529C74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6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754692F" w14:textId="015D22A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62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C53EA38" w14:textId="3465A34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63" w:author="家興 余" w:date="2021-01-22T10:13:00Z">
              <w:tcPr>
                <w:tcW w:w="1" w:type="pct"/>
              </w:tcPr>
            </w:tcPrChange>
          </w:tcPr>
          <w:p w14:paraId="5015125F" w14:textId="77777777" w:rsidR="007309AD" w:rsidRPr="008F20B5" w:rsidRDefault="007309AD">
            <w:pPr>
              <w:widowControl/>
              <w:jc w:val="center"/>
              <w:rPr>
                <w:ins w:id="1026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65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6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A4D3E62" w14:textId="2248709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2B58F1E" w14:textId="77777777" w:rsidTr="004A2350">
        <w:trPr>
          <w:trHeight w:val="340"/>
          <w:trPrChange w:id="1026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6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C55B767" w14:textId="680069EE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69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F69AFA6" w14:textId="41AA8EF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NoticeMtr</w:t>
            </w:r>
          </w:p>
        </w:tc>
        <w:tc>
          <w:tcPr>
            <w:tcW w:w="1750" w:type="pct"/>
            <w:shd w:val="clear" w:color="auto" w:fill="auto"/>
            <w:noWrap/>
            <w:tcPrChange w:id="10270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4846D37" w14:textId="6ECF356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通知追繳維持率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7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75E9ED7" w14:textId="02F3B37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72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740058FF" w14:textId="5A38AB6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73" w:author="家興 余" w:date="2021-01-22T10:13:00Z">
              <w:tcPr>
                <w:tcW w:w="1" w:type="pct"/>
              </w:tcPr>
            </w:tcPrChange>
          </w:tcPr>
          <w:p w14:paraId="58747290" w14:textId="77777777" w:rsidR="007309AD" w:rsidRPr="008F20B5" w:rsidRDefault="007309AD">
            <w:pPr>
              <w:widowControl/>
              <w:jc w:val="center"/>
              <w:rPr>
                <w:ins w:id="1027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75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7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C6325FF" w14:textId="536EB0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09ED70E2" w14:textId="77777777" w:rsidTr="004A2350">
        <w:trPr>
          <w:trHeight w:val="340"/>
          <w:trPrChange w:id="1027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7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A401F74" w14:textId="72ECB11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79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9038FC3" w14:textId="5A66D41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ImplementMtr</w:t>
            </w:r>
          </w:p>
        </w:tc>
        <w:tc>
          <w:tcPr>
            <w:tcW w:w="1750" w:type="pct"/>
            <w:shd w:val="clear" w:color="auto" w:fill="auto"/>
            <w:noWrap/>
            <w:tcPrChange w:id="10280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8AF17E3" w14:textId="1E4184B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實行職權維持率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8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0343676" w14:textId="59C92E8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82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6E19FBEB" w14:textId="1609F0B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83" w:author="家興 余" w:date="2021-01-22T10:13:00Z">
              <w:tcPr>
                <w:tcW w:w="1" w:type="pct"/>
              </w:tcPr>
            </w:tcPrChange>
          </w:tcPr>
          <w:p w14:paraId="0BE208F5" w14:textId="77777777" w:rsidR="007309AD" w:rsidRPr="008F20B5" w:rsidRDefault="007309AD">
            <w:pPr>
              <w:widowControl/>
              <w:jc w:val="center"/>
              <w:rPr>
                <w:ins w:id="1028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85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8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5E26945" w14:textId="065BD40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A4F4C85" w14:textId="77777777" w:rsidTr="004A2350">
        <w:trPr>
          <w:trHeight w:val="340"/>
          <w:trPrChange w:id="1028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8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5104878" w14:textId="7D52B33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89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CB9108B" w14:textId="14E62E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PledgeNo</w:t>
            </w:r>
          </w:p>
        </w:tc>
        <w:tc>
          <w:tcPr>
            <w:tcW w:w="1750" w:type="pct"/>
            <w:shd w:val="clear" w:color="auto" w:fill="auto"/>
            <w:noWrap/>
            <w:tcPrChange w:id="10290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32BC5C2B" w14:textId="528E47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質權設定書號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9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F28B5E2" w14:textId="3DFE7F9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92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7D69E41" w14:textId="565E337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0293" w:author="家興 余" w:date="2021-01-22T10:13:00Z">
              <w:tcPr>
                <w:tcW w:w="1" w:type="pct"/>
              </w:tcPr>
            </w:tcPrChange>
          </w:tcPr>
          <w:p w14:paraId="7D96B135" w14:textId="77777777" w:rsidR="007309AD" w:rsidRPr="008F20B5" w:rsidRDefault="007309AD">
            <w:pPr>
              <w:widowControl/>
              <w:jc w:val="center"/>
              <w:rPr>
                <w:ins w:id="1029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95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9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F8206E4" w14:textId="797E4E8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D80A76C" w14:textId="77777777" w:rsidTr="004A2350">
        <w:trPr>
          <w:trHeight w:val="340"/>
          <w:trPrChange w:id="1029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9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F374F2C" w14:textId="68B1581C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99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7E5486A" w14:textId="3C25258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ComputeMTR</w:t>
            </w:r>
          </w:p>
        </w:tc>
        <w:tc>
          <w:tcPr>
            <w:tcW w:w="1750" w:type="pct"/>
            <w:shd w:val="clear" w:color="auto" w:fill="auto"/>
            <w:noWrap/>
            <w:tcPrChange w:id="10300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217E70B" w14:textId="37585CE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計算維持率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0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1A07775A" w14:textId="356ABF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02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B7A6FF8" w14:textId="6BF1BE4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303" w:author="家興 余" w:date="2021-01-22T10:13:00Z">
              <w:tcPr>
                <w:tcW w:w="1" w:type="pct"/>
              </w:tcPr>
            </w:tcPrChange>
          </w:tcPr>
          <w:p w14:paraId="76AC3533" w14:textId="7A6243AD" w:rsidR="007309AD" w:rsidRPr="008F20B5" w:rsidRDefault="00E80C61">
            <w:pPr>
              <w:widowControl/>
              <w:jc w:val="center"/>
              <w:rPr>
                <w:ins w:id="1030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05" w:author="家興 余" w:date="2021-01-21T11:28:00Z">
                <w:pPr>
                  <w:widowControl/>
                </w:pPr>
              </w:pPrChange>
            </w:pPr>
            <w:ins w:id="10306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0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3264062" w14:textId="1919325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06F2546B" w14:textId="77777777" w:rsidTr="004A2350">
        <w:trPr>
          <w:trHeight w:val="340"/>
          <w:trPrChange w:id="1030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0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E757630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1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B441064" w14:textId="2CD20AF9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shd w:val="clear" w:color="auto" w:fill="auto"/>
            <w:noWrap/>
            <w:tcPrChange w:id="1031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D359707" w14:textId="36D18B64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設定狀態</w:t>
            </w:r>
          </w:p>
        </w:tc>
        <w:tc>
          <w:tcPr>
            <w:tcW w:w="231" w:type="pct"/>
            <w:shd w:val="clear" w:color="auto" w:fill="auto"/>
            <w:noWrap/>
            <w:tcPrChange w:id="10312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3BEFEB6B" w14:textId="768E0701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1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7E2735B8" w14:textId="1112F530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314" w:author="家興 余" w:date="2021-01-22T10:13:00Z">
              <w:tcPr>
                <w:tcW w:w="1" w:type="pct"/>
              </w:tcPr>
            </w:tcPrChange>
          </w:tcPr>
          <w:p w14:paraId="5AE184ED" w14:textId="2ED2D167" w:rsidR="007309AD" w:rsidRPr="008F20B5" w:rsidRDefault="00E80C61">
            <w:pPr>
              <w:widowControl/>
              <w:jc w:val="center"/>
              <w:rPr>
                <w:ins w:id="1031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16" w:author="家興 余" w:date="2021-01-21T11:28:00Z">
                <w:pPr>
                  <w:widowControl/>
                </w:pPr>
              </w:pPrChange>
            </w:pPr>
            <w:ins w:id="10317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1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144C97B" w14:textId="4781D552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</w:tc>
      </w:tr>
      <w:tr w:rsidR="007309AD" w:rsidRPr="008F20B5" w14:paraId="0B0716B3" w14:textId="77777777" w:rsidTr="004A2350">
        <w:trPr>
          <w:trHeight w:val="340"/>
          <w:trPrChange w:id="1031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2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CFF9946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2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4A7EF6A" w14:textId="2ED19C38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ClStat</w:t>
            </w:r>
          </w:p>
        </w:tc>
        <w:tc>
          <w:tcPr>
            <w:tcW w:w="1750" w:type="pct"/>
            <w:shd w:val="clear" w:color="auto" w:fill="auto"/>
            <w:noWrap/>
            <w:tcPrChange w:id="1032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9989F4E" w14:textId="5AB90945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擔保品狀態</w:t>
            </w:r>
          </w:p>
        </w:tc>
        <w:tc>
          <w:tcPr>
            <w:tcW w:w="231" w:type="pct"/>
            <w:shd w:val="clear" w:color="auto" w:fill="auto"/>
            <w:noWrap/>
            <w:tcPrChange w:id="10323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7F245F74" w14:textId="41AFB397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2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16EE977" w14:textId="72780DA4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325" w:author="家興 余" w:date="2021-01-22T10:13:00Z">
              <w:tcPr>
                <w:tcW w:w="1" w:type="pct"/>
              </w:tcPr>
            </w:tcPrChange>
          </w:tcPr>
          <w:p w14:paraId="020933DA" w14:textId="4ECE94A1" w:rsidR="007309AD" w:rsidRPr="008F20B5" w:rsidRDefault="00E80C61">
            <w:pPr>
              <w:widowControl/>
              <w:jc w:val="center"/>
              <w:rPr>
                <w:ins w:id="1032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27" w:author="家興 余" w:date="2021-01-21T11:28:00Z">
                <w:pPr>
                  <w:widowControl/>
                </w:pPr>
              </w:pPrChange>
            </w:pPr>
            <w:ins w:id="10328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29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6FF4BAE" w14:textId="18B565A5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7309AD" w:rsidRPr="008F20B5" w14:paraId="575DE796" w14:textId="77777777" w:rsidTr="004A2350">
        <w:trPr>
          <w:trHeight w:val="340"/>
          <w:trPrChange w:id="10330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3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BA3C071" w14:textId="0C89760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32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41A593D" w14:textId="17BB7BF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SettingDate</w:t>
            </w:r>
          </w:p>
        </w:tc>
        <w:tc>
          <w:tcPr>
            <w:tcW w:w="1750" w:type="pct"/>
            <w:shd w:val="clear" w:color="auto" w:fill="auto"/>
            <w:noWrap/>
            <w:tcPrChange w:id="10333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1DE36C1" w14:textId="53F1A88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股票設解（質）日期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34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64E7496D" w14:textId="2147226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35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7F8C719" w14:textId="7777777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336" w:author="家興 余" w:date="2021-01-22T10:13:00Z">
              <w:tcPr>
                <w:tcW w:w="1" w:type="pct"/>
              </w:tcPr>
            </w:tcPrChange>
          </w:tcPr>
          <w:p w14:paraId="25F1BA9F" w14:textId="1A86EB65" w:rsidR="007309AD" w:rsidRPr="008F20B5" w:rsidRDefault="00E80C61">
            <w:pPr>
              <w:widowControl/>
              <w:jc w:val="center"/>
              <w:rPr>
                <w:ins w:id="1033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38" w:author="家興 余" w:date="2021-01-21T11:28:00Z">
                <w:pPr>
                  <w:widowControl/>
                </w:pPr>
              </w:pPrChange>
            </w:pPr>
            <w:ins w:id="10339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4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DFABE28" w14:textId="3616DB8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0CB9139C" w14:textId="77777777" w:rsidTr="004A2350">
        <w:trPr>
          <w:trHeight w:val="340"/>
          <w:trPrChange w:id="1034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4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0AA9A09" w14:textId="1080EF8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10343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5BE43B49" w14:textId="1B7969F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SettingBalance</w:t>
            </w:r>
          </w:p>
        </w:tc>
        <w:tc>
          <w:tcPr>
            <w:tcW w:w="1750" w:type="pct"/>
            <w:shd w:val="clear" w:color="auto" w:fill="auto"/>
            <w:hideMark/>
            <w:tcPrChange w:id="10344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5DC34EA3" w14:textId="7C25CF1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設質股數餘額</w:t>
            </w:r>
          </w:p>
        </w:tc>
        <w:tc>
          <w:tcPr>
            <w:tcW w:w="231" w:type="pct"/>
            <w:shd w:val="clear" w:color="auto" w:fill="auto"/>
            <w:vAlign w:val="center"/>
            <w:tcPrChange w:id="10345" w:author="家興 余" w:date="2021-01-22T10:13:00Z">
              <w:tcPr>
                <w:tcW w:w="293" w:type="pct"/>
                <w:shd w:val="clear" w:color="auto" w:fill="auto"/>
                <w:vAlign w:val="center"/>
              </w:tcPr>
            </w:tcPrChange>
          </w:tcPr>
          <w:p w14:paraId="28ACAB5E" w14:textId="55F2F04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46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347" w:author="家興 余" w:date="2020-12-30T09:59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vAlign w:val="center"/>
            <w:tcPrChange w:id="10348" w:author="家興 余" w:date="2021-01-22T10:13:00Z">
              <w:tcPr>
                <w:tcW w:w="295" w:type="pct"/>
                <w:shd w:val="clear" w:color="auto" w:fill="auto"/>
                <w:vAlign w:val="center"/>
              </w:tcPr>
            </w:tcPrChange>
          </w:tcPr>
          <w:p w14:paraId="0336FB10" w14:textId="19A5DD3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0349" w:author="家興 余" w:date="2021-01-22T10:13:00Z">
              <w:tcPr>
                <w:tcW w:w="1" w:type="pct"/>
              </w:tcPr>
            </w:tcPrChange>
          </w:tcPr>
          <w:p w14:paraId="6B0644E1" w14:textId="303ACF55" w:rsidR="007309AD" w:rsidRPr="008F20B5" w:rsidDel="004444BD" w:rsidRDefault="00E80C61">
            <w:pPr>
              <w:widowControl/>
              <w:jc w:val="center"/>
              <w:rPr>
                <w:ins w:id="1035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51" w:author="家興 余" w:date="2021-01-21T11:28:00Z">
                <w:pPr>
                  <w:widowControl/>
                </w:pPr>
              </w:pPrChange>
            </w:pPr>
            <w:ins w:id="10352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5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F4A33FB" w14:textId="45911C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354" w:author="家興 余" w:date="2020-12-30T09:59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0005D72D" w14:textId="77777777" w:rsidTr="004A2350">
        <w:trPr>
          <w:trHeight w:val="340"/>
          <w:trPrChange w:id="10355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56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331EF9C" w14:textId="3D7144B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0357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1DC20665" w14:textId="424CEE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EvaDate</w:t>
            </w:r>
          </w:p>
        </w:tc>
        <w:tc>
          <w:tcPr>
            <w:tcW w:w="1750" w:type="pct"/>
            <w:shd w:val="clear" w:color="auto" w:fill="auto"/>
            <w:tcPrChange w:id="10358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377C188C" w14:textId="5185F2E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鑑估日期</w:t>
            </w:r>
          </w:p>
        </w:tc>
        <w:tc>
          <w:tcPr>
            <w:tcW w:w="231" w:type="pct"/>
            <w:shd w:val="clear" w:color="auto" w:fill="auto"/>
            <w:vAlign w:val="center"/>
            <w:tcPrChange w:id="10359" w:author="家興 余" w:date="2021-01-22T10:13:00Z">
              <w:tcPr>
                <w:tcW w:w="293" w:type="pct"/>
                <w:shd w:val="clear" w:color="auto" w:fill="auto"/>
                <w:vAlign w:val="center"/>
              </w:tcPr>
            </w:tcPrChange>
          </w:tcPr>
          <w:p w14:paraId="2EC6941E" w14:textId="0D2B6A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vAlign w:val="center"/>
            <w:tcPrChange w:id="10360" w:author="家興 余" w:date="2021-01-22T10:13:00Z">
              <w:tcPr>
                <w:tcW w:w="295" w:type="pct"/>
                <w:shd w:val="clear" w:color="auto" w:fill="auto"/>
                <w:vAlign w:val="center"/>
              </w:tcPr>
            </w:tcPrChange>
          </w:tcPr>
          <w:p w14:paraId="132D13E6" w14:textId="5596755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361" w:author="家興 余" w:date="2021-01-22T10:13:00Z">
              <w:tcPr>
                <w:tcW w:w="1" w:type="pct"/>
              </w:tcPr>
            </w:tcPrChange>
          </w:tcPr>
          <w:p w14:paraId="4EB7CB31" w14:textId="1F3F42EE" w:rsidR="007309AD" w:rsidRPr="008F20B5" w:rsidRDefault="00E80C61">
            <w:pPr>
              <w:widowControl/>
              <w:jc w:val="center"/>
              <w:rPr>
                <w:ins w:id="1036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63" w:author="家興 余" w:date="2021-01-21T11:28:00Z">
                <w:pPr>
                  <w:widowControl/>
                </w:pPr>
              </w:pPrChange>
            </w:pPr>
            <w:ins w:id="10364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6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3611F98" w14:textId="6A8D6DB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76000F20" w14:textId="77777777" w:rsidTr="004A2350">
        <w:trPr>
          <w:trHeight w:val="325"/>
          <w:trPrChange w:id="10366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1036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B1C7B5D" w14:textId="3D64F472" w:rsidR="007309AD" w:rsidRPr="004A1C2C" w:rsidRDefault="007309AD" w:rsidP="004444BD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368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0EB58A76" w14:textId="05E7F311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EvaAmt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369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658D92E1" w14:textId="21C0E1AF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鑑估值</w:t>
            </w:r>
            <w:r w:rsidRPr="004A1C2C">
              <w:rPr>
                <w:rFonts w:ascii="標楷體" w:eastAsia="標楷體" w:hAnsi="標楷體"/>
              </w:rPr>
              <w:t>(</w:t>
            </w:r>
            <w:r w:rsidRPr="004A1C2C">
              <w:rPr>
                <w:rFonts w:ascii="標楷體" w:eastAsia="標楷體" w:hAnsi="標楷體" w:hint="eastAsia"/>
              </w:rPr>
              <w:t>元</w:t>
            </w:r>
            <w:r w:rsidRPr="004A1C2C">
              <w:rPr>
                <w:rFonts w:ascii="標楷體" w:eastAsia="標楷體" w:hAnsi="標楷體"/>
              </w:rPr>
              <w:t>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70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3489C8E" w14:textId="4E26A1CC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71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372" w:author="家興 余" w:date="2020-12-30T09:59:00Z">
              <w:r w:rsidRPr="008F20B5" w:rsidDel="00DD156F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37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3AAACC2" w14:textId="6F5D5DAB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74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10375" w:author="家興 余" w:date="2020-12-30T09:59:00Z">
              <w:r w:rsidRPr="008F20B5" w:rsidDel="00DD156F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10376" w:author="家興 余" w:date="2021-01-22T10:13:00Z">
              <w:tcPr>
                <w:tcW w:w="1" w:type="pct"/>
              </w:tcPr>
            </w:tcPrChange>
          </w:tcPr>
          <w:p w14:paraId="68558E10" w14:textId="3622A09A" w:rsidR="007309AD" w:rsidRPr="008F20B5" w:rsidRDefault="00E80C61">
            <w:pPr>
              <w:widowControl/>
              <w:jc w:val="center"/>
              <w:rPr>
                <w:ins w:id="1037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78" w:author="家興 余" w:date="2021-01-21T11:28:00Z">
                <w:pPr>
                  <w:widowControl/>
                </w:pPr>
              </w:pPrChange>
            </w:pPr>
            <w:ins w:id="10379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8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5B258A9" w14:textId="7BFB0757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81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10382" w:author="家興 余" w:date="2020-12-30T09:59:00Z">
              <w:r w:rsidRPr="008F20B5" w:rsidDel="00DD156F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7309AD" w:rsidRPr="008F20B5" w14:paraId="0EFA4F62" w14:textId="77777777" w:rsidTr="004A2350">
        <w:trPr>
          <w:trHeight w:val="340"/>
          <w:trPrChange w:id="1038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8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B51469E" w14:textId="6502917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385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780F0F4F" w14:textId="62FE75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MtgDate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386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74CB49E6" w14:textId="06B4B1F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擔保債權確定日期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8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5DEF4AA" w14:textId="68C3271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8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55CFE31" w14:textId="21BFC3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389" w:author="家興 余" w:date="2021-01-22T10:13:00Z">
              <w:tcPr>
                <w:tcW w:w="1" w:type="pct"/>
              </w:tcPr>
            </w:tcPrChange>
          </w:tcPr>
          <w:p w14:paraId="3C95DC1D" w14:textId="606793B0" w:rsidR="007309AD" w:rsidRPr="008F20B5" w:rsidRDefault="00E80C61">
            <w:pPr>
              <w:widowControl/>
              <w:rPr>
                <w:ins w:id="1039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</w:pPr>
            <w:ins w:id="10391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9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B906EE0" w14:textId="3537E69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7A675C37" w14:textId="77777777" w:rsidTr="004A2350">
        <w:trPr>
          <w:trHeight w:val="340"/>
          <w:trPrChange w:id="1039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9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3C42B6F" w14:textId="2E92F96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9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7C30A15" w14:textId="3D236ED1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CustodyNo</w:t>
            </w:r>
          </w:p>
        </w:tc>
        <w:tc>
          <w:tcPr>
            <w:tcW w:w="1750" w:type="pct"/>
            <w:shd w:val="clear" w:color="auto" w:fill="auto"/>
            <w:noWrap/>
            <w:tcPrChange w:id="1039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066896A" w14:textId="3EAD4A9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保管條號碼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9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8B293C7" w14:textId="4A210F0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9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5DC2530" w14:textId="33A3A47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10399" w:author="家興 余" w:date="2021-01-22T10:13:00Z">
              <w:tcPr>
                <w:tcW w:w="1" w:type="pct"/>
              </w:tcPr>
            </w:tcPrChange>
          </w:tcPr>
          <w:p w14:paraId="5532ADB0" w14:textId="77777777" w:rsidR="007309AD" w:rsidRPr="008F20B5" w:rsidRDefault="007309AD">
            <w:pPr>
              <w:widowControl/>
              <w:jc w:val="center"/>
              <w:rPr>
                <w:ins w:id="1040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01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0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98B91DA" w14:textId="5C2A134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04611E12" w14:textId="77777777" w:rsidTr="004A2350">
        <w:trPr>
          <w:trHeight w:val="340"/>
          <w:trPrChange w:id="1040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0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A49AC47" w14:textId="57763A88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0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7631B34" w14:textId="42F2B5A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</w:t>
            </w:r>
          </w:p>
        </w:tc>
        <w:tc>
          <w:tcPr>
            <w:tcW w:w="1750" w:type="pct"/>
            <w:shd w:val="clear" w:color="auto" w:fill="auto"/>
            <w:noWrap/>
            <w:tcPrChange w:id="1040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0175396" w14:textId="379ADD5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0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9EE7616" w14:textId="1CF424B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40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0C35069B" w14:textId="5ABDFCD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409" w:author="家興 余" w:date="2021-01-22T10:13:00Z">
              <w:tcPr>
                <w:tcW w:w="1" w:type="pct"/>
              </w:tcPr>
            </w:tcPrChange>
          </w:tcPr>
          <w:p w14:paraId="2BBC7578" w14:textId="77777777" w:rsidR="007309AD" w:rsidRPr="008F20B5" w:rsidRDefault="007309AD">
            <w:pPr>
              <w:widowControl/>
              <w:jc w:val="center"/>
              <w:rPr>
                <w:ins w:id="1041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11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1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94B2F43" w14:textId="143E0E6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43F61924" w14:textId="77777777" w:rsidTr="004A2350">
        <w:trPr>
          <w:trHeight w:val="340"/>
          <w:trPrChange w:id="1041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1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CCB4E44" w14:textId="6DB05F0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1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E86433F" w14:textId="4813384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SyndCode</w:t>
            </w:r>
          </w:p>
        </w:tc>
        <w:tc>
          <w:tcPr>
            <w:tcW w:w="1750" w:type="pct"/>
            <w:shd w:val="clear" w:color="auto" w:fill="auto"/>
            <w:noWrap/>
            <w:tcPrChange w:id="1041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3FCE98BC" w14:textId="4B2982A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聯貸案類型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1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3C63DC2" w14:textId="51A474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41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73C3709" w14:textId="7F9537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419" w:author="家興 余" w:date="2021-01-22T10:13:00Z">
              <w:tcPr>
                <w:tcW w:w="1" w:type="pct"/>
              </w:tcPr>
            </w:tcPrChange>
          </w:tcPr>
          <w:p w14:paraId="48C9E5BA" w14:textId="77777777" w:rsidR="007309AD" w:rsidRPr="008F20B5" w:rsidRDefault="007309AD">
            <w:pPr>
              <w:widowControl/>
              <w:jc w:val="center"/>
              <w:rPr>
                <w:ins w:id="1042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21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2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C181BF9" w14:textId="77F3387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7309AD" w:rsidRPr="008F20B5" w14:paraId="441228F6" w14:textId="77777777" w:rsidTr="004A2350">
        <w:trPr>
          <w:trHeight w:val="340"/>
          <w:trPrChange w:id="1042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2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32F5351" w14:textId="22397CE9" w:rsidR="007309AD" w:rsidRPr="004A1C2C" w:rsidRDefault="007309AD" w:rsidP="004444BD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2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99C3114" w14:textId="687A7912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DispPrice</w:t>
            </w:r>
          </w:p>
        </w:tc>
        <w:tc>
          <w:tcPr>
            <w:tcW w:w="1750" w:type="pct"/>
            <w:shd w:val="clear" w:color="auto" w:fill="auto"/>
            <w:noWrap/>
            <w:tcPrChange w:id="1042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5813A042" w14:textId="12864824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處分價格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2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3F7F592" w14:textId="346D5AF7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428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429" w:author="家興 余" w:date="2020-12-30T09:59:00Z">
              <w:r w:rsidRPr="008F20B5" w:rsidDel="00412CF8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43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A94A39A" w14:textId="6DE8AAE2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431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10432" w:author="家興 余" w:date="2020-12-30T09:59:00Z">
              <w:r w:rsidRPr="008F20B5" w:rsidDel="00412CF8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10433" w:author="家興 余" w:date="2021-01-22T10:13:00Z">
              <w:tcPr>
                <w:tcW w:w="1" w:type="pct"/>
              </w:tcPr>
            </w:tcPrChange>
          </w:tcPr>
          <w:p w14:paraId="13BA1268" w14:textId="77777777" w:rsidR="007309AD" w:rsidRPr="008F20B5" w:rsidRDefault="007309AD">
            <w:pPr>
              <w:widowControl/>
              <w:jc w:val="center"/>
              <w:rPr>
                <w:ins w:id="1043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35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3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3552251" w14:textId="047EE8EA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437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10438" w:author="家興 余" w:date="2020-12-30T09:59:00Z">
              <w:r w:rsidRPr="008F20B5" w:rsidDel="00412CF8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7309AD" w:rsidRPr="008F20B5" w14:paraId="6A87DF81" w14:textId="77777777" w:rsidTr="004A2350">
        <w:trPr>
          <w:trHeight w:val="340"/>
          <w:trPrChange w:id="1043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4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7BA2D4D" w14:textId="1279BE8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4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C68A4D7" w14:textId="24BA84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DispDate</w:t>
            </w:r>
          </w:p>
        </w:tc>
        <w:tc>
          <w:tcPr>
            <w:tcW w:w="1750" w:type="pct"/>
            <w:shd w:val="clear" w:color="auto" w:fill="auto"/>
            <w:noWrap/>
            <w:tcPrChange w:id="1044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588729F" w14:textId="448A502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4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EA1FF2C" w14:textId="0187C0A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44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7C72AC7" w14:textId="4FF599C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445" w:author="家興 余" w:date="2021-01-22T10:13:00Z">
              <w:tcPr>
                <w:tcW w:w="1" w:type="pct"/>
              </w:tcPr>
            </w:tcPrChange>
          </w:tcPr>
          <w:p w14:paraId="725E9398" w14:textId="77777777" w:rsidR="007309AD" w:rsidRPr="008F20B5" w:rsidRDefault="007309AD">
            <w:pPr>
              <w:widowControl/>
              <w:jc w:val="center"/>
              <w:rPr>
                <w:ins w:id="1044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47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4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EC0EE6F" w14:textId="6460D88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341FA2C8" w14:textId="77777777" w:rsidTr="004A2350">
        <w:trPr>
          <w:trHeight w:val="340"/>
          <w:trPrChange w:id="1044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5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9964721" w14:textId="638E15C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5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1533B314" w14:textId="140F33B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ClStatus</w:t>
            </w:r>
          </w:p>
        </w:tc>
        <w:tc>
          <w:tcPr>
            <w:tcW w:w="1750" w:type="pct"/>
            <w:shd w:val="clear" w:color="auto" w:fill="auto"/>
            <w:noWrap/>
            <w:tcPrChange w:id="1045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B69C3EE" w14:textId="09313E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擔保品狀況碼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5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38E6E1C" w14:textId="7FC2EEB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45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A22EA56" w14:textId="2C51795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455" w:author="家興 余" w:date="2021-01-22T10:13:00Z">
              <w:tcPr>
                <w:tcW w:w="1" w:type="pct"/>
              </w:tcPr>
            </w:tcPrChange>
          </w:tcPr>
          <w:p w14:paraId="0F60DA29" w14:textId="502B9D14" w:rsidR="007309AD" w:rsidRPr="008F20B5" w:rsidRDefault="00E80C61">
            <w:pPr>
              <w:widowControl/>
              <w:jc w:val="center"/>
              <w:rPr>
                <w:ins w:id="1045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57" w:author="家興 余" w:date="2021-01-21T11:28:00Z">
                <w:pPr>
                  <w:widowControl/>
                </w:pPr>
              </w:pPrChange>
            </w:pPr>
            <w:ins w:id="10458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459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C7B55DA" w14:textId="77777777" w:rsidR="00E80C61" w:rsidRDefault="00E80C61" w:rsidP="002B3102">
            <w:pPr>
              <w:widowControl/>
              <w:rPr>
                <w:ins w:id="10460" w:author="家興 余" w:date="2021-01-21T11:35:00Z"/>
                <w:rFonts w:ascii="標楷體" w:eastAsia="標楷體" w:hAnsi="標楷體" w:cs="新細明體"/>
                <w:color w:val="000000"/>
                <w:kern w:val="0"/>
              </w:rPr>
            </w:pPr>
            <w:ins w:id="10461" w:author="家興 余" w:date="2021-01-21T11:3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固定為1</w:t>
              </w:r>
            </w:ins>
          </w:p>
          <w:p w14:paraId="1884A7A2" w14:textId="0783F5D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</w:tbl>
    <w:p w14:paraId="7B785946" w14:textId="77777777" w:rsidR="00664348" w:rsidRDefault="00664348" w:rsidP="00664348">
      <w:pPr>
        <w:ind w:leftChars="500" w:left="1200"/>
        <w:rPr>
          <w:ins w:id="10462" w:author="ST1" w:date="2020-12-07T00:16:00Z"/>
          <w:rFonts w:ascii="標楷體" w:eastAsia="標楷體" w:hAnsi="標楷體"/>
        </w:rPr>
      </w:pPr>
    </w:p>
    <w:p w14:paraId="5305D0D5" w14:textId="77777777" w:rsidR="00664348" w:rsidRPr="0029020B" w:rsidRDefault="00664348" w:rsidP="00664348">
      <w:pPr>
        <w:spacing w:line="140" w:lineRule="atLeast"/>
        <w:ind w:leftChars="200" w:left="480"/>
        <w:rPr>
          <w:ins w:id="10463" w:author="ST1" w:date="2020-12-07T00:16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10464" w:author="ST1" w:date="2020-12-07T00:16:00Z">
        <w:r w:rsidRPr="0029020B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575F77F9" w14:textId="77777777" w:rsidTr="00DA4FCA">
        <w:trPr>
          <w:ins w:id="10465" w:author="ST1" w:date="2020-12-07T00:16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2965B4" w14:textId="77777777" w:rsidR="00664348" w:rsidRPr="0029020B" w:rsidRDefault="00664348" w:rsidP="00DA4FCA">
            <w:pPr>
              <w:widowControl/>
              <w:jc w:val="center"/>
              <w:rPr>
                <w:ins w:id="10466" w:author="ST1" w:date="2020-12-07T00:16:00Z"/>
                <w:rFonts w:ascii="標楷體" w:eastAsia="標楷體" w:hAnsi="標楷體"/>
                <w:bCs/>
                <w:color w:val="0070C0"/>
              </w:rPr>
            </w:pPr>
            <w:ins w:id="10467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4C2F7A90" w14:textId="77777777" w:rsidR="00664348" w:rsidRPr="0029020B" w:rsidRDefault="00664348" w:rsidP="00DA4FCA">
            <w:pPr>
              <w:widowControl/>
              <w:jc w:val="center"/>
              <w:rPr>
                <w:ins w:id="10468" w:author="ST1" w:date="2020-12-07T00:16:00Z"/>
                <w:rFonts w:ascii="標楷體" w:eastAsia="標楷體" w:hAnsi="標楷體"/>
                <w:bCs/>
                <w:color w:val="0070C0"/>
              </w:rPr>
            </w:pPr>
            <w:ins w:id="10469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7DCDCA" w14:textId="77777777" w:rsidR="00664348" w:rsidRPr="0029020B" w:rsidRDefault="00664348" w:rsidP="00DA4FCA">
            <w:pPr>
              <w:widowControl/>
              <w:jc w:val="center"/>
              <w:rPr>
                <w:ins w:id="10470" w:author="ST1" w:date="2020-12-07T00:16:00Z"/>
                <w:rFonts w:ascii="標楷體" w:eastAsia="標楷體" w:hAnsi="標楷體"/>
                <w:bCs/>
                <w:color w:val="0070C0"/>
              </w:rPr>
            </w:pPr>
            <w:ins w:id="10471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4C924D" w14:textId="77777777" w:rsidR="00664348" w:rsidRPr="0029020B" w:rsidRDefault="00664348" w:rsidP="00DA4FCA">
            <w:pPr>
              <w:widowControl/>
              <w:jc w:val="center"/>
              <w:rPr>
                <w:ins w:id="10472" w:author="ST1" w:date="2020-12-07T00:16:00Z"/>
                <w:rFonts w:ascii="標楷體" w:eastAsia="標楷體" w:hAnsi="標楷體"/>
                <w:bCs/>
                <w:color w:val="0070C0"/>
              </w:rPr>
            </w:pPr>
            <w:ins w:id="10473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957E99" w14:textId="77777777" w:rsidR="00664348" w:rsidRPr="0029020B" w:rsidRDefault="00664348" w:rsidP="00DA4FCA">
            <w:pPr>
              <w:widowControl/>
              <w:jc w:val="center"/>
              <w:rPr>
                <w:ins w:id="10474" w:author="ST1" w:date="2020-12-07T00:16:00Z"/>
                <w:rFonts w:ascii="標楷體" w:eastAsia="標楷體" w:hAnsi="標楷體"/>
                <w:bCs/>
                <w:color w:val="0070C0"/>
              </w:rPr>
            </w:pPr>
            <w:ins w:id="10475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267957" w14:textId="77777777" w:rsidR="00664348" w:rsidRPr="0029020B" w:rsidRDefault="00664348" w:rsidP="00DA4FCA">
            <w:pPr>
              <w:widowControl/>
              <w:jc w:val="center"/>
              <w:rPr>
                <w:ins w:id="10476" w:author="ST1" w:date="2020-12-07T00:16:00Z"/>
                <w:rFonts w:ascii="標楷體" w:eastAsia="標楷體" w:hAnsi="標楷體"/>
                <w:bCs/>
                <w:color w:val="0070C0"/>
              </w:rPr>
            </w:pPr>
            <w:ins w:id="10477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09DC91" w14:textId="77777777" w:rsidR="00664348" w:rsidRPr="0029020B" w:rsidRDefault="00664348" w:rsidP="00DA4FCA">
            <w:pPr>
              <w:spacing w:line="140" w:lineRule="atLeast"/>
              <w:jc w:val="center"/>
              <w:rPr>
                <w:ins w:id="10478" w:author="ST1" w:date="2020-12-07T00:16:00Z"/>
                <w:rFonts w:ascii="標楷體" w:eastAsia="標楷體" w:hAnsi="標楷體"/>
                <w:bCs/>
                <w:color w:val="0070C0"/>
              </w:rPr>
            </w:pPr>
            <w:ins w:id="10479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664348" w:rsidRPr="00D940B1" w14:paraId="76737300" w14:textId="77777777" w:rsidTr="00DA4FCA">
        <w:trPr>
          <w:ins w:id="10480" w:author="ST1" w:date="2020-12-07T00:16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8A685F" w14:textId="77777777" w:rsidR="00664348" w:rsidRPr="0029020B" w:rsidRDefault="00664348" w:rsidP="00DA4FCA">
            <w:pPr>
              <w:spacing w:line="140" w:lineRule="atLeast"/>
              <w:rPr>
                <w:ins w:id="10481" w:author="ST1" w:date="2020-12-07T00:16:00Z"/>
                <w:rFonts w:ascii="標楷體" w:eastAsia="標楷體" w:hAnsi="標楷體"/>
                <w:color w:val="0070C0"/>
              </w:rPr>
            </w:pPr>
            <w:ins w:id="10482" w:author="ST1" w:date="2020-12-07T00:16:00Z">
              <w:r w:rsidRPr="0029020B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D2C0FA" w14:textId="77777777" w:rsidR="00664348" w:rsidRPr="0029020B" w:rsidRDefault="00664348" w:rsidP="00DA4FCA">
            <w:pPr>
              <w:spacing w:line="140" w:lineRule="atLeast"/>
              <w:rPr>
                <w:ins w:id="10483" w:author="ST1" w:date="2020-12-07T00:16:00Z"/>
                <w:rFonts w:ascii="標楷體" w:eastAsia="標楷體" w:hAnsi="標楷體"/>
                <w:color w:val="0070C0"/>
              </w:rPr>
            </w:pPr>
            <w:ins w:id="10484" w:author="ST1" w:date="2020-12-07T00:16:00Z">
              <w:r w:rsidRPr="0029020B">
                <w:rPr>
                  <w:rFonts w:ascii="標楷體" w:eastAsia="標楷體" w:hAnsi="標楷體"/>
                  <w:color w:val="0070C0"/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422710" w14:textId="77777777" w:rsidR="00664348" w:rsidRPr="0029020B" w:rsidRDefault="00664348" w:rsidP="00DA4FCA">
            <w:pPr>
              <w:spacing w:line="140" w:lineRule="atLeast"/>
              <w:rPr>
                <w:ins w:id="10485" w:author="ST1" w:date="2020-12-07T00:16:00Z"/>
                <w:rFonts w:ascii="標楷體" w:eastAsia="標楷體" w:hAnsi="標楷體"/>
                <w:color w:val="0070C0"/>
              </w:rPr>
            </w:pPr>
            <w:ins w:id="10486" w:author="ST1" w:date="2020-12-07T00:16:00Z">
              <w:r w:rsidRPr="0029020B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E16E66" w14:textId="77777777" w:rsidR="00664348" w:rsidRPr="0029020B" w:rsidRDefault="00664348" w:rsidP="00DA4FCA">
            <w:pPr>
              <w:spacing w:line="140" w:lineRule="atLeast"/>
              <w:jc w:val="center"/>
              <w:rPr>
                <w:ins w:id="10487" w:author="ST1" w:date="2020-12-07T00:16:00Z"/>
                <w:rFonts w:ascii="標楷體" w:eastAsia="標楷體" w:hAnsi="標楷體"/>
                <w:color w:val="0070C0"/>
              </w:rPr>
            </w:pPr>
            <w:ins w:id="10488" w:author="ST1" w:date="2020-12-07T00:16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5513E1" w14:textId="77777777" w:rsidR="00664348" w:rsidRPr="0029020B" w:rsidRDefault="00664348" w:rsidP="00DA4FCA">
            <w:pPr>
              <w:spacing w:line="140" w:lineRule="atLeast"/>
              <w:jc w:val="center"/>
              <w:rPr>
                <w:ins w:id="10489" w:author="ST1" w:date="2020-12-07T00:16:00Z"/>
                <w:rFonts w:ascii="標楷體" w:eastAsia="標楷體" w:hAnsi="標楷體"/>
                <w:color w:val="0070C0"/>
              </w:rPr>
            </w:pPr>
            <w:ins w:id="10490" w:author="ST1" w:date="2020-12-07T00:16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E84386" w14:textId="77777777" w:rsidR="00664348" w:rsidRPr="0029020B" w:rsidRDefault="00664348" w:rsidP="00DA4FCA">
            <w:pPr>
              <w:spacing w:line="140" w:lineRule="atLeast"/>
              <w:rPr>
                <w:ins w:id="10491" w:author="ST1" w:date="2020-12-07T00:16:00Z"/>
                <w:rFonts w:ascii="標楷體" w:eastAsia="標楷體" w:hAnsi="標楷體"/>
                <w:color w:val="0070C0"/>
              </w:rPr>
            </w:pPr>
          </w:p>
        </w:tc>
      </w:tr>
    </w:tbl>
    <w:p w14:paraId="460FB991" w14:textId="77777777" w:rsidR="00664348" w:rsidRPr="008F20B5" w:rsidRDefault="00664348" w:rsidP="00664348">
      <w:pPr>
        <w:ind w:leftChars="500" w:left="1200"/>
        <w:rPr>
          <w:ins w:id="10492" w:author="ST1" w:date="2020-12-07T00:16:00Z"/>
          <w:rFonts w:ascii="標楷體" w:eastAsia="標楷體" w:hAnsi="標楷體"/>
        </w:rPr>
      </w:pPr>
    </w:p>
    <w:p w14:paraId="317AD05A" w14:textId="6E992442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F97EABB" w14:textId="35BE8586" w:rsidR="0013799E" w:rsidRDefault="0013799E">
      <w:pPr>
        <w:widowControl/>
        <w:rPr>
          <w:ins w:id="10493" w:author="家興 余" w:date="2021-01-22T10:35:00Z"/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25827DE" w14:textId="217C7240" w:rsidR="00D64561" w:rsidRPr="00D64561" w:rsidDel="00D64561" w:rsidRDefault="00D64561">
      <w:pPr>
        <w:rPr>
          <w:del w:id="10494" w:author="家興 余" w:date="2021-01-22T10:45:00Z"/>
          <w:rFonts w:ascii="標楷體" w:eastAsia="標楷體" w:hAnsi="標楷體"/>
        </w:rPr>
        <w:pPrChange w:id="10495" w:author="家興 余" w:date="2021-01-22T10:35:00Z">
          <w:pPr>
            <w:widowControl/>
          </w:pPr>
        </w:pPrChange>
      </w:pPr>
    </w:p>
    <w:p w14:paraId="1214E034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E9DD51" w14:textId="6DCB24F9" w:rsidR="009C1DD1" w:rsidRPr="008F20B5" w:rsidRDefault="0013799E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0496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0497" w:name="_L2420其他擔保品資料登錄"/>
      <w:bookmarkStart w:id="10498" w:name="_L2414其他擔保品資料登錄"/>
      <w:bookmarkEnd w:id="10497"/>
      <w:bookmarkEnd w:id="10498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14</w:t>
      </w:r>
      <w:r w:rsidRPr="008F20B5">
        <w:rPr>
          <w:rFonts w:ascii="標楷體" w:hAnsi="標楷體" w:hint="eastAsia"/>
          <w:b/>
          <w:szCs w:val="32"/>
        </w:rPr>
        <w:t>其他擔保品資料登錄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10499" w:author="家興 余" w:date="2021-01-22T11:02:00Z">
          <w:tblPr>
            <w:tblW w:w="5050" w:type="pct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49"/>
        <w:gridCol w:w="1427"/>
        <w:gridCol w:w="3838"/>
        <w:gridCol w:w="548"/>
        <w:gridCol w:w="548"/>
        <w:gridCol w:w="548"/>
        <w:gridCol w:w="2838"/>
        <w:tblGridChange w:id="10500">
          <w:tblGrid>
            <w:gridCol w:w="258"/>
            <w:gridCol w:w="258"/>
            <w:gridCol w:w="340"/>
            <w:gridCol w:w="257"/>
            <w:gridCol w:w="1277"/>
            <w:gridCol w:w="257"/>
            <w:gridCol w:w="3"/>
            <w:gridCol w:w="256"/>
            <w:gridCol w:w="4"/>
            <w:gridCol w:w="255"/>
            <w:gridCol w:w="889"/>
            <w:gridCol w:w="6242"/>
          </w:tblGrid>
        </w:tblGridChange>
      </w:tblGrid>
      <w:tr w:rsidR="00D64561" w:rsidRPr="008F20B5" w:rsidDel="00D64561" w14:paraId="303D5041" w14:textId="77777777" w:rsidTr="0066205D">
        <w:trPr>
          <w:gridAfter w:val="2"/>
          <w:wAfter w:w="3056" w:type="dxa"/>
          <w:trHeight w:val="340"/>
          <w:del w:id="10501" w:author="家興 余" w:date="2021-01-22T10:31:00Z"/>
          <w:trPrChange w:id="10502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hideMark/>
            <w:tcPrChange w:id="10503" w:author="家興 余" w:date="2021-01-22T11:02:00Z">
              <w:tcPr>
                <w:tcW w:w="25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7DC4FA2" w14:textId="6F285773" w:rsidR="00D64561" w:rsidRPr="008F20B5" w:rsidDel="00D64561" w:rsidRDefault="00D64561" w:rsidP="0013799E">
            <w:pPr>
              <w:widowControl/>
              <w:jc w:val="center"/>
              <w:rPr>
                <w:del w:id="1050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0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序號</w:delText>
              </w:r>
            </w:del>
          </w:p>
        </w:tc>
        <w:tc>
          <w:tcPr>
            <w:tcW w:w="693" w:type="pct"/>
            <w:hideMark/>
            <w:tcPrChange w:id="10506" w:author="家興 余" w:date="2021-01-22T11:02:00Z">
              <w:tcPr>
                <w:tcW w:w="290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9E7C036" w14:textId="36F9F109" w:rsidR="00D64561" w:rsidRPr="008F20B5" w:rsidDel="00D64561" w:rsidRDefault="00D64561" w:rsidP="0013799E">
            <w:pPr>
              <w:widowControl/>
              <w:jc w:val="center"/>
              <w:rPr>
                <w:del w:id="1050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08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英文名稱</w:delText>
              </w:r>
            </w:del>
          </w:p>
        </w:tc>
        <w:tc>
          <w:tcPr>
            <w:tcW w:w="1864" w:type="pct"/>
            <w:hideMark/>
            <w:tcPrChange w:id="10509" w:author="家興 余" w:date="2021-01-22T11:02:00Z">
              <w:tcPr>
                <w:tcW w:w="745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AC5A098" w14:textId="09B7B234" w:rsidR="00D64561" w:rsidRPr="008F20B5" w:rsidDel="00D64561" w:rsidRDefault="00D64561" w:rsidP="0013799E">
            <w:pPr>
              <w:widowControl/>
              <w:jc w:val="center"/>
              <w:rPr>
                <w:del w:id="1051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1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中文名稱</w:delText>
              </w:r>
            </w:del>
          </w:p>
        </w:tc>
        <w:tc>
          <w:tcPr>
            <w:tcW w:w="266" w:type="pct"/>
            <w:hideMark/>
            <w:tcPrChange w:id="10512" w:author="家興 余" w:date="2021-01-22T11:02:00Z">
              <w:tcPr>
                <w:tcW w:w="126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AAEE446" w14:textId="096415A5" w:rsidR="00D64561" w:rsidRPr="008F20B5" w:rsidDel="00D64561" w:rsidRDefault="00D64561" w:rsidP="0013799E">
            <w:pPr>
              <w:widowControl/>
              <w:jc w:val="center"/>
              <w:rPr>
                <w:del w:id="1051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14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型態</w:delText>
              </w:r>
            </w:del>
          </w:p>
        </w:tc>
        <w:tc>
          <w:tcPr>
            <w:tcW w:w="266" w:type="pct"/>
            <w:hideMark/>
            <w:tcPrChange w:id="10515" w:author="家興 余" w:date="2021-01-22T11:02:00Z">
              <w:tcPr>
                <w:tcW w:w="126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2783169" w14:textId="72F35C4F" w:rsidR="00D64561" w:rsidRPr="008F20B5" w:rsidDel="00D64561" w:rsidRDefault="00D64561" w:rsidP="0013799E">
            <w:pPr>
              <w:widowControl/>
              <w:jc w:val="center"/>
              <w:rPr>
                <w:del w:id="1051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1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長度</w:delText>
              </w:r>
            </w:del>
          </w:p>
        </w:tc>
      </w:tr>
      <w:tr w:rsidR="00D64561" w:rsidRPr="008F20B5" w:rsidDel="00D64561" w14:paraId="3B3C934C" w14:textId="77777777" w:rsidTr="0066205D">
        <w:trPr>
          <w:gridAfter w:val="2"/>
          <w:wAfter w:w="3056" w:type="dxa"/>
          <w:trHeight w:val="340"/>
          <w:del w:id="10518" w:author="家興 余" w:date="2021-01-22T10:31:00Z"/>
          <w:trPrChange w:id="1051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2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A4AC94" w14:textId="34281CF0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2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052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07D614B" w14:textId="2BD7CB4C" w:rsidR="00D64561" w:rsidRPr="008F20B5" w:rsidDel="00D64561" w:rsidRDefault="00D64561" w:rsidP="0013799E">
            <w:pPr>
              <w:widowControl/>
              <w:rPr>
                <w:del w:id="1052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2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TranCode</w:delText>
              </w:r>
            </w:del>
          </w:p>
        </w:tc>
        <w:tc>
          <w:tcPr>
            <w:tcW w:w="1864" w:type="pct"/>
            <w:hideMark/>
            <w:tcPrChange w:id="1052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50A1E36" w14:textId="3E0B532B" w:rsidR="00D64561" w:rsidRPr="008F20B5" w:rsidDel="00D64561" w:rsidRDefault="00D64561" w:rsidP="0013799E">
            <w:pPr>
              <w:widowControl/>
              <w:rPr>
                <w:del w:id="1052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2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交易代號</w:delText>
              </w:r>
            </w:del>
          </w:p>
        </w:tc>
        <w:tc>
          <w:tcPr>
            <w:tcW w:w="266" w:type="pct"/>
            <w:hideMark/>
            <w:tcPrChange w:id="1052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035DEA6" w14:textId="4E796A05" w:rsidR="00D64561" w:rsidRPr="008F20B5" w:rsidDel="00D64561" w:rsidRDefault="00D64561" w:rsidP="0013799E">
            <w:pPr>
              <w:widowControl/>
              <w:jc w:val="center"/>
              <w:rPr>
                <w:del w:id="1052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3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hideMark/>
            <w:tcPrChange w:id="1053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DAB743A" w14:textId="4D98E8B7" w:rsidR="00D64561" w:rsidRPr="008F20B5" w:rsidDel="00D64561" w:rsidRDefault="00D64561" w:rsidP="0013799E">
            <w:pPr>
              <w:widowControl/>
              <w:jc w:val="center"/>
              <w:rPr>
                <w:del w:id="1053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3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</w:tr>
      <w:tr w:rsidR="00D64561" w:rsidRPr="008F20B5" w:rsidDel="00D64561" w14:paraId="1DEBA19B" w14:textId="77777777" w:rsidTr="0066205D">
        <w:trPr>
          <w:gridAfter w:val="2"/>
          <w:wAfter w:w="3056" w:type="dxa"/>
          <w:trHeight w:val="340"/>
          <w:del w:id="10534" w:author="家興 余" w:date="2021-01-22T10:31:00Z"/>
          <w:trPrChange w:id="1053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3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C4C6E57" w14:textId="08601A9B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3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053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31E548" w14:textId="36FB8B7D" w:rsidR="00D64561" w:rsidRPr="008F20B5" w:rsidDel="00D64561" w:rsidRDefault="00D64561" w:rsidP="0013799E">
            <w:pPr>
              <w:widowControl/>
              <w:rPr>
                <w:del w:id="1053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4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FunCd</w:delText>
              </w:r>
            </w:del>
          </w:p>
        </w:tc>
        <w:tc>
          <w:tcPr>
            <w:tcW w:w="1864" w:type="pct"/>
            <w:tcPrChange w:id="1054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35E7A8" w14:textId="3A627D38" w:rsidR="00D64561" w:rsidRPr="008F20B5" w:rsidDel="00D64561" w:rsidRDefault="00D64561" w:rsidP="0013799E">
            <w:pPr>
              <w:widowControl/>
              <w:rPr>
                <w:del w:id="1054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4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功能</w:delText>
              </w:r>
            </w:del>
          </w:p>
        </w:tc>
        <w:tc>
          <w:tcPr>
            <w:tcW w:w="266" w:type="pct"/>
            <w:tcPrChange w:id="1054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04CC1B" w14:textId="66DF274D" w:rsidR="00D64561" w:rsidRPr="008F20B5" w:rsidDel="00D64561" w:rsidRDefault="00D64561" w:rsidP="0013799E">
            <w:pPr>
              <w:widowControl/>
              <w:jc w:val="center"/>
              <w:rPr>
                <w:del w:id="1054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4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tcPrChange w:id="1054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170ADE" w14:textId="30E585C9" w:rsidR="00D64561" w:rsidRPr="008F20B5" w:rsidDel="00D64561" w:rsidRDefault="00D64561" w:rsidP="0013799E">
            <w:pPr>
              <w:widowControl/>
              <w:jc w:val="center"/>
              <w:rPr>
                <w:del w:id="1054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4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73A3665C" w14:textId="77777777" w:rsidTr="0066205D">
        <w:trPr>
          <w:gridAfter w:val="2"/>
          <w:wAfter w:w="3056" w:type="dxa"/>
          <w:trHeight w:val="340"/>
          <w:del w:id="10550" w:author="家興 余" w:date="2021-01-22T10:31:00Z"/>
          <w:trPrChange w:id="1055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5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D93EA1" w14:textId="7C12BE32" w:rsidR="00D64561" w:rsidRPr="004A1C2C" w:rsidDel="00D64561" w:rsidRDefault="00D64561" w:rsidP="004A1C2C">
            <w:pPr>
              <w:pStyle w:val="af9"/>
              <w:numPr>
                <w:ilvl w:val="0"/>
                <w:numId w:val="40"/>
              </w:numPr>
              <w:ind w:leftChars="0"/>
              <w:rPr>
                <w:del w:id="10553" w:author="家興 余" w:date="2021-01-22T10:31:00Z"/>
                <w:rFonts w:ascii="標楷體" w:eastAsia="標楷體" w:hAnsi="標楷體"/>
              </w:rPr>
            </w:pPr>
          </w:p>
        </w:tc>
        <w:tc>
          <w:tcPr>
            <w:tcW w:w="693" w:type="pct"/>
            <w:tcPrChange w:id="1055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44971C" w14:textId="011DE660" w:rsidR="00D64561" w:rsidRPr="008F20B5" w:rsidDel="00D64561" w:rsidRDefault="00D64561" w:rsidP="0013799E">
            <w:pPr>
              <w:widowControl/>
              <w:rPr>
                <w:del w:id="1055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56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CustId</w:delText>
              </w:r>
            </w:del>
          </w:p>
        </w:tc>
        <w:tc>
          <w:tcPr>
            <w:tcW w:w="1864" w:type="pct"/>
            <w:tcPrChange w:id="1055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065C0DF" w14:textId="08DE46F4" w:rsidR="00D64561" w:rsidRPr="008F20B5" w:rsidDel="00D64561" w:rsidRDefault="00D64561" w:rsidP="0013799E">
            <w:pPr>
              <w:widowControl/>
              <w:rPr>
                <w:del w:id="1055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5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統一編號</w:delText>
              </w:r>
            </w:del>
          </w:p>
        </w:tc>
        <w:tc>
          <w:tcPr>
            <w:tcW w:w="266" w:type="pct"/>
            <w:tcPrChange w:id="1056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AA51197" w14:textId="1938D86E" w:rsidR="00D64561" w:rsidRPr="008F20B5" w:rsidDel="00D64561" w:rsidRDefault="00D64561">
            <w:pPr>
              <w:widowControl/>
              <w:jc w:val="center"/>
              <w:rPr>
                <w:del w:id="1056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6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tcPrChange w:id="1056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9A09AE1" w14:textId="3A68DBB8" w:rsidR="00D64561" w:rsidRPr="008F20B5" w:rsidDel="00D64561" w:rsidRDefault="00D64561" w:rsidP="0013799E">
            <w:pPr>
              <w:widowControl/>
              <w:jc w:val="center"/>
              <w:rPr>
                <w:del w:id="1056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6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</w:tr>
      <w:tr w:rsidR="00D64561" w:rsidRPr="008F20B5" w:rsidDel="00D64561" w14:paraId="5E9ADA52" w14:textId="77777777" w:rsidTr="0066205D">
        <w:trPr>
          <w:gridAfter w:val="2"/>
          <w:wAfter w:w="3056" w:type="dxa"/>
          <w:trHeight w:val="340"/>
          <w:del w:id="10566" w:author="家興 余" w:date="2021-01-22T10:31:00Z"/>
          <w:trPrChange w:id="1056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6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0FFF67" w14:textId="03045F92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6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057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C5F8EC" w14:textId="11AFFAD7" w:rsidR="00D64561" w:rsidRPr="008F20B5" w:rsidDel="00D64561" w:rsidRDefault="00D64561" w:rsidP="0013799E">
            <w:pPr>
              <w:widowControl/>
              <w:rPr>
                <w:del w:id="1057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72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CustNo</w:delText>
              </w:r>
            </w:del>
          </w:p>
        </w:tc>
        <w:tc>
          <w:tcPr>
            <w:tcW w:w="1864" w:type="pct"/>
            <w:tcPrChange w:id="1057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2EB3BCA" w14:textId="789B3FBD" w:rsidR="00D64561" w:rsidRPr="008F20B5" w:rsidDel="00D64561" w:rsidRDefault="00D64561" w:rsidP="0013799E">
            <w:pPr>
              <w:widowControl/>
              <w:rPr>
                <w:del w:id="1057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7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戶號</w:delText>
              </w:r>
            </w:del>
          </w:p>
        </w:tc>
        <w:tc>
          <w:tcPr>
            <w:tcW w:w="266" w:type="pct"/>
            <w:tcPrChange w:id="1057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561AE37" w14:textId="6C1D4D18" w:rsidR="00D64561" w:rsidRPr="008F20B5" w:rsidDel="00D64561" w:rsidRDefault="00D64561">
            <w:pPr>
              <w:widowControl/>
              <w:jc w:val="center"/>
              <w:rPr>
                <w:del w:id="1057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7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tcPrChange w:id="1057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F655B4E" w14:textId="5EC45AED" w:rsidR="00D64561" w:rsidRPr="008F20B5" w:rsidDel="00D64561" w:rsidRDefault="00D64561" w:rsidP="0013799E">
            <w:pPr>
              <w:widowControl/>
              <w:jc w:val="center"/>
              <w:rPr>
                <w:del w:id="1058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8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75B66237" w14:textId="77777777" w:rsidTr="0066205D">
        <w:trPr>
          <w:gridAfter w:val="2"/>
          <w:wAfter w:w="3056" w:type="dxa"/>
          <w:trHeight w:val="340"/>
          <w:del w:id="10582" w:author="家興 余" w:date="2021-01-22T10:31:00Z"/>
          <w:trPrChange w:id="1058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8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9A8AF3" w14:textId="424756BC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8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058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BD1716F" w14:textId="6FB3D4FF" w:rsidR="00D64561" w:rsidRPr="008F20B5" w:rsidDel="00D64561" w:rsidRDefault="00D64561" w:rsidP="0013799E">
            <w:pPr>
              <w:widowControl/>
              <w:rPr>
                <w:del w:id="1058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8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ClCode1</w:delText>
              </w:r>
            </w:del>
          </w:p>
        </w:tc>
        <w:tc>
          <w:tcPr>
            <w:tcW w:w="1864" w:type="pct"/>
            <w:hideMark/>
            <w:tcPrChange w:id="1058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4CF96B0B" w14:textId="3421212F" w:rsidR="00D64561" w:rsidRPr="008F20B5" w:rsidDel="00D64561" w:rsidRDefault="00D64561" w:rsidP="0013799E">
            <w:pPr>
              <w:widowControl/>
              <w:rPr>
                <w:del w:id="1059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9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擔保品代號</w:delText>
              </w:r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266" w:type="pct"/>
            <w:hideMark/>
            <w:tcPrChange w:id="1059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78C55EC" w14:textId="6609720B" w:rsidR="00D64561" w:rsidRPr="008F20B5" w:rsidDel="00D64561" w:rsidRDefault="00D64561">
            <w:pPr>
              <w:widowControl/>
              <w:jc w:val="center"/>
              <w:rPr>
                <w:del w:id="1059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9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hideMark/>
            <w:tcPrChange w:id="1059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DC8F8CD" w14:textId="3C43F861" w:rsidR="00D64561" w:rsidRPr="008F20B5" w:rsidDel="00D64561" w:rsidRDefault="00D64561" w:rsidP="0013799E">
            <w:pPr>
              <w:widowControl/>
              <w:jc w:val="center"/>
              <w:rPr>
                <w:del w:id="1059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9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70E2BD6E" w14:textId="77777777" w:rsidTr="0066205D">
        <w:trPr>
          <w:gridAfter w:val="2"/>
          <w:wAfter w:w="3056" w:type="dxa"/>
          <w:trHeight w:val="340"/>
          <w:del w:id="10598" w:author="家興 余" w:date="2021-01-22T10:31:00Z"/>
          <w:trPrChange w:id="1059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0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17783E" w14:textId="5E4C286C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0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0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06CA309" w14:textId="64589D1E" w:rsidR="00D64561" w:rsidRPr="008F20B5" w:rsidDel="00D64561" w:rsidRDefault="00D64561" w:rsidP="0013799E">
            <w:pPr>
              <w:widowControl/>
              <w:rPr>
                <w:del w:id="1060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0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ClCode2</w:delText>
              </w:r>
            </w:del>
          </w:p>
        </w:tc>
        <w:tc>
          <w:tcPr>
            <w:tcW w:w="1864" w:type="pct"/>
            <w:noWrap/>
            <w:hideMark/>
            <w:tcPrChange w:id="1060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2B7792C" w14:textId="036CA700" w:rsidR="00D64561" w:rsidRPr="008F20B5" w:rsidDel="00D64561" w:rsidRDefault="00D64561" w:rsidP="0013799E">
            <w:pPr>
              <w:widowControl/>
              <w:rPr>
                <w:del w:id="1060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0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擔保品代號</w:delText>
              </w:r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266" w:type="pct"/>
            <w:noWrap/>
            <w:hideMark/>
            <w:tcPrChange w:id="1060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B04BD9" w14:textId="5121E8EA" w:rsidR="00D64561" w:rsidRPr="008F20B5" w:rsidDel="00D64561" w:rsidRDefault="00D64561" w:rsidP="0013799E">
            <w:pPr>
              <w:widowControl/>
              <w:jc w:val="center"/>
              <w:rPr>
                <w:del w:id="1060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1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61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5AACE2" w14:textId="6E88A5DC" w:rsidR="00D64561" w:rsidRPr="008F20B5" w:rsidDel="00D64561" w:rsidRDefault="00D64561" w:rsidP="0013799E">
            <w:pPr>
              <w:widowControl/>
              <w:jc w:val="center"/>
              <w:rPr>
                <w:del w:id="1061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1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</w:tr>
      <w:tr w:rsidR="00D64561" w:rsidRPr="008F20B5" w:rsidDel="00D64561" w14:paraId="458A2311" w14:textId="77777777" w:rsidTr="0066205D">
        <w:trPr>
          <w:gridAfter w:val="2"/>
          <w:wAfter w:w="3056" w:type="dxa"/>
          <w:trHeight w:val="340"/>
          <w:del w:id="10614" w:author="家興 余" w:date="2021-01-22T10:31:00Z"/>
          <w:trPrChange w:id="1061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1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36A8FEF" w14:textId="550E6D1A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1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061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A207EF1" w14:textId="316756C2" w:rsidR="00D64561" w:rsidRPr="008F20B5" w:rsidDel="00D64561" w:rsidRDefault="00D64561" w:rsidP="00DA2017">
            <w:pPr>
              <w:widowControl/>
              <w:rPr>
                <w:del w:id="1061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2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ClNo</w:delText>
              </w:r>
            </w:del>
          </w:p>
        </w:tc>
        <w:tc>
          <w:tcPr>
            <w:tcW w:w="1864" w:type="pct"/>
            <w:hideMark/>
            <w:tcPrChange w:id="1062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5BB2C974" w14:textId="6E6CD495" w:rsidR="00D64561" w:rsidRPr="008F20B5" w:rsidDel="00D64561" w:rsidRDefault="00D64561" w:rsidP="00DA2017">
            <w:pPr>
              <w:widowControl/>
              <w:rPr>
                <w:del w:id="1062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2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擔保品編號</w:delText>
              </w:r>
            </w:del>
          </w:p>
        </w:tc>
        <w:tc>
          <w:tcPr>
            <w:tcW w:w="266" w:type="pct"/>
            <w:hideMark/>
            <w:tcPrChange w:id="1062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4E7422D" w14:textId="6A60E906" w:rsidR="00D64561" w:rsidRPr="008F20B5" w:rsidDel="00D64561" w:rsidRDefault="00D64561" w:rsidP="00DA2017">
            <w:pPr>
              <w:widowControl/>
              <w:jc w:val="center"/>
              <w:rPr>
                <w:del w:id="1062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2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hideMark/>
            <w:tcPrChange w:id="1062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6E2ACC9" w14:textId="66EF7137" w:rsidR="00D64561" w:rsidRPr="008F20B5" w:rsidDel="00D64561" w:rsidRDefault="00D64561" w:rsidP="00DA2017">
            <w:pPr>
              <w:widowControl/>
              <w:jc w:val="center"/>
              <w:rPr>
                <w:del w:id="1062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2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5F7011A0" w14:textId="77777777" w:rsidTr="0066205D">
        <w:trPr>
          <w:gridAfter w:val="2"/>
          <w:wAfter w:w="3056" w:type="dxa"/>
          <w:trHeight w:val="340"/>
          <w:del w:id="10630" w:author="家興 余" w:date="2021-01-22T10:31:00Z"/>
          <w:trPrChange w:id="1063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3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95FB00" w14:textId="02B15D86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3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3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0CAEC24" w14:textId="43D8F140" w:rsidR="00D64561" w:rsidRPr="008F20B5" w:rsidDel="00D64561" w:rsidRDefault="00D64561" w:rsidP="00DA2017">
            <w:pPr>
              <w:widowControl/>
              <w:rPr>
                <w:del w:id="1063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3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CityCode</w:delText>
              </w:r>
            </w:del>
          </w:p>
        </w:tc>
        <w:tc>
          <w:tcPr>
            <w:tcW w:w="1864" w:type="pct"/>
            <w:noWrap/>
            <w:hideMark/>
            <w:tcPrChange w:id="1063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D2034F" w14:textId="069E3A41" w:rsidR="00D64561" w:rsidRPr="008F20B5" w:rsidDel="00D64561" w:rsidRDefault="00D64561" w:rsidP="00DA2017">
            <w:pPr>
              <w:widowControl/>
              <w:rPr>
                <w:del w:id="1063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3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地區別</w:delText>
              </w:r>
            </w:del>
          </w:p>
        </w:tc>
        <w:tc>
          <w:tcPr>
            <w:tcW w:w="266" w:type="pct"/>
            <w:noWrap/>
            <w:hideMark/>
            <w:tcPrChange w:id="1064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D5CC8E" w14:textId="0F5E62CA" w:rsidR="00D64561" w:rsidRPr="008F20B5" w:rsidDel="00D64561" w:rsidRDefault="00D64561" w:rsidP="00DA2017">
            <w:pPr>
              <w:widowControl/>
              <w:jc w:val="center"/>
              <w:rPr>
                <w:del w:id="1064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4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64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7156224" w14:textId="3A92B6A0" w:rsidR="00D64561" w:rsidRPr="008F20B5" w:rsidDel="00D64561" w:rsidRDefault="00D64561" w:rsidP="00DA2017">
            <w:pPr>
              <w:widowControl/>
              <w:jc w:val="center"/>
              <w:rPr>
                <w:del w:id="1064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4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</w:tr>
      <w:tr w:rsidR="00D64561" w:rsidRPr="008F20B5" w:rsidDel="00D64561" w14:paraId="696107C8" w14:textId="77777777" w:rsidTr="0066205D">
        <w:trPr>
          <w:gridAfter w:val="2"/>
          <w:wAfter w:w="3056" w:type="dxa"/>
          <w:trHeight w:val="340"/>
          <w:del w:id="10646" w:author="家興 余" w:date="2021-01-22T10:31:00Z"/>
          <w:trPrChange w:id="1064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4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F51CE8" w14:textId="7631EDAF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4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5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062A46F" w14:textId="46A4F2B2" w:rsidR="00D64561" w:rsidRPr="008F20B5" w:rsidDel="00D64561" w:rsidRDefault="00D64561" w:rsidP="00DA2017">
            <w:pPr>
              <w:widowControl/>
              <w:rPr>
                <w:del w:id="1065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5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ClTypeCode</w:delText>
              </w:r>
            </w:del>
          </w:p>
        </w:tc>
        <w:tc>
          <w:tcPr>
            <w:tcW w:w="1864" w:type="pct"/>
            <w:noWrap/>
            <w:hideMark/>
            <w:tcPrChange w:id="1065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34AF9FC" w14:textId="22C553F3" w:rsidR="00D64561" w:rsidRPr="008F20B5" w:rsidDel="00D64561" w:rsidRDefault="00D64561" w:rsidP="00DA2017">
            <w:pPr>
              <w:widowControl/>
              <w:rPr>
                <w:del w:id="1065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5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擔保品類別</w:delText>
              </w:r>
            </w:del>
          </w:p>
        </w:tc>
        <w:tc>
          <w:tcPr>
            <w:tcW w:w="266" w:type="pct"/>
            <w:noWrap/>
            <w:hideMark/>
            <w:tcPrChange w:id="1065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651335" w14:textId="33587A2D" w:rsidR="00D64561" w:rsidRPr="008F20B5" w:rsidDel="00D64561" w:rsidRDefault="00D64561" w:rsidP="00DA2017">
            <w:pPr>
              <w:widowControl/>
              <w:jc w:val="center"/>
              <w:rPr>
                <w:del w:id="1065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5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65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9ED038" w14:textId="01211290" w:rsidR="00D64561" w:rsidRPr="008F20B5" w:rsidDel="00D64561" w:rsidRDefault="00D64561" w:rsidP="00DA2017">
            <w:pPr>
              <w:widowControl/>
              <w:jc w:val="center"/>
              <w:rPr>
                <w:del w:id="1066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6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</w:tr>
      <w:tr w:rsidR="00D64561" w:rsidRPr="008F20B5" w:rsidDel="00D64561" w14:paraId="4A7469A2" w14:textId="77777777" w:rsidTr="0066205D">
        <w:trPr>
          <w:gridAfter w:val="2"/>
          <w:wAfter w:w="3056" w:type="dxa"/>
          <w:trHeight w:val="340"/>
          <w:del w:id="10662" w:author="家興 余" w:date="2021-01-22T10:31:00Z"/>
          <w:trPrChange w:id="1066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6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24F2304" w14:textId="4B7B388F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6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6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FEFFD0" w14:textId="11EC524C" w:rsidR="00D64561" w:rsidRPr="008F20B5" w:rsidDel="00D64561" w:rsidRDefault="00D64561" w:rsidP="00DA2017">
            <w:pPr>
              <w:widowControl/>
              <w:rPr>
                <w:del w:id="1066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6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EvaDate</w:delText>
              </w:r>
            </w:del>
          </w:p>
        </w:tc>
        <w:tc>
          <w:tcPr>
            <w:tcW w:w="1864" w:type="pct"/>
            <w:noWrap/>
            <w:hideMark/>
            <w:tcPrChange w:id="1066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A87A3F" w14:textId="426FF6B6" w:rsidR="00D64561" w:rsidRPr="008F20B5" w:rsidDel="00D64561" w:rsidRDefault="00D64561" w:rsidP="00DA2017">
            <w:pPr>
              <w:widowControl/>
              <w:rPr>
                <w:del w:id="1067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7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鑑估日期</w:delText>
              </w:r>
            </w:del>
          </w:p>
        </w:tc>
        <w:tc>
          <w:tcPr>
            <w:tcW w:w="266" w:type="pct"/>
            <w:noWrap/>
            <w:hideMark/>
            <w:tcPrChange w:id="1067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76698C1" w14:textId="4A9CE966" w:rsidR="00D64561" w:rsidRPr="008F20B5" w:rsidDel="00D64561" w:rsidRDefault="00D64561" w:rsidP="00DA2017">
            <w:pPr>
              <w:widowControl/>
              <w:jc w:val="center"/>
              <w:rPr>
                <w:del w:id="1067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7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67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FF0F8F" w14:textId="6652265C" w:rsidR="00D64561" w:rsidRPr="008F20B5" w:rsidDel="00D64561" w:rsidRDefault="00D64561" w:rsidP="00DA2017">
            <w:pPr>
              <w:widowControl/>
              <w:jc w:val="center"/>
              <w:rPr>
                <w:del w:id="1067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7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6F054DDB" w14:textId="77777777" w:rsidTr="0066205D">
        <w:trPr>
          <w:gridAfter w:val="2"/>
          <w:wAfter w:w="3056" w:type="dxa"/>
          <w:trHeight w:val="340"/>
          <w:del w:id="10678" w:author="家興 余" w:date="2021-01-22T10:31:00Z"/>
          <w:trPrChange w:id="1067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8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CC02C4" w14:textId="1F417F7C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8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68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B92E136" w14:textId="418B97C6" w:rsidR="00D64561" w:rsidRPr="008F20B5" w:rsidDel="00D64561" w:rsidRDefault="00D64561" w:rsidP="004444BD">
            <w:pPr>
              <w:widowControl/>
              <w:rPr>
                <w:del w:id="1068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8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EvaAmt</w:delText>
              </w:r>
            </w:del>
          </w:p>
        </w:tc>
        <w:tc>
          <w:tcPr>
            <w:tcW w:w="1864" w:type="pct"/>
            <w:noWrap/>
            <w:tcPrChange w:id="1068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CD69D73" w14:textId="75C2EA81" w:rsidR="00D64561" w:rsidRPr="008F20B5" w:rsidDel="00D64561" w:rsidRDefault="00D64561" w:rsidP="004444BD">
            <w:pPr>
              <w:widowControl/>
              <w:rPr>
                <w:del w:id="1068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8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估值／現值</w:delText>
              </w:r>
            </w:del>
          </w:p>
        </w:tc>
        <w:tc>
          <w:tcPr>
            <w:tcW w:w="266" w:type="pct"/>
            <w:noWrap/>
            <w:tcPrChange w:id="1068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0630D89" w14:textId="352F593D" w:rsidR="00D64561" w:rsidRPr="008F20B5" w:rsidDel="00D64561" w:rsidRDefault="00D64561" w:rsidP="004444BD">
            <w:pPr>
              <w:widowControl/>
              <w:jc w:val="center"/>
              <w:rPr>
                <w:del w:id="1068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90" w:author="家興 余" w:date="2020-12-30T09:59:00Z">
              <w:r w:rsidRPr="008F20B5" w:rsidDel="00732179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69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30B028F" w14:textId="4FA94653" w:rsidR="00D64561" w:rsidRPr="008F20B5" w:rsidDel="00D64561" w:rsidRDefault="00D64561" w:rsidP="004444BD">
            <w:pPr>
              <w:widowControl/>
              <w:jc w:val="center"/>
              <w:rPr>
                <w:del w:id="1069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93" w:author="家興 余" w:date="2020-12-30T09:59:00Z">
              <w:r w:rsidRPr="008F20B5" w:rsidDel="00732179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3988BAE0" w14:textId="77777777" w:rsidTr="0066205D">
        <w:trPr>
          <w:gridAfter w:val="2"/>
          <w:wAfter w:w="3056" w:type="dxa"/>
          <w:trHeight w:val="340"/>
          <w:del w:id="10694" w:author="家興 余" w:date="2021-01-22T10:31:00Z"/>
          <w:trPrChange w:id="1069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9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B87104" w14:textId="6DB8E3F6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9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9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BD4829E" w14:textId="616E2939" w:rsidR="00D64561" w:rsidRPr="008F20B5" w:rsidDel="00D64561" w:rsidRDefault="00D64561" w:rsidP="004444BD">
            <w:pPr>
              <w:widowControl/>
              <w:rPr>
                <w:del w:id="1069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00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PledgeAmt</w:delText>
              </w:r>
            </w:del>
          </w:p>
        </w:tc>
        <w:tc>
          <w:tcPr>
            <w:tcW w:w="1864" w:type="pct"/>
            <w:noWrap/>
            <w:hideMark/>
            <w:tcPrChange w:id="1070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A3AAE8" w14:textId="09E12D44" w:rsidR="00D64561" w:rsidRPr="008F20B5" w:rsidDel="00D64561" w:rsidRDefault="00D64561" w:rsidP="004444BD">
            <w:pPr>
              <w:widowControl/>
              <w:rPr>
                <w:del w:id="1070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0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保證金額</w:delText>
              </w:r>
            </w:del>
          </w:p>
        </w:tc>
        <w:tc>
          <w:tcPr>
            <w:tcW w:w="266" w:type="pct"/>
            <w:noWrap/>
            <w:hideMark/>
            <w:tcPrChange w:id="1070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E07960" w14:textId="6DCE6206" w:rsidR="00D64561" w:rsidRPr="008F20B5" w:rsidDel="00D64561" w:rsidRDefault="00D64561" w:rsidP="004444BD">
            <w:pPr>
              <w:widowControl/>
              <w:jc w:val="center"/>
              <w:rPr>
                <w:del w:id="1070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06" w:author="家興 余" w:date="2020-12-30T09:59:00Z">
              <w:r w:rsidRPr="008F20B5" w:rsidDel="006D21E6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0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9D0B5A" w14:textId="30697B87" w:rsidR="00D64561" w:rsidRPr="008F20B5" w:rsidDel="00D64561" w:rsidRDefault="00D64561" w:rsidP="004444BD">
            <w:pPr>
              <w:widowControl/>
              <w:jc w:val="center"/>
              <w:rPr>
                <w:del w:id="1070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09" w:author="家興 余" w:date="2020-12-30T09:59:00Z">
              <w:r w:rsidRPr="008F20B5" w:rsidDel="006D21E6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4D760801" w14:textId="77777777" w:rsidTr="0066205D">
        <w:trPr>
          <w:gridAfter w:val="2"/>
          <w:wAfter w:w="3056" w:type="dxa"/>
          <w:trHeight w:val="340"/>
          <w:del w:id="10710" w:author="家興 余" w:date="2021-01-22T10:31:00Z"/>
          <w:trPrChange w:id="1071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1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4AC45B" w14:textId="2AE27BAC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1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1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55BC92D" w14:textId="596915FD" w:rsidR="00D64561" w:rsidRPr="008F20B5" w:rsidDel="00D64561" w:rsidRDefault="00D64561" w:rsidP="00DA2017">
            <w:pPr>
              <w:widowControl/>
              <w:rPr>
                <w:del w:id="1071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16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PledgeStartDate</w:delText>
              </w:r>
            </w:del>
          </w:p>
        </w:tc>
        <w:tc>
          <w:tcPr>
            <w:tcW w:w="1864" w:type="pct"/>
            <w:noWrap/>
            <w:hideMark/>
            <w:tcPrChange w:id="1071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418F53" w14:textId="784CCE65" w:rsidR="00D64561" w:rsidRPr="008F20B5" w:rsidDel="00D64561" w:rsidRDefault="00D64561" w:rsidP="00DA2017">
            <w:pPr>
              <w:widowControl/>
              <w:rPr>
                <w:del w:id="1071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1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保證起日</w:delText>
              </w:r>
            </w:del>
          </w:p>
        </w:tc>
        <w:tc>
          <w:tcPr>
            <w:tcW w:w="266" w:type="pct"/>
            <w:noWrap/>
            <w:hideMark/>
            <w:tcPrChange w:id="1072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7244408" w14:textId="78BAFED5" w:rsidR="00D64561" w:rsidRPr="008F20B5" w:rsidDel="00D64561" w:rsidRDefault="00D64561" w:rsidP="00DA2017">
            <w:pPr>
              <w:widowControl/>
              <w:jc w:val="center"/>
              <w:rPr>
                <w:del w:id="1072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2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72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52E1C9" w14:textId="004C0BD8" w:rsidR="00D64561" w:rsidRPr="008F20B5" w:rsidDel="00D64561" w:rsidRDefault="00D64561" w:rsidP="00DA2017">
            <w:pPr>
              <w:widowControl/>
              <w:jc w:val="center"/>
              <w:rPr>
                <w:del w:id="1072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2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441DE608" w14:textId="77777777" w:rsidTr="0066205D">
        <w:trPr>
          <w:gridAfter w:val="2"/>
          <w:wAfter w:w="3056" w:type="dxa"/>
          <w:trHeight w:val="340"/>
          <w:del w:id="10726" w:author="家興 余" w:date="2021-01-22T10:31:00Z"/>
          <w:trPrChange w:id="1072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2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46409F" w14:textId="552DEA13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2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3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D29EF3F" w14:textId="223A01A3" w:rsidR="00D64561" w:rsidRPr="008F20B5" w:rsidDel="00D64561" w:rsidRDefault="00D64561" w:rsidP="00DA2017">
            <w:pPr>
              <w:widowControl/>
              <w:rPr>
                <w:del w:id="1073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32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PledgeEndDate</w:delText>
              </w:r>
            </w:del>
          </w:p>
        </w:tc>
        <w:tc>
          <w:tcPr>
            <w:tcW w:w="1864" w:type="pct"/>
            <w:noWrap/>
            <w:hideMark/>
            <w:tcPrChange w:id="1073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CC3BC5" w14:textId="6C77D7CA" w:rsidR="00D64561" w:rsidRPr="008F20B5" w:rsidDel="00D64561" w:rsidRDefault="00D64561" w:rsidP="00DA2017">
            <w:pPr>
              <w:widowControl/>
              <w:rPr>
                <w:del w:id="1073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3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保證迄日</w:delText>
              </w:r>
            </w:del>
          </w:p>
        </w:tc>
        <w:tc>
          <w:tcPr>
            <w:tcW w:w="266" w:type="pct"/>
            <w:noWrap/>
            <w:hideMark/>
            <w:tcPrChange w:id="1073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1DE662" w14:textId="6F403673" w:rsidR="00D64561" w:rsidRPr="008F20B5" w:rsidDel="00D64561" w:rsidRDefault="00D64561" w:rsidP="00DA2017">
            <w:pPr>
              <w:widowControl/>
              <w:jc w:val="center"/>
              <w:rPr>
                <w:del w:id="1073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3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73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1C1426" w14:textId="7DE1DC5F" w:rsidR="00D64561" w:rsidRPr="008F20B5" w:rsidDel="00D64561" w:rsidRDefault="00D64561" w:rsidP="00DA2017">
            <w:pPr>
              <w:widowControl/>
              <w:jc w:val="center"/>
              <w:rPr>
                <w:del w:id="1074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4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4A0E8850" w14:textId="77777777" w:rsidTr="0066205D">
        <w:trPr>
          <w:gridAfter w:val="2"/>
          <w:wAfter w:w="3056" w:type="dxa"/>
          <w:trHeight w:val="340"/>
          <w:del w:id="10742" w:author="家興 余" w:date="2021-01-22T10:31:00Z"/>
          <w:trPrChange w:id="1074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4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0F2FE3" w14:textId="48A4D163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4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4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FACE4B8" w14:textId="368D60A6" w:rsidR="00D64561" w:rsidRPr="008F20B5" w:rsidDel="00D64561" w:rsidRDefault="00D64561" w:rsidP="00DA2017">
            <w:pPr>
              <w:widowControl/>
              <w:rPr>
                <w:del w:id="1074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48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PledgeBankCode</w:delText>
              </w:r>
            </w:del>
          </w:p>
        </w:tc>
        <w:tc>
          <w:tcPr>
            <w:tcW w:w="1864" w:type="pct"/>
            <w:noWrap/>
            <w:hideMark/>
            <w:tcPrChange w:id="1074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6CF24BD" w14:textId="62FBF4E0" w:rsidR="00D64561" w:rsidRPr="008F20B5" w:rsidDel="00D64561" w:rsidRDefault="00D64561" w:rsidP="00DA2017">
            <w:pPr>
              <w:widowControl/>
              <w:rPr>
                <w:del w:id="1075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5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保證銀行</w:delText>
              </w:r>
            </w:del>
          </w:p>
        </w:tc>
        <w:tc>
          <w:tcPr>
            <w:tcW w:w="266" w:type="pct"/>
            <w:noWrap/>
            <w:hideMark/>
            <w:tcPrChange w:id="1075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C11B7D" w14:textId="27D5AB1E" w:rsidR="00D64561" w:rsidRPr="008F20B5" w:rsidDel="00D64561" w:rsidRDefault="00D64561" w:rsidP="00DA2017">
            <w:pPr>
              <w:widowControl/>
              <w:jc w:val="center"/>
              <w:rPr>
                <w:del w:id="1075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5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5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48400F" w14:textId="1B4C8495" w:rsidR="00D64561" w:rsidRPr="008F20B5" w:rsidDel="00D64561" w:rsidRDefault="00D64561" w:rsidP="00DA2017">
            <w:pPr>
              <w:widowControl/>
              <w:jc w:val="center"/>
              <w:rPr>
                <w:del w:id="1075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5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</w:tr>
      <w:tr w:rsidR="00D64561" w:rsidRPr="008F20B5" w:rsidDel="00D64561" w14:paraId="2A9042E0" w14:textId="77777777" w:rsidTr="0066205D">
        <w:trPr>
          <w:gridAfter w:val="2"/>
          <w:wAfter w:w="3056" w:type="dxa"/>
          <w:trHeight w:val="340"/>
          <w:del w:id="10758" w:author="家興 余" w:date="2021-01-22T10:31:00Z"/>
          <w:trPrChange w:id="1075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6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ADDEEB" w14:textId="57D4CA78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6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6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44D8FBA" w14:textId="4EC467C1" w:rsidR="00D64561" w:rsidRPr="008F20B5" w:rsidDel="00D64561" w:rsidRDefault="00D64561" w:rsidP="00DA2017">
            <w:pPr>
              <w:widowControl/>
              <w:rPr>
                <w:del w:id="1076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64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PledgeNO</w:delText>
              </w:r>
            </w:del>
          </w:p>
        </w:tc>
        <w:tc>
          <w:tcPr>
            <w:tcW w:w="1864" w:type="pct"/>
            <w:noWrap/>
            <w:hideMark/>
            <w:tcPrChange w:id="1076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E8F8872" w14:textId="5DB3941F" w:rsidR="00D64561" w:rsidRPr="008F20B5" w:rsidDel="00D64561" w:rsidRDefault="00D64561" w:rsidP="00DA2017">
            <w:pPr>
              <w:widowControl/>
              <w:rPr>
                <w:del w:id="1076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6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保證書字號</w:delText>
              </w:r>
            </w:del>
          </w:p>
        </w:tc>
        <w:tc>
          <w:tcPr>
            <w:tcW w:w="266" w:type="pct"/>
            <w:noWrap/>
            <w:hideMark/>
            <w:tcPrChange w:id="1076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37247E4" w14:textId="1E5D6D88" w:rsidR="00D64561" w:rsidRPr="008F20B5" w:rsidDel="00D64561" w:rsidRDefault="00D64561" w:rsidP="00DA2017">
            <w:pPr>
              <w:widowControl/>
              <w:jc w:val="center"/>
              <w:rPr>
                <w:del w:id="1076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7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7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3CE4CC" w14:textId="62448DE9" w:rsidR="00D64561" w:rsidRPr="008F20B5" w:rsidDel="00D64561" w:rsidRDefault="00D64561" w:rsidP="00DA2017">
            <w:pPr>
              <w:widowControl/>
              <w:jc w:val="center"/>
              <w:rPr>
                <w:del w:id="1077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7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30</w:delText>
              </w:r>
            </w:del>
          </w:p>
        </w:tc>
      </w:tr>
      <w:tr w:rsidR="00D64561" w:rsidRPr="008F20B5" w:rsidDel="00D64561" w14:paraId="7B624EBB" w14:textId="77777777" w:rsidTr="0066205D">
        <w:trPr>
          <w:gridAfter w:val="2"/>
          <w:wAfter w:w="3056" w:type="dxa"/>
          <w:trHeight w:val="340"/>
          <w:del w:id="10774" w:author="家興 余" w:date="2021-01-22T10:31:00Z"/>
          <w:trPrChange w:id="1077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7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9C3B20" w14:textId="75037DF2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7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7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94E45C" w14:textId="3C0E07E7" w:rsidR="00D64561" w:rsidRPr="008F20B5" w:rsidDel="00D64561" w:rsidRDefault="00D64561" w:rsidP="00DA2017">
            <w:pPr>
              <w:widowControl/>
              <w:rPr>
                <w:del w:id="1077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80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OwnerId</w:delText>
              </w:r>
            </w:del>
          </w:p>
        </w:tc>
        <w:tc>
          <w:tcPr>
            <w:tcW w:w="1864" w:type="pct"/>
            <w:noWrap/>
            <w:hideMark/>
            <w:tcPrChange w:id="1078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A097DEE" w14:textId="439F6560" w:rsidR="00D64561" w:rsidRPr="008F20B5" w:rsidDel="00D64561" w:rsidRDefault="00D64561" w:rsidP="00DA2017">
            <w:pPr>
              <w:widowControl/>
              <w:rPr>
                <w:del w:id="1078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8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所有權人統編</w:delText>
              </w:r>
            </w:del>
          </w:p>
        </w:tc>
        <w:tc>
          <w:tcPr>
            <w:tcW w:w="266" w:type="pct"/>
            <w:noWrap/>
            <w:hideMark/>
            <w:tcPrChange w:id="1078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930EB80" w14:textId="1DA41A07" w:rsidR="00D64561" w:rsidRPr="008F20B5" w:rsidDel="00D64561" w:rsidRDefault="00D64561" w:rsidP="00DA2017">
            <w:pPr>
              <w:widowControl/>
              <w:jc w:val="center"/>
              <w:rPr>
                <w:del w:id="1078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8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8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C777C0" w14:textId="4DDE6CBF" w:rsidR="00D64561" w:rsidRPr="008F20B5" w:rsidDel="00D64561" w:rsidRDefault="00D64561" w:rsidP="00DA2017">
            <w:pPr>
              <w:widowControl/>
              <w:jc w:val="center"/>
              <w:rPr>
                <w:del w:id="1078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8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</w:tr>
      <w:tr w:rsidR="00D64561" w:rsidRPr="008F20B5" w:rsidDel="00D64561" w14:paraId="05736774" w14:textId="77777777" w:rsidTr="0066205D">
        <w:trPr>
          <w:gridAfter w:val="2"/>
          <w:wAfter w:w="3056" w:type="dxa"/>
          <w:trHeight w:val="340"/>
          <w:del w:id="10790" w:author="家興 余" w:date="2021-01-22T10:31:00Z"/>
          <w:trPrChange w:id="1079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9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CBD4B5" w14:textId="4430BAF8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9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9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BABEB89" w14:textId="4860C685" w:rsidR="00D64561" w:rsidRPr="008F20B5" w:rsidDel="00D64561" w:rsidRDefault="00D64561" w:rsidP="00DA2017">
            <w:pPr>
              <w:widowControl/>
              <w:rPr>
                <w:del w:id="1079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96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OwnerName</w:delText>
              </w:r>
            </w:del>
          </w:p>
        </w:tc>
        <w:tc>
          <w:tcPr>
            <w:tcW w:w="1864" w:type="pct"/>
            <w:noWrap/>
            <w:hideMark/>
            <w:tcPrChange w:id="1079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77CC8F" w14:textId="56673096" w:rsidR="00D64561" w:rsidRPr="008F20B5" w:rsidDel="00D64561" w:rsidRDefault="00D64561" w:rsidP="00DA2017">
            <w:pPr>
              <w:widowControl/>
              <w:rPr>
                <w:del w:id="1079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9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所有權人姓名</w:delText>
              </w:r>
            </w:del>
          </w:p>
        </w:tc>
        <w:tc>
          <w:tcPr>
            <w:tcW w:w="266" w:type="pct"/>
            <w:noWrap/>
            <w:hideMark/>
            <w:tcPrChange w:id="1080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EF6DC2" w14:textId="0D17C8D1" w:rsidR="00D64561" w:rsidRPr="008F20B5" w:rsidDel="00D64561" w:rsidRDefault="00D64561" w:rsidP="00DA2017">
            <w:pPr>
              <w:widowControl/>
              <w:jc w:val="center"/>
              <w:rPr>
                <w:del w:id="1080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0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80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525CDC" w14:textId="54572614" w:rsidR="00D64561" w:rsidRPr="008F20B5" w:rsidDel="00D64561" w:rsidRDefault="00D64561" w:rsidP="00DA2017">
            <w:pPr>
              <w:widowControl/>
              <w:jc w:val="center"/>
              <w:rPr>
                <w:del w:id="1080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0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</w:tr>
      <w:tr w:rsidR="00D64561" w:rsidRPr="008F20B5" w:rsidDel="00D64561" w14:paraId="37548902" w14:textId="77777777" w:rsidTr="0066205D">
        <w:trPr>
          <w:gridAfter w:val="2"/>
          <w:wAfter w:w="3056" w:type="dxa"/>
          <w:trHeight w:val="340"/>
          <w:del w:id="10806" w:author="家興 余" w:date="2021-01-22T10:31:00Z"/>
          <w:trPrChange w:id="1080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0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BAF0C4" w14:textId="77969CC9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0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81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DB35184" w14:textId="56D528C5" w:rsidR="00D64561" w:rsidRPr="008F20B5" w:rsidDel="00D64561" w:rsidRDefault="00D64561" w:rsidP="00DA2017">
            <w:pPr>
              <w:widowControl/>
              <w:rPr>
                <w:del w:id="1081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12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IssuingId</w:delText>
              </w:r>
            </w:del>
          </w:p>
        </w:tc>
        <w:tc>
          <w:tcPr>
            <w:tcW w:w="1864" w:type="pct"/>
            <w:noWrap/>
            <w:hideMark/>
            <w:tcPrChange w:id="1081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4B0547" w14:textId="2B7BC48B" w:rsidR="00D64561" w:rsidRPr="008F20B5" w:rsidDel="00D64561" w:rsidRDefault="00D64561" w:rsidP="00DA2017">
            <w:pPr>
              <w:widowControl/>
              <w:rPr>
                <w:del w:id="1081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1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發行機構統編</w:delText>
              </w:r>
            </w:del>
          </w:p>
        </w:tc>
        <w:tc>
          <w:tcPr>
            <w:tcW w:w="266" w:type="pct"/>
            <w:noWrap/>
            <w:hideMark/>
            <w:tcPrChange w:id="1081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1643D8" w14:textId="3533389D" w:rsidR="00D64561" w:rsidRPr="008F20B5" w:rsidDel="00D64561" w:rsidRDefault="00D64561" w:rsidP="00DA2017">
            <w:pPr>
              <w:widowControl/>
              <w:jc w:val="center"/>
              <w:rPr>
                <w:del w:id="1081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1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81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358126" w14:textId="3B765813" w:rsidR="00D64561" w:rsidRPr="008F20B5" w:rsidDel="00D64561" w:rsidRDefault="00D64561" w:rsidP="00DA2017">
            <w:pPr>
              <w:widowControl/>
              <w:jc w:val="center"/>
              <w:rPr>
                <w:del w:id="1082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2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</w:tr>
      <w:tr w:rsidR="00D64561" w:rsidRPr="008F20B5" w:rsidDel="00D64561" w14:paraId="4118F096" w14:textId="77777777" w:rsidTr="0066205D">
        <w:trPr>
          <w:gridAfter w:val="2"/>
          <w:wAfter w:w="3056" w:type="dxa"/>
          <w:trHeight w:val="340"/>
          <w:del w:id="10822" w:author="家興 余" w:date="2021-01-22T10:31:00Z"/>
          <w:trPrChange w:id="1082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2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F489D2" w14:textId="6FD5197D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2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82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E581673" w14:textId="7002B918" w:rsidR="00D64561" w:rsidRPr="008F20B5" w:rsidDel="00D64561" w:rsidRDefault="00D64561" w:rsidP="00DA2017">
            <w:pPr>
              <w:widowControl/>
              <w:rPr>
                <w:del w:id="1082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28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IssuingCounty</w:delText>
              </w:r>
            </w:del>
          </w:p>
        </w:tc>
        <w:tc>
          <w:tcPr>
            <w:tcW w:w="1864" w:type="pct"/>
            <w:noWrap/>
            <w:hideMark/>
            <w:tcPrChange w:id="1082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623FD4" w14:textId="5F29EEF7" w:rsidR="00D64561" w:rsidRPr="008F20B5" w:rsidDel="00D64561" w:rsidRDefault="00D64561" w:rsidP="00DA2017">
            <w:pPr>
              <w:widowControl/>
              <w:rPr>
                <w:del w:id="1083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3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發行機構所在國別</w:delText>
              </w:r>
            </w:del>
          </w:p>
        </w:tc>
        <w:tc>
          <w:tcPr>
            <w:tcW w:w="266" w:type="pct"/>
            <w:noWrap/>
            <w:hideMark/>
            <w:tcPrChange w:id="1083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83759D8" w14:textId="232868C5" w:rsidR="00D64561" w:rsidRPr="008F20B5" w:rsidDel="00D64561" w:rsidRDefault="00D64561" w:rsidP="00DA2017">
            <w:pPr>
              <w:widowControl/>
              <w:jc w:val="center"/>
              <w:rPr>
                <w:del w:id="1083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3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83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E7E854B" w14:textId="4AA0F804" w:rsidR="00D64561" w:rsidRPr="008F20B5" w:rsidDel="00D64561" w:rsidRDefault="00D64561" w:rsidP="00DA2017">
            <w:pPr>
              <w:widowControl/>
              <w:jc w:val="center"/>
              <w:rPr>
                <w:del w:id="1083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3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</w:tr>
      <w:tr w:rsidR="00D64561" w:rsidRPr="008F20B5" w:rsidDel="00D64561" w14:paraId="74D282AE" w14:textId="77777777" w:rsidTr="0066205D">
        <w:trPr>
          <w:gridAfter w:val="2"/>
          <w:wAfter w:w="3056" w:type="dxa"/>
          <w:trHeight w:val="340"/>
          <w:del w:id="10838" w:author="家興 余" w:date="2021-01-22T10:31:00Z"/>
          <w:trPrChange w:id="1083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4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43309A" w14:textId="071325BE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4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84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4AC3073" w14:textId="5F6F1AC2" w:rsidR="00D64561" w:rsidRPr="008F20B5" w:rsidDel="00D64561" w:rsidRDefault="00D64561" w:rsidP="00DA2017">
            <w:pPr>
              <w:widowControl/>
              <w:rPr>
                <w:del w:id="1084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44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DocNo</w:delText>
              </w:r>
            </w:del>
          </w:p>
        </w:tc>
        <w:tc>
          <w:tcPr>
            <w:tcW w:w="1864" w:type="pct"/>
            <w:noWrap/>
            <w:hideMark/>
            <w:tcPrChange w:id="1084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CCBA7EF" w14:textId="1038B387" w:rsidR="00D64561" w:rsidRPr="008F20B5" w:rsidDel="00D64561" w:rsidRDefault="00D64561" w:rsidP="00DA2017">
            <w:pPr>
              <w:widowControl/>
              <w:rPr>
                <w:del w:id="1084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4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憑證編號</w:delText>
              </w:r>
            </w:del>
          </w:p>
        </w:tc>
        <w:tc>
          <w:tcPr>
            <w:tcW w:w="266" w:type="pct"/>
            <w:noWrap/>
            <w:hideMark/>
            <w:tcPrChange w:id="1084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F654D6" w14:textId="7FC3393A" w:rsidR="00D64561" w:rsidRPr="008F20B5" w:rsidDel="00D64561" w:rsidRDefault="00D64561" w:rsidP="00DA2017">
            <w:pPr>
              <w:widowControl/>
              <w:jc w:val="center"/>
              <w:rPr>
                <w:del w:id="1084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5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85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4218DDA" w14:textId="1FFABB71" w:rsidR="00D64561" w:rsidRPr="008F20B5" w:rsidDel="00D64561" w:rsidRDefault="00D64561" w:rsidP="00DA2017">
            <w:pPr>
              <w:widowControl/>
              <w:jc w:val="center"/>
              <w:rPr>
                <w:del w:id="1085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5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30</w:delText>
              </w:r>
            </w:del>
          </w:p>
        </w:tc>
      </w:tr>
      <w:tr w:rsidR="00D64561" w:rsidRPr="008F20B5" w:rsidDel="00D64561" w14:paraId="4AEC4565" w14:textId="77777777" w:rsidTr="0066205D">
        <w:trPr>
          <w:gridAfter w:val="2"/>
          <w:wAfter w:w="3056" w:type="dxa"/>
          <w:trHeight w:val="340"/>
          <w:del w:id="10854" w:author="家興 余" w:date="2021-01-22T10:31:00Z"/>
          <w:trPrChange w:id="1085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5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7ACAD4" w14:textId="1942D599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5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5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C3C97B" w14:textId="5A025B36" w:rsidR="00D64561" w:rsidRPr="008F20B5" w:rsidDel="00D64561" w:rsidRDefault="00D64561" w:rsidP="00DA2017">
            <w:pPr>
              <w:widowControl/>
              <w:rPr>
                <w:del w:id="10859" w:author="家興 余" w:date="2021-01-22T10:31:00Z"/>
                <w:rFonts w:ascii="標楷體" w:eastAsia="標楷體" w:hAnsi="標楷體"/>
              </w:rPr>
            </w:pPr>
            <w:del w:id="10860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LoanToValue</w:delText>
              </w:r>
            </w:del>
          </w:p>
        </w:tc>
        <w:tc>
          <w:tcPr>
            <w:tcW w:w="1864" w:type="pct"/>
            <w:noWrap/>
            <w:tcPrChange w:id="1086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1562CD" w14:textId="5FFD86D5" w:rsidR="00D64561" w:rsidRPr="008F20B5" w:rsidDel="00D64561" w:rsidRDefault="00D64561" w:rsidP="00DA2017">
            <w:pPr>
              <w:widowControl/>
              <w:rPr>
                <w:del w:id="1086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6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貸放成數</w:delText>
              </w:r>
            </w:del>
          </w:p>
        </w:tc>
        <w:tc>
          <w:tcPr>
            <w:tcW w:w="266" w:type="pct"/>
            <w:noWrap/>
            <w:tcPrChange w:id="1086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67C3AB3" w14:textId="258A0663" w:rsidR="00D64561" w:rsidRPr="008F20B5" w:rsidDel="00D64561" w:rsidRDefault="00D64561" w:rsidP="00DA2017">
            <w:pPr>
              <w:widowControl/>
              <w:jc w:val="center"/>
              <w:rPr>
                <w:del w:id="1086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6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86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6E4B1FB" w14:textId="65580F2D" w:rsidR="00D64561" w:rsidRPr="008F20B5" w:rsidDel="00D64561" w:rsidRDefault="00D64561" w:rsidP="00DA2017">
            <w:pPr>
              <w:widowControl/>
              <w:jc w:val="center"/>
              <w:rPr>
                <w:del w:id="1086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6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3.2</w:delText>
              </w:r>
            </w:del>
          </w:p>
        </w:tc>
      </w:tr>
      <w:tr w:rsidR="00D64561" w:rsidRPr="008F20B5" w:rsidDel="00D64561" w14:paraId="652F1B04" w14:textId="77777777" w:rsidTr="0066205D">
        <w:trPr>
          <w:gridAfter w:val="2"/>
          <w:wAfter w:w="3056" w:type="dxa"/>
          <w:trHeight w:val="340"/>
          <w:del w:id="10870" w:author="家興 余" w:date="2021-01-22T10:31:00Z"/>
          <w:trPrChange w:id="1087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7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485CBC" w14:textId="5C4C63B1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7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7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1A6135" w14:textId="0EE9A120" w:rsidR="00D64561" w:rsidRPr="008F20B5" w:rsidDel="00D64561" w:rsidRDefault="00D64561" w:rsidP="00DA2017">
            <w:pPr>
              <w:widowControl/>
              <w:rPr>
                <w:del w:id="10875" w:author="家興 余" w:date="2021-01-22T10:31:00Z"/>
                <w:rFonts w:ascii="標楷體" w:eastAsia="標楷體" w:hAnsi="標楷體"/>
              </w:rPr>
            </w:pPr>
            <w:del w:id="10876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SettingStat</w:delText>
              </w:r>
            </w:del>
          </w:p>
        </w:tc>
        <w:tc>
          <w:tcPr>
            <w:tcW w:w="1864" w:type="pct"/>
            <w:noWrap/>
            <w:tcPrChange w:id="1087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0FEE9F" w14:textId="5D079B49" w:rsidR="00D64561" w:rsidRPr="008F20B5" w:rsidDel="00D64561" w:rsidRDefault="00D64561" w:rsidP="00DA2017">
            <w:pPr>
              <w:widowControl/>
              <w:rPr>
                <w:del w:id="1087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7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設定狀態</w:delText>
              </w:r>
            </w:del>
          </w:p>
        </w:tc>
        <w:tc>
          <w:tcPr>
            <w:tcW w:w="266" w:type="pct"/>
            <w:noWrap/>
            <w:tcPrChange w:id="1088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41FE5D" w14:textId="4792F68F" w:rsidR="00D64561" w:rsidRPr="008F20B5" w:rsidDel="00D64561" w:rsidRDefault="00D64561" w:rsidP="00DA2017">
            <w:pPr>
              <w:widowControl/>
              <w:jc w:val="center"/>
              <w:rPr>
                <w:del w:id="1088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8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88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FC7FCE6" w14:textId="4B3AF042" w:rsidR="00D64561" w:rsidRPr="008F20B5" w:rsidDel="00D64561" w:rsidRDefault="00D64561" w:rsidP="00DA2017">
            <w:pPr>
              <w:widowControl/>
              <w:jc w:val="center"/>
              <w:rPr>
                <w:del w:id="1088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8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5B2C54CC" w14:textId="77777777" w:rsidTr="0066205D">
        <w:trPr>
          <w:gridAfter w:val="2"/>
          <w:wAfter w:w="3056" w:type="dxa"/>
          <w:trHeight w:val="340"/>
          <w:del w:id="10886" w:author="家興 余" w:date="2021-01-22T10:31:00Z"/>
          <w:trPrChange w:id="1088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8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A8D057" w14:textId="19737F48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8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9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A4D57F1" w14:textId="70261E99" w:rsidR="00D64561" w:rsidRPr="008F20B5" w:rsidDel="00D64561" w:rsidRDefault="00D64561" w:rsidP="00DA2017">
            <w:pPr>
              <w:widowControl/>
              <w:rPr>
                <w:del w:id="10891" w:author="家興 余" w:date="2021-01-22T10:31:00Z"/>
                <w:rFonts w:ascii="標楷體" w:eastAsia="標楷體" w:hAnsi="標楷體"/>
              </w:rPr>
            </w:pPr>
            <w:del w:id="10892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ClStat</w:delText>
              </w:r>
            </w:del>
          </w:p>
        </w:tc>
        <w:tc>
          <w:tcPr>
            <w:tcW w:w="1864" w:type="pct"/>
            <w:noWrap/>
            <w:tcPrChange w:id="1089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433BD8D" w14:textId="60B3152E" w:rsidR="00D64561" w:rsidRPr="008F20B5" w:rsidDel="00D64561" w:rsidRDefault="00D64561" w:rsidP="00DA2017">
            <w:pPr>
              <w:widowControl/>
              <w:rPr>
                <w:del w:id="1089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9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擔保品狀態</w:delText>
              </w:r>
            </w:del>
          </w:p>
        </w:tc>
        <w:tc>
          <w:tcPr>
            <w:tcW w:w="266" w:type="pct"/>
            <w:noWrap/>
            <w:tcPrChange w:id="1089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FFB8D95" w14:textId="2DBE1FF0" w:rsidR="00D64561" w:rsidRPr="008F20B5" w:rsidDel="00D64561" w:rsidRDefault="00D64561" w:rsidP="00DA2017">
            <w:pPr>
              <w:widowControl/>
              <w:jc w:val="center"/>
              <w:rPr>
                <w:del w:id="1089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9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89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0737249" w14:textId="20A8FCDC" w:rsidR="00D64561" w:rsidRPr="008F20B5" w:rsidDel="00D64561" w:rsidRDefault="00D64561" w:rsidP="00DA2017">
            <w:pPr>
              <w:widowControl/>
              <w:jc w:val="center"/>
              <w:rPr>
                <w:del w:id="1090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0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4EBE08F9" w14:textId="77777777" w:rsidTr="0066205D">
        <w:trPr>
          <w:gridAfter w:val="2"/>
          <w:wAfter w:w="3056" w:type="dxa"/>
          <w:trHeight w:val="340"/>
          <w:del w:id="10902" w:author="家興 余" w:date="2021-01-22T10:31:00Z"/>
          <w:trPrChange w:id="1090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0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7DEE0E" w14:textId="5D001621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0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90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2226F4C" w14:textId="142B9AA8" w:rsidR="00D64561" w:rsidRPr="008F20B5" w:rsidDel="00D64561" w:rsidRDefault="00D64561" w:rsidP="00DA2017">
            <w:pPr>
              <w:widowControl/>
              <w:rPr>
                <w:del w:id="10907" w:author="家興 余" w:date="2021-01-22T10:31:00Z"/>
                <w:rFonts w:ascii="標楷體" w:eastAsia="標楷體" w:hAnsi="標楷體"/>
              </w:rPr>
            </w:pPr>
            <w:del w:id="10908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SettingDate</w:delText>
              </w:r>
            </w:del>
          </w:p>
        </w:tc>
        <w:tc>
          <w:tcPr>
            <w:tcW w:w="1864" w:type="pct"/>
            <w:noWrap/>
            <w:tcPrChange w:id="1090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E1472C7" w14:textId="04CE4E5E" w:rsidR="00D64561" w:rsidRPr="008F20B5" w:rsidDel="00D64561" w:rsidRDefault="00D64561" w:rsidP="00DA2017">
            <w:pPr>
              <w:widowControl/>
              <w:rPr>
                <w:del w:id="1091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1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設定日期</w:delText>
              </w:r>
            </w:del>
          </w:p>
        </w:tc>
        <w:tc>
          <w:tcPr>
            <w:tcW w:w="266" w:type="pct"/>
            <w:noWrap/>
            <w:tcPrChange w:id="1091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8410AA" w14:textId="34B19586" w:rsidR="00D64561" w:rsidRPr="008F20B5" w:rsidDel="00D64561" w:rsidRDefault="00D64561" w:rsidP="00DA2017">
            <w:pPr>
              <w:widowControl/>
              <w:jc w:val="center"/>
              <w:rPr>
                <w:del w:id="1091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1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tcPrChange w:id="1091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801178" w14:textId="7C6D4EEB" w:rsidR="00D64561" w:rsidRPr="008F20B5" w:rsidDel="00D64561" w:rsidRDefault="00D64561" w:rsidP="00DA2017">
            <w:pPr>
              <w:widowControl/>
              <w:jc w:val="center"/>
              <w:rPr>
                <w:del w:id="1091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1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6B6B23C1" w14:textId="77777777" w:rsidTr="0066205D">
        <w:trPr>
          <w:gridAfter w:val="2"/>
          <w:wAfter w:w="3056" w:type="dxa"/>
          <w:trHeight w:val="340"/>
          <w:del w:id="10918" w:author="家興 余" w:date="2021-01-22T10:31:00Z"/>
          <w:trPrChange w:id="1091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2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74A485" w14:textId="4445CB26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2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92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CD85650" w14:textId="1D7A6A4A" w:rsidR="00D64561" w:rsidRPr="008F20B5" w:rsidDel="00D64561" w:rsidRDefault="00D64561" w:rsidP="004444BD">
            <w:pPr>
              <w:widowControl/>
              <w:rPr>
                <w:del w:id="10923" w:author="家興 余" w:date="2021-01-22T10:31:00Z"/>
                <w:rFonts w:ascii="標楷體" w:eastAsia="標楷體" w:hAnsi="標楷體"/>
              </w:rPr>
            </w:pPr>
            <w:del w:id="10924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SettingBal</w:delText>
              </w:r>
            </w:del>
          </w:p>
        </w:tc>
        <w:tc>
          <w:tcPr>
            <w:tcW w:w="1864" w:type="pct"/>
            <w:noWrap/>
            <w:tcPrChange w:id="1092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274064B" w14:textId="17002CC0" w:rsidR="00D64561" w:rsidRPr="008F20B5" w:rsidDel="00D64561" w:rsidRDefault="00D64561" w:rsidP="004444BD">
            <w:pPr>
              <w:widowControl/>
              <w:rPr>
                <w:del w:id="1092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2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設定金額</w:delText>
              </w:r>
            </w:del>
          </w:p>
        </w:tc>
        <w:tc>
          <w:tcPr>
            <w:tcW w:w="266" w:type="pct"/>
            <w:noWrap/>
            <w:tcPrChange w:id="1092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8222CCF" w14:textId="2705695D" w:rsidR="00D64561" w:rsidRPr="008F20B5" w:rsidDel="00D64561" w:rsidRDefault="00D64561" w:rsidP="004444BD">
            <w:pPr>
              <w:widowControl/>
              <w:jc w:val="center"/>
              <w:rPr>
                <w:del w:id="1092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30" w:author="家興 余" w:date="2020-12-30T09:59:00Z">
              <w:r w:rsidRPr="008F20B5" w:rsidDel="00E8053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93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21DD891" w14:textId="612D7ED6" w:rsidR="00D64561" w:rsidRPr="008F20B5" w:rsidDel="00D64561" w:rsidRDefault="00D64561" w:rsidP="004444BD">
            <w:pPr>
              <w:widowControl/>
              <w:jc w:val="center"/>
              <w:rPr>
                <w:del w:id="1093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33" w:author="家興 余" w:date="2020-12-30T09:59:00Z">
              <w:r w:rsidRPr="008F20B5" w:rsidDel="00E80532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08478127" w14:textId="77777777" w:rsidTr="0066205D">
        <w:trPr>
          <w:gridAfter w:val="2"/>
          <w:wAfter w:w="3056" w:type="dxa"/>
          <w:trHeight w:val="340"/>
          <w:del w:id="10934" w:author="家興 余" w:date="2021-01-22T10:31:00Z"/>
          <w:trPrChange w:id="1093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3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84CD79" w14:textId="1146034B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3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3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1CB4B5D" w14:textId="7E734CD3" w:rsidR="00D64561" w:rsidRPr="008F20B5" w:rsidDel="00D64561" w:rsidRDefault="00D64561" w:rsidP="00DA2017">
            <w:pPr>
              <w:widowControl/>
              <w:rPr>
                <w:del w:id="1093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40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Synd</w:delText>
              </w:r>
            </w:del>
          </w:p>
        </w:tc>
        <w:tc>
          <w:tcPr>
            <w:tcW w:w="1864" w:type="pct"/>
            <w:noWrap/>
            <w:hideMark/>
            <w:tcPrChange w:id="1094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F16EF4C" w14:textId="326BD87C" w:rsidR="00D64561" w:rsidRPr="008F20B5" w:rsidDel="00D64561" w:rsidRDefault="00D64561" w:rsidP="00DA2017">
            <w:pPr>
              <w:widowControl/>
              <w:rPr>
                <w:del w:id="1094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4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聯貸案</w:delText>
              </w:r>
            </w:del>
          </w:p>
        </w:tc>
        <w:tc>
          <w:tcPr>
            <w:tcW w:w="266" w:type="pct"/>
            <w:noWrap/>
            <w:hideMark/>
            <w:tcPrChange w:id="1094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E72B02" w14:textId="798EAC9D" w:rsidR="00D64561" w:rsidRPr="008F20B5" w:rsidDel="00D64561" w:rsidRDefault="00D64561" w:rsidP="00DA2017">
            <w:pPr>
              <w:widowControl/>
              <w:jc w:val="center"/>
              <w:rPr>
                <w:del w:id="1094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4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4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869C8B7" w14:textId="7B2CE683" w:rsidR="00D64561" w:rsidRPr="008F20B5" w:rsidDel="00D64561" w:rsidRDefault="00D64561" w:rsidP="00DA2017">
            <w:pPr>
              <w:widowControl/>
              <w:jc w:val="center"/>
              <w:rPr>
                <w:del w:id="1094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4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3A326725" w14:textId="77777777" w:rsidTr="0066205D">
        <w:trPr>
          <w:gridAfter w:val="2"/>
          <w:wAfter w:w="3056" w:type="dxa"/>
          <w:trHeight w:val="340"/>
          <w:del w:id="10950" w:author="家興 余" w:date="2021-01-22T10:31:00Z"/>
          <w:trPrChange w:id="1095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5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9F87F3" w14:textId="64CF39E0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5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5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62F4693" w14:textId="0BB077BB" w:rsidR="00D64561" w:rsidRPr="008F20B5" w:rsidDel="00D64561" w:rsidRDefault="00D64561" w:rsidP="00DA2017">
            <w:pPr>
              <w:widowControl/>
              <w:rPr>
                <w:del w:id="1095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56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SyndCode</w:delText>
              </w:r>
            </w:del>
          </w:p>
        </w:tc>
        <w:tc>
          <w:tcPr>
            <w:tcW w:w="1864" w:type="pct"/>
            <w:noWrap/>
            <w:hideMark/>
            <w:tcPrChange w:id="1095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EB35250" w14:textId="4372AA0F" w:rsidR="00D64561" w:rsidRPr="008F20B5" w:rsidDel="00D64561" w:rsidRDefault="00D64561" w:rsidP="00DA2017">
            <w:pPr>
              <w:widowControl/>
              <w:rPr>
                <w:del w:id="1095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5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聯貸案類型</w:delText>
              </w:r>
            </w:del>
          </w:p>
        </w:tc>
        <w:tc>
          <w:tcPr>
            <w:tcW w:w="266" w:type="pct"/>
            <w:noWrap/>
            <w:hideMark/>
            <w:tcPrChange w:id="1096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69A9E4" w14:textId="1D32D5D2" w:rsidR="00D64561" w:rsidRPr="008F20B5" w:rsidDel="00D64561" w:rsidRDefault="00D64561" w:rsidP="00DA2017">
            <w:pPr>
              <w:widowControl/>
              <w:jc w:val="center"/>
              <w:rPr>
                <w:del w:id="1096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6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6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A78013" w14:textId="687A0499" w:rsidR="00D64561" w:rsidRPr="008F20B5" w:rsidDel="00D64561" w:rsidRDefault="00D64561" w:rsidP="00DA2017">
            <w:pPr>
              <w:widowControl/>
              <w:jc w:val="center"/>
              <w:rPr>
                <w:del w:id="1096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6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3AABD633" w14:textId="77777777" w:rsidTr="0066205D">
        <w:trPr>
          <w:gridAfter w:val="2"/>
          <w:wAfter w:w="3056" w:type="dxa"/>
          <w:trHeight w:val="340"/>
          <w:del w:id="10966" w:author="家興 余" w:date="2021-01-22T10:31:00Z"/>
          <w:trPrChange w:id="1096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6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129C12" w14:textId="2B671EC1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6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7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6FA27E5" w14:textId="3F5A539F" w:rsidR="00D64561" w:rsidRPr="008F20B5" w:rsidDel="00D64561" w:rsidRDefault="00D64561" w:rsidP="004444BD">
            <w:pPr>
              <w:widowControl/>
              <w:rPr>
                <w:del w:id="1097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72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DispPrice</w:delText>
              </w:r>
            </w:del>
          </w:p>
        </w:tc>
        <w:tc>
          <w:tcPr>
            <w:tcW w:w="1864" w:type="pct"/>
            <w:noWrap/>
            <w:hideMark/>
            <w:tcPrChange w:id="1097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D94F5C" w14:textId="420C587D" w:rsidR="00D64561" w:rsidRPr="008F20B5" w:rsidDel="00D64561" w:rsidRDefault="00D64561" w:rsidP="004444BD">
            <w:pPr>
              <w:widowControl/>
              <w:rPr>
                <w:del w:id="1097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7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處分價格</w:delText>
              </w:r>
            </w:del>
          </w:p>
        </w:tc>
        <w:tc>
          <w:tcPr>
            <w:tcW w:w="266" w:type="pct"/>
            <w:noWrap/>
            <w:hideMark/>
            <w:tcPrChange w:id="1097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C66E17" w14:textId="484DAB4A" w:rsidR="00D64561" w:rsidRPr="008F20B5" w:rsidDel="00D64561" w:rsidRDefault="00D64561" w:rsidP="004444BD">
            <w:pPr>
              <w:widowControl/>
              <w:jc w:val="center"/>
              <w:rPr>
                <w:del w:id="1097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78" w:author="家興 余" w:date="2020-12-30T09:59:00Z">
              <w:r w:rsidRPr="008F20B5" w:rsidDel="00E77877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7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37A30E3" w14:textId="32CEB135" w:rsidR="00D64561" w:rsidRPr="008F20B5" w:rsidDel="00D64561" w:rsidRDefault="00D64561" w:rsidP="004444BD">
            <w:pPr>
              <w:widowControl/>
              <w:jc w:val="center"/>
              <w:rPr>
                <w:del w:id="1098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81" w:author="家興 余" w:date="2020-12-30T09:59:00Z">
              <w:r w:rsidRPr="008F20B5" w:rsidDel="00E77877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6D45419C" w14:textId="77777777" w:rsidTr="0066205D">
        <w:trPr>
          <w:gridAfter w:val="2"/>
          <w:wAfter w:w="3056" w:type="dxa"/>
          <w:trHeight w:val="340"/>
          <w:del w:id="10982" w:author="家興 余" w:date="2021-01-22T10:31:00Z"/>
          <w:trPrChange w:id="1098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8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A137E3" w14:textId="56B6FC1B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8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8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E9E105" w14:textId="23D0C10C" w:rsidR="00D64561" w:rsidRPr="008F20B5" w:rsidDel="00D64561" w:rsidRDefault="00D64561" w:rsidP="00DA2017">
            <w:pPr>
              <w:widowControl/>
              <w:rPr>
                <w:del w:id="1098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88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DispDate</w:delText>
              </w:r>
            </w:del>
          </w:p>
        </w:tc>
        <w:tc>
          <w:tcPr>
            <w:tcW w:w="1864" w:type="pct"/>
            <w:noWrap/>
            <w:hideMark/>
            <w:tcPrChange w:id="1098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6A69B1" w14:textId="56C02099" w:rsidR="00D64561" w:rsidRPr="008F20B5" w:rsidDel="00D64561" w:rsidRDefault="00D64561" w:rsidP="00DA2017">
            <w:pPr>
              <w:widowControl/>
              <w:rPr>
                <w:del w:id="1099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9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處分日期</w:delText>
              </w:r>
            </w:del>
          </w:p>
        </w:tc>
        <w:tc>
          <w:tcPr>
            <w:tcW w:w="266" w:type="pct"/>
            <w:noWrap/>
            <w:hideMark/>
            <w:tcPrChange w:id="1099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B655BEE" w14:textId="1BB4E52F" w:rsidR="00D64561" w:rsidRPr="008F20B5" w:rsidDel="00D64561" w:rsidRDefault="00D64561" w:rsidP="00DA2017">
            <w:pPr>
              <w:widowControl/>
              <w:jc w:val="center"/>
              <w:rPr>
                <w:del w:id="1099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9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99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A848EE1" w14:textId="0AEAEB42" w:rsidR="00D64561" w:rsidRPr="008F20B5" w:rsidDel="00D64561" w:rsidRDefault="00D64561" w:rsidP="00DA2017">
            <w:pPr>
              <w:widowControl/>
              <w:jc w:val="center"/>
              <w:rPr>
                <w:del w:id="1099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9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14F2EAC5" w14:textId="77777777" w:rsidTr="0066205D">
        <w:trPr>
          <w:gridAfter w:val="2"/>
          <w:wAfter w:w="3056" w:type="dxa"/>
          <w:trHeight w:val="340"/>
          <w:del w:id="10998" w:author="家興 余" w:date="2021-01-22T10:31:00Z"/>
          <w:trPrChange w:id="1099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100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B8C824" w14:textId="2972DD02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100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00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EE2E8C9" w14:textId="1E13DD48" w:rsidR="00D64561" w:rsidRPr="008F20B5" w:rsidDel="00D64561" w:rsidRDefault="00D64561" w:rsidP="00DA2017">
            <w:pPr>
              <w:widowControl/>
              <w:rPr>
                <w:del w:id="1100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1004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ClStatus</w:delText>
              </w:r>
            </w:del>
          </w:p>
        </w:tc>
        <w:tc>
          <w:tcPr>
            <w:tcW w:w="1864" w:type="pct"/>
            <w:noWrap/>
            <w:hideMark/>
            <w:tcPrChange w:id="1100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0973CF" w14:textId="1B89B4AE" w:rsidR="00D64561" w:rsidRPr="008F20B5" w:rsidDel="00D64561" w:rsidRDefault="00D64561" w:rsidP="00DA2017">
            <w:pPr>
              <w:widowControl/>
              <w:rPr>
                <w:del w:id="1100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100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擔保品狀況碼</w:delText>
              </w:r>
            </w:del>
          </w:p>
        </w:tc>
        <w:tc>
          <w:tcPr>
            <w:tcW w:w="266" w:type="pct"/>
            <w:noWrap/>
            <w:hideMark/>
            <w:tcPrChange w:id="1100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FACB1BB" w14:textId="4F94E8BF" w:rsidR="00D64561" w:rsidRPr="008F20B5" w:rsidDel="00D64561" w:rsidRDefault="00D64561" w:rsidP="00DA2017">
            <w:pPr>
              <w:widowControl/>
              <w:jc w:val="center"/>
              <w:rPr>
                <w:del w:id="1100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101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101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F2B0B21" w14:textId="241AE212" w:rsidR="00D64561" w:rsidRPr="008F20B5" w:rsidDel="00D64561" w:rsidRDefault="00D64561" w:rsidP="00DA2017">
            <w:pPr>
              <w:widowControl/>
              <w:jc w:val="center"/>
              <w:rPr>
                <w:del w:id="1101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101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14:paraId="6EC9ED5F" w14:textId="77777777" w:rsidTr="0066205D">
        <w:trPr>
          <w:trHeight w:val="340"/>
          <w:ins w:id="11014" w:author="家興 余" w:date="2021-01-22T10:44:00Z"/>
          <w:trPrChange w:id="11015" w:author="家興 余" w:date="2021-01-22T11:02:00Z">
            <w:trPr>
              <w:trHeight w:val="340"/>
            </w:trPr>
          </w:trPrChange>
        </w:trPr>
        <w:tc>
          <w:tcPr>
            <w:tcW w:w="267" w:type="pct"/>
            <w:hideMark/>
            <w:tcPrChange w:id="11016" w:author="家興 余" w:date="2021-01-22T11:02:00Z">
              <w:tcPr>
                <w:tcW w:w="4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C294F9D" w14:textId="77777777" w:rsidR="00D64561" w:rsidRPr="008F20B5" w:rsidRDefault="00D64561" w:rsidP="00D64561">
            <w:pPr>
              <w:widowControl/>
              <w:jc w:val="center"/>
              <w:rPr>
                <w:ins w:id="1101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1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93" w:type="pct"/>
            <w:hideMark/>
            <w:tcPrChange w:id="11019" w:author="家興 余" w:date="2021-01-22T11:02:00Z">
              <w:tcPr>
                <w:tcW w:w="1175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7DFFDC4" w14:textId="77777777" w:rsidR="00D64561" w:rsidRPr="008F20B5" w:rsidRDefault="00D64561" w:rsidP="00D64561">
            <w:pPr>
              <w:widowControl/>
              <w:jc w:val="center"/>
              <w:rPr>
                <w:ins w:id="1102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21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864" w:type="pct"/>
            <w:hideMark/>
            <w:tcPrChange w:id="11022" w:author="家興 余" w:date="2021-01-22T11:02:00Z">
              <w:tcPr>
                <w:tcW w:w="3141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7175032" w14:textId="77777777" w:rsidR="00D64561" w:rsidRPr="008F20B5" w:rsidRDefault="00D64561" w:rsidP="00D64561">
            <w:pPr>
              <w:widowControl/>
              <w:jc w:val="center"/>
              <w:rPr>
                <w:ins w:id="110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2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66" w:type="pct"/>
            <w:hideMark/>
            <w:tcPrChange w:id="11025" w:author="家興 余" w:date="2021-01-22T11:02:00Z">
              <w:tcPr>
                <w:tcW w:w="462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46C8215" w14:textId="77777777" w:rsidR="00D64561" w:rsidRPr="008F20B5" w:rsidRDefault="00D64561" w:rsidP="00D64561">
            <w:pPr>
              <w:widowControl/>
              <w:jc w:val="center"/>
              <w:rPr>
                <w:ins w:id="110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27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66" w:type="pct"/>
            <w:hideMark/>
            <w:tcPrChange w:id="11028" w:author="家興 余" w:date="2021-01-22T11:02:00Z">
              <w:tcPr>
                <w:tcW w:w="462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1C71307" w14:textId="77777777" w:rsidR="00D64561" w:rsidRPr="008F20B5" w:rsidRDefault="00D64561" w:rsidP="00D64561">
            <w:pPr>
              <w:widowControl/>
              <w:jc w:val="center"/>
              <w:rPr>
                <w:ins w:id="1102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3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66" w:type="pct"/>
            <w:tcPrChange w:id="11031" w:author="家興 余" w:date="2021-01-22T11:02:00Z">
              <w:tcPr>
                <w:tcW w:w="2321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E1C122E" w14:textId="77777777" w:rsidR="00D64561" w:rsidRPr="008F20B5" w:rsidRDefault="00D64561" w:rsidP="00D64561">
            <w:pPr>
              <w:widowControl/>
              <w:jc w:val="center"/>
              <w:rPr>
                <w:ins w:id="1103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3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hideMark/>
            <w:tcPrChange w:id="11034" w:author="家興 余" w:date="2021-01-22T11:02:00Z">
              <w:tcPr>
                <w:tcW w:w="13041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5F262EC" w14:textId="77777777" w:rsidR="00D64561" w:rsidRPr="008F20B5" w:rsidRDefault="00D64561" w:rsidP="00D64561">
            <w:pPr>
              <w:widowControl/>
              <w:rPr>
                <w:ins w:id="1103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3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8F20B5" w14:paraId="7FA07596" w14:textId="77777777" w:rsidTr="0066205D">
        <w:trPr>
          <w:trHeight w:val="340"/>
          <w:ins w:id="11037" w:author="家興 余" w:date="2021-01-22T10:44:00Z"/>
          <w:trPrChange w:id="1103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3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A4363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04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104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DC1D58B" w14:textId="77777777" w:rsidR="00D64561" w:rsidRPr="008F20B5" w:rsidRDefault="00D64561" w:rsidP="00D64561">
            <w:pPr>
              <w:widowControl/>
              <w:rPr>
                <w:ins w:id="1104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4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864" w:type="pct"/>
            <w:hideMark/>
            <w:tcPrChange w:id="1104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02A1A59" w14:textId="77777777" w:rsidR="00D64561" w:rsidRPr="008F20B5" w:rsidRDefault="00D64561" w:rsidP="00D64561">
            <w:pPr>
              <w:widowControl/>
              <w:rPr>
                <w:ins w:id="1104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4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66" w:type="pct"/>
            <w:hideMark/>
            <w:tcPrChange w:id="1104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A41B4E8" w14:textId="77777777" w:rsidR="00D64561" w:rsidRPr="008F20B5" w:rsidRDefault="00D64561" w:rsidP="00D64561">
            <w:pPr>
              <w:widowControl/>
              <w:jc w:val="center"/>
              <w:rPr>
                <w:ins w:id="110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4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hideMark/>
            <w:tcPrChange w:id="1105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5C5E366" w14:textId="77777777" w:rsidR="00D64561" w:rsidRPr="008F20B5" w:rsidRDefault="00D64561" w:rsidP="00D64561">
            <w:pPr>
              <w:widowControl/>
              <w:jc w:val="center"/>
              <w:rPr>
                <w:ins w:id="110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5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66" w:type="pct"/>
            <w:tcPrChange w:id="1105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138830C" w14:textId="77777777" w:rsidR="00D64561" w:rsidRPr="008F20B5" w:rsidRDefault="00D64561" w:rsidP="00D64561">
            <w:pPr>
              <w:widowControl/>
              <w:jc w:val="center"/>
              <w:rPr>
                <w:ins w:id="1105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5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105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0080B25" w14:textId="77777777" w:rsidR="00D64561" w:rsidRPr="008F20B5" w:rsidRDefault="00D64561" w:rsidP="00D64561">
            <w:pPr>
              <w:widowControl/>
              <w:rPr>
                <w:ins w:id="1105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5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L2414</w:t>
              </w:r>
            </w:ins>
          </w:p>
        </w:tc>
      </w:tr>
      <w:tr w:rsidR="00D64561" w:rsidRPr="008F20B5" w14:paraId="1CFA4EF6" w14:textId="77777777" w:rsidTr="0066205D">
        <w:trPr>
          <w:trHeight w:val="340"/>
          <w:ins w:id="11059" w:author="家興 余" w:date="2021-01-22T10:44:00Z"/>
          <w:trPrChange w:id="1106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6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CBFD7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0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106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C8AA4F" w14:textId="77777777" w:rsidR="00D64561" w:rsidRPr="008F20B5" w:rsidRDefault="00D64561" w:rsidP="00D64561">
            <w:pPr>
              <w:widowControl/>
              <w:rPr>
                <w:ins w:id="1106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6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864" w:type="pct"/>
            <w:tcPrChange w:id="1106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A3A62E0" w14:textId="77777777" w:rsidR="00D64561" w:rsidRPr="008F20B5" w:rsidRDefault="00D64561" w:rsidP="00D64561">
            <w:pPr>
              <w:widowControl/>
              <w:rPr>
                <w:ins w:id="1106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6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66" w:type="pct"/>
            <w:tcPrChange w:id="1106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F024D6" w14:textId="77777777" w:rsidR="00D64561" w:rsidRPr="008F20B5" w:rsidRDefault="00D64561" w:rsidP="00D64561">
            <w:pPr>
              <w:widowControl/>
              <w:jc w:val="center"/>
              <w:rPr>
                <w:ins w:id="1107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7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tcPrChange w:id="1107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C1EA28" w14:textId="77777777" w:rsidR="00D64561" w:rsidRPr="008F20B5" w:rsidRDefault="00D64561" w:rsidP="00D64561">
            <w:pPr>
              <w:widowControl/>
              <w:jc w:val="center"/>
              <w:rPr>
                <w:ins w:id="1107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7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107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957ED21" w14:textId="77777777" w:rsidR="00D64561" w:rsidRPr="008F20B5" w:rsidRDefault="00D64561" w:rsidP="00D64561">
            <w:pPr>
              <w:widowControl/>
              <w:jc w:val="center"/>
              <w:rPr>
                <w:ins w:id="1107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7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07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D310785" w14:textId="77777777" w:rsidR="00D64561" w:rsidRPr="008F20B5" w:rsidRDefault="00D64561" w:rsidP="00D64561">
            <w:pPr>
              <w:widowControl/>
              <w:rPr>
                <w:ins w:id="1107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8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;4: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刪除</w:t>
              </w:r>
            </w:ins>
          </w:p>
        </w:tc>
      </w:tr>
      <w:tr w:rsidR="00D64561" w:rsidRPr="008F20B5" w14:paraId="765BF495" w14:textId="77777777" w:rsidTr="0066205D">
        <w:trPr>
          <w:trHeight w:val="340"/>
          <w:ins w:id="11081" w:author="家興 余" w:date="2021-01-22T10:44:00Z"/>
          <w:trPrChange w:id="1108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8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B3FE72" w14:textId="77777777" w:rsidR="00D64561" w:rsidRPr="004A1C2C" w:rsidRDefault="00D64561" w:rsidP="00D64561">
            <w:pPr>
              <w:pStyle w:val="af9"/>
              <w:numPr>
                <w:ilvl w:val="0"/>
                <w:numId w:val="40"/>
              </w:numPr>
              <w:ind w:leftChars="0"/>
              <w:rPr>
                <w:ins w:id="11084" w:author="家興 余" w:date="2021-01-22T10:44:00Z"/>
                <w:rFonts w:ascii="標楷體" w:eastAsia="標楷體" w:hAnsi="標楷體"/>
              </w:rPr>
            </w:pPr>
          </w:p>
        </w:tc>
        <w:tc>
          <w:tcPr>
            <w:tcW w:w="693" w:type="pct"/>
            <w:tcPrChange w:id="1108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353568" w14:textId="77777777" w:rsidR="00D64561" w:rsidRPr="008F20B5" w:rsidRDefault="00D64561" w:rsidP="00D64561">
            <w:pPr>
              <w:widowControl/>
              <w:rPr>
                <w:ins w:id="1108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87" w:author="家興 余" w:date="2021-01-22T10:44:00Z">
              <w:r w:rsidRPr="004A1C2C">
                <w:rPr>
                  <w:rFonts w:ascii="標楷體" w:eastAsia="標楷體" w:hAnsi="標楷體"/>
                </w:rPr>
                <w:t>CustId</w:t>
              </w:r>
            </w:ins>
          </w:p>
        </w:tc>
        <w:tc>
          <w:tcPr>
            <w:tcW w:w="1864" w:type="pct"/>
            <w:tcPrChange w:id="1108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94E9007" w14:textId="77777777" w:rsidR="00D64561" w:rsidRPr="008F20B5" w:rsidRDefault="00D64561" w:rsidP="00D64561">
            <w:pPr>
              <w:widowControl/>
              <w:rPr>
                <w:ins w:id="1108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9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統一編號</w:t>
              </w:r>
            </w:ins>
          </w:p>
        </w:tc>
        <w:tc>
          <w:tcPr>
            <w:tcW w:w="266" w:type="pct"/>
            <w:tcPrChange w:id="1109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5F82DB1" w14:textId="77777777" w:rsidR="00D64561" w:rsidRPr="008F20B5" w:rsidRDefault="00D64561" w:rsidP="00D64561">
            <w:pPr>
              <w:widowControl/>
              <w:jc w:val="center"/>
              <w:rPr>
                <w:ins w:id="1109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9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tcPrChange w:id="1109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CFDAE46" w14:textId="77777777" w:rsidR="00D64561" w:rsidRPr="008F20B5" w:rsidRDefault="00D64561" w:rsidP="00D64561">
            <w:pPr>
              <w:widowControl/>
              <w:jc w:val="center"/>
              <w:rPr>
                <w:ins w:id="1109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9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66" w:type="pct"/>
            <w:tcPrChange w:id="1109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AB483FF" w14:textId="77777777" w:rsidR="00D64561" w:rsidRPr="008F20B5" w:rsidRDefault="00D64561" w:rsidP="00D64561">
            <w:pPr>
              <w:widowControl/>
              <w:jc w:val="center"/>
              <w:rPr>
                <w:ins w:id="1109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9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10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A388BE7" w14:textId="77777777" w:rsidR="00D64561" w:rsidRPr="008F20B5" w:rsidRDefault="00D64561" w:rsidP="00D64561">
            <w:pPr>
              <w:widowControl/>
              <w:rPr>
                <w:ins w:id="1110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C88848A" w14:textId="77777777" w:rsidTr="0066205D">
        <w:trPr>
          <w:trHeight w:val="340"/>
          <w:ins w:id="11102" w:author="家興 余" w:date="2021-01-22T10:44:00Z"/>
          <w:trPrChange w:id="11103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04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C2E5E6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0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1106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FA8671" w14:textId="77777777" w:rsidR="00D64561" w:rsidRPr="008F20B5" w:rsidRDefault="00D64561" w:rsidP="00D64561">
            <w:pPr>
              <w:widowControl/>
              <w:rPr>
                <w:ins w:id="1110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08" w:author="家興 余" w:date="2021-01-22T10:44:00Z">
              <w:r w:rsidRPr="004A1C2C">
                <w:rPr>
                  <w:rFonts w:ascii="標楷體" w:eastAsia="標楷體" w:hAnsi="標楷體"/>
                </w:rPr>
                <w:t>CustNo</w:t>
              </w:r>
            </w:ins>
          </w:p>
        </w:tc>
        <w:tc>
          <w:tcPr>
            <w:tcW w:w="1864" w:type="pct"/>
            <w:tcPrChange w:id="11109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9046762" w14:textId="77777777" w:rsidR="00D64561" w:rsidRPr="008F20B5" w:rsidRDefault="00D64561" w:rsidP="00D64561">
            <w:pPr>
              <w:widowControl/>
              <w:rPr>
                <w:ins w:id="1111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11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</w:p>
        </w:tc>
        <w:tc>
          <w:tcPr>
            <w:tcW w:w="266" w:type="pct"/>
            <w:tcPrChange w:id="1111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8FED545" w14:textId="77777777" w:rsidR="00D64561" w:rsidRPr="008F20B5" w:rsidRDefault="00D64561" w:rsidP="00D64561">
            <w:pPr>
              <w:widowControl/>
              <w:jc w:val="center"/>
              <w:rPr>
                <w:ins w:id="1111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1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tcPrChange w:id="1111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3489A86" w14:textId="77777777" w:rsidR="00D64561" w:rsidRPr="008F20B5" w:rsidRDefault="00D64561" w:rsidP="00D64561">
            <w:pPr>
              <w:widowControl/>
              <w:jc w:val="center"/>
              <w:rPr>
                <w:ins w:id="111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1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118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B40F575" w14:textId="77777777" w:rsidR="00D64561" w:rsidRPr="008F20B5" w:rsidRDefault="00D64561" w:rsidP="00D64561">
            <w:pPr>
              <w:widowControl/>
              <w:jc w:val="center"/>
              <w:rPr>
                <w:ins w:id="1111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2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121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155C72" w14:textId="77777777" w:rsidR="00D64561" w:rsidRPr="008F20B5" w:rsidRDefault="00D64561" w:rsidP="00D64561">
            <w:pPr>
              <w:widowControl/>
              <w:rPr>
                <w:ins w:id="1112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173E40D6" w14:textId="77777777" w:rsidTr="0066205D">
        <w:trPr>
          <w:trHeight w:val="340"/>
          <w:ins w:id="11123" w:author="家興 余" w:date="2021-01-22T10:44:00Z"/>
          <w:trPrChange w:id="1112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2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51772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112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2C55D968" w14:textId="77777777" w:rsidR="00D64561" w:rsidRPr="008F20B5" w:rsidRDefault="00D64561" w:rsidP="00D64561">
            <w:pPr>
              <w:widowControl/>
              <w:rPr>
                <w:ins w:id="111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2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ClCode1</w:t>
              </w:r>
            </w:ins>
          </w:p>
        </w:tc>
        <w:tc>
          <w:tcPr>
            <w:tcW w:w="1864" w:type="pct"/>
            <w:hideMark/>
            <w:tcPrChange w:id="1113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4823F5F" w14:textId="77777777" w:rsidR="00D64561" w:rsidRPr="008F20B5" w:rsidRDefault="00D64561" w:rsidP="00D64561">
            <w:pPr>
              <w:widowControl/>
              <w:rPr>
                <w:ins w:id="1113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3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hideMark/>
            <w:tcPrChange w:id="1113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43C6227D" w14:textId="77777777" w:rsidR="00D64561" w:rsidRPr="008F20B5" w:rsidRDefault="00D64561" w:rsidP="00D64561">
            <w:pPr>
              <w:widowControl/>
              <w:jc w:val="center"/>
              <w:rPr>
                <w:ins w:id="1113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3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hideMark/>
            <w:tcPrChange w:id="1113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2325DC5F" w14:textId="77777777" w:rsidR="00D64561" w:rsidRPr="008F20B5" w:rsidRDefault="00D64561" w:rsidP="00D64561">
            <w:pPr>
              <w:widowControl/>
              <w:jc w:val="center"/>
              <w:rPr>
                <w:ins w:id="1113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3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113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AF69AE" w14:textId="77777777" w:rsidR="00D64561" w:rsidRPr="008F20B5" w:rsidRDefault="00D64561" w:rsidP="00D64561">
            <w:pPr>
              <w:widowControl/>
              <w:jc w:val="center"/>
              <w:rPr>
                <w:ins w:id="1114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4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14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B75F4D5" w14:textId="77777777" w:rsidR="00D64561" w:rsidRPr="008F20B5" w:rsidRDefault="00D64561" w:rsidP="00D64561">
            <w:pPr>
              <w:widowControl/>
              <w:rPr>
                <w:ins w:id="1114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4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5: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</w:t>
              </w:r>
            </w:ins>
          </w:p>
        </w:tc>
      </w:tr>
      <w:tr w:rsidR="00D64561" w:rsidRPr="008F20B5" w14:paraId="1B40347F" w14:textId="77777777" w:rsidTr="0066205D">
        <w:trPr>
          <w:trHeight w:val="340"/>
          <w:ins w:id="11145" w:author="家興 余" w:date="2021-01-22T10:44:00Z"/>
          <w:trPrChange w:id="1114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4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4A00B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14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0A8EC7" w14:textId="77777777" w:rsidR="00D64561" w:rsidRPr="008F20B5" w:rsidRDefault="00D64561" w:rsidP="00D64561">
            <w:pPr>
              <w:widowControl/>
              <w:rPr>
                <w:ins w:id="1115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5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ClCode2</w:t>
              </w:r>
            </w:ins>
          </w:p>
        </w:tc>
        <w:tc>
          <w:tcPr>
            <w:tcW w:w="1864" w:type="pct"/>
            <w:noWrap/>
            <w:hideMark/>
            <w:tcPrChange w:id="1115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4142C66" w14:textId="77777777" w:rsidR="00D64561" w:rsidRPr="008F20B5" w:rsidRDefault="00D64561" w:rsidP="00D64561">
            <w:pPr>
              <w:widowControl/>
              <w:rPr>
                <w:ins w:id="111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5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noWrap/>
            <w:hideMark/>
            <w:tcPrChange w:id="1115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F84987" w14:textId="77777777" w:rsidR="00D64561" w:rsidRPr="008F20B5" w:rsidRDefault="00D64561" w:rsidP="00D64561">
            <w:pPr>
              <w:widowControl/>
              <w:jc w:val="center"/>
              <w:rPr>
                <w:ins w:id="111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5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15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4299F48" w14:textId="77777777" w:rsidR="00D64561" w:rsidRPr="008F20B5" w:rsidRDefault="00D64561" w:rsidP="00D64561">
            <w:pPr>
              <w:widowControl/>
              <w:jc w:val="center"/>
              <w:rPr>
                <w:ins w:id="1115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6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tcPrChange w:id="1116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860173" w14:textId="77777777" w:rsidR="00D64561" w:rsidRPr="008F20B5" w:rsidRDefault="00D64561" w:rsidP="00D64561">
            <w:pPr>
              <w:widowControl/>
              <w:jc w:val="center"/>
              <w:rPr>
                <w:ins w:id="111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6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16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5F25B9D" w14:textId="77777777" w:rsidR="00D64561" w:rsidRDefault="00D64561" w:rsidP="00D64561">
            <w:pPr>
              <w:widowControl/>
              <w:rPr>
                <w:ins w:id="111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6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固定為01</w:t>
              </w:r>
            </w:ins>
          </w:p>
          <w:p w14:paraId="7DB170C5" w14:textId="77777777" w:rsidR="00D64561" w:rsidRPr="008F20B5" w:rsidRDefault="00D64561" w:rsidP="00D64561">
            <w:pPr>
              <w:widowControl/>
              <w:rPr>
                <w:ins w:id="1116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6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銀行保證－銀行保證</w:t>
              </w:r>
            </w:ins>
          </w:p>
        </w:tc>
      </w:tr>
      <w:tr w:rsidR="00D64561" w:rsidRPr="008F20B5" w14:paraId="6BBDC561" w14:textId="77777777" w:rsidTr="0066205D">
        <w:trPr>
          <w:trHeight w:val="340"/>
          <w:ins w:id="11169" w:author="家興 余" w:date="2021-01-22T10:44:00Z"/>
          <w:trPrChange w:id="1117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7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92ABA97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117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44ED26" w14:textId="77777777" w:rsidR="00D64561" w:rsidRPr="008F20B5" w:rsidRDefault="00D64561" w:rsidP="00D64561">
            <w:pPr>
              <w:widowControl/>
              <w:rPr>
                <w:ins w:id="1117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7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ClNo</w:t>
              </w:r>
            </w:ins>
          </w:p>
        </w:tc>
        <w:tc>
          <w:tcPr>
            <w:tcW w:w="1864" w:type="pct"/>
            <w:hideMark/>
            <w:tcPrChange w:id="1117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3A4AB0C8" w14:textId="77777777" w:rsidR="00D64561" w:rsidRPr="008F20B5" w:rsidRDefault="00D64561" w:rsidP="00D64561">
            <w:pPr>
              <w:widowControl/>
              <w:rPr>
                <w:ins w:id="1117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7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擔保品編號</w:t>
              </w:r>
            </w:ins>
          </w:p>
        </w:tc>
        <w:tc>
          <w:tcPr>
            <w:tcW w:w="266" w:type="pct"/>
            <w:hideMark/>
            <w:tcPrChange w:id="1117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6CCAA9" w14:textId="77777777" w:rsidR="00D64561" w:rsidRPr="008F20B5" w:rsidRDefault="00D64561" w:rsidP="00D64561">
            <w:pPr>
              <w:widowControl/>
              <w:jc w:val="center"/>
              <w:rPr>
                <w:ins w:id="1118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8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hideMark/>
            <w:tcPrChange w:id="1118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EA7A5B7" w14:textId="77777777" w:rsidR="00D64561" w:rsidRPr="008F20B5" w:rsidRDefault="00D64561" w:rsidP="00D64561">
            <w:pPr>
              <w:widowControl/>
              <w:jc w:val="center"/>
              <w:rPr>
                <w:ins w:id="1118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8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18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06B662E" w14:textId="77777777" w:rsidR="00D64561" w:rsidRPr="008F20B5" w:rsidRDefault="00D64561" w:rsidP="00D64561">
            <w:pPr>
              <w:widowControl/>
              <w:jc w:val="center"/>
              <w:rPr>
                <w:ins w:id="1118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8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18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3BE49A" w14:textId="77777777" w:rsidR="00D64561" w:rsidRPr="008F20B5" w:rsidRDefault="00D64561" w:rsidP="00D64561">
            <w:pPr>
              <w:widowControl/>
              <w:rPr>
                <w:ins w:id="1118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9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0000000</w:t>
              </w:r>
            </w:ins>
          </w:p>
        </w:tc>
      </w:tr>
      <w:tr w:rsidR="00D64561" w:rsidRPr="008F20B5" w14:paraId="1CCC607D" w14:textId="77777777" w:rsidTr="0066205D">
        <w:trPr>
          <w:trHeight w:val="340"/>
          <w:ins w:id="11191" w:author="家興 余" w:date="2021-01-22T10:44:00Z"/>
          <w:trPrChange w:id="1119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9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4A077B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9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19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50DF398" w14:textId="77777777" w:rsidR="00D64561" w:rsidRPr="008F20B5" w:rsidRDefault="00D64561" w:rsidP="00D64561">
            <w:pPr>
              <w:widowControl/>
              <w:rPr>
                <w:ins w:id="1119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9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CityCode</w:t>
              </w:r>
            </w:ins>
          </w:p>
        </w:tc>
        <w:tc>
          <w:tcPr>
            <w:tcW w:w="1864" w:type="pct"/>
            <w:noWrap/>
            <w:hideMark/>
            <w:tcPrChange w:id="1119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46D5FF" w14:textId="77777777" w:rsidR="00D64561" w:rsidRPr="008F20B5" w:rsidRDefault="00D64561" w:rsidP="00D64561">
            <w:pPr>
              <w:widowControl/>
              <w:rPr>
                <w:ins w:id="1119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0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地區別</w:t>
              </w:r>
            </w:ins>
          </w:p>
        </w:tc>
        <w:tc>
          <w:tcPr>
            <w:tcW w:w="266" w:type="pct"/>
            <w:noWrap/>
            <w:hideMark/>
            <w:tcPrChange w:id="1120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8C9849" w14:textId="77777777" w:rsidR="00D64561" w:rsidRPr="008F20B5" w:rsidRDefault="00D64561" w:rsidP="00D64561">
            <w:pPr>
              <w:widowControl/>
              <w:jc w:val="center"/>
              <w:rPr>
                <w:ins w:id="112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0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20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FBB2413" w14:textId="77777777" w:rsidR="00D64561" w:rsidRPr="008F20B5" w:rsidRDefault="00D64561" w:rsidP="00D64561">
            <w:pPr>
              <w:widowControl/>
              <w:jc w:val="center"/>
              <w:rPr>
                <w:ins w:id="1120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0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tcPrChange w:id="1120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6D455C6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ins w:id="1120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0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1121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AEB8C87" w14:textId="77777777" w:rsidR="00D64561" w:rsidRPr="001A7CC5" w:rsidRDefault="00D64561" w:rsidP="00D64561">
            <w:pPr>
              <w:widowControl/>
              <w:spacing w:line="240" w:lineRule="exact"/>
              <w:rPr>
                <w:ins w:id="1121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03: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基隆市</w:t>
              </w:r>
            </w:ins>
          </w:p>
          <w:p w14:paraId="397B240F" w14:textId="77777777" w:rsidR="00D64561" w:rsidRPr="001A7CC5" w:rsidRDefault="00D64561" w:rsidP="00D64561">
            <w:pPr>
              <w:widowControl/>
              <w:spacing w:line="240" w:lineRule="exact"/>
              <w:rPr>
                <w:ins w:id="1121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05: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台北市</w:t>
              </w:r>
            </w:ins>
          </w:p>
          <w:p w14:paraId="44232798" w14:textId="77777777" w:rsidR="00D64561" w:rsidRPr="001A7CC5" w:rsidRDefault="00D64561" w:rsidP="00D64561">
            <w:pPr>
              <w:widowControl/>
              <w:spacing w:line="240" w:lineRule="exact"/>
              <w:rPr>
                <w:ins w:id="1121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10: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新北市</w:t>
              </w:r>
            </w:ins>
          </w:p>
          <w:p w14:paraId="13B2CB63" w14:textId="77777777" w:rsidR="00D64561" w:rsidRPr="001A7CC5" w:rsidRDefault="00D64561" w:rsidP="00D64561">
            <w:pPr>
              <w:widowControl/>
              <w:spacing w:line="240" w:lineRule="exact"/>
              <w:rPr>
                <w:ins w:id="1121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15: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桃園市</w:t>
              </w:r>
            </w:ins>
          </w:p>
          <w:p w14:paraId="4D314E49" w14:textId="77777777" w:rsidR="00D64561" w:rsidRPr="001A7CC5" w:rsidRDefault="00D64561" w:rsidP="00D64561">
            <w:pPr>
              <w:widowControl/>
              <w:spacing w:line="240" w:lineRule="exact"/>
              <w:rPr>
                <w:ins w:id="1121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17: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新竹市</w:t>
              </w:r>
            </w:ins>
          </w:p>
          <w:p w14:paraId="77951EA2" w14:textId="77777777" w:rsidR="00D64561" w:rsidRPr="001A7CC5" w:rsidRDefault="00D64561" w:rsidP="00D64561">
            <w:pPr>
              <w:widowControl/>
              <w:spacing w:line="240" w:lineRule="exact"/>
              <w:rPr>
                <w:ins w:id="1122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20: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新竹縣</w:t>
              </w:r>
            </w:ins>
          </w:p>
          <w:p w14:paraId="2EC51E12" w14:textId="77777777" w:rsidR="00D64561" w:rsidRPr="001A7CC5" w:rsidRDefault="00D64561" w:rsidP="00D64561">
            <w:pPr>
              <w:widowControl/>
              <w:spacing w:line="240" w:lineRule="exact"/>
              <w:rPr>
                <w:ins w:id="1122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25: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苗栗市</w:t>
              </w:r>
            </w:ins>
          </w:p>
          <w:p w14:paraId="5B1F5DB2" w14:textId="77777777" w:rsidR="00D64561" w:rsidRPr="001A7CC5" w:rsidRDefault="00D64561" w:rsidP="00D64561">
            <w:pPr>
              <w:widowControl/>
              <w:spacing w:line="240" w:lineRule="exact"/>
              <w:rPr>
                <w:ins w:id="1122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35: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台中市</w:t>
              </w:r>
            </w:ins>
          </w:p>
          <w:p w14:paraId="5D5A689A" w14:textId="77777777" w:rsidR="00D64561" w:rsidRPr="001A7CC5" w:rsidRDefault="00D64561" w:rsidP="00D64561">
            <w:pPr>
              <w:widowControl/>
              <w:spacing w:line="240" w:lineRule="exact"/>
              <w:rPr>
                <w:ins w:id="1122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40: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彰化縣</w:t>
              </w:r>
            </w:ins>
          </w:p>
          <w:p w14:paraId="706BCE35" w14:textId="77777777" w:rsidR="00D64561" w:rsidRPr="001A7CC5" w:rsidRDefault="00D64561" w:rsidP="00D64561">
            <w:pPr>
              <w:widowControl/>
              <w:spacing w:line="240" w:lineRule="exact"/>
              <w:rPr>
                <w:ins w:id="1122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45: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南投縣</w:t>
              </w:r>
            </w:ins>
          </w:p>
          <w:p w14:paraId="72D2C787" w14:textId="77777777" w:rsidR="00D64561" w:rsidRPr="001A7CC5" w:rsidRDefault="00D64561" w:rsidP="00D64561">
            <w:pPr>
              <w:widowControl/>
              <w:spacing w:line="240" w:lineRule="exact"/>
              <w:rPr>
                <w:ins w:id="1123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50: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雲林縣</w:t>
              </w:r>
            </w:ins>
          </w:p>
          <w:p w14:paraId="1B3D850D" w14:textId="77777777" w:rsidR="00D64561" w:rsidRPr="001A7CC5" w:rsidRDefault="00D64561" w:rsidP="00D64561">
            <w:pPr>
              <w:widowControl/>
              <w:spacing w:line="240" w:lineRule="exact"/>
              <w:rPr>
                <w:ins w:id="1123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54: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嘉義市</w:t>
              </w:r>
            </w:ins>
          </w:p>
          <w:p w14:paraId="2225F2B4" w14:textId="77777777" w:rsidR="00D64561" w:rsidRPr="001A7CC5" w:rsidRDefault="00D64561" w:rsidP="00D64561">
            <w:pPr>
              <w:widowControl/>
              <w:spacing w:line="240" w:lineRule="exact"/>
              <w:rPr>
                <w:ins w:id="1123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55: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嘉義縣</w:t>
              </w:r>
            </w:ins>
          </w:p>
          <w:p w14:paraId="24DCB8F6" w14:textId="77777777" w:rsidR="00D64561" w:rsidRPr="001A7CC5" w:rsidRDefault="00D64561" w:rsidP="00D64561">
            <w:pPr>
              <w:widowControl/>
              <w:spacing w:line="240" w:lineRule="exact"/>
              <w:rPr>
                <w:ins w:id="1123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65: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台南市</w:t>
              </w:r>
            </w:ins>
          </w:p>
          <w:p w14:paraId="42B0797A" w14:textId="77777777" w:rsidR="00D64561" w:rsidRPr="001A7CC5" w:rsidRDefault="00D64561" w:rsidP="00D64561">
            <w:pPr>
              <w:widowControl/>
              <w:spacing w:line="240" w:lineRule="exact"/>
              <w:rPr>
                <w:ins w:id="1123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70: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高雄市</w:t>
              </w:r>
            </w:ins>
          </w:p>
          <w:p w14:paraId="07311B6F" w14:textId="77777777" w:rsidR="00D64561" w:rsidRPr="001A7CC5" w:rsidRDefault="00D64561" w:rsidP="00D64561">
            <w:pPr>
              <w:widowControl/>
              <w:spacing w:line="240" w:lineRule="exact"/>
              <w:rPr>
                <w:ins w:id="1124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80: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屏東市</w:t>
              </w:r>
            </w:ins>
          </w:p>
          <w:p w14:paraId="01F62A33" w14:textId="77777777" w:rsidR="00D64561" w:rsidRPr="001A7CC5" w:rsidRDefault="00D64561" w:rsidP="00D64561">
            <w:pPr>
              <w:widowControl/>
              <w:spacing w:line="240" w:lineRule="exact"/>
              <w:rPr>
                <w:ins w:id="1124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85: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台東縣</w:t>
              </w:r>
            </w:ins>
          </w:p>
          <w:p w14:paraId="5BBD94D5" w14:textId="77777777" w:rsidR="00D64561" w:rsidRPr="001A7CC5" w:rsidRDefault="00D64561" w:rsidP="00D64561">
            <w:pPr>
              <w:widowControl/>
              <w:spacing w:line="240" w:lineRule="exact"/>
              <w:rPr>
                <w:ins w:id="1124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90: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花蓮縣</w:t>
              </w:r>
            </w:ins>
          </w:p>
          <w:p w14:paraId="130392F7" w14:textId="77777777" w:rsidR="00D64561" w:rsidRPr="001A7CC5" w:rsidRDefault="00D64561" w:rsidP="00D64561">
            <w:pPr>
              <w:widowControl/>
              <w:spacing w:line="240" w:lineRule="exact"/>
              <w:rPr>
                <w:ins w:id="1124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95: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宜蘭縣</w:t>
              </w:r>
            </w:ins>
          </w:p>
          <w:p w14:paraId="0B29C136" w14:textId="77777777" w:rsidR="00D64561" w:rsidRDefault="00D64561" w:rsidP="00D64561">
            <w:pPr>
              <w:widowControl/>
              <w:spacing w:line="240" w:lineRule="exact"/>
              <w:rPr>
                <w:ins w:id="1124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5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97: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澎湖縣</w:t>
              </w:r>
            </w:ins>
          </w:p>
          <w:p w14:paraId="5BE5DFED" w14:textId="77777777" w:rsidR="00D64561" w:rsidRPr="001A7CC5" w:rsidRDefault="00D64561" w:rsidP="00D64561">
            <w:pPr>
              <w:widowControl/>
              <w:spacing w:line="240" w:lineRule="exact"/>
              <w:rPr>
                <w:ins w:id="1125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5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2414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D64561" w:rsidRPr="008F20B5" w14:paraId="3D8F4E25" w14:textId="77777777" w:rsidTr="0066205D">
        <w:trPr>
          <w:trHeight w:val="340"/>
          <w:ins w:id="11253" w:author="家興 余" w:date="2021-01-22T10:44:00Z"/>
          <w:trPrChange w:id="1125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25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79E69A2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2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25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475DF8" w14:textId="77777777" w:rsidR="00D64561" w:rsidRPr="008F20B5" w:rsidRDefault="00D64561" w:rsidP="00D64561">
            <w:pPr>
              <w:widowControl/>
              <w:rPr>
                <w:ins w:id="1125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5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ClTypeCode</w:t>
              </w:r>
            </w:ins>
          </w:p>
        </w:tc>
        <w:tc>
          <w:tcPr>
            <w:tcW w:w="1864" w:type="pct"/>
            <w:noWrap/>
            <w:hideMark/>
            <w:tcPrChange w:id="1126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ECBF13" w14:textId="77777777" w:rsidR="00D64561" w:rsidRPr="008F20B5" w:rsidRDefault="00D64561" w:rsidP="00D64561">
            <w:pPr>
              <w:widowControl/>
              <w:rPr>
                <w:ins w:id="1126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6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</w:t>
              </w:r>
            </w:ins>
          </w:p>
        </w:tc>
        <w:tc>
          <w:tcPr>
            <w:tcW w:w="266" w:type="pct"/>
            <w:noWrap/>
            <w:hideMark/>
            <w:tcPrChange w:id="1126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C6AF66C" w14:textId="77777777" w:rsidR="00D64561" w:rsidRPr="008F20B5" w:rsidRDefault="00D64561" w:rsidP="00D64561">
            <w:pPr>
              <w:widowControl/>
              <w:jc w:val="center"/>
              <w:rPr>
                <w:ins w:id="1126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6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26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E7C61C1" w14:textId="77777777" w:rsidR="00D64561" w:rsidRPr="008F20B5" w:rsidRDefault="00D64561" w:rsidP="00D64561">
            <w:pPr>
              <w:widowControl/>
              <w:jc w:val="center"/>
              <w:rPr>
                <w:ins w:id="1126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6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66" w:type="pct"/>
            <w:tcPrChange w:id="1126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E40238D" w14:textId="77777777" w:rsidR="00D64561" w:rsidRPr="004A1C2C" w:rsidRDefault="00D64561" w:rsidP="00D64561">
            <w:pPr>
              <w:widowControl/>
              <w:spacing w:line="240" w:lineRule="exact"/>
              <w:jc w:val="center"/>
              <w:rPr>
                <w:ins w:id="1127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7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1127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DA0D894" w14:textId="77777777" w:rsidR="00D64561" w:rsidRPr="004A1C2C" w:rsidRDefault="00D64561" w:rsidP="00D64561">
            <w:pPr>
              <w:widowControl/>
              <w:spacing w:line="240" w:lineRule="exact"/>
              <w:rPr>
                <w:ins w:id="1127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74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101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本國中央政府及央行債券</w:t>
              </w:r>
            </w:ins>
          </w:p>
          <w:p w14:paraId="0EA15F17" w14:textId="77777777" w:rsidR="00D64561" w:rsidRPr="004A1C2C" w:rsidRDefault="00D64561" w:rsidP="00D64561">
            <w:pPr>
              <w:widowControl/>
              <w:spacing w:line="240" w:lineRule="exact"/>
              <w:rPr>
                <w:ins w:id="1127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76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102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本國地方政府債券</w:t>
              </w:r>
            </w:ins>
          </w:p>
          <w:p w14:paraId="5FC9A71B" w14:textId="77777777" w:rsidR="00D64561" w:rsidRPr="004A1C2C" w:rsidRDefault="00D64561" w:rsidP="00D64561">
            <w:pPr>
              <w:widowControl/>
              <w:spacing w:line="240" w:lineRule="exact"/>
              <w:rPr>
                <w:ins w:id="1127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78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103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外國中央政府及央行債券</w:t>
              </w:r>
            </w:ins>
          </w:p>
          <w:p w14:paraId="561CA806" w14:textId="77777777" w:rsidR="00D64561" w:rsidRPr="004A1C2C" w:rsidRDefault="00D64561" w:rsidP="00D64561">
            <w:pPr>
              <w:widowControl/>
              <w:spacing w:line="240" w:lineRule="exact"/>
              <w:rPr>
                <w:ins w:id="1127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0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104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外國銀行發行之債券</w:t>
              </w:r>
            </w:ins>
          </w:p>
          <w:p w14:paraId="2466D9A1" w14:textId="77777777" w:rsidR="00D64561" w:rsidRPr="004A1C2C" w:rsidRDefault="00D64561" w:rsidP="00D64561">
            <w:pPr>
              <w:widowControl/>
              <w:spacing w:line="240" w:lineRule="exact"/>
              <w:rPr>
                <w:ins w:id="1128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2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110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擔保公司債</w:t>
              </w:r>
            </w:ins>
          </w:p>
          <w:p w14:paraId="18B7BB19" w14:textId="77777777" w:rsidR="00D64561" w:rsidRPr="004A1C2C" w:rsidRDefault="00D64561" w:rsidP="00D64561">
            <w:pPr>
              <w:widowControl/>
              <w:spacing w:line="240" w:lineRule="exact"/>
              <w:rPr>
                <w:ins w:id="1128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4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130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金融債券</w:t>
              </w:r>
            </w:ins>
          </w:p>
          <w:p w14:paraId="5B917E1B" w14:textId="77777777" w:rsidR="00D64561" w:rsidRPr="004A1C2C" w:rsidRDefault="00D64561" w:rsidP="00D64561">
            <w:pPr>
              <w:widowControl/>
              <w:spacing w:line="240" w:lineRule="exact"/>
              <w:rPr>
                <w:ins w:id="1128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6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160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國庫券</w:t>
              </w:r>
            </w:ins>
          </w:p>
          <w:p w14:paraId="779FAB58" w14:textId="77777777" w:rsidR="00D64561" w:rsidRPr="004A1C2C" w:rsidRDefault="00D64561" w:rsidP="00D64561">
            <w:pPr>
              <w:widowControl/>
              <w:spacing w:line="240" w:lineRule="exact"/>
              <w:rPr>
                <w:ins w:id="1128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8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180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中央銀行可轉讓定期存單</w:t>
              </w:r>
            </w:ins>
          </w:p>
          <w:p w14:paraId="437D517E" w14:textId="77777777" w:rsidR="00D64561" w:rsidRPr="004A1C2C" w:rsidRDefault="00D64561" w:rsidP="00D64561">
            <w:pPr>
              <w:widowControl/>
              <w:spacing w:line="240" w:lineRule="exact"/>
              <w:rPr>
                <w:ins w:id="1128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90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190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一般金融機構可轉讓定期存單</w:t>
              </w:r>
            </w:ins>
          </w:p>
          <w:p w14:paraId="39AC38CC" w14:textId="77777777" w:rsidR="00D64561" w:rsidRPr="004A1C2C" w:rsidRDefault="00D64561" w:rsidP="00D64561">
            <w:pPr>
              <w:widowControl/>
              <w:spacing w:line="240" w:lineRule="exact"/>
              <w:rPr>
                <w:ins w:id="1129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92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1D0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信託憑證</w:t>
              </w:r>
            </w:ins>
          </w:p>
          <w:p w14:paraId="1F0BC4C6" w14:textId="77777777" w:rsidR="00D64561" w:rsidRPr="004A1C2C" w:rsidRDefault="00D64561" w:rsidP="00D64561">
            <w:pPr>
              <w:widowControl/>
              <w:spacing w:line="240" w:lineRule="exact"/>
              <w:rPr>
                <w:ins w:id="1129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94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1E1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受益憑證</w:t>
              </w:r>
            </w:ins>
          </w:p>
          <w:p w14:paraId="2188B187" w14:textId="77777777" w:rsidR="00D64561" w:rsidRPr="004A1C2C" w:rsidRDefault="00D64561" w:rsidP="00D64561">
            <w:pPr>
              <w:widowControl/>
              <w:spacing w:line="240" w:lineRule="exact"/>
              <w:rPr>
                <w:ins w:id="1129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96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1X0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其他有價證券</w:t>
              </w:r>
            </w:ins>
          </w:p>
          <w:p w14:paraId="140F5A78" w14:textId="77777777" w:rsidR="00D64561" w:rsidRPr="004A1C2C" w:rsidRDefault="00D64561" w:rsidP="00D64561">
            <w:pPr>
              <w:widowControl/>
              <w:spacing w:line="240" w:lineRule="exact"/>
              <w:rPr>
                <w:ins w:id="1129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98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998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經銀行提供保證之放款</w:t>
              </w:r>
            </w:ins>
          </w:p>
          <w:p w14:paraId="2C0E5994" w14:textId="77777777" w:rsidR="00D64561" w:rsidRPr="004A1C2C" w:rsidRDefault="00D64561" w:rsidP="00D64561">
            <w:pPr>
              <w:widowControl/>
              <w:spacing w:line="240" w:lineRule="exact"/>
              <w:rPr>
                <w:ins w:id="1129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300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999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經主管機關認可之信用保證機構提供保證之放款</w:t>
              </w:r>
            </w:ins>
          </w:p>
        </w:tc>
      </w:tr>
      <w:tr w:rsidR="00D64561" w:rsidRPr="008F20B5" w14:paraId="14530FA9" w14:textId="77777777" w:rsidTr="0066205D">
        <w:trPr>
          <w:trHeight w:val="340"/>
          <w:ins w:id="11301" w:author="家興 余" w:date="2021-01-22T10:44:00Z"/>
          <w:trPrChange w:id="1130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0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B5B0F1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0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51DCAC" w14:textId="77777777" w:rsidR="00D64561" w:rsidRPr="008F20B5" w:rsidRDefault="00D64561" w:rsidP="00D64561">
            <w:pPr>
              <w:widowControl/>
              <w:rPr>
                <w:ins w:id="1130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0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EvaDate</w:t>
              </w:r>
            </w:ins>
          </w:p>
        </w:tc>
        <w:tc>
          <w:tcPr>
            <w:tcW w:w="1864" w:type="pct"/>
            <w:noWrap/>
            <w:hideMark/>
            <w:tcPrChange w:id="1130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58BAB7F" w14:textId="77777777" w:rsidR="00D64561" w:rsidRPr="008F20B5" w:rsidRDefault="00D64561" w:rsidP="00D64561">
            <w:pPr>
              <w:widowControl/>
              <w:rPr>
                <w:ins w:id="1130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1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鑑估日期</w:t>
              </w:r>
            </w:ins>
          </w:p>
        </w:tc>
        <w:tc>
          <w:tcPr>
            <w:tcW w:w="266" w:type="pct"/>
            <w:noWrap/>
            <w:hideMark/>
            <w:tcPrChange w:id="1131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3EE819" w14:textId="77777777" w:rsidR="00D64561" w:rsidRPr="008F20B5" w:rsidRDefault="00D64561" w:rsidP="00D64561">
            <w:pPr>
              <w:widowControl/>
              <w:jc w:val="center"/>
              <w:rPr>
                <w:ins w:id="1131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1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31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5AF36D" w14:textId="77777777" w:rsidR="00D64561" w:rsidRPr="008F20B5" w:rsidRDefault="00D64561" w:rsidP="00D64561">
            <w:pPr>
              <w:widowControl/>
              <w:jc w:val="center"/>
              <w:rPr>
                <w:ins w:id="1131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1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31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474CE8" w14:textId="77777777" w:rsidR="00D64561" w:rsidRPr="008F20B5" w:rsidRDefault="00D64561" w:rsidP="00D64561">
            <w:pPr>
              <w:widowControl/>
              <w:jc w:val="center"/>
              <w:rPr>
                <w:ins w:id="1131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1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1132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75E363A" w14:textId="77777777" w:rsidR="00D64561" w:rsidRPr="008F20B5" w:rsidRDefault="00D64561" w:rsidP="00D64561">
            <w:pPr>
              <w:widowControl/>
              <w:rPr>
                <w:ins w:id="1132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2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11AAA12B" w14:textId="77777777" w:rsidTr="0066205D">
        <w:trPr>
          <w:trHeight w:val="340"/>
          <w:ins w:id="11323" w:author="家興 余" w:date="2021-01-22T10:44:00Z"/>
          <w:trPrChange w:id="1132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2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8C8FE6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132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8794BAA" w14:textId="77777777" w:rsidR="00D64561" w:rsidRPr="008F20B5" w:rsidRDefault="00D64561" w:rsidP="00D64561">
            <w:pPr>
              <w:widowControl/>
              <w:rPr>
                <w:ins w:id="113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2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EvaAmt</w:t>
              </w:r>
            </w:ins>
          </w:p>
        </w:tc>
        <w:tc>
          <w:tcPr>
            <w:tcW w:w="1864" w:type="pct"/>
            <w:noWrap/>
            <w:tcPrChange w:id="1133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0587BD3" w14:textId="77777777" w:rsidR="00D64561" w:rsidRPr="008F20B5" w:rsidRDefault="00D64561" w:rsidP="00D64561">
            <w:pPr>
              <w:widowControl/>
              <w:rPr>
                <w:ins w:id="1133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3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估值／現值</w:t>
              </w:r>
            </w:ins>
          </w:p>
        </w:tc>
        <w:tc>
          <w:tcPr>
            <w:tcW w:w="266" w:type="pct"/>
            <w:noWrap/>
            <w:tcPrChange w:id="1133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D92F091" w14:textId="77777777" w:rsidR="00D64561" w:rsidRPr="008F20B5" w:rsidRDefault="00D64561" w:rsidP="00D64561">
            <w:pPr>
              <w:widowControl/>
              <w:jc w:val="center"/>
              <w:rPr>
                <w:ins w:id="1133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3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tcPrChange w:id="1133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923DD3E" w14:textId="77777777" w:rsidR="00D64561" w:rsidRPr="008F20B5" w:rsidRDefault="00D64561" w:rsidP="00D64561">
            <w:pPr>
              <w:widowControl/>
              <w:jc w:val="center"/>
              <w:rPr>
                <w:ins w:id="1133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3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133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667B39B" w14:textId="77777777" w:rsidR="00D64561" w:rsidRPr="008F20B5" w:rsidRDefault="00D64561" w:rsidP="00D64561">
            <w:pPr>
              <w:widowControl/>
              <w:jc w:val="center"/>
              <w:rPr>
                <w:ins w:id="1134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4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34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620018" w14:textId="77777777" w:rsidR="00D64561" w:rsidRPr="008F20B5" w:rsidRDefault="00D64561" w:rsidP="00D64561">
            <w:pPr>
              <w:widowControl/>
              <w:rPr>
                <w:ins w:id="1134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4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06D5D29B" w14:textId="77777777" w:rsidTr="0066205D">
        <w:trPr>
          <w:trHeight w:val="340"/>
          <w:ins w:id="11345" w:author="家興 余" w:date="2021-01-22T10:44:00Z"/>
          <w:trPrChange w:id="1134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4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F59941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4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E053A04" w14:textId="77777777" w:rsidR="00D64561" w:rsidRPr="008F20B5" w:rsidRDefault="00D64561" w:rsidP="00D64561">
            <w:pPr>
              <w:widowControl/>
              <w:rPr>
                <w:ins w:id="1135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51" w:author="家興 余" w:date="2021-01-22T10:44:00Z">
              <w:r w:rsidRPr="004A1C2C">
                <w:rPr>
                  <w:rFonts w:ascii="標楷體" w:eastAsia="標楷體" w:hAnsi="標楷體"/>
                </w:rPr>
                <w:t>PledgeAmt</w:t>
              </w:r>
            </w:ins>
          </w:p>
        </w:tc>
        <w:tc>
          <w:tcPr>
            <w:tcW w:w="1864" w:type="pct"/>
            <w:noWrap/>
            <w:hideMark/>
            <w:tcPrChange w:id="1135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98F7867" w14:textId="77777777" w:rsidR="00D64561" w:rsidRPr="008F20B5" w:rsidRDefault="00D64561" w:rsidP="00D64561">
            <w:pPr>
              <w:widowControl/>
              <w:rPr>
                <w:ins w:id="113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5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保證金額</w:t>
              </w:r>
            </w:ins>
          </w:p>
        </w:tc>
        <w:tc>
          <w:tcPr>
            <w:tcW w:w="266" w:type="pct"/>
            <w:noWrap/>
            <w:hideMark/>
            <w:tcPrChange w:id="1135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00AF62A" w14:textId="77777777" w:rsidR="00D64561" w:rsidRPr="008F20B5" w:rsidRDefault="00D64561" w:rsidP="00D64561">
            <w:pPr>
              <w:widowControl/>
              <w:jc w:val="center"/>
              <w:rPr>
                <w:ins w:id="113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5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35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926E90" w14:textId="77777777" w:rsidR="00D64561" w:rsidRPr="008F20B5" w:rsidRDefault="00D64561" w:rsidP="00D64561">
            <w:pPr>
              <w:widowControl/>
              <w:jc w:val="center"/>
              <w:rPr>
                <w:ins w:id="1135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136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F09A75" w14:textId="77777777" w:rsidR="00D64561" w:rsidRPr="008F20B5" w:rsidRDefault="00D64561" w:rsidP="00D64561">
            <w:pPr>
              <w:widowControl/>
              <w:jc w:val="center"/>
              <w:rPr>
                <w:ins w:id="113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hideMark/>
            <w:tcPrChange w:id="1136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C627B87" w14:textId="77777777" w:rsidR="00D64561" w:rsidRDefault="00D64561" w:rsidP="00D64561">
            <w:pPr>
              <w:widowControl/>
              <w:rPr>
                <w:ins w:id="113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6929E227" w14:textId="77777777" w:rsidR="00D64561" w:rsidRPr="008F20B5" w:rsidRDefault="00D64561" w:rsidP="00D64561">
            <w:pPr>
              <w:widowControl/>
              <w:rPr>
                <w:ins w:id="1136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23D07633" w14:textId="77777777" w:rsidTr="0066205D">
        <w:trPr>
          <w:trHeight w:val="340"/>
          <w:ins w:id="11369" w:author="家興 余" w:date="2021-01-22T10:44:00Z"/>
          <w:trPrChange w:id="1137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7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FD2F04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7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3019AD3" w14:textId="77777777" w:rsidR="00D64561" w:rsidRPr="008F20B5" w:rsidRDefault="00D64561" w:rsidP="00D64561">
            <w:pPr>
              <w:widowControl/>
              <w:rPr>
                <w:ins w:id="1137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75" w:author="家興 余" w:date="2021-01-22T10:44:00Z">
              <w:r w:rsidRPr="004A1C2C">
                <w:rPr>
                  <w:rFonts w:ascii="標楷體" w:eastAsia="標楷體" w:hAnsi="標楷體"/>
                </w:rPr>
                <w:t>PledgeStartDate</w:t>
              </w:r>
            </w:ins>
          </w:p>
        </w:tc>
        <w:tc>
          <w:tcPr>
            <w:tcW w:w="1864" w:type="pct"/>
            <w:noWrap/>
            <w:hideMark/>
            <w:tcPrChange w:id="1137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F9D597B" w14:textId="77777777" w:rsidR="00D64561" w:rsidRPr="008F20B5" w:rsidRDefault="00D64561" w:rsidP="00D64561">
            <w:pPr>
              <w:widowControl/>
              <w:rPr>
                <w:ins w:id="1137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7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保證起日</w:t>
              </w:r>
            </w:ins>
          </w:p>
        </w:tc>
        <w:tc>
          <w:tcPr>
            <w:tcW w:w="266" w:type="pct"/>
            <w:noWrap/>
            <w:hideMark/>
            <w:tcPrChange w:id="1137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7EB2CE" w14:textId="77777777" w:rsidR="00D64561" w:rsidRPr="008F20B5" w:rsidRDefault="00D64561" w:rsidP="00D64561">
            <w:pPr>
              <w:widowControl/>
              <w:jc w:val="center"/>
              <w:rPr>
                <w:ins w:id="1138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8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38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9E4AA0" w14:textId="77777777" w:rsidR="00D64561" w:rsidRPr="008F20B5" w:rsidRDefault="00D64561" w:rsidP="00D64561">
            <w:pPr>
              <w:widowControl/>
              <w:jc w:val="center"/>
              <w:rPr>
                <w:ins w:id="1138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8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38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D1F8CF" w14:textId="77777777" w:rsidR="00D64561" w:rsidRPr="008F20B5" w:rsidRDefault="00D64561" w:rsidP="00D64561">
            <w:pPr>
              <w:widowControl/>
              <w:jc w:val="center"/>
              <w:rPr>
                <w:ins w:id="1138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8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1138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942BFE5" w14:textId="77777777" w:rsidR="00D64561" w:rsidRDefault="00D64561" w:rsidP="00D64561">
            <w:pPr>
              <w:widowControl/>
              <w:rPr>
                <w:ins w:id="1138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9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00C86B7E" w14:textId="77777777" w:rsidR="00D64561" w:rsidRPr="008F20B5" w:rsidRDefault="00D64561" w:rsidP="00D64561">
            <w:pPr>
              <w:widowControl/>
              <w:rPr>
                <w:ins w:id="1139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9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0D590585" w14:textId="77777777" w:rsidTr="0066205D">
        <w:trPr>
          <w:trHeight w:val="340"/>
          <w:ins w:id="11393" w:author="家興 余" w:date="2021-01-22T10:44:00Z"/>
          <w:trPrChange w:id="1139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9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534990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9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9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939DFC9" w14:textId="77777777" w:rsidR="00D64561" w:rsidRPr="008F20B5" w:rsidRDefault="00D64561" w:rsidP="00D64561">
            <w:pPr>
              <w:widowControl/>
              <w:rPr>
                <w:ins w:id="1139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99" w:author="家興 余" w:date="2021-01-22T10:44:00Z">
              <w:r w:rsidRPr="004A1C2C">
                <w:rPr>
                  <w:rFonts w:ascii="標楷體" w:eastAsia="標楷體" w:hAnsi="標楷體"/>
                </w:rPr>
                <w:t>PledgeEndDate</w:t>
              </w:r>
            </w:ins>
          </w:p>
        </w:tc>
        <w:tc>
          <w:tcPr>
            <w:tcW w:w="1864" w:type="pct"/>
            <w:noWrap/>
            <w:hideMark/>
            <w:tcPrChange w:id="1140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4AE246" w14:textId="77777777" w:rsidR="00D64561" w:rsidRPr="008F20B5" w:rsidRDefault="00D64561" w:rsidP="00D64561">
            <w:pPr>
              <w:widowControl/>
              <w:rPr>
                <w:ins w:id="1140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0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保證迄日</w:t>
              </w:r>
            </w:ins>
          </w:p>
        </w:tc>
        <w:tc>
          <w:tcPr>
            <w:tcW w:w="266" w:type="pct"/>
            <w:noWrap/>
            <w:hideMark/>
            <w:tcPrChange w:id="1140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FD754C3" w14:textId="77777777" w:rsidR="00D64561" w:rsidRPr="008F20B5" w:rsidRDefault="00D64561" w:rsidP="00D64561">
            <w:pPr>
              <w:widowControl/>
              <w:jc w:val="center"/>
              <w:rPr>
                <w:ins w:id="114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0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40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DB76F2" w14:textId="77777777" w:rsidR="00D64561" w:rsidRPr="008F20B5" w:rsidRDefault="00D64561" w:rsidP="00D64561">
            <w:pPr>
              <w:widowControl/>
              <w:jc w:val="center"/>
              <w:rPr>
                <w:ins w:id="1140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0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40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D224E9" w14:textId="77777777" w:rsidR="00D64561" w:rsidRPr="008F20B5" w:rsidRDefault="00D64561" w:rsidP="00D64561">
            <w:pPr>
              <w:widowControl/>
              <w:jc w:val="center"/>
              <w:rPr>
                <w:ins w:id="1141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1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1141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DEBEEF" w14:textId="77777777" w:rsidR="00D64561" w:rsidRDefault="00D64561" w:rsidP="00D64561">
            <w:pPr>
              <w:widowControl/>
              <w:rPr>
                <w:ins w:id="1141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1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6A4FAAD1" w14:textId="77777777" w:rsidR="00D64561" w:rsidRPr="008F20B5" w:rsidRDefault="00D64561" w:rsidP="00D64561">
            <w:pPr>
              <w:widowControl/>
              <w:rPr>
                <w:ins w:id="1141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1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78CC8480" w14:textId="77777777" w:rsidTr="0066205D">
        <w:trPr>
          <w:trHeight w:val="340"/>
          <w:ins w:id="11417" w:author="家興 余" w:date="2021-01-22T10:44:00Z"/>
          <w:trPrChange w:id="1141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41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3580E1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42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42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E9E0F1B" w14:textId="77777777" w:rsidR="00D64561" w:rsidRPr="008F20B5" w:rsidRDefault="00D64561" w:rsidP="00D64561">
            <w:pPr>
              <w:widowControl/>
              <w:rPr>
                <w:ins w:id="1142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23" w:author="家興 余" w:date="2021-01-22T10:44:00Z">
              <w:r w:rsidRPr="004A1C2C">
                <w:rPr>
                  <w:rFonts w:ascii="標楷體" w:eastAsia="標楷體" w:hAnsi="標楷體"/>
                </w:rPr>
                <w:t>PledgeBankCode</w:t>
              </w:r>
            </w:ins>
          </w:p>
        </w:tc>
        <w:tc>
          <w:tcPr>
            <w:tcW w:w="1864" w:type="pct"/>
            <w:noWrap/>
            <w:hideMark/>
            <w:tcPrChange w:id="1142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B650B4" w14:textId="77777777" w:rsidR="00D64561" w:rsidRPr="008F20B5" w:rsidRDefault="00D64561" w:rsidP="00D64561">
            <w:pPr>
              <w:widowControl/>
              <w:rPr>
                <w:ins w:id="1142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2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保證銀行</w:t>
              </w:r>
            </w:ins>
          </w:p>
        </w:tc>
        <w:tc>
          <w:tcPr>
            <w:tcW w:w="266" w:type="pct"/>
            <w:noWrap/>
            <w:hideMark/>
            <w:tcPrChange w:id="1142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42F7AF" w14:textId="77777777" w:rsidR="00D64561" w:rsidRPr="008F20B5" w:rsidRDefault="00D64561" w:rsidP="00D64561">
            <w:pPr>
              <w:widowControl/>
              <w:jc w:val="center"/>
              <w:rPr>
                <w:ins w:id="114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2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43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D24DCCE" w14:textId="77777777" w:rsidR="00D64561" w:rsidRPr="008F20B5" w:rsidRDefault="00D64561" w:rsidP="00D64561">
            <w:pPr>
              <w:widowControl/>
              <w:jc w:val="center"/>
              <w:rPr>
                <w:ins w:id="1143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3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tcPrChange w:id="1143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C072AFB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ins w:id="1143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3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tcPrChange w:id="1143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A08A47E" w14:textId="77777777" w:rsidR="00D64561" w:rsidRDefault="00D64561" w:rsidP="00D64561">
            <w:pPr>
              <w:widowControl/>
              <w:rPr>
                <w:ins w:id="1143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38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189B504A" w14:textId="77777777" w:rsidR="00D64561" w:rsidRPr="001A7CC5" w:rsidRDefault="00D64561" w:rsidP="00D64561">
            <w:pPr>
              <w:widowControl/>
              <w:spacing w:line="240" w:lineRule="exact"/>
              <w:rPr>
                <w:ins w:id="1143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台新扣款</w:t>
              </w:r>
            </w:ins>
          </w:p>
          <w:p w14:paraId="1963EA8C" w14:textId="77777777" w:rsidR="00D64561" w:rsidRPr="001A7CC5" w:rsidRDefault="00D64561" w:rsidP="00D64561">
            <w:pPr>
              <w:widowControl/>
              <w:spacing w:line="240" w:lineRule="exact"/>
              <w:rPr>
                <w:ins w:id="1144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華僑商銀</w:t>
              </w:r>
            </w:ins>
          </w:p>
          <w:p w14:paraId="2929B129" w14:textId="77777777" w:rsidR="00D64561" w:rsidRPr="001A7CC5" w:rsidRDefault="00D64561" w:rsidP="00D64561">
            <w:pPr>
              <w:widowControl/>
              <w:spacing w:line="240" w:lineRule="exact"/>
              <w:rPr>
                <w:ins w:id="1144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匯通商銀</w:t>
              </w:r>
            </w:ins>
          </w:p>
          <w:p w14:paraId="3F7E437E" w14:textId="77777777" w:rsidR="00D64561" w:rsidRPr="001A7CC5" w:rsidRDefault="00D64561" w:rsidP="00D64561">
            <w:pPr>
              <w:widowControl/>
              <w:spacing w:line="240" w:lineRule="exact"/>
              <w:rPr>
                <w:ins w:id="1144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中央信託</w:t>
              </w:r>
            </w:ins>
          </w:p>
          <w:p w14:paraId="69F00B31" w14:textId="77777777" w:rsidR="00D64561" w:rsidRPr="001A7CC5" w:rsidRDefault="00D64561" w:rsidP="00D64561">
            <w:pPr>
              <w:widowControl/>
              <w:spacing w:line="240" w:lineRule="exact"/>
              <w:rPr>
                <w:ins w:id="1144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中國農民</w:t>
              </w:r>
            </w:ins>
          </w:p>
          <w:p w14:paraId="38EA4F83" w14:textId="77777777" w:rsidR="00D64561" w:rsidRPr="001A7CC5" w:rsidRDefault="00D64561" w:rsidP="00D64561">
            <w:pPr>
              <w:widowControl/>
              <w:spacing w:line="240" w:lineRule="exact"/>
              <w:rPr>
                <w:ins w:id="1144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交通銀行</w:t>
              </w:r>
            </w:ins>
          </w:p>
          <w:p w14:paraId="0FF91FF9" w14:textId="77777777" w:rsidR="00D64561" w:rsidRPr="001A7CC5" w:rsidRDefault="00D64561" w:rsidP="00D64561">
            <w:pPr>
              <w:widowControl/>
              <w:spacing w:line="240" w:lineRule="exact"/>
              <w:rPr>
                <w:ins w:id="1145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工業銀行</w:t>
              </w:r>
            </w:ins>
          </w:p>
          <w:p w14:paraId="634C3C97" w14:textId="77777777" w:rsidR="00D64561" w:rsidRPr="001A7CC5" w:rsidRDefault="00D64561" w:rsidP="00D64561">
            <w:pPr>
              <w:widowControl/>
              <w:spacing w:line="240" w:lineRule="exact"/>
              <w:rPr>
                <w:ins w:id="1145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陽信商銀</w:t>
              </w:r>
            </w:ins>
          </w:p>
          <w:p w14:paraId="7EBD6257" w14:textId="77777777" w:rsidR="00D64561" w:rsidRPr="001A7CC5" w:rsidRDefault="00D64561" w:rsidP="00D64561">
            <w:pPr>
              <w:widowControl/>
              <w:spacing w:line="240" w:lineRule="exact"/>
              <w:rPr>
                <w:ins w:id="1145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上海銀行</w:t>
              </w:r>
            </w:ins>
          </w:p>
          <w:p w14:paraId="42729C9D" w14:textId="77777777" w:rsidR="00D64561" w:rsidRPr="001A7CC5" w:rsidRDefault="00D64561" w:rsidP="00D64561">
            <w:pPr>
              <w:widowControl/>
              <w:spacing w:line="240" w:lineRule="exact"/>
              <w:rPr>
                <w:ins w:id="1145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台北銀行</w:t>
              </w:r>
            </w:ins>
          </w:p>
          <w:p w14:paraId="41EF1A5D" w14:textId="77777777" w:rsidR="00D64561" w:rsidRPr="001A7CC5" w:rsidRDefault="00D64561" w:rsidP="00D64561">
            <w:pPr>
              <w:widowControl/>
              <w:spacing w:line="240" w:lineRule="exact"/>
              <w:rPr>
                <w:ins w:id="1145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世華商銀</w:t>
              </w:r>
            </w:ins>
          </w:p>
          <w:p w14:paraId="0CD327C6" w14:textId="77777777" w:rsidR="00D64561" w:rsidRPr="001A7CC5" w:rsidRDefault="00D64561" w:rsidP="00D64561">
            <w:pPr>
              <w:widowControl/>
              <w:spacing w:line="240" w:lineRule="exact"/>
              <w:rPr>
                <w:ins w:id="1146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東京三菱</w:t>
              </w:r>
            </w:ins>
          </w:p>
          <w:p w14:paraId="1BA97D12" w14:textId="77777777" w:rsidR="00D64561" w:rsidRPr="001A7CC5" w:rsidRDefault="00D64561" w:rsidP="00D64561">
            <w:pPr>
              <w:widowControl/>
              <w:spacing w:line="240" w:lineRule="exact"/>
              <w:rPr>
                <w:ins w:id="1146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高雄銀行</w:t>
              </w:r>
            </w:ins>
          </w:p>
          <w:p w14:paraId="502FE079" w14:textId="77777777" w:rsidR="00D64561" w:rsidRPr="001A7CC5" w:rsidRDefault="00D64561" w:rsidP="00D64561">
            <w:pPr>
              <w:widowControl/>
              <w:spacing w:line="240" w:lineRule="exact"/>
              <w:rPr>
                <w:ins w:id="1146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中國商銀</w:t>
              </w:r>
            </w:ins>
          </w:p>
          <w:p w14:paraId="57C35FFE" w14:textId="77777777" w:rsidR="00D64561" w:rsidRPr="001A7CC5" w:rsidRDefault="00D64561" w:rsidP="00D64561">
            <w:pPr>
              <w:widowControl/>
              <w:spacing w:line="240" w:lineRule="exact"/>
              <w:rPr>
                <w:ins w:id="1146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合庫扣款</w:t>
              </w:r>
            </w:ins>
          </w:p>
          <w:p w14:paraId="7D466B89" w14:textId="77777777" w:rsidR="00D64561" w:rsidRPr="001A7CC5" w:rsidRDefault="00D64561" w:rsidP="00D64561">
            <w:pPr>
              <w:widowControl/>
              <w:spacing w:line="240" w:lineRule="exact"/>
              <w:rPr>
                <w:ins w:id="1146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第一勸業</w:t>
              </w:r>
            </w:ins>
          </w:p>
          <w:p w14:paraId="119865ED" w14:textId="77777777" w:rsidR="00D64561" w:rsidRPr="001A7CC5" w:rsidRDefault="00D64561" w:rsidP="00D64561">
            <w:pPr>
              <w:widowControl/>
              <w:spacing w:line="240" w:lineRule="exact"/>
              <w:rPr>
                <w:ins w:id="1147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美商花旗</w:t>
              </w:r>
            </w:ins>
          </w:p>
          <w:p w14:paraId="1E8AF204" w14:textId="77777777" w:rsidR="00D64561" w:rsidRPr="001A7CC5" w:rsidRDefault="00D64561" w:rsidP="00D64561">
            <w:pPr>
              <w:widowControl/>
              <w:spacing w:line="240" w:lineRule="exact"/>
              <w:rPr>
                <w:ins w:id="1147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美國商銀</w:t>
              </w:r>
            </w:ins>
          </w:p>
          <w:p w14:paraId="537350C7" w14:textId="77777777" w:rsidR="00D64561" w:rsidRPr="001A7CC5" w:rsidRDefault="00D64561" w:rsidP="00D64561">
            <w:pPr>
              <w:widowControl/>
              <w:spacing w:line="240" w:lineRule="exact"/>
              <w:rPr>
                <w:ins w:id="1147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泰國盤古</w:t>
              </w:r>
            </w:ins>
          </w:p>
          <w:p w14:paraId="09EECD85" w14:textId="77777777" w:rsidR="00D64561" w:rsidRPr="001A7CC5" w:rsidRDefault="00D64561" w:rsidP="00D64561">
            <w:pPr>
              <w:widowControl/>
              <w:spacing w:line="240" w:lineRule="exact"/>
              <w:rPr>
                <w:ins w:id="1147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美國運通</w:t>
              </w:r>
            </w:ins>
          </w:p>
          <w:p w14:paraId="294F1806" w14:textId="77777777" w:rsidR="00D64561" w:rsidRPr="001A7CC5" w:rsidRDefault="00D64561" w:rsidP="00D64561">
            <w:pPr>
              <w:widowControl/>
              <w:spacing w:line="240" w:lineRule="exact"/>
              <w:rPr>
                <w:ins w:id="1147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菲律賓首</w:t>
              </w:r>
            </w:ins>
          </w:p>
          <w:p w14:paraId="5A595434" w14:textId="77777777" w:rsidR="00D64561" w:rsidRPr="001A7CC5" w:rsidRDefault="00D64561" w:rsidP="00D64561">
            <w:pPr>
              <w:widowControl/>
              <w:spacing w:line="240" w:lineRule="exact"/>
              <w:rPr>
                <w:ins w:id="1148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美商大通</w:t>
              </w:r>
            </w:ins>
          </w:p>
          <w:p w14:paraId="3000274F" w14:textId="77777777" w:rsidR="00D64561" w:rsidRPr="001A7CC5" w:rsidRDefault="00D64561" w:rsidP="00D64561">
            <w:pPr>
              <w:widowControl/>
              <w:spacing w:line="240" w:lineRule="exact"/>
              <w:rPr>
                <w:ins w:id="1148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日商東海</w:t>
              </w:r>
            </w:ins>
          </w:p>
          <w:p w14:paraId="10F0C211" w14:textId="77777777" w:rsidR="00D64561" w:rsidRPr="001A7CC5" w:rsidRDefault="00D64561" w:rsidP="00D64561">
            <w:pPr>
              <w:widowControl/>
              <w:spacing w:line="240" w:lineRule="exact"/>
              <w:rPr>
                <w:ins w:id="1148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紐約銀行</w:t>
              </w:r>
            </w:ins>
          </w:p>
          <w:p w14:paraId="7F51BAC6" w14:textId="77777777" w:rsidR="00D64561" w:rsidRPr="001A7CC5" w:rsidRDefault="00D64561" w:rsidP="00D64561">
            <w:pPr>
              <w:widowControl/>
              <w:spacing w:line="240" w:lineRule="exact"/>
              <w:rPr>
                <w:ins w:id="1148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郵局口款</w:t>
              </w:r>
            </w:ins>
          </w:p>
          <w:p w14:paraId="7D772B66" w14:textId="77777777" w:rsidR="00D64561" w:rsidRPr="001A7CC5" w:rsidRDefault="00D64561" w:rsidP="00D64561">
            <w:pPr>
              <w:widowControl/>
              <w:spacing w:line="240" w:lineRule="exact"/>
              <w:rPr>
                <w:ins w:id="1148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加大帝國</w:t>
              </w:r>
            </w:ins>
          </w:p>
          <w:p w14:paraId="5FC8D06E" w14:textId="77777777" w:rsidR="00D64561" w:rsidRPr="001A7CC5" w:rsidRDefault="00D64561" w:rsidP="00D64561">
            <w:pPr>
              <w:widowControl/>
              <w:spacing w:line="240" w:lineRule="exact"/>
              <w:rPr>
                <w:ins w:id="1149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波士頓</w:t>
              </w:r>
            </w:ins>
          </w:p>
          <w:p w14:paraId="35F0E6DA" w14:textId="77777777" w:rsidR="00D64561" w:rsidRPr="001A7CC5" w:rsidRDefault="00D64561" w:rsidP="00D64561">
            <w:pPr>
              <w:widowControl/>
              <w:spacing w:line="240" w:lineRule="exact"/>
              <w:rPr>
                <w:ins w:id="1149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日商富士</w:t>
              </w:r>
            </w:ins>
          </w:p>
          <w:p w14:paraId="75D4F955" w14:textId="77777777" w:rsidR="00D64561" w:rsidRPr="001A7CC5" w:rsidRDefault="00D64561" w:rsidP="00D64561">
            <w:pPr>
              <w:widowControl/>
              <w:spacing w:line="240" w:lineRule="exact"/>
              <w:rPr>
                <w:ins w:id="1149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法商百利</w:t>
              </w:r>
            </w:ins>
          </w:p>
          <w:p w14:paraId="066E1E4E" w14:textId="77777777" w:rsidR="00D64561" w:rsidRPr="001A7CC5" w:rsidRDefault="00D64561" w:rsidP="00D64561">
            <w:pPr>
              <w:widowControl/>
              <w:spacing w:line="240" w:lineRule="exact"/>
              <w:rPr>
                <w:ins w:id="1149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荷蘭荷蘭</w:t>
              </w:r>
            </w:ins>
          </w:p>
          <w:p w14:paraId="498D4384" w14:textId="77777777" w:rsidR="00D64561" w:rsidRPr="001A7CC5" w:rsidRDefault="00D64561" w:rsidP="00D64561">
            <w:pPr>
              <w:widowControl/>
              <w:spacing w:line="240" w:lineRule="exact"/>
              <w:rPr>
                <w:ins w:id="1149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新光銀行</w:t>
              </w:r>
            </w:ins>
          </w:p>
          <w:p w14:paraId="4B640D19" w14:textId="77777777" w:rsidR="00D64561" w:rsidRPr="001A7CC5" w:rsidRDefault="00D64561" w:rsidP="00D64561">
            <w:pPr>
              <w:widowControl/>
              <w:spacing w:line="240" w:lineRule="exact"/>
              <w:rPr>
                <w:ins w:id="1150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法國興業</w:t>
              </w:r>
            </w:ins>
          </w:p>
          <w:p w14:paraId="5857525F" w14:textId="77777777" w:rsidR="00D64561" w:rsidRPr="001A7CC5" w:rsidRDefault="00D64561" w:rsidP="00D64561">
            <w:pPr>
              <w:widowControl/>
              <w:spacing w:line="240" w:lineRule="exact"/>
              <w:rPr>
                <w:ins w:id="1150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商豐業銀</w:t>
              </w:r>
            </w:ins>
          </w:p>
          <w:p w14:paraId="28FFDBA2" w14:textId="77777777" w:rsidR="00D64561" w:rsidRPr="001A7CC5" w:rsidRDefault="00D64561" w:rsidP="00D64561">
            <w:pPr>
              <w:widowControl/>
              <w:spacing w:line="240" w:lineRule="exact"/>
              <w:rPr>
                <w:ins w:id="1150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土地銀行</w:t>
              </w:r>
            </w:ins>
          </w:p>
          <w:p w14:paraId="7A999683" w14:textId="77777777" w:rsidR="00D64561" w:rsidRPr="001A7CC5" w:rsidRDefault="00D64561" w:rsidP="00D64561">
            <w:pPr>
              <w:widowControl/>
              <w:spacing w:line="240" w:lineRule="exact"/>
              <w:rPr>
                <w:ins w:id="1150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中小企銀</w:t>
              </w:r>
            </w:ins>
          </w:p>
          <w:p w14:paraId="7130166C" w14:textId="77777777" w:rsidR="00D64561" w:rsidRPr="001A7CC5" w:rsidRDefault="00D64561" w:rsidP="00D64561">
            <w:pPr>
              <w:widowControl/>
              <w:spacing w:line="240" w:lineRule="exact"/>
              <w:rPr>
                <w:ins w:id="1150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澳洲國民</w:t>
              </w:r>
            </w:ins>
          </w:p>
          <w:p w14:paraId="5CD930BB" w14:textId="77777777" w:rsidR="00D64561" w:rsidRPr="001A7CC5" w:rsidRDefault="00D64561" w:rsidP="00D64561">
            <w:pPr>
              <w:widowControl/>
              <w:spacing w:line="240" w:lineRule="exact"/>
              <w:rPr>
                <w:ins w:id="1151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法國百利</w:t>
              </w:r>
            </w:ins>
          </w:p>
          <w:p w14:paraId="132F6DBF" w14:textId="77777777" w:rsidR="00D64561" w:rsidRPr="001A7CC5" w:rsidRDefault="00D64561" w:rsidP="00D64561">
            <w:pPr>
              <w:widowControl/>
              <w:spacing w:line="240" w:lineRule="exact"/>
              <w:rPr>
                <w:ins w:id="1151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加大豐業</w:t>
              </w:r>
            </w:ins>
          </w:p>
          <w:p w14:paraId="1D91FCE0" w14:textId="77777777" w:rsidR="00D64561" w:rsidRPr="001A7CC5" w:rsidRDefault="00D64561" w:rsidP="00D64561">
            <w:pPr>
              <w:widowControl/>
              <w:spacing w:line="240" w:lineRule="exact"/>
              <w:rPr>
                <w:ins w:id="1151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中華農民</w:t>
              </w:r>
            </w:ins>
          </w:p>
          <w:p w14:paraId="049ED19B" w14:textId="77777777" w:rsidR="00D64561" w:rsidRPr="001A7CC5" w:rsidRDefault="00D64561" w:rsidP="00D64561">
            <w:pPr>
              <w:widowControl/>
              <w:spacing w:line="240" w:lineRule="exact"/>
              <w:rPr>
                <w:ins w:id="1151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上海農民</w:t>
              </w:r>
            </w:ins>
          </w:p>
          <w:p w14:paraId="5BDBCB93" w14:textId="77777777" w:rsidR="00D64561" w:rsidRPr="001A7CC5" w:rsidRDefault="00D64561" w:rsidP="00D64561">
            <w:pPr>
              <w:widowControl/>
              <w:spacing w:line="240" w:lineRule="exact"/>
              <w:rPr>
                <w:ins w:id="1151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比利聯合</w:t>
              </w:r>
            </w:ins>
          </w:p>
          <w:p w14:paraId="1A1D9CF2" w14:textId="77777777" w:rsidR="00D64561" w:rsidRPr="001A7CC5" w:rsidRDefault="00D64561" w:rsidP="00D64561">
            <w:pPr>
              <w:widowControl/>
              <w:spacing w:line="240" w:lineRule="exact"/>
              <w:rPr>
                <w:ins w:id="1152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比利中國</w:t>
              </w:r>
            </w:ins>
          </w:p>
          <w:p w14:paraId="7D1AC1E2" w14:textId="77777777" w:rsidR="00D64561" w:rsidRPr="001A7CC5" w:rsidRDefault="00D64561" w:rsidP="00D64561">
            <w:pPr>
              <w:widowControl/>
              <w:spacing w:line="240" w:lineRule="exact"/>
              <w:rPr>
                <w:ins w:id="1152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台北商銀</w:t>
              </w:r>
            </w:ins>
          </w:p>
          <w:p w14:paraId="068CF05E" w14:textId="77777777" w:rsidR="00D64561" w:rsidRPr="001A7CC5" w:rsidRDefault="00D64561" w:rsidP="00D64561">
            <w:pPr>
              <w:widowControl/>
              <w:spacing w:line="240" w:lineRule="exact"/>
              <w:rPr>
                <w:ins w:id="1152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新竹企銀</w:t>
              </w:r>
            </w:ins>
          </w:p>
          <w:p w14:paraId="67EE03F6" w14:textId="77777777" w:rsidR="00D64561" w:rsidRPr="001A7CC5" w:rsidRDefault="00D64561" w:rsidP="00D64561">
            <w:pPr>
              <w:widowControl/>
              <w:spacing w:line="240" w:lineRule="exact"/>
              <w:rPr>
                <w:ins w:id="1152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台中企銀</w:t>
              </w:r>
            </w:ins>
          </w:p>
          <w:p w14:paraId="311AEEF3" w14:textId="77777777" w:rsidR="00D64561" w:rsidRPr="001A7CC5" w:rsidRDefault="00D64561" w:rsidP="00D64561">
            <w:pPr>
              <w:widowControl/>
              <w:spacing w:line="240" w:lineRule="exact"/>
              <w:rPr>
                <w:ins w:id="1152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台南企銀</w:t>
              </w:r>
            </w:ins>
          </w:p>
          <w:p w14:paraId="714DC068" w14:textId="77777777" w:rsidR="00D64561" w:rsidRPr="001A7CC5" w:rsidRDefault="00D64561" w:rsidP="00D64561">
            <w:pPr>
              <w:widowControl/>
              <w:spacing w:line="240" w:lineRule="exact"/>
              <w:rPr>
                <w:ins w:id="1153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高雄企銀</w:t>
              </w:r>
            </w:ins>
          </w:p>
          <w:p w14:paraId="4EDB57B5" w14:textId="77777777" w:rsidR="00D64561" w:rsidRPr="001A7CC5" w:rsidRDefault="00D64561" w:rsidP="00D64561">
            <w:pPr>
              <w:widowControl/>
              <w:spacing w:line="240" w:lineRule="exact"/>
              <w:rPr>
                <w:ins w:id="1153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花蓮企銀</w:t>
              </w:r>
            </w:ins>
          </w:p>
          <w:p w14:paraId="4FC09365" w14:textId="77777777" w:rsidR="00D64561" w:rsidRPr="001A7CC5" w:rsidRDefault="00D64561" w:rsidP="00D64561">
            <w:pPr>
              <w:widowControl/>
              <w:spacing w:line="240" w:lineRule="exact"/>
              <w:rPr>
                <w:ins w:id="1153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台東企銀</w:t>
              </w:r>
            </w:ins>
          </w:p>
          <w:p w14:paraId="29E35EF6" w14:textId="77777777" w:rsidR="00D64561" w:rsidRPr="001A7CC5" w:rsidRDefault="00D64561" w:rsidP="00D64561">
            <w:pPr>
              <w:widowControl/>
              <w:spacing w:line="240" w:lineRule="exact"/>
              <w:rPr>
                <w:ins w:id="1153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第一銀行</w:t>
              </w:r>
            </w:ins>
          </w:p>
          <w:p w14:paraId="12BED1F8" w14:textId="77777777" w:rsidR="00D64561" w:rsidRPr="001A7CC5" w:rsidRDefault="00D64561" w:rsidP="00D64561">
            <w:pPr>
              <w:widowControl/>
              <w:spacing w:line="240" w:lineRule="exact"/>
              <w:rPr>
                <w:ins w:id="1153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郵局</w:t>
              </w:r>
            </w:ins>
          </w:p>
          <w:p w14:paraId="3D89DF53" w14:textId="77777777" w:rsidR="00D64561" w:rsidRPr="001A7CC5" w:rsidRDefault="00D64561" w:rsidP="00D64561">
            <w:pPr>
              <w:widowControl/>
              <w:spacing w:line="240" w:lineRule="exact"/>
              <w:rPr>
                <w:ins w:id="1154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德意志銀</w:t>
              </w:r>
            </w:ins>
          </w:p>
          <w:p w14:paraId="6D4950E3" w14:textId="77777777" w:rsidR="00D64561" w:rsidRPr="001A7CC5" w:rsidRDefault="00D64561" w:rsidP="00D64561">
            <w:pPr>
              <w:widowControl/>
              <w:spacing w:line="240" w:lineRule="exact"/>
              <w:rPr>
                <w:ins w:id="1154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美商漢華</w:t>
              </w:r>
            </w:ins>
          </w:p>
          <w:p w14:paraId="30B0F739" w14:textId="77777777" w:rsidR="00D64561" w:rsidRPr="001A7CC5" w:rsidRDefault="00D64561" w:rsidP="00D64561">
            <w:pPr>
              <w:widowControl/>
              <w:spacing w:line="240" w:lineRule="exact"/>
              <w:rPr>
                <w:ins w:id="1154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加大皇銀</w:t>
              </w:r>
            </w:ins>
          </w:p>
          <w:p w14:paraId="100908C5" w14:textId="77777777" w:rsidR="00D64561" w:rsidRPr="001A7CC5" w:rsidRDefault="00D64561" w:rsidP="00D64561">
            <w:pPr>
              <w:widowControl/>
              <w:spacing w:line="240" w:lineRule="exact"/>
              <w:rPr>
                <w:ins w:id="1154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華南銀行</w:t>
              </w:r>
            </w:ins>
          </w:p>
          <w:p w14:paraId="45A236D9" w14:textId="77777777" w:rsidR="00D64561" w:rsidRPr="001A7CC5" w:rsidRDefault="00D64561" w:rsidP="00D64561">
            <w:pPr>
              <w:widowControl/>
              <w:spacing w:line="240" w:lineRule="exact"/>
              <w:rPr>
                <w:ins w:id="1154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法國里昂</w:t>
              </w:r>
            </w:ins>
          </w:p>
          <w:p w14:paraId="7B1EEF08" w14:textId="77777777" w:rsidR="00D64561" w:rsidRPr="001A7CC5" w:rsidRDefault="00D64561" w:rsidP="00D64561">
            <w:pPr>
              <w:widowControl/>
              <w:spacing w:line="240" w:lineRule="exact"/>
              <w:rPr>
                <w:ins w:id="1155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萬通銀行</w:t>
              </w:r>
            </w:ins>
          </w:p>
          <w:p w14:paraId="6CC4FBB1" w14:textId="77777777" w:rsidR="00D64561" w:rsidRPr="001A7CC5" w:rsidRDefault="00D64561" w:rsidP="00D64561">
            <w:pPr>
              <w:widowControl/>
              <w:spacing w:line="240" w:lineRule="exact"/>
              <w:rPr>
                <w:ins w:id="1155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大安銀行</w:t>
              </w:r>
            </w:ins>
          </w:p>
          <w:p w14:paraId="5BF8A3D2" w14:textId="77777777" w:rsidR="00D64561" w:rsidRPr="001A7CC5" w:rsidRDefault="00D64561" w:rsidP="00D64561">
            <w:pPr>
              <w:widowControl/>
              <w:spacing w:line="240" w:lineRule="exact"/>
              <w:rPr>
                <w:ins w:id="1155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聯邦銀行</w:t>
              </w:r>
            </w:ins>
          </w:p>
          <w:p w14:paraId="6CB18621" w14:textId="77777777" w:rsidR="00D64561" w:rsidRPr="001A7CC5" w:rsidRDefault="00D64561" w:rsidP="00D64561">
            <w:pPr>
              <w:widowControl/>
              <w:spacing w:line="240" w:lineRule="exact"/>
              <w:rPr>
                <w:ins w:id="1155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中華商銀</w:t>
              </w:r>
            </w:ins>
          </w:p>
          <w:p w14:paraId="71738DD5" w14:textId="77777777" w:rsidR="00D64561" w:rsidRPr="001A7CC5" w:rsidRDefault="00D64561" w:rsidP="00D64561">
            <w:pPr>
              <w:widowControl/>
              <w:spacing w:line="240" w:lineRule="exact"/>
              <w:rPr>
                <w:ins w:id="1155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遠東商銀</w:t>
              </w:r>
            </w:ins>
          </w:p>
          <w:p w14:paraId="7915094E" w14:textId="77777777" w:rsidR="00D64561" w:rsidRPr="001A7CC5" w:rsidRDefault="00D64561" w:rsidP="00D64561">
            <w:pPr>
              <w:widowControl/>
              <w:spacing w:line="240" w:lineRule="exact"/>
              <w:rPr>
                <w:ins w:id="1156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亞太商銀</w:t>
              </w:r>
            </w:ins>
          </w:p>
          <w:p w14:paraId="3712E8F3" w14:textId="77777777" w:rsidR="00D64561" w:rsidRPr="001A7CC5" w:rsidRDefault="00D64561" w:rsidP="00D64561">
            <w:pPr>
              <w:widowControl/>
              <w:spacing w:line="240" w:lineRule="exact"/>
              <w:rPr>
                <w:ins w:id="1156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華信銀行</w:t>
              </w:r>
            </w:ins>
          </w:p>
          <w:p w14:paraId="6B7F969B" w14:textId="77777777" w:rsidR="00D64561" w:rsidRPr="001A7CC5" w:rsidRDefault="00D64561" w:rsidP="00D64561">
            <w:pPr>
              <w:widowControl/>
              <w:spacing w:line="240" w:lineRule="exact"/>
              <w:rPr>
                <w:ins w:id="1156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玉山商銀</w:t>
              </w:r>
            </w:ins>
          </w:p>
          <w:p w14:paraId="18C19A78" w14:textId="77777777" w:rsidR="00D64561" w:rsidRPr="001A7CC5" w:rsidRDefault="00D64561" w:rsidP="00D64561">
            <w:pPr>
              <w:widowControl/>
              <w:spacing w:line="240" w:lineRule="exact"/>
              <w:rPr>
                <w:ins w:id="1156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萬泰銀行</w:t>
              </w:r>
            </w:ins>
          </w:p>
          <w:p w14:paraId="564F9F45" w14:textId="77777777" w:rsidR="00D64561" w:rsidRPr="001A7CC5" w:rsidRDefault="00D64561" w:rsidP="00D64561">
            <w:pPr>
              <w:widowControl/>
              <w:spacing w:line="240" w:lineRule="exact"/>
              <w:rPr>
                <w:ins w:id="1156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匯豐銀行</w:t>
              </w:r>
            </w:ins>
          </w:p>
          <w:p w14:paraId="479E0451" w14:textId="77777777" w:rsidR="00D64561" w:rsidRPr="001A7CC5" w:rsidRDefault="00D64561" w:rsidP="00D64561">
            <w:pPr>
              <w:widowControl/>
              <w:spacing w:line="240" w:lineRule="exact"/>
              <w:rPr>
                <w:ins w:id="1157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泛亞銀行</w:t>
              </w:r>
            </w:ins>
          </w:p>
          <w:p w14:paraId="141860A2" w14:textId="77777777" w:rsidR="00D64561" w:rsidRPr="001A7CC5" w:rsidRDefault="00D64561" w:rsidP="00D64561">
            <w:pPr>
              <w:widowControl/>
              <w:spacing w:line="240" w:lineRule="exact"/>
              <w:rPr>
                <w:ins w:id="1157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中興商銀</w:t>
              </w:r>
            </w:ins>
          </w:p>
          <w:p w14:paraId="063FEC17" w14:textId="77777777" w:rsidR="00D64561" w:rsidRPr="001A7CC5" w:rsidRDefault="00D64561" w:rsidP="00D64561">
            <w:pPr>
              <w:widowControl/>
              <w:spacing w:line="240" w:lineRule="exact"/>
              <w:rPr>
                <w:ins w:id="1157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富邦商銀</w:t>
              </w:r>
            </w:ins>
          </w:p>
          <w:p w14:paraId="5D50DB89" w14:textId="77777777" w:rsidR="00D64561" w:rsidRPr="001A7CC5" w:rsidRDefault="00D64561" w:rsidP="00D64561">
            <w:pPr>
              <w:widowControl/>
              <w:spacing w:line="240" w:lineRule="exact"/>
              <w:rPr>
                <w:ins w:id="1157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大眾銀行</w:t>
              </w:r>
            </w:ins>
          </w:p>
          <w:p w14:paraId="020304EB" w14:textId="77777777" w:rsidR="00D64561" w:rsidRPr="001A7CC5" w:rsidRDefault="00D64561" w:rsidP="00D64561">
            <w:pPr>
              <w:widowControl/>
              <w:spacing w:line="240" w:lineRule="exact"/>
              <w:rPr>
                <w:ins w:id="1157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寶島商銀</w:t>
              </w:r>
            </w:ins>
          </w:p>
          <w:p w14:paraId="48E05F4C" w14:textId="77777777" w:rsidR="00D64561" w:rsidRPr="001A7CC5" w:rsidRDefault="00D64561" w:rsidP="00D64561">
            <w:pPr>
              <w:widowControl/>
              <w:spacing w:line="240" w:lineRule="exact"/>
              <w:rPr>
                <w:ins w:id="1158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安泰商銀</w:t>
              </w:r>
            </w:ins>
          </w:p>
          <w:p w14:paraId="62B4BBBA" w14:textId="77777777" w:rsidR="00D64561" w:rsidRPr="001A7CC5" w:rsidRDefault="00D64561" w:rsidP="00D64561">
            <w:pPr>
              <w:widowControl/>
              <w:spacing w:line="240" w:lineRule="exact"/>
              <w:rPr>
                <w:ins w:id="1158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巴黎銀行</w:t>
              </w:r>
            </w:ins>
          </w:p>
          <w:p w14:paraId="4A92CC99" w14:textId="77777777" w:rsidR="00D64561" w:rsidRPr="001A7CC5" w:rsidRDefault="00D64561" w:rsidP="00D64561">
            <w:pPr>
              <w:widowControl/>
              <w:spacing w:line="240" w:lineRule="exact"/>
              <w:rPr>
                <w:ins w:id="1158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中國信託</w:t>
              </w:r>
            </w:ins>
          </w:p>
          <w:p w14:paraId="7CBFF759" w14:textId="77777777" w:rsidR="00D64561" w:rsidRPr="001A7CC5" w:rsidRDefault="00D64561" w:rsidP="00D64561">
            <w:pPr>
              <w:widowControl/>
              <w:spacing w:line="240" w:lineRule="exact"/>
              <w:rPr>
                <w:ins w:id="1158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慶豐商銀</w:t>
              </w:r>
            </w:ins>
          </w:p>
          <w:p w14:paraId="6B811581" w14:textId="77777777" w:rsidR="00D64561" w:rsidRPr="001A7CC5" w:rsidRDefault="00D64561" w:rsidP="00D64561">
            <w:pPr>
              <w:widowControl/>
              <w:spacing w:line="240" w:lineRule="exact"/>
              <w:rPr>
                <w:ins w:id="1158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英商渣打</w:t>
              </w:r>
            </w:ins>
          </w:p>
          <w:p w14:paraId="5222DF96" w14:textId="77777777" w:rsidR="00D64561" w:rsidRPr="001A7CC5" w:rsidRDefault="00D64561" w:rsidP="00D64561">
            <w:pPr>
              <w:widowControl/>
              <w:spacing w:line="240" w:lineRule="exact"/>
              <w:rPr>
                <w:ins w:id="1159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澳洲國銀</w:t>
              </w:r>
            </w:ins>
          </w:p>
          <w:p w14:paraId="1EE862B9" w14:textId="77777777" w:rsidR="00D64561" w:rsidRPr="001A7CC5" w:rsidRDefault="00D64561" w:rsidP="00D64561">
            <w:pPr>
              <w:widowControl/>
              <w:spacing w:line="240" w:lineRule="exact"/>
              <w:rPr>
                <w:ins w:id="1159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彰化銀行</w:t>
              </w:r>
            </w:ins>
          </w:p>
          <w:p w14:paraId="542015E4" w14:textId="77777777" w:rsidR="00D64561" w:rsidRPr="001A7CC5" w:rsidRDefault="00D64561" w:rsidP="00D64561">
            <w:pPr>
              <w:widowControl/>
              <w:spacing w:line="240" w:lineRule="exact"/>
              <w:rPr>
                <w:ins w:id="1159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瑞聯加豐</w:t>
              </w:r>
            </w:ins>
          </w:p>
          <w:p w14:paraId="6DF4BEFE" w14:textId="77777777" w:rsidR="00D64561" w:rsidRPr="001A7CC5" w:rsidRDefault="00D64561" w:rsidP="00D64561">
            <w:pPr>
              <w:widowControl/>
              <w:spacing w:line="240" w:lineRule="exact"/>
              <w:rPr>
                <w:ins w:id="1159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安泰大眾</w:t>
              </w:r>
            </w:ins>
          </w:p>
          <w:p w14:paraId="614FF714" w14:textId="77777777" w:rsidR="00D64561" w:rsidRPr="001A7CC5" w:rsidRDefault="00D64561" w:rsidP="00D64561">
            <w:pPr>
              <w:widowControl/>
              <w:spacing w:line="240" w:lineRule="exact"/>
              <w:rPr>
                <w:ins w:id="1159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60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中銀澳紐</w:t>
              </w:r>
            </w:ins>
          </w:p>
          <w:p w14:paraId="53C6AE2E" w14:textId="77777777" w:rsidR="00D64561" w:rsidRPr="001A7CC5" w:rsidRDefault="00D64561" w:rsidP="00D64561">
            <w:pPr>
              <w:widowControl/>
              <w:spacing w:line="240" w:lineRule="exact"/>
              <w:rPr>
                <w:ins w:id="1160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60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三家銀行</w:t>
              </w:r>
            </w:ins>
          </w:p>
          <w:p w14:paraId="0814F47B" w14:textId="77777777" w:rsidR="00D64561" w:rsidRPr="001A7CC5" w:rsidRDefault="00D64561" w:rsidP="00D64561">
            <w:pPr>
              <w:widowControl/>
              <w:spacing w:line="240" w:lineRule="exact"/>
              <w:rPr>
                <w:ins w:id="1160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60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花旗台新</w:t>
              </w:r>
            </w:ins>
          </w:p>
          <w:p w14:paraId="26F3B707" w14:textId="77777777" w:rsidR="00D64561" w:rsidRPr="001A7CC5" w:rsidRDefault="00D64561" w:rsidP="00D64561">
            <w:pPr>
              <w:widowControl/>
              <w:spacing w:line="240" w:lineRule="exact"/>
              <w:rPr>
                <w:ins w:id="1160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60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里昂百利</w:t>
              </w:r>
            </w:ins>
          </w:p>
          <w:p w14:paraId="6EC13EB0" w14:textId="77777777" w:rsidR="00D64561" w:rsidRPr="001A7CC5" w:rsidRDefault="00D64561" w:rsidP="00D64561">
            <w:pPr>
              <w:widowControl/>
              <w:spacing w:line="240" w:lineRule="exact"/>
              <w:rPr>
                <w:ins w:id="1160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60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奧紐西蘭</w:t>
              </w:r>
            </w:ins>
          </w:p>
          <w:p w14:paraId="068EDA28" w14:textId="77777777" w:rsidR="00D64561" w:rsidRPr="001A7CC5" w:rsidRDefault="00D64561" w:rsidP="00D64561">
            <w:pPr>
              <w:widowControl/>
              <w:spacing w:line="240" w:lineRule="exact"/>
              <w:rPr>
                <w:ins w:id="1160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61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日商東京</w:t>
              </w:r>
            </w:ins>
          </w:p>
          <w:p w14:paraId="3153D985" w14:textId="77777777" w:rsidR="00D64561" w:rsidRPr="001A7CC5" w:rsidRDefault="00D64561" w:rsidP="00D64561">
            <w:pPr>
              <w:widowControl/>
              <w:spacing w:line="240" w:lineRule="exact"/>
              <w:rPr>
                <w:ins w:id="1161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61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比利信貸</w:t>
              </w:r>
            </w:ins>
          </w:p>
        </w:tc>
      </w:tr>
      <w:tr w:rsidR="00D64561" w:rsidRPr="008F20B5" w14:paraId="4E1DE9C2" w14:textId="77777777" w:rsidTr="0066205D">
        <w:trPr>
          <w:trHeight w:val="340"/>
          <w:ins w:id="11613" w:author="家興 余" w:date="2021-01-22T10:44:00Z"/>
          <w:trPrChange w:id="1161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1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0423C0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1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EDC6355" w14:textId="77777777" w:rsidR="00D64561" w:rsidRPr="008F20B5" w:rsidRDefault="00D64561" w:rsidP="00D64561">
            <w:pPr>
              <w:widowControl/>
              <w:rPr>
                <w:ins w:id="1161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19" w:author="家興 余" w:date="2021-01-22T10:44:00Z">
              <w:r w:rsidRPr="004A1C2C">
                <w:rPr>
                  <w:rFonts w:ascii="標楷體" w:eastAsia="標楷體" w:hAnsi="標楷體"/>
                </w:rPr>
                <w:t>PledgeNO</w:t>
              </w:r>
            </w:ins>
          </w:p>
        </w:tc>
        <w:tc>
          <w:tcPr>
            <w:tcW w:w="1864" w:type="pct"/>
            <w:noWrap/>
            <w:hideMark/>
            <w:tcPrChange w:id="1162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DB5A8B" w14:textId="77777777" w:rsidR="00D64561" w:rsidRPr="008F20B5" w:rsidRDefault="00D64561" w:rsidP="00D64561">
            <w:pPr>
              <w:widowControl/>
              <w:rPr>
                <w:ins w:id="1162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2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保證書字號</w:t>
              </w:r>
            </w:ins>
          </w:p>
        </w:tc>
        <w:tc>
          <w:tcPr>
            <w:tcW w:w="266" w:type="pct"/>
            <w:noWrap/>
            <w:hideMark/>
            <w:tcPrChange w:id="1162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2D55D8" w14:textId="77777777" w:rsidR="00D64561" w:rsidRPr="008F20B5" w:rsidRDefault="00D64561" w:rsidP="00D64561">
            <w:pPr>
              <w:widowControl/>
              <w:jc w:val="center"/>
              <w:rPr>
                <w:ins w:id="1162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2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2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7432705" w14:textId="77777777" w:rsidR="00D64561" w:rsidRPr="008F20B5" w:rsidRDefault="00D64561" w:rsidP="00D64561">
            <w:pPr>
              <w:widowControl/>
              <w:jc w:val="center"/>
              <w:rPr>
                <w:ins w:id="1162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2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30</w:t>
              </w:r>
            </w:ins>
          </w:p>
        </w:tc>
        <w:tc>
          <w:tcPr>
            <w:tcW w:w="266" w:type="pct"/>
            <w:tcPrChange w:id="1162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47F30A3" w14:textId="77777777" w:rsidR="00D64561" w:rsidRPr="008F20B5" w:rsidRDefault="00D64561" w:rsidP="00D64561">
            <w:pPr>
              <w:widowControl/>
              <w:jc w:val="center"/>
              <w:rPr>
                <w:ins w:id="1163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3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tcPrChange w:id="1163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E799B09" w14:textId="77777777" w:rsidR="00D64561" w:rsidRDefault="00D64561" w:rsidP="00D64561">
            <w:pPr>
              <w:widowControl/>
              <w:rPr>
                <w:ins w:id="1163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3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6A3D5620" w14:textId="77777777" w:rsidR="00D64561" w:rsidRPr="001A7CC5" w:rsidRDefault="00D64561" w:rsidP="00D64561">
            <w:pPr>
              <w:widowControl/>
              <w:rPr>
                <w:ins w:id="1163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7BC28D9" w14:textId="77777777" w:rsidTr="0066205D">
        <w:trPr>
          <w:trHeight w:val="340"/>
          <w:ins w:id="11636" w:author="家興 余" w:date="2021-01-22T10:44:00Z"/>
          <w:trPrChange w:id="11637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38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C9D930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3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40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41EBF1F" w14:textId="77777777" w:rsidR="00D64561" w:rsidRPr="008F20B5" w:rsidRDefault="00D64561" w:rsidP="00D64561">
            <w:pPr>
              <w:widowControl/>
              <w:rPr>
                <w:ins w:id="1164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42" w:author="家興 余" w:date="2021-01-22T10:44:00Z">
              <w:r w:rsidRPr="004A1C2C">
                <w:rPr>
                  <w:rFonts w:ascii="標楷體" w:eastAsia="標楷體" w:hAnsi="標楷體"/>
                </w:rPr>
                <w:t>OwnerId</w:t>
              </w:r>
            </w:ins>
          </w:p>
        </w:tc>
        <w:tc>
          <w:tcPr>
            <w:tcW w:w="1864" w:type="pct"/>
            <w:noWrap/>
            <w:hideMark/>
            <w:tcPrChange w:id="11643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96F608" w14:textId="77777777" w:rsidR="00D64561" w:rsidRPr="008F20B5" w:rsidRDefault="00D64561" w:rsidP="00D64561">
            <w:pPr>
              <w:widowControl/>
              <w:rPr>
                <w:ins w:id="1164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45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所有權人統編</w:t>
              </w:r>
            </w:ins>
          </w:p>
        </w:tc>
        <w:tc>
          <w:tcPr>
            <w:tcW w:w="266" w:type="pct"/>
            <w:noWrap/>
            <w:hideMark/>
            <w:tcPrChange w:id="1164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C696ECA" w14:textId="77777777" w:rsidR="00D64561" w:rsidRPr="008F20B5" w:rsidRDefault="00D64561" w:rsidP="00D64561">
            <w:pPr>
              <w:widowControl/>
              <w:jc w:val="center"/>
              <w:rPr>
                <w:ins w:id="1164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4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4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CC2C14" w14:textId="77777777" w:rsidR="00D64561" w:rsidRPr="008F20B5" w:rsidRDefault="00D64561" w:rsidP="00D64561">
            <w:pPr>
              <w:widowControl/>
              <w:jc w:val="center"/>
              <w:rPr>
                <w:ins w:id="1165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5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66" w:type="pct"/>
            <w:tcPrChange w:id="11652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277447" w14:textId="77777777" w:rsidR="00D64561" w:rsidRPr="008F20B5" w:rsidRDefault="00D64561" w:rsidP="00D64561">
            <w:pPr>
              <w:widowControl/>
              <w:jc w:val="center"/>
              <w:rPr>
                <w:ins w:id="116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5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65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A4BB8F" w14:textId="77777777" w:rsidR="00D64561" w:rsidRPr="008F20B5" w:rsidRDefault="00D64561" w:rsidP="00D64561">
            <w:pPr>
              <w:widowControl/>
              <w:rPr>
                <w:ins w:id="116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4AB72B47" w14:textId="77777777" w:rsidTr="0066205D">
        <w:trPr>
          <w:trHeight w:val="340"/>
          <w:ins w:id="11657" w:author="家興 余" w:date="2021-01-22T10:44:00Z"/>
          <w:trPrChange w:id="1165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5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780D1D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6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6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09BC3D1" w14:textId="77777777" w:rsidR="00D64561" w:rsidRPr="008F20B5" w:rsidRDefault="00D64561" w:rsidP="00D64561">
            <w:pPr>
              <w:widowControl/>
              <w:rPr>
                <w:ins w:id="116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63" w:author="家興 余" w:date="2021-01-22T10:44:00Z">
              <w:r w:rsidRPr="004A1C2C">
                <w:rPr>
                  <w:rFonts w:ascii="標楷體" w:eastAsia="標楷體" w:hAnsi="標楷體"/>
                </w:rPr>
                <w:t>OwnerName</w:t>
              </w:r>
            </w:ins>
          </w:p>
        </w:tc>
        <w:tc>
          <w:tcPr>
            <w:tcW w:w="1864" w:type="pct"/>
            <w:noWrap/>
            <w:hideMark/>
            <w:tcPrChange w:id="1166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B3D7D4" w14:textId="77777777" w:rsidR="00D64561" w:rsidRPr="008F20B5" w:rsidRDefault="00D64561" w:rsidP="00D64561">
            <w:pPr>
              <w:widowControl/>
              <w:rPr>
                <w:ins w:id="116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6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所有權人姓名</w:t>
              </w:r>
            </w:ins>
          </w:p>
        </w:tc>
        <w:tc>
          <w:tcPr>
            <w:tcW w:w="266" w:type="pct"/>
            <w:noWrap/>
            <w:hideMark/>
            <w:tcPrChange w:id="1166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86BD4FA" w14:textId="77777777" w:rsidR="00D64561" w:rsidRPr="008F20B5" w:rsidRDefault="00D64561" w:rsidP="00D64561">
            <w:pPr>
              <w:widowControl/>
              <w:jc w:val="center"/>
              <w:rPr>
                <w:ins w:id="1166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6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7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D67507" w14:textId="77777777" w:rsidR="00D64561" w:rsidRPr="008F20B5" w:rsidRDefault="00D64561" w:rsidP="00D64561">
            <w:pPr>
              <w:widowControl/>
              <w:jc w:val="center"/>
              <w:rPr>
                <w:ins w:id="1167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7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66" w:type="pct"/>
            <w:tcPrChange w:id="1167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8A5B34" w14:textId="77777777" w:rsidR="00D64561" w:rsidRPr="008F20B5" w:rsidRDefault="00D64561" w:rsidP="00D64561">
            <w:pPr>
              <w:widowControl/>
              <w:jc w:val="center"/>
              <w:rPr>
                <w:ins w:id="1167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7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67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5D9AC63" w14:textId="77777777" w:rsidR="00D64561" w:rsidRPr="008F20B5" w:rsidRDefault="00D64561" w:rsidP="00D64561">
            <w:pPr>
              <w:widowControl/>
              <w:rPr>
                <w:ins w:id="1167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4CEAAC72" w14:textId="77777777" w:rsidTr="0066205D">
        <w:trPr>
          <w:trHeight w:val="340"/>
          <w:ins w:id="11678" w:author="家興 余" w:date="2021-01-22T10:44:00Z"/>
          <w:trPrChange w:id="1167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8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004306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8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8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C22261" w14:textId="77777777" w:rsidR="00D64561" w:rsidRPr="008F20B5" w:rsidRDefault="00D64561" w:rsidP="00D64561">
            <w:pPr>
              <w:widowControl/>
              <w:rPr>
                <w:ins w:id="1168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84" w:author="家興 余" w:date="2021-01-22T10:44:00Z">
              <w:r w:rsidRPr="004A1C2C">
                <w:rPr>
                  <w:rFonts w:ascii="標楷體" w:eastAsia="標楷體" w:hAnsi="標楷體"/>
                </w:rPr>
                <w:t>IssuingId</w:t>
              </w:r>
            </w:ins>
          </w:p>
        </w:tc>
        <w:tc>
          <w:tcPr>
            <w:tcW w:w="1864" w:type="pct"/>
            <w:noWrap/>
            <w:hideMark/>
            <w:tcPrChange w:id="1168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1ADD55B" w14:textId="77777777" w:rsidR="00D64561" w:rsidRPr="008F20B5" w:rsidRDefault="00D64561" w:rsidP="00D64561">
            <w:pPr>
              <w:widowControl/>
              <w:rPr>
                <w:ins w:id="1168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87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發行機構統編</w:t>
              </w:r>
            </w:ins>
          </w:p>
        </w:tc>
        <w:tc>
          <w:tcPr>
            <w:tcW w:w="266" w:type="pct"/>
            <w:noWrap/>
            <w:hideMark/>
            <w:tcPrChange w:id="1168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4DED01C" w14:textId="77777777" w:rsidR="00D64561" w:rsidRPr="008F20B5" w:rsidRDefault="00D64561" w:rsidP="00D64561">
            <w:pPr>
              <w:widowControl/>
              <w:jc w:val="center"/>
              <w:rPr>
                <w:ins w:id="1168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9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9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2E2AA07" w14:textId="77777777" w:rsidR="00D64561" w:rsidRPr="008F20B5" w:rsidRDefault="00D64561" w:rsidP="00D64561">
            <w:pPr>
              <w:widowControl/>
              <w:jc w:val="center"/>
              <w:rPr>
                <w:ins w:id="1169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9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66" w:type="pct"/>
            <w:tcPrChange w:id="1169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99B9BC9" w14:textId="77777777" w:rsidR="00D64561" w:rsidRPr="008F20B5" w:rsidRDefault="00D64561" w:rsidP="00D64561">
            <w:pPr>
              <w:widowControl/>
              <w:rPr>
                <w:ins w:id="1169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9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 </w:t>
              </w:r>
            </w:ins>
          </w:p>
        </w:tc>
        <w:tc>
          <w:tcPr>
            <w:tcW w:w="1150" w:type="pct"/>
            <w:noWrap/>
            <w:tcPrChange w:id="1169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B44C95" w14:textId="77777777" w:rsidR="00D64561" w:rsidRPr="008F20B5" w:rsidRDefault="00D64561" w:rsidP="00D64561">
            <w:pPr>
              <w:widowControl/>
              <w:rPr>
                <w:ins w:id="1169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540D7F75" w14:textId="77777777" w:rsidTr="0066205D">
        <w:trPr>
          <w:trHeight w:val="340"/>
          <w:ins w:id="11699" w:author="家興 余" w:date="2021-01-22T10:44:00Z"/>
          <w:trPrChange w:id="1170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0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E673B8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70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0F23FAB" w14:textId="77777777" w:rsidR="00D64561" w:rsidRPr="008F20B5" w:rsidRDefault="00D64561" w:rsidP="00D64561">
            <w:pPr>
              <w:widowControl/>
              <w:rPr>
                <w:ins w:id="117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05" w:author="家興 余" w:date="2021-01-22T10:44:00Z">
              <w:r w:rsidRPr="004A1C2C">
                <w:rPr>
                  <w:rFonts w:ascii="標楷體" w:eastAsia="標楷體" w:hAnsi="標楷體"/>
                </w:rPr>
                <w:t>IssuingCounty</w:t>
              </w:r>
            </w:ins>
          </w:p>
        </w:tc>
        <w:tc>
          <w:tcPr>
            <w:tcW w:w="1864" w:type="pct"/>
            <w:noWrap/>
            <w:hideMark/>
            <w:tcPrChange w:id="1170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817D8E" w14:textId="77777777" w:rsidR="00D64561" w:rsidRPr="008F20B5" w:rsidRDefault="00D64561" w:rsidP="00D64561">
            <w:pPr>
              <w:widowControl/>
              <w:rPr>
                <w:ins w:id="1170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0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發行機構所在國別</w:t>
              </w:r>
            </w:ins>
          </w:p>
        </w:tc>
        <w:tc>
          <w:tcPr>
            <w:tcW w:w="266" w:type="pct"/>
            <w:noWrap/>
            <w:hideMark/>
            <w:tcPrChange w:id="1170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BA82C9" w14:textId="77777777" w:rsidR="00D64561" w:rsidRPr="008F20B5" w:rsidRDefault="00D64561" w:rsidP="00D64561">
            <w:pPr>
              <w:widowControl/>
              <w:jc w:val="center"/>
              <w:rPr>
                <w:ins w:id="1171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1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71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381676" w14:textId="77777777" w:rsidR="00D64561" w:rsidRPr="008F20B5" w:rsidRDefault="00D64561" w:rsidP="00D64561">
            <w:pPr>
              <w:widowControl/>
              <w:jc w:val="center"/>
              <w:rPr>
                <w:ins w:id="1171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1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66" w:type="pct"/>
            <w:tcPrChange w:id="1171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B66230C" w14:textId="77777777" w:rsidR="00D64561" w:rsidRPr="008F20B5" w:rsidRDefault="00D64561" w:rsidP="00D64561">
            <w:pPr>
              <w:widowControl/>
              <w:jc w:val="center"/>
              <w:rPr>
                <w:ins w:id="117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  <w:tcPrChange w:id="1171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85B5D0D" w14:textId="77777777" w:rsidR="00D64561" w:rsidRPr="008F20B5" w:rsidRDefault="00D64561" w:rsidP="00D64561">
            <w:pPr>
              <w:widowControl/>
              <w:rPr>
                <w:ins w:id="1171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D020F85" w14:textId="77777777" w:rsidTr="0066205D">
        <w:trPr>
          <w:trHeight w:val="340"/>
          <w:ins w:id="11719" w:author="家興 余" w:date="2021-01-22T10:44:00Z"/>
          <w:trPrChange w:id="1172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2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DF8D23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2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72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F364531" w14:textId="77777777" w:rsidR="00D64561" w:rsidRPr="008F20B5" w:rsidRDefault="00D64561" w:rsidP="00D64561">
            <w:pPr>
              <w:widowControl/>
              <w:rPr>
                <w:ins w:id="1172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25" w:author="家興 余" w:date="2021-01-22T10:44:00Z">
              <w:r w:rsidRPr="004A1C2C">
                <w:rPr>
                  <w:rFonts w:ascii="標楷體" w:eastAsia="標楷體" w:hAnsi="標楷體"/>
                </w:rPr>
                <w:t>DocNo</w:t>
              </w:r>
            </w:ins>
          </w:p>
        </w:tc>
        <w:tc>
          <w:tcPr>
            <w:tcW w:w="1864" w:type="pct"/>
            <w:noWrap/>
            <w:hideMark/>
            <w:tcPrChange w:id="1172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093B99" w14:textId="77777777" w:rsidR="00D64561" w:rsidRPr="008F20B5" w:rsidRDefault="00D64561" w:rsidP="00D64561">
            <w:pPr>
              <w:widowControl/>
              <w:rPr>
                <w:ins w:id="1172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2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憑證編號</w:t>
              </w:r>
            </w:ins>
          </w:p>
        </w:tc>
        <w:tc>
          <w:tcPr>
            <w:tcW w:w="266" w:type="pct"/>
            <w:noWrap/>
            <w:hideMark/>
            <w:tcPrChange w:id="1172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D402B69" w14:textId="77777777" w:rsidR="00D64561" w:rsidRPr="008F20B5" w:rsidRDefault="00D64561" w:rsidP="00D64561">
            <w:pPr>
              <w:widowControl/>
              <w:jc w:val="center"/>
              <w:rPr>
                <w:ins w:id="1173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3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73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1CE11EA" w14:textId="77777777" w:rsidR="00D64561" w:rsidRPr="008F20B5" w:rsidRDefault="00D64561" w:rsidP="00D64561">
            <w:pPr>
              <w:widowControl/>
              <w:jc w:val="center"/>
              <w:rPr>
                <w:ins w:id="1173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3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30</w:t>
              </w:r>
            </w:ins>
          </w:p>
        </w:tc>
        <w:tc>
          <w:tcPr>
            <w:tcW w:w="266" w:type="pct"/>
            <w:tcPrChange w:id="1173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9249E0D" w14:textId="77777777" w:rsidR="00D64561" w:rsidRPr="008F20B5" w:rsidRDefault="00D64561" w:rsidP="00D64561">
            <w:pPr>
              <w:widowControl/>
              <w:jc w:val="center"/>
              <w:rPr>
                <w:ins w:id="1173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173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CD0455F" w14:textId="77777777" w:rsidR="00D64561" w:rsidRPr="008F20B5" w:rsidRDefault="00D64561" w:rsidP="00D64561">
            <w:pPr>
              <w:widowControl/>
              <w:rPr>
                <w:ins w:id="1173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32DEFC71" w14:textId="77777777" w:rsidTr="0066205D">
        <w:trPr>
          <w:trHeight w:val="340"/>
          <w:ins w:id="11739" w:author="家興 余" w:date="2021-01-22T10:44:00Z"/>
          <w:trPrChange w:id="1174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4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1A627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4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174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6415B4F" w14:textId="77777777" w:rsidR="00D64561" w:rsidRPr="008F20B5" w:rsidRDefault="00D64561" w:rsidP="00D64561">
            <w:pPr>
              <w:widowControl/>
              <w:rPr>
                <w:ins w:id="11744" w:author="家興 余" w:date="2021-01-22T10:44:00Z"/>
                <w:rFonts w:ascii="標楷體" w:eastAsia="標楷體" w:hAnsi="標楷體"/>
              </w:rPr>
            </w:pPr>
            <w:ins w:id="11745" w:author="家興 余" w:date="2021-01-22T10:44:00Z">
              <w:r w:rsidRPr="008F20B5">
                <w:rPr>
                  <w:rFonts w:ascii="標楷體" w:eastAsia="標楷體" w:hAnsi="標楷體"/>
                </w:rPr>
                <w:t>LoanToValue</w:t>
              </w:r>
            </w:ins>
          </w:p>
        </w:tc>
        <w:tc>
          <w:tcPr>
            <w:tcW w:w="1864" w:type="pct"/>
            <w:noWrap/>
            <w:tcPrChange w:id="1174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458AFE2" w14:textId="77777777" w:rsidR="00D64561" w:rsidRPr="008F20B5" w:rsidRDefault="00D64561" w:rsidP="00D64561">
            <w:pPr>
              <w:widowControl/>
              <w:rPr>
                <w:ins w:id="1174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4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貸放成數</w:t>
              </w:r>
            </w:ins>
          </w:p>
        </w:tc>
        <w:tc>
          <w:tcPr>
            <w:tcW w:w="266" w:type="pct"/>
            <w:noWrap/>
            <w:tcPrChange w:id="1174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9601DD5" w14:textId="77777777" w:rsidR="00D64561" w:rsidRPr="008F20B5" w:rsidRDefault="00D64561" w:rsidP="00D64561">
            <w:pPr>
              <w:widowControl/>
              <w:jc w:val="center"/>
              <w:rPr>
                <w:ins w:id="1175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5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tcPrChange w:id="1175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7655F13" w14:textId="77777777" w:rsidR="00D64561" w:rsidRPr="008F20B5" w:rsidRDefault="00D64561" w:rsidP="00D64561">
            <w:pPr>
              <w:widowControl/>
              <w:jc w:val="center"/>
              <w:rPr>
                <w:ins w:id="117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5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3.2</w:t>
              </w:r>
            </w:ins>
          </w:p>
        </w:tc>
        <w:tc>
          <w:tcPr>
            <w:tcW w:w="266" w:type="pct"/>
            <w:tcPrChange w:id="1175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EC9603E" w14:textId="77777777" w:rsidR="00D64561" w:rsidRPr="008F20B5" w:rsidRDefault="00D64561" w:rsidP="00D64561">
            <w:pPr>
              <w:widowControl/>
              <w:jc w:val="center"/>
              <w:rPr>
                <w:ins w:id="117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175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E7E0051" w14:textId="77777777" w:rsidR="00D64561" w:rsidRPr="008F20B5" w:rsidRDefault="00D64561" w:rsidP="00D64561">
            <w:pPr>
              <w:widowControl/>
              <w:rPr>
                <w:ins w:id="1175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5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000.00</w:t>
              </w:r>
            </w:ins>
          </w:p>
        </w:tc>
      </w:tr>
      <w:tr w:rsidR="00D64561" w:rsidRPr="001A7CC5" w14:paraId="33F401A0" w14:textId="77777777" w:rsidTr="0066205D">
        <w:trPr>
          <w:trHeight w:val="340"/>
          <w:ins w:id="11760" w:author="家興 余" w:date="2021-01-22T10:44:00Z"/>
          <w:trPrChange w:id="1176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6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874CCD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6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176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9A0E77" w14:textId="77777777" w:rsidR="00D64561" w:rsidRPr="001A7CC5" w:rsidRDefault="00D64561" w:rsidP="00D64561">
            <w:pPr>
              <w:widowControl/>
              <w:rPr>
                <w:ins w:id="11765" w:author="家興 余" w:date="2021-01-22T10:44:00Z"/>
                <w:rFonts w:ascii="標楷體" w:eastAsia="標楷體" w:hAnsi="標楷體"/>
                <w:highlight w:val="yellow"/>
              </w:rPr>
            </w:pPr>
            <w:ins w:id="11766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SecuritiesType</w:t>
              </w:r>
            </w:ins>
          </w:p>
        </w:tc>
        <w:tc>
          <w:tcPr>
            <w:tcW w:w="1864" w:type="pct"/>
            <w:noWrap/>
            <w:tcPrChange w:id="1176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529DBB2" w14:textId="77777777" w:rsidR="00D64561" w:rsidRPr="001A7CC5" w:rsidRDefault="00D64561" w:rsidP="00D64561">
            <w:pPr>
              <w:widowControl/>
              <w:rPr>
                <w:ins w:id="1176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69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有價證券類別</w:t>
              </w:r>
            </w:ins>
          </w:p>
        </w:tc>
        <w:tc>
          <w:tcPr>
            <w:tcW w:w="266" w:type="pct"/>
            <w:noWrap/>
            <w:tcPrChange w:id="1177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1DE2E3B" w14:textId="77777777" w:rsidR="00D64561" w:rsidRPr="001A7CC5" w:rsidRDefault="00D64561" w:rsidP="00D64561">
            <w:pPr>
              <w:widowControl/>
              <w:jc w:val="center"/>
              <w:rPr>
                <w:ins w:id="1177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7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77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A05CDD" w14:textId="4E0B91A8" w:rsidR="00D64561" w:rsidRPr="001A7CC5" w:rsidRDefault="0014330A" w:rsidP="00D64561">
            <w:pPr>
              <w:widowControl/>
              <w:jc w:val="center"/>
              <w:rPr>
                <w:ins w:id="1177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75" w:author="家興 余" w:date="2021-02-03T15:59:00Z"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77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602D209" w14:textId="77777777" w:rsidR="00D64561" w:rsidRPr="001A7CC5" w:rsidRDefault="00D64561" w:rsidP="00D64561">
            <w:pPr>
              <w:widowControl/>
              <w:rPr>
                <w:ins w:id="1177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77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96221B" w14:textId="069D4C41" w:rsidR="00D745D4" w:rsidRPr="00D745D4" w:rsidRDefault="00D745D4" w:rsidP="00D64561">
            <w:pPr>
              <w:widowControl/>
              <w:rPr>
                <w:ins w:id="11779" w:author="家興 余" w:date="2021-04-12T12:10:00Z"/>
                <w:rFonts w:ascii="標楷體" w:eastAsia="標楷體" w:hAnsi="標楷體" w:cs="新細明體"/>
                <w:color w:val="000000"/>
                <w:kern w:val="0"/>
              </w:rPr>
            </w:pPr>
            <w:ins w:id="11780" w:author="家興 余" w:date="2021-04-12T12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</w:t>
              </w:r>
            </w:ins>
            <w:ins w:id="11781" w:author="家興 余" w:date="2021-04-12T12:11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1E1</w:t>
              </w:r>
            </w:ins>
            <w:ins w:id="11782" w:author="家興 余" w:date="2021-04-12T12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54063C8" w14:textId="1AEE288B" w:rsidR="00D64561" w:rsidRPr="00402A2F" w:rsidRDefault="0014330A" w:rsidP="00D64561">
            <w:pPr>
              <w:widowControl/>
              <w:rPr>
                <w:ins w:id="1178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84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1:</w:t>
              </w:r>
            </w:ins>
            <w:ins w:id="11785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</w:t>
              </w:r>
            </w:ins>
          </w:p>
          <w:p w14:paraId="2240D88F" w14:textId="0BE728DF" w:rsidR="00D64561" w:rsidRPr="00402A2F" w:rsidRDefault="0014330A" w:rsidP="00D64561">
            <w:pPr>
              <w:widowControl/>
              <w:rPr>
                <w:ins w:id="1178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87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2:</w:t>
              </w:r>
            </w:ins>
            <w:ins w:id="11788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基金</w:t>
              </w:r>
            </w:ins>
          </w:p>
          <w:p w14:paraId="2CC0A4D1" w14:textId="39456751" w:rsidR="00D64561" w:rsidRPr="00402A2F" w:rsidRDefault="0014330A" w:rsidP="00D64561">
            <w:pPr>
              <w:widowControl/>
              <w:rPr>
                <w:ins w:id="1178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90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3:</w:t>
              </w:r>
            </w:ins>
            <w:ins w:id="11791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債券</w:t>
              </w:r>
            </w:ins>
          </w:p>
          <w:p w14:paraId="757FA89C" w14:textId="63C93B5D" w:rsidR="00D64561" w:rsidRPr="00402A2F" w:rsidRDefault="0014330A" w:rsidP="00D64561">
            <w:pPr>
              <w:widowControl/>
              <w:rPr>
                <w:ins w:id="1179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93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4:</w:t>
              </w:r>
            </w:ins>
            <w:ins w:id="1179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票券/國庫儲蓄券</w:t>
              </w:r>
            </w:ins>
          </w:p>
          <w:p w14:paraId="3D745BD6" w14:textId="4E10B117" w:rsidR="00D64561" w:rsidRPr="001A7CC5" w:rsidRDefault="0014330A" w:rsidP="00D64561">
            <w:pPr>
              <w:widowControl/>
              <w:rPr>
                <w:ins w:id="1179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96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5:</w:t>
              </w:r>
            </w:ins>
            <w:ins w:id="11797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6CFB35C9" w14:textId="77777777" w:rsidTr="0066205D">
        <w:trPr>
          <w:trHeight w:val="340"/>
          <w:ins w:id="11798" w:author="家興 余" w:date="2021-01-22T10:44:00Z"/>
          <w:trPrChange w:id="1179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0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EF2BA5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0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0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C6A2E96" w14:textId="77777777" w:rsidR="00D64561" w:rsidRPr="001A7CC5" w:rsidRDefault="00D64561" w:rsidP="00D64561">
            <w:pPr>
              <w:widowControl/>
              <w:rPr>
                <w:ins w:id="11803" w:author="家興 余" w:date="2021-01-22T10:44:00Z"/>
                <w:rFonts w:ascii="標楷體" w:eastAsia="標楷體" w:hAnsi="標楷體"/>
                <w:highlight w:val="yellow"/>
              </w:rPr>
            </w:pPr>
            <w:ins w:id="11804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Listed</w:t>
              </w:r>
            </w:ins>
          </w:p>
        </w:tc>
        <w:tc>
          <w:tcPr>
            <w:tcW w:w="1864" w:type="pct"/>
            <w:noWrap/>
            <w:tcPrChange w:id="1180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089FB92" w14:textId="77777777" w:rsidR="00D64561" w:rsidRPr="001A7CC5" w:rsidRDefault="00D64561" w:rsidP="00D64561">
            <w:pPr>
              <w:widowControl/>
              <w:rPr>
                <w:ins w:id="1180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07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掛牌交易所</w:t>
              </w:r>
            </w:ins>
          </w:p>
        </w:tc>
        <w:tc>
          <w:tcPr>
            <w:tcW w:w="266" w:type="pct"/>
            <w:noWrap/>
            <w:tcPrChange w:id="1180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884EA07" w14:textId="77777777" w:rsidR="00D64561" w:rsidRPr="001A7CC5" w:rsidRDefault="00D64561" w:rsidP="00D64561">
            <w:pPr>
              <w:widowControl/>
              <w:jc w:val="center"/>
              <w:rPr>
                <w:ins w:id="1180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1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81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E12EE26" w14:textId="0FF45186" w:rsidR="00D64561" w:rsidRPr="001A7CC5" w:rsidRDefault="0014330A">
            <w:pPr>
              <w:widowControl/>
              <w:rPr>
                <w:ins w:id="1181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  <w:pPrChange w:id="11813" w:author="家興 余" w:date="2021-02-03T16:04:00Z">
                <w:pPr>
                  <w:widowControl/>
                  <w:jc w:val="center"/>
                </w:pPr>
              </w:pPrChange>
            </w:pPr>
            <w:ins w:id="11814" w:author="家興 余" w:date="2021-02-03T16:04:00Z"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81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E893567" w14:textId="77777777" w:rsidR="00D64561" w:rsidRPr="001A7CC5" w:rsidRDefault="00D64561" w:rsidP="00D64561">
            <w:pPr>
              <w:widowControl/>
              <w:jc w:val="center"/>
              <w:rPr>
                <w:ins w:id="1181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81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FEF6DE" w14:textId="77777777" w:rsidR="00D745D4" w:rsidRPr="00D92297" w:rsidRDefault="00D745D4" w:rsidP="00D745D4">
            <w:pPr>
              <w:widowControl/>
              <w:rPr>
                <w:ins w:id="11818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819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0D27521" w14:textId="0C69876A" w:rsidR="00D64561" w:rsidRPr="00402A2F" w:rsidRDefault="0014330A" w:rsidP="00D64561">
            <w:pPr>
              <w:widowControl/>
              <w:rPr>
                <w:ins w:id="1182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21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1:</w:t>
              </w:r>
            </w:ins>
            <w:ins w:id="11822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臺灣證交所</w:t>
              </w:r>
            </w:ins>
          </w:p>
          <w:p w14:paraId="74E43C1E" w14:textId="6172063E" w:rsidR="00D64561" w:rsidRPr="00402A2F" w:rsidRDefault="0014330A" w:rsidP="00D64561">
            <w:pPr>
              <w:widowControl/>
              <w:rPr>
                <w:ins w:id="118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24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2:</w:t>
              </w:r>
            </w:ins>
            <w:ins w:id="11825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櫃檯買賣中心</w:t>
              </w:r>
            </w:ins>
          </w:p>
          <w:p w14:paraId="72E32F86" w14:textId="5024DD67" w:rsidR="00D64561" w:rsidRPr="00402A2F" w:rsidRDefault="0014330A" w:rsidP="00D64561">
            <w:pPr>
              <w:widowControl/>
              <w:rPr>
                <w:ins w:id="118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27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3:</w:t>
              </w:r>
            </w:ins>
            <w:ins w:id="11828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紐約證券交易所（NYSE）</w:t>
              </w:r>
            </w:ins>
          </w:p>
          <w:p w14:paraId="10A325CA" w14:textId="5E268E3B" w:rsidR="00D64561" w:rsidRPr="00402A2F" w:rsidRDefault="0014330A" w:rsidP="00D64561">
            <w:pPr>
              <w:widowControl/>
              <w:rPr>
                <w:ins w:id="1182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30" w:author="家興 余" w:date="2021-02-03T16:00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04:</w:t>
              </w:r>
            </w:ins>
            <w:ins w:id="11831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那斯達克（Nasdaq）</w:t>
              </w:r>
            </w:ins>
          </w:p>
          <w:p w14:paraId="5DED5E78" w14:textId="45DA7469" w:rsidR="00D64561" w:rsidRPr="00402A2F" w:rsidRDefault="0014330A" w:rsidP="00D64561">
            <w:pPr>
              <w:widowControl/>
              <w:rPr>
                <w:ins w:id="1183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33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5:</w:t>
              </w:r>
            </w:ins>
            <w:ins w:id="1183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倫敦證券交易所（LSE）</w:t>
              </w:r>
            </w:ins>
          </w:p>
          <w:p w14:paraId="764E0240" w14:textId="2957EF07" w:rsidR="00D64561" w:rsidRPr="00402A2F" w:rsidRDefault="0014330A" w:rsidP="00D64561">
            <w:pPr>
              <w:widowControl/>
              <w:rPr>
                <w:ins w:id="1183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36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06:</w:t>
              </w:r>
            </w:ins>
            <w:ins w:id="11837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德國證券交易所（GSE）</w:t>
              </w:r>
            </w:ins>
          </w:p>
          <w:p w14:paraId="29B9373B" w14:textId="0867E383" w:rsidR="00D64561" w:rsidRPr="00402A2F" w:rsidRDefault="0014330A" w:rsidP="00D64561">
            <w:pPr>
              <w:widowControl/>
              <w:rPr>
                <w:ins w:id="1183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39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07:</w:t>
              </w:r>
            </w:ins>
            <w:ins w:id="11840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歐洲交易所（Euronext）</w:t>
              </w:r>
            </w:ins>
          </w:p>
          <w:p w14:paraId="41888E27" w14:textId="1F369CD9" w:rsidR="00D64561" w:rsidRPr="00402A2F" w:rsidRDefault="0014330A" w:rsidP="00D64561">
            <w:pPr>
              <w:widowControl/>
              <w:rPr>
                <w:ins w:id="1184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42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08:</w:t>
              </w:r>
            </w:ins>
            <w:ins w:id="11843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東京證券交易所（TSE）</w:t>
              </w:r>
            </w:ins>
          </w:p>
          <w:p w14:paraId="2EC23F18" w14:textId="72CF51EC" w:rsidR="00D64561" w:rsidRPr="001A7CC5" w:rsidRDefault="0014330A" w:rsidP="00D64561">
            <w:pPr>
              <w:widowControl/>
              <w:rPr>
                <w:ins w:id="1184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45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99:</w:t>
              </w:r>
            </w:ins>
            <w:ins w:id="11846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無</w:t>
              </w:r>
            </w:ins>
          </w:p>
        </w:tc>
      </w:tr>
      <w:tr w:rsidR="00D64561" w:rsidRPr="001A7CC5" w14:paraId="4B31573D" w14:textId="77777777" w:rsidTr="0066205D">
        <w:trPr>
          <w:trHeight w:val="340"/>
          <w:ins w:id="11847" w:author="家興 余" w:date="2021-01-22T10:44:00Z"/>
          <w:trPrChange w:id="1184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4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4B5774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5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5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166EBA8" w14:textId="77777777" w:rsidR="00D64561" w:rsidRPr="001A7CC5" w:rsidRDefault="00D64561" w:rsidP="00D64561">
            <w:pPr>
              <w:widowControl/>
              <w:rPr>
                <w:ins w:id="11852" w:author="家興 余" w:date="2021-01-22T10:44:00Z"/>
                <w:rFonts w:ascii="標楷體" w:eastAsia="標楷體" w:hAnsi="標楷體"/>
                <w:highlight w:val="yellow"/>
              </w:rPr>
            </w:pPr>
            <w:ins w:id="11853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OfferingDate</w:t>
              </w:r>
            </w:ins>
          </w:p>
        </w:tc>
        <w:tc>
          <w:tcPr>
            <w:tcW w:w="1864" w:type="pct"/>
            <w:noWrap/>
            <w:tcPrChange w:id="1185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46B893D" w14:textId="77777777" w:rsidR="00D64561" w:rsidRPr="001A7CC5" w:rsidRDefault="00D64561" w:rsidP="00D64561">
            <w:pPr>
              <w:widowControl/>
              <w:rPr>
                <w:ins w:id="1185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56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發行日</w:t>
              </w:r>
            </w:ins>
          </w:p>
        </w:tc>
        <w:tc>
          <w:tcPr>
            <w:tcW w:w="266" w:type="pct"/>
            <w:noWrap/>
            <w:tcPrChange w:id="1185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C7CB0B7" w14:textId="77777777" w:rsidR="00D64561" w:rsidRPr="001A7CC5" w:rsidRDefault="00D64561" w:rsidP="00D64561">
            <w:pPr>
              <w:widowControl/>
              <w:jc w:val="center"/>
              <w:rPr>
                <w:ins w:id="1185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5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9</w:t>
              </w:r>
            </w:ins>
          </w:p>
        </w:tc>
        <w:tc>
          <w:tcPr>
            <w:tcW w:w="266" w:type="pct"/>
            <w:noWrap/>
            <w:tcPrChange w:id="1186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694483A" w14:textId="77777777" w:rsidR="00D64561" w:rsidRPr="001A7CC5" w:rsidRDefault="00D64561" w:rsidP="00D64561">
            <w:pPr>
              <w:widowControl/>
              <w:jc w:val="center"/>
              <w:rPr>
                <w:ins w:id="1186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62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7</w:t>
              </w:r>
            </w:ins>
          </w:p>
        </w:tc>
        <w:tc>
          <w:tcPr>
            <w:tcW w:w="266" w:type="pct"/>
            <w:tcPrChange w:id="1186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13E58DE" w14:textId="77777777" w:rsidR="00D64561" w:rsidRPr="001A7CC5" w:rsidRDefault="00D64561" w:rsidP="00D64561">
            <w:pPr>
              <w:widowControl/>
              <w:jc w:val="center"/>
              <w:rPr>
                <w:ins w:id="1186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86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7E28515" w14:textId="77777777" w:rsidR="00D745D4" w:rsidRPr="00D92297" w:rsidRDefault="00D745D4" w:rsidP="00D745D4">
            <w:pPr>
              <w:widowControl/>
              <w:rPr>
                <w:ins w:id="11866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867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FE40F71" w14:textId="77777777" w:rsidR="00D64561" w:rsidRPr="00D745D4" w:rsidRDefault="00D64561" w:rsidP="00D64561">
            <w:pPr>
              <w:widowControl/>
              <w:rPr>
                <w:ins w:id="1186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5F73504F" w14:textId="77777777" w:rsidTr="0066205D">
        <w:trPr>
          <w:trHeight w:val="340"/>
          <w:ins w:id="11869" w:author="家興 余" w:date="2021-01-22T10:44:00Z"/>
          <w:trPrChange w:id="1187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7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EC9C4C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7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7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634E0FC" w14:textId="77777777" w:rsidR="00D64561" w:rsidRPr="001A7CC5" w:rsidRDefault="00D64561" w:rsidP="00D64561">
            <w:pPr>
              <w:widowControl/>
              <w:rPr>
                <w:ins w:id="11874" w:author="家興 余" w:date="2021-01-22T10:44:00Z"/>
                <w:rFonts w:ascii="標楷體" w:eastAsia="標楷體" w:hAnsi="標楷體"/>
                <w:highlight w:val="yellow"/>
              </w:rPr>
            </w:pPr>
            <w:ins w:id="11875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ExpirationDate</w:t>
              </w:r>
            </w:ins>
          </w:p>
        </w:tc>
        <w:tc>
          <w:tcPr>
            <w:tcW w:w="1864" w:type="pct"/>
            <w:noWrap/>
            <w:tcPrChange w:id="1187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5A7E111" w14:textId="77777777" w:rsidR="00D64561" w:rsidRPr="001A7CC5" w:rsidRDefault="00D64561" w:rsidP="00D64561">
            <w:pPr>
              <w:widowControl/>
              <w:rPr>
                <w:ins w:id="1187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78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到期日</w:t>
              </w:r>
            </w:ins>
          </w:p>
        </w:tc>
        <w:tc>
          <w:tcPr>
            <w:tcW w:w="266" w:type="pct"/>
            <w:noWrap/>
            <w:tcPrChange w:id="1187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4720186" w14:textId="77777777" w:rsidR="00D64561" w:rsidRPr="001A7CC5" w:rsidRDefault="00D64561" w:rsidP="00D64561">
            <w:pPr>
              <w:widowControl/>
              <w:jc w:val="center"/>
              <w:rPr>
                <w:ins w:id="1188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8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9</w:t>
              </w:r>
            </w:ins>
          </w:p>
        </w:tc>
        <w:tc>
          <w:tcPr>
            <w:tcW w:w="266" w:type="pct"/>
            <w:noWrap/>
            <w:tcPrChange w:id="1188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4B13BEE" w14:textId="77777777" w:rsidR="00D64561" w:rsidRPr="001A7CC5" w:rsidRDefault="00D64561" w:rsidP="00D64561">
            <w:pPr>
              <w:widowControl/>
              <w:jc w:val="center"/>
              <w:rPr>
                <w:ins w:id="1188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84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7</w:t>
              </w:r>
            </w:ins>
          </w:p>
        </w:tc>
        <w:tc>
          <w:tcPr>
            <w:tcW w:w="266" w:type="pct"/>
            <w:tcPrChange w:id="1188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CF0031" w14:textId="77777777" w:rsidR="00D64561" w:rsidRPr="001A7CC5" w:rsidRDefault="00D64561" w:rsidP="00D64561">
            <w:pPr>
              <w:widowControl/>
              <w:jc w:val="center"/>
              <w:rPr>
                <w:ins w:id="1188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88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051ED84" w14:textId="77777777" w:rsidR="00D745D4" w:rsidRPr="00D92297" w:rsidRDefault="00D745D4" w:rsidP="00D745D4">
            <w:pPr>
              <w:widowControl/>
              <w:rPr>
                <w:ins w:id="11888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889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6D4732C3" w14:textId="77777777" w:rsidR="00D64561" w:rsidRPr="00D745D4" w:rsidRDefault="00D64561" w:rsidP="00D64561">
            <w:pPr>
              <w:widowControl/>
              <w:rPr>
                <w:ins w:id="1189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45B94FDC" w14:textId="77777777" w:rsidTr="0066205D">
        <w:trPr>
          <w:trHeight w:val="340"/>
          <w:ins w:id="11891" w:author="家興 余" w:date="2021-01-22T10:44:00Z"/>
          <w:trPrChange w:id="1189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9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DCCF1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9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9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300E6B7" w14:textId="77777777" w:rsidR="00D64561" w:rsidRPr="001A7CC5" w:rsidRDefault="00D64561" w:rsidP="00D64561">
            <w:pPr>
              <w:widowControl/>
              <w:rPr>
                <w:ins w:id="11896" w:author="家興 余" w:date="2021-01-22T10:44:00Z"/>
                <w:rFonts w:ascii="標楷體" w:eastAsia="標楷體" w:hAnsi="標楷體"/>
                <w:highlight w:val="yellow"/>
              </w:rPr>
            </w:pPr>
            <w:ins w:id="11897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TargetIssuer</w:t>
              </w:r>
            </w:ins>
          </w:p>
        </w:tc>
        <w:tc>
          <w:tcPr>
            <w:tcW w:w="1864" w:type="pct"/>
            <w:noWrap/>
            <w:tcPrChange w:id="1189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49FDA04" w14:textId="77777777" w:rsidR="00D64561" w:rsidRPr="001A7CC5" w:rsidRDefault="00D64561" w:rsidP="00D64561">
            <w:pPr>
              <w:widowControl/>
              <w:rPr>
                <w:ins w:id="1189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00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發行者對象別</w:t>
              </w:r>
            </w:ins>
          </w:p>
        </w:tc>
        <w:tc>
          <w:tcPr>
            <w:tcW w:w="266" w:type="pct"/>
            <w:noWrap/>
            <w:tcPrChange w:id="1190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7B95A1" w14:textId="77777777" w:rsidR="00D64561" w:rsidRPr="001A7CC5" w:rsidRDefault="00D64561" w:rsidP="00D64561">
            <w:pPr>
              <w:widowControl/>
              <w:jc w:val="center"/>
              <w:rPr>
                <w:ins w:id="1190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0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90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7283AF2" w14:textId="48341D6C" w:rsidR="00D64561" w:rsidRPr="001A7CC5" w:rsidRDefault="0014330A" w:rsidP="00D64561">
            <w:pPr>
              <w:widowControl/>
              <w:jc w:val="center"/>
              <w:rPr>
                <w:ins w:id="1190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06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90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040738F" w14:textId="77777777" w:rsidR="00D64561" w:rsidRPr="001A7CC5" w:rsidRDefault="00D64561" w:rsidP="00D64561">
            <w:pPr>
              <w:widowControl/>
              <w:jc w:val="center"/>
              <w:rPr>
                <w:ins w:id="1190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09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53A9B7" w14:textId="77777777" w:rsidR="00D745D4" w:rsidRPr="00D92297" w:rsidRDefault="00D745D4" w:rsidP="00D745D4">
            <w:pPr>
              <w:widowControl/>
              <w:rPr>
                <w:ins w:id="11910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911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039E03B4" w14:textId="6D20B0A0" w:rsidR="00D64561" w:rsidRPr="00402A2F" w:rsidRDefault="0014330A" w:rsidP="00D64561">
            <w:pPr>
              <w:widowControl/>
              <w:rPr>
                <w:ins w:id="1191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13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01:</w:t>
              </w:r>
            </w:ins>
            <w:ins w:id="1191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主權國家</w:t>
              </w:r>
            </w:ins>
          </w:p>
          <w:p w14:paraId="6000C031" w14:textId="38863D57" w:rsidR="00D64561" w:rsidRPr="00402A2F" w:rsidRDefault="0014330A" w:rsidP="00D64561">
            <w:pPr>
              <w:widowControl/>
              <w:rPr>
                <w:ins w:id="1191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16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02:</w:t>
              </w:r>
            </w:ins>
            <w:ins w:id="11917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</w:t>
              </w:r>
            </w:ins>
          </w:p>
          <w:p w14:paraId="17DA13A9" w14:textId="2A461164" w:rsidR="00D64561" w:rsidRPr="00402A2F" w:rsidRDefault="0014330A" w:rsidP="00D64561">
            <w:pPr>
              <w:widowControl/>
              <w:rPr>
                <w:ins w:id="1191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19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03:</w:t>
              </w:r>
            </w:ins>
            <w:ins w:id="11920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企業</w:t>
              </w:r>
            </w:ins>
          </w:p>
          <w:p w14:paraId="2430F78A" w14:textId="102AA4DA" w:rsidR="00D64561" w:rsidRPr="00402A2F" w:rsidRDefault="0014330A" w:rsidP="00D64561">
            <w:pPr>
              <w:widowControl/>
              <w:rPr>
                <w:ins w:id="1192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22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98:</w:t>
              </w:r>
            </w:ins>
            <w:ins w:id="11923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無</w:t>
              </w:r>
            </w:ins>
          </w:p>
          <w:p w14:paraId="05952501" w14:textId="4F8ADFC8" w:rsidR="00D64561" w:rsidRPr="001A7CC5" w:rsidRDefault="0014330A" w:rsidP="00D64561">
            <w:pPr>
              <w:widowControl/>
              <w:rPr>
                <w:ins w:id="1192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25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99:</w:t>
              </w:r>
            </w:ins>
            <w:ins w:id="11926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20619430" w14:textId="77777777" w:rsidTr="0066205D">
        <w:trPr>
          <w:trHeight w:val="340"/>
          <w:ins w:id="11927" w:author="家興 余" w:date="2021-01-22T10:44:00Z"/>
          <w:trPrChange w:id="1192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92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139831C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93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93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667C15B" w14:textId="77777777" w:rsidR="00D64561" w:rsidRPr="001A7CC5" w:rsidRDefault="00D64561" w:rsidP="00D64561">
            <w:pPr>
              <w:widowControl/>
              <w:rPr>
                <w:ins w:id="11932" w:author="家興 余" w:date="2021-01-22T10:44:00Z"/>
                <w:rFonts w:ascii="標楷體" w:eastAsia="標楷體" w:hAnsi="標楷體"/>
                <w:highlight w:val="yellow"/>
              </w:rPr>
            </w:pPr>
            <w:ins w:id="11933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SubTargetIssuer</w:t>
              </w:r>
            </w:ins>
          </w:p>
        </w:tc>
        <w:tc>
          <w:tcPr>
            <w:tcW w:w="1864" w:type="pct"/>
            <w:noWrap/>
            <w:tcPrChange w:id="1193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71A763" w14:textId="77777777" w:rsidR="00D64561" w:rsidRPr="001A7CC5" w:rsidRDefault="00D64561" w:rsidP="00D64561">
            <w:pPr>
              <w:widowControl/>
              <w:rPr>
                <w:ins w:id="1193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36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發行者次對象別</w:t>
              </w:r>
            </w:ins>
          </w:p>
        </w:tc>
        <w:tc>
          <w:tcPr>
            <w:tcW w:w="266" w:type="pct"/>
            <w:noWrap/>
            <w:tcPrChange w:id="1193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2F46F3" w14:textId="77777777" w:rsidR="00D64561" w:rsidRPr="001A7CC5" w:rsidRDefault="00D64561" w:rsidP="00D64561">
            <w:pPr>
              <w:widowControl/>
              <w:jc w:val="center"/>
              <w:rPr>
                <w:ins w:id="1193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3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94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4C1A4C7" w14:textId="4B8C08A6" w:rsidR="00D64561" w:rsidRPr="001A7CC5" w:rsidRDefault="0014330A" w:rsidP="00D64561">
            <w:pPr>
              <w:widowControl/>
              <w:jc w:val="center"/>
              <w:rPr>
                <w:ins w:id="1194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42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94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FD5EBE4" w14:textId="77777777" w:rsidR="00D64561" w:rsidRPr="001A7CC5" w:rsidRDefault="00D64561" w:rsidP="00D64561">
            <w:pPr>
              <w:widowControl/>
              <w:jc w:val="center"/>
              <w:rPr>
                <w:ins w:id="1194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4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26FB6DD" w14:textId="77777777" w:rsidR="00D745D4" w:rsidRPr="00D92297" w:rsidRDefault="00D745D4" w:rsidP="00D745D4">
            <w:pPr>
              <w:widowControl/>
              <w:rPr>
                <w:ins w:id="11946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947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72C0B418" w14:textId="77777777" w:rsidR="0014330A" w:rsidRPr="00402A2F" w:rsidRDefault="0014330A" w:rsidP="0014330A">
            <w:pPr>
              <w:widowControl/>
              <w:rPr>
                <w:ins w:id="11948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49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主權國家</w:t>
              </w:r>
            </w:ins>
          </w:p>
          <w:p w14:paraId="65C9F4E7" w14:textId="77777777" w:rsidR="0014330A" w:rsidRPr="00402A2F" w:rsidRDefault="0014330A" w:rsidP="0014330A">
            <w:pPr>
              <w:widowControl/>
              <w:rPr>
                <w:ins w:id="11950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51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</w:t>
              </w:r>
            </w:ins>
          </w:p>
          <w:p w14:paraId="0FC5293F" w14:textId="77777777" w:rsidR="0014330A" w:rsidRPr="00402A2F" w:rsidRDefault="0014330A" w:rsidP="0014330A">
            <w:pPr>
              <w:widowControl/>
              <w:rPr>
                <w:ins w:id="11952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53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企業</w:t>
              </w:r>
            </w:ins>
          </w:p>
          <w:p w14:paraId="19CC1BDF" w14:textId="77777777" w:rsidR="0014330A" w:rsidRPr="00402A2F" w:rsidRDefault="0014330A" w:rsidP="0014330A">
            <w:pPr>
              <w:widowControl/>
              <w:rPr>
                <w:ins w:id="11954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55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98: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無</w:t>
              </w:r>
            </w:ins>
          </w:p>
          <w:p w14:paraId="1685A6ED" w14:textId="46560683" w:rsidR="00D64561" w:rsidRPr="001A7CC5" w:rsidRDefault="0014330A" w:rsidP="0014330A">
            <w:pPr>
              <w:widowControl/>
              <w:rPr>
                <w:ins w:id="1195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57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5C099628" w14:textId="77777777" w:rsidTr="0066205D">
        <w:trPr>
          <w:trHeight w:val="340"/>
          <w:ins w:id="11958" w:author="家興 余" w:date="2021-01-22T10:44:00Z"/>
          <w:trPrChange w:id="1195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96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A7EB0DB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96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96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9539CF9" w14:textId="77777777" w:rsidR="00D64561" w:rsidRPr="001A7CC5" w:rsidRDefault="00D64561" w:rsidP="00D64561">
            <w:pPr>
              <w:widowControl/>
              <w:rPr>
                <w:ins w:id="11963" w:author="家興 余" w:date="2021-01-22T10:44:00Z"/>
                <w:rFonts w:ascii="標楷體" w:eastAsia="標楷體" w:hAnsi="標楷體"/>
                <w:highlight w:val="yellow"/>
              </w:rPr>
            </w:pPr>
            <w:ins w:id="11964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CreditDate</w:t>
              </w:r>
            </w:ins>
          </w:p>
        </w:tc>
        <w:tc>
          <w:tcPr>
            <w:tcW w:w="1864" w:type="pct"/>
            <w:noWrap/>
            <w:tcPrChange w:id="1196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7B9C703" w14:textId="77777777" w:rsidR="00D64561" w:rsidRPr="001A7CC5" w:rsidRDefault="00D64561" w:rsidP="00D64561">
            <w:pPr>
              <w:widowControl/>
              <w:rPr>
                <w:ins w:id="1196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67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評等日期</w:t>
              </w:r>
            </w:ins>
          </w:p>
        </w:tc>
        <w:tc>
          <w:tcPr>
            <w:tcW w:w="266" w:type="pct"/>
            <w:noWrap/>
            <w:tcPrChange w:id="1196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148DAB" w14:textId="77777777" w:rsidR="00D64561" w:rsidRPr="001A7CC5" w:rsidRDefault="00D64561" w:rsidP="00D64561">
            <w:pPr>
              <w:widowControl/>
              <w:jc w:val="center"/>
              <w:rPr>
                <w:ins w:id="1196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70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9</w:t>
              </w:r>
            </w:ins>
          </w:p>
        </w:tc>
        <w:tc>
          <w:tcPr>
            <w:tcW w:w="266" w:type="pct"/>
            <w:noWrap/>
            <w:tcPrChange w:id="1197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88B88DA" w14:textId="77777777" w:rsidR="00D64561" w:rsidRPr="001A7CC5" w:rsidRDefault="00D64561" w:rsidP="00D64561">
            <w:pPr>
              <w:widowControl/>
              <w:jc w:val="center"/>
              <w:rPr>
                <w:ins w:id="1197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73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7</w:t>
              </w:r>
            </w:ins>
          </w:p>
        </w:tc>
        <w:tc>
          <w:tcPr>
            <w:tcW w:w="266" w:type="pct"/>
            <w:tcPrChange w:id="1197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B993779" w14:textId="77777777" w:rsidR="00D64561" w:rsidRPr="001A7CC5" w:rsidRDefault="00D64561" w:rsidP="00D64561">
            <w:pPr>
              <w:widowControl/>
              <w:jc w:val="center"/>
              <w:rPr>
                <w:ins w:id="1197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7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095F0E6" w14:textId="77777777" w:rsidR="00D745D4" w:rsidRPr="00D92297" w:rsidRDefault="00D745D4" w:rsidP="00D745D4">
            <w:pPr>
              <w:widowControl/>
              <w:rPr>
                <w:ins w:id="11977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978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FF1D873" w14:textId="77777777" w:rsidR="00D64561" w:rsidRPr="001A7CC5" w:rsidRDefault="00D64561" w:rsidP="00D64561">
            <w:pPr>
              <w:widowControl/>
              <w:rPr>
                <w:ins w:id="1197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11C0C172" w14:textId="77777777" w:rsidTr="0066205D">
        <w:trPr>
          <w:trHeight w:val="340"/>
          <w:ins w:id="11980" w:author="家興 余" w:date="2021-01-22T10:44:00Z"/>
          <w:trPrChange w:id="1198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98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D2695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98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98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11F8B78" w14:textId="77777777" w:rsidR="00D64561" w:rsidRPr="001A7CC5" w:rsidRDefault="00D64561" w:rsidP="00D64561">
            <w:pPr>
              <w:widowControl/>
              <w:rPr>
                <w:ins w:id="11985" w:author="家興 余" w:date="2021-01-22T10:44:00Z"/>
                <w:rFonts w:ascii="標楷體" w:eastAsia="標楷體" w:hAnsi="標楷體"/>
                <w:highlight w:val="yellow"/>
              </w:rPr>
            </w:pPr>
            <w:ins w:id="11986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Credit</w:t>
              </w:r>
            </w:ins>
          </w:p>
        </w:tc>
        <w:tc>
          <w:tcPr>
            <w:tcW w:w="1864" w:type="pct"/>
            <w:noWrap/>
            <w:tcPrChange w:id="1198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23626E1" w14:textId="77777777" w:rsidR="00D64561" w:rsidRPr="001A7CC5" w:rsidRDefault="00D64561" w:rsidP="00D64561">
            <w:pPr>
              <w:widowControl/>
              <w:rPr>
                <w:ins w:id="1198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89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評等公司</w:t>
              </w:r>
            </w:ins>
          </w:p>
        </w:tc>
        <w:tc>
          <w:tcPr>
            <w:tcW w:w="266" w:type="pct"/>
            <w:noWrap/>
            <w:tcPrChange w:id="1199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27E46A0" w14:textId="77777777" w:rsidR="00D64561" w:rsidRPr="001A7CC5" w:rsidRDefault="00D64561" w:rsidP="00D64561">
            <w:pPr>
              <w:widowControl/>
              <w:jc w:val="center"/>
              <w:rPr>
                <w:ins w:id="1199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9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99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1685902" w14:textId="08D84C17" w:rsidR="00D64561" w:rsidRPr="001A7CC5" w:rsidRDefault="0014330A" w:rsidP="00D64561">
            <w:pPr>
              <w:widowControl/>
              <w:jc w:val="center"/>
              <w:rPr>
                <w:ins w:id="1199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95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99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9425420" w14:textId="77777777" w:rsidR="00D64561" w:rsidRPr="001A7CC5" w:rsidRDefault="00D64561" w:rsidP="00D64561">
            <w:pPr>
              <w:widowControl/>
              <w:jc w:val="center"/>
              <w:rPr>
                <w:ins w:id="1199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9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7AF864" w14:textId="77777777" w:rsidR="00D745D4" w:rsidRPr="00D92297" w:rsidRDefault="00D745D4" w:rsidP="00D745D4">
            <w:pPr>
              <w:widowControl/>
              <w:rPr>
                <w:ins w:id="11999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2000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0A208B8" w14:textId="59F2A110" w:rsidR="00D64561" w:rsidRPr="00402A2F" w:rsidRDefault="0014330A" w:rsidP="00D64561">
            <w:pPr>
              <w:widowControl/>
              <w:rPr>
                <w:ins w:id="1200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02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10:</w:t>
              </w:r>
            </w:ins>
            <w:ins w:id="12003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中華信評</w:t>
              </w:r>
            </w:ins>
          </w:p>
          <w:p w14:paraId="7335646A" w14:textId="4F061B72" w:rsidR="00D64561" w:rsidRPr="00402A2F" w:rsidRDefault="0014330A" w:rsidP="00D64561">
            <w:pPr>
              <w:widowControl/>
              <w:rPr>
                <w:ins w:id="120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05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20:</w:t>
              </w:r>
            </w:ins>
            <w:ins w:id="12006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穆迪</w:t>
              </w:r>
            </w:ins>
          </w:p>
          <w:p w14:paraId="625A3416" w14:textId="3638CE3D" w:rsidR="00D64561" w:rsidRPr="00402A2F" w:rsidRDefault="0014330A" w:rsidP="00D64561">
            <w:pPr>
              <w:widowControl/>
              <w:rPr>
                <w:ins w:id="1200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08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30:</w:t>
              </w:r>
            </w:ins>
            <w:ins w:id="12009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惠譽</w:t>
              </w:r>
            </w:ins>
          </w:p>
          <w:p w14:paraId="398D1A51" w14:textId="3C1779F4" w:rsidR="00D64561" w:rsidRPr="00402A2F" w:rsidRDefault="0014330A" w:rsidP="00D64561">
            <w:pPr>
              <w:widowControl/>
              <w:rPr>
                <w:ins w:id="1201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11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40:</w:t>
              </w:r>
            </w:ins>
            <w:ins w:id="12012" w:author="家興 余" w:date="2021-01-22T10:44:00Z">
              <w:r w:rsidR="00D64561" w:rsidRPr="00402A2F">
                <w:rPr>
                  <w:rFonts w:ascii="標楷體" w:eastAsia="標楷體" w:hAnsi="標楷體" w:cs="新細明體"/>
                  <w:color w:val="000000"/>
                  <w:kern w:val="0"/>
                </w:rPr>
                <w:t>TCRI</w:t>
              </w:r>
            </w:ins>
          </w:p>
          <w:p w14:paraId="75376599" w14:textId="3E433240" w:rsidR="00D64561" w:rsidRPr="00402A2F" w:rsidRDefault="0014330A" w:rsidP="00D64561">
            <w:pPr>
              <w:widowControl/>
              <w:rPr>
                <w:ins w:id="1201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14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50:</w:t>
              </w:r>
            </w:ins>
            <w:ins w:id="12015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標準普爾</w:t>
              </w:r>
            </w:ins>
          </w:p>
          <w:p w14:paraId="6941860E" w14:textId="4D346384" w:rsidR="00D64561" w:rsidRPr="001A7CC5" w:rsidRDefault="0014330A" w:rsidP="00D64561">
            <w:pPr>
              <w:widowControl/>
              <w:rPr>
                <w:ins w:id="1201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17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90:</w:t>
              </w:r>
            </w:ins>
            <w:ins w:id="12018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644946CD" w14:textId="77777777" w:rsidTr="0066205D">
        <w:trPr>
          <w:trHeight w:val="340"/>
          <w:ins w:id="12019" w:author="家興 余" w:date="2021-01-22T10:44:00Z"/>
          <w:trPrChange w:id="1202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2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C9FDA5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2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2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2146481" w14:textId="77777777" w:rsidR="00D64561" w:rsidRPr="001A7CC5" w:rsidRDefault="00D64561" w:rsidP="00D64561">
            <w:pPr>
              <w:widowControl/>
              <w:rPr>
                <w:ins w:id="12024" w:author="家興 余" w:date="2021-01-22T10:44:00Z"/>
                <w:rFonts w:ascii="標楷體" w:eastAsia="標楷體" w:hAnsi="標楷體"/>
                <w:highlight w:val="yellow"/>
              </w:rPr>
            </w:pPr>
            <w:ins w:id="12025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ExternalCredit</w:t>
              </w:r>
            </w:ins>
          </w:p>
        </w:tc>
        <w:tc>
          <w:tcPr>
            <w:tcW w:w="1864" w:type="pct"/>
            <w:noWrap/>
            <w:tcPrChange w:id="1202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60803C" w14:textId="77777777" w:rsidR="00D64561" w:rsidRPr="001A7CC5" w:rsidRDefault="00D64561" w:rsidP="00D64561">
            <w:pPr>
              <w:widowControl/>
              <w:rPr>
                <w:ins w:id="1202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28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外部評等</w:t>
              </w:r>
            </w:ins>
          </w:p>
        </w:tc>
        <w:tc>
          <w:tcPr>
            <w:tcW w:w="266" w:type="pct"/>
            <w:noWrap/>
            <w:tcPrChange w:id="1202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8242955" w14:textId="4E6E357C" w:rsidR="00D64561" w:rsidRPr="001A7CC5" w:rsidRDefault="00A33F07" w:rsidP="00D64561">
            <w:pPr>
              <w:widowControl/>
              <w:jc w:val="center"/>
              <w:rPr>
                <w:ins w:id="1203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31" w:author="家興 余" w:date="2021-02-03T14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3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E5269D0" w14:textId="2AC7D244" w:rsidR="00D64561" w:rsidRPr="001A7CC5" w:rsidRDefault="00A33F07" w:rsidP="00D64561">
            <w:pPr>
              <w:widowControl/>
              <w:jc w:val="center"/>
              <w:rPr>
                <w:ins w:id="1203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34" w:author="家興 余" w:date="2021-02-03T14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6</w:t>
              </w:r>
            </w:ins>
          </w:p>
        </w:tc>
        <w:tc>
          <w:tcPr>
            <w:tcW w:w="266" w:type="pct"/>
            <w:tcPrChange w:id="1203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C79AC79" w14:textId="77777777" w:rsidR="00D64561" w:rsidRPr="001A7CC5" w:rsidRDefault="00D64561" w:rsidP="00D64561">
            <w:pPr>
              <w:widowControl/>
              <w:jc w:val="center"/>
              <w:rPr>
                <w:ins w:id="1203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03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AC232A" w14:textId="77777777" w:rsidR="00D745D4" w:rsidRPr="00D92297" w:rsidRDefault="00D745D4" w:rsidP="00D745D4">
            <w:pPr>
              <w:widowControl/>
              <w:rPr>
                <w:ins w:id="12038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039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2DA85BC" w14:textId="77777777" w:rsidR="00D64561" w:rsidRPr="001A7CC5" w:rsidRDefault="00D64561" w:rsidP="00D64561">
            <w:pPr>
              <w:widowControl/>
              <w:rPr>
                <w:ins w:id="1204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67A484D0" w14:textId="77777777" w:rsidTr="0066205D">
        <w:trPr>
          <w:trHeight w:val="340"/>
          <w:ins w:id="12041" w:author="家興 余" w:date="2021-01-22T10:44:00Z"/>
          <w:trPrChange w:id="1204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4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2E0794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4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4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2E5A232" w14:textId="77777777" w:rsidR="00D64561" w:rsidRPr="001A7CC5" w:rsidRDefault="00D64561" w:rsidP="00D64561">
            <w:pPr>
              <w:widowControl/>
              <w:rPr>
                <w:ins w:id="12046" w:author="家興 余" w:date="2021-01-22T10:44:00Z"/>
                <w:rFonts w:ascii="標楷體" w:eastAsia="標楷體" w:hAnsi="標楷體"/>
                <w:highlight w:val="yellow"/>
              </w:rPr>
            </w:pPr>
            <w:ins w:id="12047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Index</w:t>
              </w:r>
            </w:ins>
          </w:p>
        </w:tc>
        <w:tc>
          <w:tcPr>
            <w:tcW w:w="1864" w:type="pct"/>
            <w:noWrap/>
            <w:tcPrChange w:id="1204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E8BFB15" w14:textId="77777777" w:rsidR="00D64561" w:rsidRPr="001A7CC5" w:rsidRDefault="00D64561" w:rsidP="00D64561">
            <w:pPr>
              <w:widowControl/>
              <w:rPr>
                <w:ins w:id="1204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50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主要指數</w:t>
              </w:r>
            </w:ins>
          </w:p>
        </w:tc>
        <w:tc>
          <w:tcPr>
            <w:tcW w:w="266" w:type="pct"/>
            <w:noWrap/>
            <w:tcPrChange w:id="1205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B2C20D6" w14:textId="77777777" w:rsidR="00D64561" w:rsidRPr="001A7CC5" w:rsidRDefault="00D64561" w:rsidP="00D64561">
            <w:pPr>
              <w:widowControl/>
              <w:jc w:val="center"/>
              <w:rPr>
                <w:ins w:id="1205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5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5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6F471CF" w14:textId="580AC592" w:rsidR="00D64561" w:rsidRPr="001A7CC5" w:rsidRDefault="0014330A" w:rsidP="00D64561">
            <w:pPr>
              <w:widowControl/>
              <w:jc w:val="center"/>
              <w:rPr>
                <w:ins w:id="1205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56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205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56FDB7A" w14:textId="77777777" w:rsidR="00D64561" w:rsidRPr="001A7CC5" w:rsidRDefault="00D64561" w:rsidP="00D64561">
            <w:pPr>
              <w:widowControl/>
              <w:jc w:val="center"/>
              <w:rPr>
                <w:ins w:id="1205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059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B97497D" w14:textId="77777777" w:rsidR="00D745D4" w:rsidRPr="00D92297" w:rsidRDefault="00D745D4" w:rsidP="00D745D4">
            <w:pPr>
              <w:widowControl/>
              <w:rPr>
                <w:ins w:id="12060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061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F4397C3" w14:textId="0F4AA3EA" w:rsidR="00D64561" w:rsidRPr="00402A2F" w:rsidRDefault="0014330A" w:rsidP="00D64561">
            <w:pPr>
              <w:widowControl/>
              <w:rPr>
                <w:ins w:id="120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63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01:</w:t>
              </w:r>
            </w:ins>
            <w:ins w:id="1206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臺灣加權指數</w:t>
              </w:r>
            </w:ins>
          </w:p>
          <w:p w14:paraId="7F21CF68" w14:textId="7BEC5E0C" w:rsidR="00D64561" w:rsidRPr="00402A2F" w:rsidRDefault="0014330A" w:rsidP="00D64561">
            <w:pPr>
              <w:widowControl/>
              <w:rPr>
                <w:ins w:id="120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66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02:</w:t>
              </w:r>
            </w:ins>
            <w:ins w:id="12067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日經指數</w:t>
              </w:r>
            </w:ins>
          </w:p>
          <w:p w14:paraId="5B050EC6" w14:textId="77777777" w:rsidR="00D64561" w:rsidRDefault="0014330A" w:rsidP="00D64561">
            <w:pPr>
              <w:widowControl/>
              <w:rPr>
                <w:ins w:id="12068" w:author="家興 余" w:date="2021-02-03T16:03:00Z"/>
                <w:rFonts w:ascii="標楷體" w:eastAsia="標楷體" w:hAnsi="標楷體" w:cs="新細明體"/>
                <w:color w:val="000000"/>
                <w:kern w:val="0"/>
              </w:rPr>
            </w:pPr>
            <w:ins w:id="12069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03:</w:t>
              </w:r>
            </w:ins>
            <w:ins w:id="12070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恆生指數</w:t>
              </w:r>
            </w:ins>
          </w:p>
          <w:p w14:paraId="4F1EB221" w14:textId="62D638B9" w:rsidR="0014330A" w:rsidRPr="001A7CC5" w:rsidRDefault="0014330A" w:rsidP="00D64561">
            <w:pPr>
              <w:widowControl/>
              <w:rPr>
                <w:ins w:id="1207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72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99:無</w:t>
              </w:r>
            </w:ins>
          </w:p>
        </w:tc>
      </w:tr>
      <w:tr w:rsidR="00D64561" w:rsidRPr="001A7CC5" w14:paraId="6553A6EC" w14:textId="77777777" w:rsidTr="0066205D">
        <w:trPr>
          <w:trHeight w:val="340"/>
          <w:ins w:id="12073" w:author="家興 余" w:date="2021-01-22T10:44:00Z"/>
          <w:trPrChange w:id="1207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7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D87FDD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7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7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5214E75" w14:textId="30B2AD89" w:rsidR="00D64561" w:rsidRPr="001A7CC5" w:rsidRDefault="000C278B" w:rsidP="00D64561">
            <w:pPr>
              <w:widowControl/>
              <w:rPr>
                <w:ins w:id="12078" w:author="家興 余" w:date="2021-01-22T10:44:00Z"/>
                <w:rFonts w:ascii="標楷體" w:eastAsia="標楷體" w:hAnsi="標楷體"/>
                <w:highlight w:val="yellow"/>
              </w:rPr>
            </w:pPr>
            <w:ins w:id="12079" w:author="家興 余" w:date="2021-02-09T10:30:00Z">
              <w:r w:rsidRPr="000C278B">
                <w:rPr>
                  <w:rFonts w:ascii="標楷體" w:eastAsia="標楷體" w:hAnsi="標楷體"/>
                </w:rPr>
                <w:t>TradingMethod</w:t>
              </w:r>
            </w:ins>
          </w:p>
        </w:tc>
        <w:tc>
          <w:tcPr>
            <w:tcW w:w="1864" w:type="pct"/>
            <w:noWrap/>
            <w:tcPrChange w:id="1208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9CBD14A" w14:textId="77777777" w:rsidR="00D64561" w:rsidRPr="001A7CC5" w:rsidRDefault="00D64561" w:rsidP="00D64561">
            <w:pPr>
              <w:widowControl/>
              <w:rPr>
                <w:ins w:id="1208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82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交易方法</w:t>
              </w:r>
            </w:ins>
          </w:p>
        </w:tc>
        <w:tc>
          <w:tcPr>
            <w:tcW w:w="266" w:type="pct"/>
            <w:noWrap/>
            <w:tcPrChange w:id="1208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B290E94" w14:textId="77777777" w:rsidR="00D64561" w:rsidRPr="001A7CC5" w:rsidRDefault="00D64561" w:rsidP="00D64561">
            <w:pPr>
              <w:widowControl/>
              <w:jc w:val="center"/>
              <w:rPr>
                <w:ins w:id="1208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8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8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20FFA3" w14:textId="77777777" w:rsidR="00D64561" w:rsidRPr="001A7CC5" w:rsidRDefault="00D64561" w:rsidP="00D64561">
            <w:pPr>
              <w:widowControl/>
              <w:jc w:val="center"/>
              <w:rPr>
                <w:ins w:id="1208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88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1</w:t>
              </w:r>
            </w:ins>
          </w:p>
        </w:tc>
        <w:tc>
          <w:tcPr>
            <w:tcW w:w="266" w:type="pct"/>
            <w:tcPrChange w:id="1208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B4FC650" w14:textId="77777777" w:rsidR="00D64561" w:rsidRPr="001A7CC5" w:rsidRDefault="00D64561" w:rsidP="00D64561">
            <w:pPr>
              <w:widowControl/>
              <w:jc w:val="center"/>
              <w:rPr>
                <w:ins w:id="1209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091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50FE9B9" w14:textId="77777777" w:rsidR="00D745D4" w:rsidRPr="00D92297" w:rsidRDefault="00D745D4" w:rsidP="00D745D4">
            <w:pPr>
              <w:widowControl/>
              <w:rPr>
                <w:ins w:id="12092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093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0E779686" w14:textId="6B288EFD" w:rsidR="00D64561" w:rsidRPr="00402A2F" w:rsidRDefault="0014330A" w:rsidP="00D64561">
            <w:pPr>
              <w:widowControl/>
              <w:rPr>
                <w:ins w:id="1209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95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0:</w:t>
              </w:r>
            </w:ins>
            <w:ins w:id="12096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正常</w:t>
              </w:r>
            </w:ins>
          </w:p>
          <w:p w14:paraId="1CD653A5" w14:textId="40E5D6D0" w:rsidR="00D64561" w:rsidRPr="001A7CC5" w:rsidRDefault="0014330A" w:rsidP="00D64561">
            <w:pPr>
              <w:widowControl/>
              <w:rPr>
                <w:ins w:id="1209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98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1:</w:t>
              </w:r>
            </w:ins>
            <w:ins w:id="12099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全額交割</w:t>
              </w:r>
            </w:ins>
          </w:p>
        </w:tc>
      </w:tr>
      <w:tr w:rsidR="00D64561" w:rsidRPr="001A7CC5" w14:paraId="64F89E59" w14:textId="77777777" w:rsidTr="0066205D">
        <w:trPr>
          <w:trHeight w:val="340"/>
          <w:ins w:id="12100" w:author="家興 余" w:date="2021-01-22T10:44:00Z"/>
          <w:trPrChange w:id="1210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0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379E99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0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10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CC3EE1" w14:textId="77777777" w:rsidR="00D64561" w:rsidRPr="001A7CC5" w:rsidRDefault="00D64561" w:rsidP="00D64561">
            <w:pPr>
              <w:widowControl/>
              <w:rPr>
                <w:ins w:id="12105" w:author="家興 余" w:date="2021-01-22T10:44:00Z"/>
                <w:rFonts w:ascii="標楷體" w:eastAsia="標楷體" w:hAnsi="標楷體"/>
                <w:highlight w:val="yellow"/>
              </w:rPr>
            </w:pPr>
            <w:ins w:id="12106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Compensation</w:t>
              </w:r>
            </w:ins>
          </w:p>
        </w:tc>
        <w:tc>
          <w:tcPr>
            <w:tcW w:w="1864" w:type="pct"/>
            <w:noWrap/>
            <w:tcPrChange w:id="1210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3951BC6" w14:textId="77777777" w:rsidR="00D64561" w:rsidRPr="001A7CC5" w:rsidRDefault="00D64561" w:rsidP="00D64561">
            <w:pPr>
              <w:widowControl/>
              <w:rPr>
                <w:ins w:id="1210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09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受償順位</w:t>
              </w:r>
            </w:ins>
          </w:p>
        </w:tc>
        <w:tc>
          <w:tcPr>
            <w:tcW w:w="266" w:type="pct"/>
            <w:noWrap/>
            <w:tcPrChange w:id="1211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A575332" w14:textId="197A4C37" w:rsidR="00D64561" w:rsidRPr="001A7CC5" w:rsidRDefault="006B144A" w:rsidP="00D64561">
            <w:pPr>
              <w:widowControl/>
              <w:jc w:val="center"/>
              <w:rPr>
                <w:ins w:id="1211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12" w:author="家興 余" w:date="2021-01-22T12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11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1F7DF4" w14:textId="339D8865" w:rsidR="00D64561" w:rsidRPr="001A7CC5" w:rsidRDefault="00A33F07" w:rsidP="00D64561">
            <w:pPr>
              <w:widowControl/>
              <w:jc w:val="center"/>
              <w:rPr>
                <w:ins w:id="1211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15" w:author="家興 余" w:date="2021-02-03T14:31:00Z"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3</w:t>
              </w:r>
            </w:ins>
          </w:p>
        </w:tc>
        <w:tc>
          <w:tcPr>
            <w:tcW w:w="266" w:type="pct"/>
            <w:tcPrChange w:id="1211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9383731" w14:textId="77777777" w:rsidR="00D64561" w:rsidRPr="001A7CC5" w:rsidRDefault="00D64561" w:rsidP="00D64561">
            <w:pPr>
              <w:widowControl/>
              <w:jc w:val="center"/>
              <w:rPr>
                <w:ins w:id="1211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11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028B5A7" w14:textId="77777777" w:rsidR="00D745D4" w:rsidRPr="00D92297" w:rsidRDefault="00D745D4" w:rsidP="00D745D4">
            <w:pPr>
              <w:widowControl/>
              <w:rPr>
                <w:ins w:id="12119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120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CAA1BC8" w14:textId="77777777" w:rsidR="00D64561" w:rsidRPr="001A7CC5" w:rsidRDefault="00D64561" w:rsidP="00D64561">
            <w:pPr>
              <w:widowControl/>
              <w:rPr>
                <w:ins w:id="1212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1013CB77" w14:textId="77777777" w:rsidTr="0066205D">
        <w:trPr>
          <w:trHeight w:val="340"/>
          <w:ins w:id="12122" w:author="家興 余" w:date="2021-01-22T10:44:00Z"/>
          <w:trPrChange w:id="12123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24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DF9C3E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2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126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D79BD2F" w14:textId="77777777" w:rsidR="00D64561" w:rsidRPr="001A7CC5" w:rsidRDefault="00D64561" w:rsidP="00D64561">
            <w:pPr>
              <w:widowControl/>
              <w:rPr>
                <w:ins w:id="12127" w:author="家興 余" w:date="2021-01-22T10:44:00Z"/>
                <w:rFonts w:ascii="標楷體" w:eastAsia="標楷體" w:hAnsi="標楷體"/>
                <w:highlight w:val="yellow"/>
              </w:rPr>
            </w:pPr>
            <w:ins w:id="12128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Investment</w:t>
              </w:r>
            </w:ins>
          </w:p>
        </w:tc>
        <w:tc>
          <w:tcPr>
            <w:tcW w:w="1864" w:type="pct"/>
            <w:noWrap/>
            <w:tcPrChange w:id="12129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5B7291" w14:textId="77777777" w:rsidR="00D64561" w:rsidRPr="001A7CC5" w:rsidRDefault="00D64561" w:rsidP="00D64561">
            <w:pPr>
              <w:widowControl/>
              <w:rPr>
                <w:ins w:id="1213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31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投資內容</w:t>
              </w:r>
            </w:ins>
          </w:p>
        </w:tc>
        <w:tc>
          <w:tcPr>
            <w:tcW w:w="266" w:type="pct"/>
            <w:noWrap/>
            <w:tcPrChange w:id="1213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946EAE2" w14:textId="5282B6F1" w:rsidR="00D64561" w:rsidRPr="001A7CC5" w:rsidRDefault="00A33F07" w:rsidP="00D64561">
            <w:pPr>
              <w:widowControl/>
              <w:jc w:val="center"/>
              <w:rPr>
                <w:ins w:id="1213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34" w:author="家興 余" w:date="2021-02-03T14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13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0ADC183" w14:textId="250FF68A" w:rsidR="00D64561" w:rsidRPr="001A7CC5" w:rsidRDefault="00A33F07" w:rsidP="00D64561">
            <w:pPr>
              <w:widowControl/>
              <w:jc w:val="center"/>
              <w:rPr>
                <w:ins w:id="1213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37" w:author="家興 余" w:date="2021-02-03T14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3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00</w:t>
              </w:r>
            </w:ins>
          </w:p>
        </w:tc>
        <w:tc>
          <w:tcPr>
            <w:tcW w:w="266" w:type="pct"/>
            <w:tcPrChange w:id="12138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2193F0E" w14:textId="77777777" w:rsidR="00D64561" w:rsidRPr="001A7CC5" w:rsidRDefault="00D64561" w:rsidP="00D64561">
            <w:pPr>
              <w:widowControl/>
              <w:jc w:val="center"/>
              <w:rPr>
                <w:ins w:id="1213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14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F34A0AC" w14:textId="77777777" w:rsidR="00D745D4" w:rsidRPr="00D92297" w:rsidRDefault="00D745D4" w:rsidP="00D745D4">
            <w:pPr>
              <w:widowControl/>
              <w:rPr>
                <w:ins w:id="12141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142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D94C9F0" w14:textId="77777777" w:rsidR="00D64561" w:rsidRPr="001A7CC5" w:rsidRDefault="00D64561" w:rsidP="00D64561">
            <w:pPr>
              <w:widowControl/>
              <w:rPr>
                <w:ins w:id="1214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8F20B5" w14:paraId="74994D36" w14:textId="77777777" w:rsidTr="0066205D">
        <w:trPr>
          <w:trHeight w:val="340"/>
          <w:ins w:id="12144" w:author="家興 余" w:date="2021-01-22T10:44:00Z"/>
          <w:trPrChange w:id="1214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4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2714E7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4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14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FDB70CA" w14:textId="4306E617" w:rsidR="00D64561" w:rsidRPr="001A7CC5" w:rsidRDefault="000C278B" w:rsidP="00D64561">
            <w:pPr>
              <w:widowControl/>
              <w:rPr>
                <w:ins w:id="12149" w:author="家興 余" w:date="2021-01-22T10:44:00Z"/>
                <w:rFonts w:ascii="標楷體" w:eastAsia="標楷體" w:hAnsi="標楷體"/>
                <w:highlight w:val="yellow"/>
              </w:rPr>
            </w:pPr>
            <w:ins w:id="12150" w:author="家興 余" w:date="2021-02-09T10:34:00Z">
              <w:r w:rsidRPr="000C278B">
                <w:rPr>
                  <w:rFonts w:ascii="標楷體" w:eastAsia="標楷體" w:hAnsi="標楷體"/>
                </w:rPr>
                <w:t>PublicValue</w:t>
              </w:r>
            </w:ins>
          </w:p>
        </w:tc>
        <w:tc>
          <w:tcPr>
            <w:tcW w:w="1864" w:type="pct"/>
            <w:noWrap/>
            <w:tcPrChange w:id="1215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082B526" w14:textId="77777777" w:rsidR="00D64561" w:rsidRPr="001A7CC5" w:rsidRDefault="00D64561" w:rsidP="00D64561">
            <w:pPr>
              <w:widowControl/>
              <w:rPr>
                <w:ins w:id="1215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53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公開價值</w:t>
              </w:r>
            </w:ins>
          </w:p>
        </w:tc>
        <w:tc>
          <w:tcPr>
            <w:tcW w:w="266" w:type="pct"/>
            <w:noWrap/>
            <w:tcPrChange w:id="1215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16C3C63" w14:textId="70122AFC" w:rsidR="00D64561" w:rsidRPr="001A7CC5" w:rsidRDefault="0014330A" w:rsidP="00D64561">
            <w:pPr>
              <w:widowControl/>
              <w:jc w:val="center"/>
              <w:rPr>
                <w:ins w:id="1215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56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15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05563AE" w14:textId="70971E06" w:rsidR="00D64561" w:rsidRPr="008F20B5" w:rsidRDefault="0014330A" w:rsidP="00D64561">
            <w:pPr>
              <w:widowControl/>
              <w:jc w:val="center"/>
              <w:rPr>
                <w:ins w:id="1215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59" w:author="家興 余" w:date="2021-02-03T16:04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300</w:t>
              </w:r>
            </w:ins>
          </w:p>
        </w:tc>
        <w:tc>
          <w:tcPr>
            <w:tcW w:w="266" w:type="pct"/>
            <w:tcPrChange w:id="1216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57AB254" w14:textId="77777777" w:rsidR="00D64561" w:rsidRPr="008F20B5" w:rsidRDefault="00D64561" w:rsidP="00D64561">
            <w:pPr>
              <w:widowControl/>
              <w:jc w:val="center"/>
              <w:rPr>
                <w:ins w:id="1216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16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D4F3CC9" w14:textId="77777777" w:rsidR="00D745D4" w:rsidRPr="00D92297" w:rsidRDefault="00D745D4" w:rsidP="00D745D4">
            <w:pPr>
              <w:widowControl/>
              <w:rPr>
                <w:ins w:id="12163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164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F17F185" w14:textId="77777777" w:rsidR="00D64561" w:rsidRPr="008F20B5" w:rsidRDefault="00D64561" w:rsidP="00D64561">
            <w:pPr>
              <w:widowControl/>
              <w:rPr>
                <w:ins w:id="121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B8868B5" w14:textId="77777777" w:rsidTr="0066205D">
        <w:trPr>
          <w:trHeight w:val="340"/>
          <w:ins w:id="12166" w:author="家興 余" w:date="2021-01-22T10:44:00Z"/>
          <w:trPrChange w:id="12167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68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33FEEA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6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170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C718DF" w14:textId="77777777" w:rsidR="00D64561" w:rsidRPr="008F20B5" w:rsidRDefault="00D64561" w:rsidP="00D64561">
            <w:pPr>
              <w:widowControl/>
              <w:rPr>
                <w:ins w:id="12171" w:author="家興 余" w:date="2021-01-22T10:44:00Z"/>
                <w:rFonts w:ascii="標楷體" w:eastAsia="標楷體" w:hAnsi="標楷體"/>
              </w:rPr>
            </w:pPr>
            <w:ins w:id="12172" w:author="家興 余" w:date="2021-01-22T10:44:00Z">
              <w:r w:rsidRPr="008F20B5">
                <w:rPr>
                  <w:rFonts w:ascii="標楷體" w:eastAsia="標楷體" w:hAnsi="標楷體"/>
                </w:rPr>
                <w:t>SettingStat</w:t>
              </w:r>
            </w:ins>
          </w:p>
        </w:tc>
        <w:tc>
          <w:tcPr>
            <w:tcW w:w="1864" w:type="pct"/>
            <w:noWrap/>
            <w:tcPrChange w:id="12173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11EFE4" w14:textId="77777777" w:rsidR="00D64561" w:rsidRPr="008F20B5" w:rsidRDefault="00D64561" w:rsidP="00D64561">
            <w:pPr>
              <w:widowControl/>
              <w:rPr>
                <w:ins w:id="1217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75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設定狀態</w:t>
              </w:r>
            </w:ins>
          </w:p>
        </w:tc>
        <w:tc>
          <w:tcPr>
            <w:tcW w:w="266" w:type="pct"/>
            <w:noWrap/>
            <w:tcPrChange w:id="1217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2CBF3E" w14:textId="77777777" w:rsidR="00D64561" w:rsidRPr="008F20B5" w:rsidRDefault="00D64561" w:rsidP="00D64561">
            <w:pPr>
              <w:widowControl/>
              <w:jc w:val="center"/>
              <w:rPr>
                <w:ins w:id="1217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7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tcPrChange w:id="1217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8B176F3" w14:textId="77777777" w:rsidR="00D64561" w:rsidRPr="008F20B5" w:rsidRDefault="00D64561" w:rsidP="00D64561">
            <w:pPr>
              <w:widowControl/>
              <w:jc w:val="center"/>
              <w:rPr>
                <w:ins w:id="1218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8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182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4DE7EA" w14:textId="77777777" w:rsidR="00D64561" w:rsidRPr="008F20B5" w:rsidRDefault="00D64561" w:rsidP="00D64561">
            <w:pPr>
              <w:widowControl/>
              <w:jc w:val="center"/>
              <w:rPr>
                <w:ins w:id="1218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18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EC6CBE1" w14:textId="77777777" w:rsidR="00D64561" w:rsidRPr="008F20B5" w:rsidRDefault="00D64561" w:rsidP="00D64561">
            <w:pPr>
              <w:widowControl/>
              <w:rPr>
                <w:ins w:id="1218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8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解除</w:t>
              </w:r>
            </w:ins>
          </w:p>
        </w:tc>
      </w:tr>
      <w:tr w:rsidR="00D64561" w:rsidRPr="008F20B5" w14:paraId="6BB5A3D2" w14:textId="77777777" w:rsidTr="0066205D">
        <w:trPr>
          <w:trHeight w:val="340"/>
          <w:ins w:id="12187" w:author="家興 余" w:date="2021-01-22T10:44:00Z"/>
          <w:trPrChange w:id="1218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8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25A5DF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9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19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E5925BD" w14:textId="77777777" w:rsidR="00D64561" w:rsidRPr="008F20B5" w:rsidRDefault="00D64561" w:rsidP="00D64561">
            <w:pPr>
              <w:widowControl/>
              <w:rPr>
                <w:ins w:id="12192" w:author="家興 余" w:date="2021-01-22T10:44:00Z"/>
                <w:rFonts w:ascii="標楷體" w:eastAsia="標楷體" w:hAnsi="標楷體"/>
              </w:rPr>
            </w:pPr>
            <w:ins w:id="12193" w:author="家興 余" w:date="2021-01-22T10:44:00Z">
              <w:r w:rsidRPr="008F20B5">
                <w:rPr>
                  <w:rFonts w:ascii="標楷體" w:eastAsia="標楷體" w:hAnsi="標楷體"/>
                </w:rPr>
                <w:t>ClStat</w:t>
              </w:r>
            </w:ins>
          </w:p>
        </w:tc>
        <w:tc>
          <w:tcPr>
            <w:tcW w:w="1864" w:type="pct"/>
            <w:noWrap/>
            <w:tcPrChange w:id="1219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09B9AD" w14:textId="77777777" w:rsidR="00D64561" w:rsidRPr="008F20B5" w:rsidRDefault="00D64561" w:rsidP="00D64561">
            <w:pPr>
              <w:widowControl/>
              <w:rPr>
                <w:ins w:id="1219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9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擔保品狀態</w:t>
              </w:r>
            </w:ins>
          </w:p>
        </w:tc>
        <w:tc>
          <w:tcPr>
            <w:tcW w:w="266" w:type="pct"/>
            <w:noWrap/>
            <w:tcPrChange w:id="1219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24D88C" w14:textId="77777777" w:rsidR="00D64561" w:rsidRPr="008F20B5" w:rsidRDefault="00D64561" w:rsidP="00D64561">
            <w:pPr>
              <w:widowControl/>
              <w:jc w:val="center"/>
              <w:rPr>
                <w:ins w:id="1219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9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tcPrChange w:id="1220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5943D44" w14:textId="77777777" w:rsidR="00D64561" w:rsidRPr="008F20B5" w:rsidRDefault="00D64561" w:rsidP="00D64561">
            <w:pPr>
              <w:widowControl/>
              <w:jc w:val="center"/>
              <w:rPr>
                <w:ins w:id="1220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0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20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C8B6F0" w14:textId="77777777" w:rsidR="00D64561" w:rsidRPr="008F20B5" w:rsidRDefault="00D64561" w:rsidP="00D64561">
            <w:pPr>
              <w:widowControl/>
              <w:jc w:val="center"/>
              <w:rPr>
                <w:ins w:id="122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0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21F0954" w14:textId="77777777" w:rsidR="00D64561" w:rsidRPr="008F20B5" w:rsidRDefault="00D64561" w:rsidP="00D64561">
            <w:pPr>
              <w:widowControl/>
              <w:rPr>
                <w:ins w:id="1220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0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正常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塗銷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處分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;3: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抵押權確定</w:t>
              </w:r>
            </w:ins>
          </w:p>
        </w:tc>
      </w:tr>
      <w:tr w:rsidR="00D64561" w:rsidRPr="008F20B5" w14:paraId="74C602DC" w14:textId="77777777" w:rsidTr="0066205D">
        <w:trPr>
          <w:trHeight w:val="340"/>
          <w:ins w:id="12208" w:author="家興 余" w:date="2021-01-22T10:44:00Z"/>
          <w:trPrChange w:id="1220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1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5A93F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1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21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7EC55E8" w14:textId="77777777" w:rsidR="00D64561" w:rsidRPr="008F20B5" w:rsidRDefault="00D64561" w:rsidP="00D64561">
            <w:pPr>
              <w:widowControl/>
              <w:rPr>
                <w:ins w:id="12213" w:author="家興 余" w:date="2021-01-22T10:44:00Z"/>
                <w:rFonts w:ascii="標楷體" w:eastAsia="標楷體" w:hAnsi="標楷體"/>
              </w:rPr>
            </w:pPr>
            <w:ins w:id="12214" w:author="家興 余" w:date="2021-01-22T10:44:00Z">
              <w:r w:rsidRPr="008F20B5">
                <w:rPr>
                  <w:rFonts w:ascii="標楷體" w:eastAsia="標楷體" w:hAnsi="標楷體"/>
                </w:rPr>
                <w:t>SettingDate</w:t>
              </w:r>
            </w:ins>
          </w:p>
        </w:tc>
        <w:tc>
          <w:tcPr>
            <w:tcW w:w="1864" w:type="pct"/>
            <w:noWrap/>
            <w:tcPrChange w:id="1221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0A88EEF" w14:textId="77777777" w:rsidR="00D64561" w:rsidRPr="008F20B5" w:rsidRDefault="00D64561" w:rsidP="00D64561">
            <w:pPr>
              <w:widowControl/>
              <w:rPr>
                <w:ins w:id="122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17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設定日期</w:t>
              </w:r>
            </w:ins>
          </w:p>
        </w:tc>
        <w:tc>
          <w:tcPr>
            <w:tcW w:w="266" w:type="pct"/>
            <w:noWrap/>
            <w:tcPrChange w:id="1221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801EA4" w14:textId="77777777" w:rsidR="00D64561" w:rsidRPr="008F20B5" w:rsidRDefault="00D64561" w:rsidP="00D64561">
            <w:pPr>
              <w:widowControl/>
              <w:jc w:val="center"/>
              <w:rPr>
                <w:ins w:id="1221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2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tcPrChange w:id="1222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7248625" w14:textId="77777777" w:rsidR="00D64561" w:rsidRPr="008F20B5" w:rsidRDefault="00D64561" w:rsidP="00D64561">
            <w:pPr>
              <w:widowControl/>
              <w:jc w:val="center"/>
              <w:rPr>
                <w:ins w:id="1222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2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222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6FB12DD" w14:textId="77777777" w:rsidR="00D64561" w:rsidRPr="008F20B5" w:rsidRDefault="00D64561" w:rsidP="00D64561">
            <w:pPr>
              <w:widowControl/>
              <w:jc w:val="center"/>
              <w:rPr>
                <w:ins w:id="1222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2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90F8DF6" w14:textId="77777777" w:rsidR="00D64561" w:rsidRPr="008F20B5" w:rsidRDefault="00D64561" w:rsidP="00D64561">
            <w:pPr>
              <w:widowControl/>
              <w:rPr>
                <w:ins w:id="1222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2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1127E888" w14:textId="77777777" w:rsidTr="0066205D">
        <w:trPr>
          <w:trHeight w:val="340"/>
          <w:ins w:id="12229" w:author="家興 余" w:date="2021-01-22T10:44:00Z"/>
          <w:trPrChange w:id="1223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3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68B2B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3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23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A9D4657" w14:textId="77777777" w:rsidR="00D64561" w:rsidRPr="008F20B5" w:rsidRDefault="00D64561" w:rsidP="00D64561">
            <w:pPr>
              <w:widowControl/>
              <w:rPr>
                <w:ins w:id="12234" w:author="家興 余" w:date="2021-01-22T10:44:00Z"/>
                <w:rFonts w:ascii="標楷體" w:eastAsia="標楷體" w:hAnsi="標楷體"/>
              </w:rPr>
            </w:pPr>
            <w:ins w:id="12235" w:author="家興 余" w:date="2021-01-22T10:44:00Z">
              <w:r w:rsidRPr="008F20B5">
                <w:rPr>
                  <w:rFonts w:ascii="標楷體" w:eastAsia="標楷體" w:hAnsi="標楷體"/>
                </w:rPr>
                <w:t>SettingBal</w:t>
              </w:r>
            </w:ins>
          </w:p>
        </w:tc>
        <w:tc>
          <w:tcPr>
            <w:tcW w:w="1864" w:type="pct"/>
            <w:noWrap/>
            <w:tcPrChange w:id="1223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EA03711" w14:textId="77777777" w:rsidR="00D64561" w:rsidRPr="008F20B5" w:rsidRDefault="00D64561" w:rsidP="00D64561">
            <w:pPr>
              <w:widowControl/>
              <w:rPr>
                <w:ins w:id="1223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3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設定金額</w:t>
              </w:r>
            </w:ins>
          </w:p>
        </w:tc>
        <w:tc>
          <w:tcPr>
            <w:tcW w:w="266" w:type="pct"/>
            <w:noWrap/>
            <w:tcPrChange w:id="1223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36D819D" w14:textId="77777777" w:rsidR="00D64561" w:rsidRPr="008F20B5" w:rsidRDefault="00D64561" w:rsidP="00D64561">
            <w:pPr>
              <w:widowControl/>
              <w:jc w:val="center"/>
              <w:rPr>
                <w:ins w:id="1224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4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tcPrChange w:id="1224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B121004" w14:textId="77777777" w:rsidR="00D64561" w:rsidRPr="008F20B5" w:rsidRDefault="00D64561" w:rsidP="00D64561">
            <w:pPr>
              <w:widowControl/>
              <w:jc w:val="center"/>
              <w:rPr>
                <w:ins w:id="1224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4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224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8A05CD0" w14:textId="77777777" w:rsidR="00D64561" w:rsidRPr="008F20B5" w:rsidRDefault="00D64561" w:rsidP="00D64561">
            <w:pPr>
              <w:widowControl/>
              <w:jc w:val="center"/>
              <w:rPr>
                <w:ins w:id="1224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4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B1574A0" w14:textId="77777777" w:rsidR="00D64561" w:rsidRPr="008F20B5" w:rsidRDefault="00D64561" w:rsidP="00D64561">
            <w:pPr>
              <w:widowControl/>
              <w:rPr>
                <w:ins w:id="122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4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0EE14617" w14:textId="77777777" w:rsidTr="0066205D">
        <w:trPr>
          <w:trHeight w:val="340"/>
          <w:ins w:id="12250" w:author="家興 余" w:date="2021-01-22T10:44:00Z"/>
          <w:trPrChange w:id="1225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5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106B0B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5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7E76354" w14:textId="77777777" w:rsidR="00D64561" w:rsidRPr="008F20B5" w:rsidRDefault="00D64561" w:rsidP="00D64561">
            <w:pPr>
              <w:widowControl/>
              <w:rPr>
                <w:ins w:id="1225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56" w:author="家興 余" w:date="2021-01-22T10:44:00Z">
              <w:r w:rsidRPr="004A1C2C">
                <w:rPr>
                  <w:rFonts w:ascii="標楷體" w:eastAsia="標楷體" w:hAnsi="標楷體"/>
                </w:rPr>
                <w:t>Synd</w:t>
              </w:r>
            </w:ins>
          </w:p>
        </w:tc>
        <w:tc>
          <w:tcPr>
            <w:tcW w:w="1864" w:type="pct"/>
            <w:noWrap/>
            <w:hideMark/>
            <w:tcPrChange w:id="1225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DA81A8" w14:textId="77777777" w:rsidR="00D64561" w:rsidRPr="008F20B5" w:rsidRDefault="00D64561" w:rsidP="00D64561">
            <w:pPr>
              <w:widowControl/>
              <w:rPr>
                <w:ins w:id="1225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59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</w:t>
              </w:r>
            </w:ins>
          </w:p>
        </w:tc>
        <w:tc>
          <w:tcPr>
            <w:tcW w:w="266" w:type="pct"/>
            <w:noWrap/>
            <w:hideMark/>
            <w:tcPrChange w:id="1226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3ACD257" w14:textId="77777777" w:rsidR="00D64561" w:rsidRPr="008F20B5" w:rsidRDefault="00D64561" w:rsidP="00D64561">
            <w:pPr>
              <w:widowControl/>
              <w:jc w:val="center"/>
              <w:rPr>
                <w:ins w:id="1226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6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226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80E11F3" w14:textId="77777777" w:rsidR="00D64561" w:rsidRPr="008F20B5" w:rsidRDefault="00D64561" w:rsidP="00D64561">
            <w:pPr>
              <w:widowControl/>
              <w:jc w:val="center"/>
              <w:rPr>
                <w:ins w:id="1226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6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26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9F9782" w14:textId="77777777" w:rsidR="00D64561" w:rsidRPr="008F20B5" w:rsidRDefault="00D64561" w:rsidP="00D64561">
            <w:pPr>
              <w:widowControl/>
              <w:jc w:val="center"/>
              <w:rPr>
                <w:ins w:id="1226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6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484348F" w14:textId="77777777" w:rsidR="00D64561" w:rsidRPr="008F20B5" w:rsidRDefault="00D64561" w:rsidP="00D64561">
            <w:pPr>
              <w:widowControl/>
              <w:rPr>
                <w:ins w:id="1226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7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Y: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是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;N: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否</w:t>
              </w:r>
            </w:ins>
          </w:p>
        </w:tc>
      </w:tr>
      <w:tr w:rsidR="00D64561" w:rsidRPr="008F20B5" w14:paraId="35C0FBD2" w14:textId="77777777" w:rsidTr="0066205D">
        <w:trPr>
          <w:trHeight w:val="340"/>
          <w:ins w:id="12271" w:author="家興 余" w:date="2021-01-22T10:44:00Z"/>
          <w:trPrChange w:id="1227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7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4AA8CF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7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7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23AFFD8" w14:textId="77777777" w:rsidR="00D64561" w:rsidRPr="008F20B5" w:rsidRDefault="00D64561" w:rsidP="00D64561">
            <w:pPr>
              <w:widowControl/>
              <w:rPr>
                <w:ins w:id="1227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77" w:author="家興 余" w:date="2021-01-22T10:44:00Z">
              <w:r w:rsidRPr="004A1C2C">
                <w:rPr>
                  <w:rFonts w:ascii="標楷體" w:eastAsia="標楷體" w:hAnsi="標楷體"/>
                </w:rPr>
                <w:t>SyndCode</w:t>
              </w:r>
            </w:ins>
          </w:p>
        </w:tc>
        <w:tc>
          <w:tcPr>
            <w:tcW w:w="1864" w:type="pct"/>
            <w:noWrap/>
            <w:hideMark/>
            <w:tcPrChange w:id="1227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75B1A5" w14:textId="77777777" w:rsidR="00D64561" w:rsidRPr="008F20B5" w:rsidRDefault="00D64561" w:rsidP="00D64561">
            <w:pPr>
              <w:widowControl/>
              <w:rPr>
                <w:ins w:id="1227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8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聯貸案類型</w:t>
              </w:r>
            </w:ins>
          </w:p>
        </w:tc>
        <w:tc>
          <w:tcPr>
            <w:tcW w:w="266" w:type="pct"/>
            <w:noWrap/>
            <w:hideMark/>
            <w:tcPrChange w:id="1228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A2CFF47" w14:textId="77777777" w:rsidR="00D64561" w:rsidRPr="008F20B5" w:rsidRDefault="00D64561" w:rsidP="00D64561">
            <w:pPr>
              <w:widowControl/>
              <w:jc w:val="center"/>
              <w:rPr>
                <w:ins w:id="1228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8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228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B4A15D8" w14:textId="77777777" w:rsidR="00D64561" w:rsidRPr="008F20B5" w:rsidRDefault="00D64561" w:rsidP="00D64561">
            <w:pPr>
              <w:widowControl/>
              <w:jc w:val="center"/>
              <w:rPr>
                <w:ins w:id="1228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8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28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86235D1" w14:textId="77777777" w:rsidR="00D64561" w:rsidRPr="008F20B5" w:rsidRDefault="00D64561" w:rsidP="00D64561">
            <w:pPr>
              <w:widowControl/>
              <w:jc w:val="center"/>
              <w:rPr>
                <w:ins w:id="1228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89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AB75192" w14:textId="77777777" w:rsidR="00D64561" w:rsidRPr="008F20B5" w:rsidRDefault="00D64561" w:rsidP="00D64561">
            <w:pPr>
              <w:widowControl/>
              <w:rPr>
                <w:ins w:id="1229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9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主辦行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參貸行</w:t>
              </w:r>
            </w:ins>
          </w:p>
        </w:tc>
      </w:tr>
      <w:tr w:rsidR="00D64561" w:rsidRPr="008F20B5" w14:paraId="17887FFA" w14:textId="77777777" w:rsidTr="0066205D">
        <w:trPr>
          <w:trHeight w:val="340"/>
          <w:ins w:id="12292" w:author="家興 余" w:date="2021-01-22T10:44:00Z"/>
          <w:trPrChange w:id="12293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94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898074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9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96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111C1D4" w14:textId="77777777" w:rsidR="00D64561" w:rsidRPr="008F20B5" w:rsidRDefault="00D64561" w:rsidP="00D64561">
            <w:pPr>
              <w:widowControl/>
              <w:rPr>
                <w:ins w:id="1229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98" w:author="家興 余" w:date="2021-01-22T10:44:00Z">
              <w:r w:rsidRPr="004A1C2C">
                <w:rPr>
                  <w:rFonts w:ascii="標楷體" w:eastAsia="標楷體" w:hAnsi="標楷體"/>
                </w:rPr>
                <w:t>DispPrice</w:t>
              </w:r>
            </w:ins>
          </w:p>
        </w:tc>
        <w:tc>
          <w:tcPr>
            <w:tcW w:w="1864" w:type="pct"/>
            <w:noWrap/>
            <w:hideMark/>
            <w:tcPrChange w:id="12299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4593C5" w14:textId="77777777" w:rsidR="00D64561" w:rsidRPr="008F20B5" w:rsidRDefault="00D64561" w:rsidP="00D64561">
            <w:pPr>
              <w:widowControl/>
              <w:rPr>
                <w:ins w:id="1230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01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處分價格</w:t>
              </w:r>
            </w:ins>
          </w:p>
        </w:tc>
        <w:tc>
          <w:tcPr>
            <w:tcW w:w="266" w:type="pct"/>
            <w:noWrap/>
            <w:hideMark/>
            <w:tcPrChange w:id="1230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542B76D" w14:textId="77777777" w:rsidR="00D64561" w:rsidRPr="008F20B5" w:rsidRDefault="00D64561" w:rsidP="00D64561">
            <w:pPr>
              <w:widowControl/>
              <w:jc w:val="center"/>
              <w:rPr>
                <w:ins w:id="1230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0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230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837AD1" w14:textId="77777777" w:rsidR="00D64561" w:rsidRPr="008F20B5" w:rsidRDefault="00D64561" w:rsidP="00D64561">
            <w:pPr>
              <w:widowControl/>
              <w:jc w:val="center"/>
              <w:rPr>
                <w:ins w:id="1230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0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2308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CE3169" w14:textId="77777777" w:rsidR="00D64561" w:rsidRPr="008F20B5" w:rsidRDefault="00D64561" w:rsidP="00D64561">
            <w:pPr>
              <w:widowControl/>
              <w:jc w:val="center"/>
              <w:rPr>
                <w:ins w:id="1230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hideMark/>
            <w:tcPrChange w:id="1231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74A46BD" w14:textId="77777777" w:rsidR="00D64561" w:rsidRPr="008F20B5" w:rsidRDefault="00D64561" w:rsidP="00D64561">
            <w:pPr>
              <w:widowControl/>
              <w:rPr>
                <w:ins w:id="1231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1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45E98AB1" w14:textId="77777777" w:rsidTr="0066205D">
        <w:trPr>
          <w:trHeight w:val="340"/>
          <w:ins w:id="12313" w:author="家興 余" w:date="2021-01-22T10:44:00Z"/>
          <w:trPrChange w:id="1231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31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A25FF3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3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31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247EE14" w14:textId="77777777" w:rsidR="00D64561" w:rsidRPr="008F20B5" w:rsidRDefault="00D64561" w:rsidP="00D64561">
            <w:pPr>
              <w:widowControl/>
              <w:rPr>
                <w:ins w:id="1231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19" w:author="家興 余" w:date="2021-01-22T10:44:00Z">
              <w:r w:rsidRPr="004A1C2C">
                <w:rPr>
                  <w:rFonts w:ascii="標楷體" w:eastAsia="標楷體" w:hAnsi="標楷體"/>
                </w:rPr>
                <w:t>DispDate</w:t>
              </w:r>
            </w:ins>
          </w:p>
        </w:tc>
        <w:tc>
          <w:tcPr>
            <w:tcW w:w="1864" w:type="pct"/>
            <w:noWrap/>
            <w:hideMark/>
            <w:tcPrChange w:id="1232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C855852" w14:textId="77777777" w:rsidR="00D64561" w:rsidRPr="008F20B5" w:rsidRDefault="00D64561" w:rsidP="00D64561">
            <w:pPr>
              <w:widowControl/>
              <w:rPr>
                <w:ins w:id="1232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2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處分日期</w:t>
              </w:r>
            </w:ins>
          </w:p>
        </w:tc>
        <w:tc>
          <w:tcPr>
            <w:tcW w:w="266" w:type="pct"/>
            <w:noWrap/>
            <w:hideMark/>
            <w:tcPrChange w:id="1232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9A20B9" w14:textId="77777777" w:rsidR="00D64561" w:rsidRPr="008F20B5" w:rsidRDefault="00D64561" w:rsidP="00D64561">
            <w:pPr>
              <w:widowControl/>
              <w:jc w:val="center"/>
              <w:rPr>
                <w:ins w:id="1232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2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232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E6385D" w14:textId="77777777" w:rsidR="00D64561" w:rsidRPr="008F20B5" w:rsidRDefault="00D64561" w:rsidP="00D64561">
            <w:pPr>
              <w:widowControl/>
              <w:jc w:val="center"/>
              <w:rPr>
                <w:ins w:id="1232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2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232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ABDDB88" w14:textId="77777777" w:rsidR="00D64561" w:rsidRPr="008F20B5" w:rsidRDefault="00D64561" w:rsidP="00D64561">
            <w:pPr>
              <w:widowControl/>
              <w:jc w:val="center"/>
              <w:rPr>
                <w:ins w:id="1233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  <w:tcPrChange w:id="12331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9BD93C" w14:textId="77777777" w:rsidR="00D64561" w:rsidRPr="008F20B5" w:rsidRDefault="00D64561" w:rsidP="00D64561">
            <w:pPr>
              <w:widowControl/>
              <w:rPr>
                <w:ins w:id="1233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3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4C0894E8" w14:textId="77777777" w:rsidTr="0066205D">
        <w:trPr>
          <w:trHeight w:val="340"/>
          <w:ins w:id="12334" w:author="家興 余" w:date="2021-01-22T10:44:00Z"/>
          <w:trPrChange w:id="1233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33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7A957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33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33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8C50F63" w14:textId="77777777" w:rsidR="00D64561" w:rsidRPr="008F20B5" w:rsidRDefault="00D64561" w:rsidP="00D64561">
            <w:pPr>
              <w:widowControl/>
              <w:rPr>
                <w:ins w:id="1233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40" w:author="家興 余" w:date="2021-01-22T10:44:00Z">
              <w:r w:rsidRPr="004A1C2C">
                <w:rPr>
                  <w:rFonts w:ascii="標楷體" w:eastAsia="標楷體" w:hAnsi="標楷體"/>
                </w:rPr>
                <w:t>ClStatus</w:t>
              </w:r>
            </w:ins>
          </w:p>
        </w:tc>
        <w:tc>
          <w:tcPr>
            <w:tcW w:w="1864" w:type="pct"/>
            <w:noWrap/>
            <w:hideMark/>
            <w:tcPrChange w:id="1234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EC06EE" w14:textId="77777777" w:rsidR="00D64561" w:rsidRPr="008F20B5" w:rsidRDefault="00D64561" w:rsidP="00D64561">
            <w:pPr>
              <w:widowControl/>
              <w:rPr>
                <w:ins w:id="1234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43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擔保品狀況碼</w:t>
              </w:r>
            </w:ins>
          </w:p>
        </w:tc>
        <w:tc>
          <w:tcPr>
            <w:tcW w:w="266" w:type="pct"/>
            <w:noWrap/>
            <w:hideMark/>
            <w:tcPrChange w:id="1234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BD2BA9E" w14:textId="77777777" w:rsidR="00D64561" w:rsidRPr="008F20B5" w:rsidRDefault="00D64561" w:rsidP="00D64561">
            <w:pPr>
              <w:widowControl/>
              <w:jc w:val="center"/>
              <w:rPr>
                <w:ins w:id="1234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4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234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E4E174A" w14:textId="77777777" w:rsidR="00D64561" w:rsidRPr="008F20B5" w:rsidRDefault="00D64561" w:rsidP="00D64561">
            <w:pPr>
              <w:widowControl/>
              <w:jc w:val="center"/>
              <w:rPr>
                <w:ins w:id="123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4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35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C24A59C" w14:textId="77777777" w:rsidR="00D64561" w:rsidRPr="008F20B5" w:rsidRDefault="00D64561" w:rsidP="00D64561">
            <w:pPr>
              <w:widowControl/>
              <w:jc w:val="center"/>
              <w:rPr>
                <w:ins w:id="123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  <w:tcPrChange w:id="1235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F23C85" w14:textId="77777777" w:rsidR="00D64561" w:rsidRPr="008F20B5" w:rsidRDefault="00D64561" w:rsidP="00D64561">
            <w:pPr>
              <w:widowControl/>
              <w:rPr>
                <w:ins w:id="123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5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已抵押</w:t>
              </w:r>
            </w:ins>
          </w:p>
        </w:tc>
      </w:tr>
    </w:tbl>
    <w:p w14:paraId="5DD0F445" w14:textId="77777777" w:rsidR="00D8000D" w:rsidRDefault="00D8000D" w:rsidP="00D8000D">
      <w:pPr>
        <w:ind w:leftChars="500" w:left="1200"/>
        <w:rPr>
          <w:ins w:id="12355" w:author="ST1" w:date="2020-12-07T00:23:00Z"/>
          <w:rFonts w:ascii="標楷體" w:eastAsia="標楷體" w:hAnsi="標楷體"/>
        </w:rPr>
      </w:pPr>
    </w:p>
    <w:p w14:paraId="3437D5CE" w14:textId="77777777" w:rsidR="00D8000D" w:rsidRPr="0029020B" w:rsidRDefault="00D8000D" w:rsidP="00D8000D">
      <w:pPr>
        <w:spacing w:line="140" w:lineRule="atLeast"/>
        <w:ind w:leftChars="200" w:left="480"/>
        <w:rPr>
          <w:ins w:id="12356" w:author="ST1" w:date="2020-12-07T00:23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12357" w:author="ST1" w:date="2020-12-07T00:23:00Z">
        <w:r w:rsidRPr="0029020B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8000D" w:rsidRPr="00D940B1" w14:paraId="251A801C" w14:textId="77777777" w:rsidTr="00DA4FCA">
        <w:trPr>
          <w:ins w:id="12358" w:author="ST1" w:date="2020-12-07T00:23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121866" w14:textId="77777777" w:rsidR="00D8000D" w:rsidRPr="0029020B" w:rsidRDefault="00D8000D" w:rsidP="00DA4FCA">
            <w:pPr>
              <w:widowControl/>
              <w:jc w:val="center"/>
              <w:rPr>
                <w:ins w:id="12359" w:author="ST1" w:date="2020-12-07T00:23:00Z"/>
                <w:rFonts w:ascii="標楷體" w:eastAsia="標楷體" w:hAnsi="標楷體"/>
                <w:bCs/>
                <w:color w:val="0070C0"/>
              </w:rPr>
            </w:pPr>
            <w:ins w:id="12360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1A3EF5B8" w14:textId="77777777" w:rsidR="00D8000D" w:rsidRPr="0029020B" w:rsidRDefault="00D8000D" w:rsidP="00DA4FCA">
            <w:pPr>
              <w:widowControl/>
              <w:jc w:val="center"/>
              <w:rPr>
                <w:ins w:id="12361" w:author="ST1" w:date="2020-12-07T00:23:00Z"/>
                <w:rFonts w:ascii="標楷體" w:eastAsia="標楷體" w:hAnsi="標楷體"/>
                <w:bCs/>
                <w:color w:val="0070C0"/>
              </w:rPr>
            </w:pPr>
            <w:ins w:id="12362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656690" w14:textId="77777777" w:rsidR="00D8000D" w:rsidRPr="0029020B" w:rsidRDefault="00D8000D" w:rsidP="00DA4FCA">
            <w:pPr>
              <w:widowControl/>
              <w:jc w:val="center"/>
              <w:rPr>
                <w:ins w:id="12363" w:author="ST1" w:date="2020-12-07T00:23:00Z"/>
                <w:rFonts w:ascii="標楷體" w:eastAsia="標楷體" w:hAnsi="標楷體"/>
                <w:bCs/>
                <w:color w:val="0070C0"/>
              </w:rPr>
            </w:pPr>
            <w:ins w:id="12364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1C9088" w14:textId="77777777" w:rsidR="00D8000D" w:rsidRPr="0029020B" w:rsidRDefault="00D8000D" w:rsidP="00DA4FCA">
            <w:pPr>
              <w:widowControl/>
              <w:jc w:val="center"/>
              <w:rPr>
                <w:ins w:id="12365" w:author="ST1" w:date="2020-12-07T00:23:00Z"/>
                <w:rFonts w:ascii="標楷體" w:eastAsia="標楷體" w:hAnsi="標楷體"/>
                <w:bCs/>
                <w:color w:val="0070C0"/>
              </w:rPr>
            </w:pPr>
            <w:ins w:id="12366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E192BD" w14:textId="77777777" w:rsidR="00D8000D" w:rsidRPr="0029020B" w:rsidRDefault="00D8000D" w:rsidP="00DA4FCA">
            <w:pPr>
              <w:widowControl/>
              <w:jc w:val="center"/>
              <w:rPr>
                <w:ins w:id="12367" w:author="ST1" w:date="2020-12-07T00:23:00Z"/>
                <w:rFonts w:ascii="標楷體" w:eastAsia="標楷體" w:hAnsi="標楷體"/>
                <w:bCs/>
                <w:color w:val="0070C0"/>
              </w:rPr>
            </w:pPr>
            <w:ins w:id="12368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C734A0" w14:textId="77777777" w:rsidR="00D8000D" w:rsidRPr="0029020B" w:rsidRDefault="00D8000D" w:rsidP="00DA4FCA">
            <w:pPr>
              <w:widowControl/>
              <w:jc w:val="center"/>
              <w:rPr>
                <w:ins w:id="12369" w:author="ST1" w:date="2020-12-07T00:23:00Z"/>
                <w:rFonts w:ascii="標楷體" w:eastAsia="標楷體" w:hAnsi="標楷體"/>
                <w:bCs/>
                <w:color w:val="0070C0"/>
              </w:rPr>
            </w:pPr>
            <w:ins w:id="12370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AC167" w14:textId="77777777" w:rsidR="00D8000D" w:rsidRPr="0029020B" w:rsidRDefault="00D8000D" w:rsidP="00DA4FCA">
            <w:pPr>
              <w:spacing w:line="140" w:lineRule="atLeast"/>
              <w:jc w:val="center"/>
              <w:rPr>
                <w:ins w:id="12371" w:author="ST1" w:date="2020-12-07T00:23:00Z"/>
                <w:rFonts w:ascii="標楷體" w:eastAsia="標楷體" w:hAnsi="標楷體"/>
                <w:bCs/>
                <w:color w:val="0070C0"/>
              </w:rPr>
            </w:pPr>
            <w:ins w:id="12372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D8000D" w:rsidRPr="00D940B1" w14:paraId="693B71A9" w14:textId="77777777" w:rsidTr="00DA4FCA">
        <w:trPr>
          <w:ins w:id="12373" w:author="ST1" w:date="2020-12-07T00:23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17709" w14:textId="77777777" w:rsidR="00D8000D" w:rsidRPr="0029020B" w:rsidRDefault="00D8000D" w:rsidP="00DA4FCA">
            <w:pPr>
              <w:spacing w:line="140" w:lineRule="atLeast"/>
              <w:rPr>
                <w:ins w:id="12374" w:author="ST1" w:date="2020-12-07T00:23:00Z"/>
                <w:rFonts w:ascii="標楷體" w:eastAsia="標楷體" w:hAnsi="標楷體"/>
                <w:color w:val="0070C0"/>
              </w:rPr>
            </w:pPr>
            <w:ins w:id="12375" w:author="ST1" w:date="2020-12-07T00:23:00Z">
              <w:r w:rsidRPr="0029020B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3044FA" w14:textId="77777777" w:rsidR="00D8000D" w:rsidRPr="0029020B" w:rsidRDefault="00D8000D" w:rsidP="00DA4FCA">
            <w:pPr>
              <w:spacing w:line="140" w:lineRule="atLeast"/>
              <w:rPr>
                <w:ins w:id="12376" w:author="ST1" w:date="2020-12-07T00:23:00Z"/>
                <w:rFonts w:ascii="標楷體" w:eastAsia="標楷體" w:hAnsi="標楷體"/>
                <w:color w:val="0070C0"/>
              </w:rPr>
            </w:pPr>
            <w:ins w:id="12377" w:author="ST1" w:date="2020-12-07T00:23:00Z">
              <w:r w:rsidRPr="0029020B">
                <w:rPr>
                  <w:rFonts w:ascii="標楷體" w:eastAsia="標楷體" w:hAnsi="標楷體"/>
                  <w:color w:val="0070C0"/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D2E0D9" w14:textId="77777777" w:rsidR="00D8000D" w:rsidRPr="0029020B" w:rsidRDefault="00D8000D" w:rsidP="00DA4FCA">
            <w:pPr>
              <w:spacing w:line="140" w:lineRule="atLeast"/>
              <w:rPr>
                <w:ins w:id="12378" w:author="ST1" w:date="2020-12-07T00:23:00Z"/>
                <w:rFonts w:ascii="標楷體" w:eastAsia="標楷體" w:hAnsi="標楷體"/>
                <w:color w:val="0070C0"/>
              </w:rPr>
            </w:pPr>
            <w:ins w:id="12379" w:author="ST1" w:date="2020-12-07T00:23:00Z">
              <w:r w:rsidRPr="0029020B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896E3" w14:textId="77777777" w:rsidR="00D8000D" w:rsidRPr="0029020B" w:rsidRDefault="00D8000D" w:rsidP="00DA4FCA">
            <w:pPr>
              <w:spacing w:line="140" w:lineRule="atLeast"/>
              <w:jc w:val="center"/>
              <w:rPr>
                <w:ins w:id="12380" w:author="ST1" w:date="2020-12-07T00:23:00Z"/>
                <w:rFonts w:ascii="標楷體" w:eastAsia="標楷體" w:hAnsi="標楷體"/>
                <w:color w:val="0070C0"/>
              </w:rPr>
            </w:pPr>
            <w:ins w:id="12381" w:author="ST1" w:date="2020-12-07T00:23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9142D4" w14:textId="77777777" w:rsidR="00D8000D" w:rsidRPr="0029020B" w:rsidRDefault="00D8000D" w:rsidP="00DA4FCA">
            <w:pPr>
              <w:spacing w:line="140" w:lineRule="atLeast"/>
              <w:jc w:val="center"/>
              <w:rPr>
                <w:ins w:id="12382" w:author="ST1" w:date="2020-12-07T00:23:00Z"/>
                <w:rFonts w:ascii="標楷體" w:eastAsia="標楷體" w:hAnsi="標楷體"/>
                <w:color w:val="0070C0"/>
              </w:rPr>
            </w:pPr>
            <w:ins w:id="12383" w:author="ST1" w:date="2020-12-07T00:23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BDB0FB" w14:textId="77777777" w:rsidR="00D8000D" w:rsidRPr="0029020B" w:rsidRDefault="00D8000D" w:rsidP="00DA4FCA">
            <w:pPr>
              <w:spacing w:line="140" w:lineRule="atLeast"/>
              <w:rPr>
                <w:ins w:id="12384" w:author="ST1" w:date="2020-12-07T00:23:00Z"/>
                <w:rFonts w:ascii="標楷體" w:eastAsia="標楷體" w:hAnsi="標楷體"/>
                <w:color w:val="0070C0"/>
              </w:rPr>
            </w:pPr>
          </w:p>
        </w:tc>
      </w:tr>
    </w:tbl>
    <w:p w14:paraId="2884507D" w14:textId="77777777" w:rsidR="00D8000D" w:rsidRPr="008F20B5" w:rsidRDefault="00D8000D" w:rsidP="00D8000D">
      <w:pPr>
        <w:ind w:leftChars="500" w:left="1200"/>
        <w:rPr>
          <w:ins w:id="12385" w:author="ST1" w:date="2020-12-07T00:23:00Z"/>
          <w:rFonts w:ascii="標楷體" w:eastAsia="標楷體" w:hAnsi="標楷體"/>
        </w:rPr>
      </w:pPr>
    </w:p>
    <w:p w14:paraId="3359206D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D3DC9AA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466E775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16E4424F" w14:textId="6AD1F281" w:rsidR="009C1DD1" w:rsidRPr="008F20B5" w:rsidRDefault="00260F95">
      <w:pPr>
        <w:pStyle w:val="3"/>
        <w:numPr>
          <w:ilvl w:val="2"/>
          <w:numId w:val="63"/>
        </w:numPr>
        <w:spacing w:before="0" w:after="240"/>
        <w:ind w:rightChars="57" w:right="137"/>
        <w:rPr>
          <w:rFonts w:ascii="標楷體" w:hAnsi="標楷體"/>
          <w:b/>
          <w:szCs w:val="32"/>
        </w:rPr>
        <w:pPrChange w:id="12386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rightChars="57" w:right="137" w:hanging="1134"/>
          </w:pPr>
        </w:pPrChange>
      </w:pPr>
      <w:bookmarkStart w:id="12387" w:name="_L2470火險保費資料查詢修改-依戶號"/>
      <w:bookmarkStart w:id="12388" w:name="_L4611續約保單資料維護"/>
      <w:bookmarkEnd w:id="12387"/>
      <w:bookmarkEnd w:id="12388"/>
      <w:r w:rsidRPr="008F20B5">
        <w:rPr>
          <w:rFonts w:ascii="標楷體" w:hAnsi="標楷體"/>
          <w:b/>
          <w:szCs w:val="32"/>
        </w:rPr>
        <w:t>L4610</w:t>
      </w:r>
      <w:r w:rsidRPr="008F20B5">
        <w:rPr>
          <w:rFonts w:ascii="標楷體" w:hAnsi="標楷體" w:hint="eastAsia"/>
          <w:b/>
          <w:szCs w:val="32"/>
        </w:rPr>
        <w:t>保險單明細資料登錄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12389" w:author="家興 余" w:date="2021-01-22T11:00:00Z">
          <w:tblPr>
            <w:tblW w:w="5050" w:type="pct"/>
            <w:jc w:val="center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12390">
          <w:tblGrid>
            <w:gridCol w:w="334"/>
            <w:gridCol w:w="231"/>
            <w:gridCol w:w="1385"/>
            <w:gridCol w:w="85"/>
            <w:gridCol w:w="3644"/>
            <w:gridCol w:w="316"/>
            <w:gridCol w:w="238"/>
            <w:gridCol w:w="328"/>
            <w:gridCol w:w="471"/>
            <w:gridCol w:w="95"/>
            <w:gridCol w:w="566"/>
            <w:gridCol w:w="29"/>
            <w:gridCol w:w="2574"/>
          </w:tblGrid>
        </w:tblGridChange>
      </w:tblGrid>
      <w:tr w:rsidR="004A2350" w:rsidRPr="008F20B5" w14:paraId="783A4AAD" w14:textId="77777777" w:rsidTr="00ED7C56">
        <w:trPr>
          <w:trHeight w:val="340"/>
          <w:trPrChange w:id="12391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hideMark/>
            <w:tcPrChange w:id="12392" w:author="家興 余" w:date="2021-01-22T11:00:00Z">
              <w:tcPr>
                <w:tcW w:w="16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DD0890B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714" w:type="pct"/>
            <w:hideMark/>
            <w:tcPrChange w:id="12393" w:author="家興 余" w:date="2021-01-22T11:00:00Z">
              <w:tcPr>
                <w:tcW w:w="785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4265B9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923" w:type="pct"/>
            <w:hideMark/>
            <w:tcPrChange w:id="12394" w:author="家興 余" w:date="2021-01-22T11:00:00Z">
              <w:tcPr>
                <w:tcW w:w="1811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95701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75" w:type="pct"/>
            <w:hideMark/>
            <w:tcPrChange w:id="12395" w:author="家興 余" w:date="2021-01-22T11:00:00Z">
              <w:tcPr>
                <w:tcW w:w="269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5FA55A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75" w:type="pct"/>
            <w:hideMark/>
            <w:tcPrChange w:id="12396" w:author="家興 余" w:date="2021-01-22T11:00:00Z">
              <w:tcPr>
                <w:tcW w:w="388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FB5016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75" w:type="pct"/>
            <w:tcPrChange w:id="12397" w:author="家興 余" w:date="2021-01-22T11:00:00Z">
              <w:tcPr>
                <w:tcW w:w="335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7BE74DD" w14:textId="0FB8C480" w:rsidR="003719AD" w:rsidRPr="004A1C2C" w:rsidRDefault="003719AD">
            <w:pPr>
              <w:widowControl/>
              <w:jc w:val="center"/>
              <w:rPr>
                <w:ins w:id="12398" w:author="家興 余" w:date="2021-01-21T18:08:00Z"/>
                <w:rFonts w:ascii="標楷體" w:eastAsia="標楷體" w:hAnsi="標楷體" w:cs="新細明體"/>
                <w:kern w:val="0"/>
              </w:rPr>
              <w:pPrChange w:id="12399" w:author="家興 余" w:date="2021-01-21T18:08:00Z">
                <w:pPr>
                  <w:widowControl/>
                </w:pPr>
              </w:pPrChange>
            </w:pPr>
            <w:ins w:id="12400" w:author="家興 余" w:date="2021-01-21T18:08:00Z">
              <w:r>
                <w:rPr>
                  <w:rFonts w:ascii="標楷體" w:eastAsia="標楷體" w:hAnsi="標楷體" w:cs="新細明體" w:hint="eastAsia"/>
                  <w:kern w:val="0"/>
                </w:rPr>
                <w:t>必填</w:t>
              </w:r>
            </w:ins>
          </w:p>
        </w:tc>
        <w:tc>
          <w:tcPr>
            <w:tcW w:w="1264" w:type="pct"/>
            <w:hideMark/>
            <w:tcPrChange w:id="12401" w:author="家興 余" w:date="2021-01-22T11:00:00Z">
              <w:tcPr>
                <w:tcW w:w="1251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E045B96" w14:textId="2A88A8BF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4A2350" w:rsidRPr="008F20B5" w14:paraId="5AC36CF4" w14:textId="77777777" w:rsidTr="00ED7C56">
        <w:trPr>
          <w:trHeight w:val="340"/>
          <w:trPrChange w:id="12402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03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4FD019" w14:textId="135132EE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  <w:tcPrChange w:id="12404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3EF35A8" w14:textId="2D1B95E0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TranCode</w:t>
            </w:r>
          </w:p>
        </w:tc>
        <w:tc>
          <w:tcPr>
            <w:tcW w:w="1923" w:type="pct"/>
            <w:hideMark/>
            <w:tcPrChange w:id="12405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AEA617E" w14:textId="77777777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75" w:type="pct"/>
            <w:hideMark/>
            <w:tcPrChange w:id="12406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CAB1B74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  <w:tcPrChange w:id="12407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B491493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  <w:tcPrChange w:id="12408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B39574" w14:textId="22626549" w:rsidR="003719AD" w:rsidRPr="004A1C2C" w:rsidRDefault="005B50C9">
            <w:pPr>
              <w:widowControl/>
              <w:jc w:val="center"/>
              <w:rPr>
                <w:ins w:id="12409" w:author="家興 余" w:date="2021-01-21T18:08:00Z"/>
                <w:rFonts w:ascii="標楷體" w:eastAsia="標楷體" w:hAnsi="標楷體" w:cs="新細明體"/>
                <w:kern w:val="0"/>
              </w:rPr>
              <w:pPrChange w:id="12410" w:author="家興 余" w:date="2021-01-21T18:08:00Z">
                <w:pPr>
                  <w:widowControl/>
                </w:pPr>
              </w:pPrChange>
            </w:pPr>
            <w:ins w:id="12411" w:author="家興 余" w:date="2021-01-26T18:12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hideMark/>
            <w:tcPrChange w:id="12412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DA7004E" w14:textId="40961515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L4610</w:t>
            </w:r>
          </w:p>
        </w:tc>
      </w:tr>
      <w:tr w:rsidR="004A2350" w:rsidRPr="008F20B5" w14:paraId="7B97B641" w14:textId="77777777" w:rsidTr="00ED7C56">
        <w:trPr>
          <w:trHeight w:val="340"/>
          <w:trPrChange w:id="12413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14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BBD27E" w14:textId="6A2CA900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PrChange w:id="12415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8705B0" w14:textId="16D7A783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FunctionCode</w:t>
            </w:r>
          </w:p>
        </w:tc>
        <w:tc>
          <w:tcPr>
            <w:tcW w:w="1923" w:type="pct"/>
            <w:tcPrChange w:id="12416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F20993" w14:textId="191A979F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75" w:type="pct"/>
            <w:tcPrChange w:id="12417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66480A" w14:textId="104AAB10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PrChange w:id="12418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E64FDF" w14:textId="51143DEB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PrChange w:id="12419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76F552A" w14:textId="6F55DB76" w:rsidR="003719AD" w:rsidRPr="004A1C2C" w:rsidRDefault="005B50C9">
            <w:pPr>
              <w:widowControl/>
              <w:jc w:val="center"/>
              <w:rPr>
                <w:ins w:id="12420" w:author="家興 余" w:date="2021-01-21T18:08:00Z"/>
                <w:rFonts w:ascii="標楷體" w:eastAsia="標楷體" w:hAnsi="標楷體" w:cs="新細明體"/>
                <w:kern w:val="0"/>
              </w:rPr>
              <w:pPrChange w:id="12421" w:author="家興 余" w:date="2021-01-21T18:08:00Z">
                <w:pPr>
                  <w:widowControl/>
                </w:pPr>
              </w:pPrChange>
            </w:pPr>
            <w:ins w:id="12422" w:author="家興 余" w:date="2021-01-26T18:12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tcPrChange w:id="12423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192E63F" w14:textId="7C796046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1:新增;2:修改;4:刪除</w:t>
            </w:r>
          </w:p>
        </w:tc>
      </w:tr>
      <w:tr w:rsidR="004A2350" w:rsidRPr="005B50C9" w14:paraId="1BD5967F" w14:textId="77777777" w:rsidTr="00ED7C56">
        <w:trPr>
          <w:trHeight w:val="340"/>
          <w:trPrChange w:id="12424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25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37A476" w14:textId="7D8907CA" w:rsidR="003719AD" w:rsidRPr="005B50C9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42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714" w:type="pct"/>
            <w:hideMark/>
            <w:tcPrChange w:id="12427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FACF1D8" w14:textId="5648C55D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428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/>
                <w:color w:val="FF0000"/>
                <w:rPrChange w:id="12429" w:author="家興 余" w:date="2021-01-26T18:17:00Z">
                  <w:rPr>
                    <w:rFonts w:ascii="標楷體" w:eastAsia="標楷體" w:hAnsi="標楷體"/>
                  </w:rPr>
                </w:rPrChange>
              </w:rPr>
              <w:t>InsuFlag</w:t>
            </w:r>
          </w:p>
        </w:tc>
        <w:tc>
          <w:tcPr>
            <w:tcW w:w="1923" w:type="pct"/>
            <w:tcPrChange w:id="12430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8C6E766" w14:textId="40C8674A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431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 w:hint="eastAsia"/>
                <w:color w:val="FF0000"/>
                <w:kern w:val="0"/>
                <w:rPrChange w:id="12432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新保記號</w:t>
            </w:r>
          </w:p>
        </w:tc>
        <w:tc>
          <w:tcPr>
            <w:tcW w:w="275" w:type="pct"/>
            <w:tcPrChange w:id="12433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A81EAD" w14:textId="27E7BC06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43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35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X</w:t>
            </w:r>
          </w:p>
        </w:tc>
        <w:tc>
          <w:tcPr>
            <w:tcW w:w="275" w:type="pct"/>
            <w:tcPrChange w:id="12436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9ADBEE6" w14:textId="248AD8AF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437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38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</w:t>
            </w:r>
          </w:p>
        </w:tc>
        <w:tc>
          <w:tcPr>
            <w:tcW w:w="275" w:type="pct"/>
            <w:tcPrChange w:id="12439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D34AD2B" w14:textId="77777777" w:rsidR="003719AD" w:rsidRPr="005B50C9" w:rsidRDefault="003719AD">
            <w:pPr>
              <w:widowControl/>
              <w:jc w:val="center"/>
              <w:rPr>
                <w:ins w:id="12440" w:author="家興 余" w:date="2021-01-21T18:08:00Z"/>
                <w:rFonts w:ascii="標楷體" w:eastAsia="標楷體" w:hAnsi="標楷體" w:cs="新細明體"/>
                <w:color w:val="FF0000"/>
                <w:kern w:val="0"/>
                <w:rPrChange w:id="12441" w:author="家興 余" w:date="2021-01-26T18:17:00Z">
                  <w:rPr>
                    <w:ins w:id="12442" w:author="家興 余" w:date="2021-01-21T18:08:00Z"/>
                    <w:rFonts w:ascii="標楷體" w:eastAsia="標楷體" w:hAnsi="標楷體" w:cs="新細明體"/>
                    <w:kern w:val="0"/>
                  </w:rPr>
                </w:rPrChange>
              </w:rPr>
              <w:pPrChange w:id="12443" w:author="家興 余" w:date="2021-01-21T18:08:00Z">
                <w:pPr>
                  <w:widowControl/>
                </w:pPr>
              </w:pPrChange>
            </w:pPr>
          </w:p>
        </w:tc>
        <w:tc>
          <w:tcPr>
            <w:tcW w:w="1264" w:type="pct"/>
            <w:tcPrChange w:id="12444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812E2E" w14:textId="65231049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445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4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1:</w:t>
            </w:r>
            <w:r w:rsidRPr="005B50C9">
              <w:rPr>
                <w:rFonts w:ascii="標楷體" w:eastAsia="標楷體" w:hAnsi="標楷體" w:cs="新細明體" w:hint="eastAsia"/>
                <w:color w:val="FF0000"/>
                <w:kern w:val="0"/>
                <w:rPrChange w:id="12447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新保</w:t>
            </w: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48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;2:自保</w:t>
            </w:r>
          </w:p>
        </w:tc>
      </w:tr>
      <w:tr w:rsidR="004A2350" w:rsidRPr="008F20B5" w14:paraId="6F049C7E" w14:textId="77777777" w:rsidTr="00ED7C56">
        <w:trPr>
          <w:trHeight w:val="340"/>
          <w:trPrChange w:id="12449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50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C7135E3" w14:textId="7DD80BDA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PrChange w:id="12451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2D08D3" w14:textId="70B97904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  <w:tcPrChange w:id="12452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B86BCF" w14:textId="36EE3651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4A1C2C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PrChange w:id="12453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0C9FEB" w14:textId="6BA68562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PrChange w:id="12454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5FCB4C" w14:textId="6E57F723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PrChange w:id="12455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FC57DAB" w14:textId="41299EA1" w:rsidR="003719AD" w:rsidRPr="004A1C2C" w:rsidRDefault="005B50C9">
            <w:pPr>
              <w:widowControl/>
              <w:jc w:val="center"/>
              <w:rPr>
                <w:ins w:id="12456" w:author="家興 余" w:date="2021-01-21T18:08:00Z"/>
                <w:rFonts w:ascii="標楷體" w:eastAsia="標楷體" w:hAnsi="標楷體" w:cs="新細明體"/>
                <w:kern w:val="0"/>
              </w:rPr>
              <w:pPrChange w:id="12457" w:author="家興 余" w:date="2021-01-21T18:08:00Z">
                <w:pPr>
                  <w:widowControl/>
                </w:pPr>
              </w:pPrChange>
            </w:pPr>
            <w:ins w:id="12458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tcPrChange w:id="12459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706E825" w14:textId="0FDF7820" w:rsidR="003719AD" w:rsidRPr="004A1C2C" w:rsidRDefault="005B50C9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460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固定為1</w:t>
              </w:r>
            </w:ins>
          </w:p>
        </w:tc>
      </w:tr>
      <w:tr w:rsidR="004A2350" w:rsidRPr="008F20B5" w14:paraId="35759466" w14:textId="77777777" w:rsidTr="00ED7C56">
        <w:trPr>
          <w:trHeight w:val="340"/>
          <w:trPrChange w:id="12461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62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9365FF" w14:textId="44848C02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PrChange w:id="12463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BCAD18" w14:textId="2B348F9B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  <w:tcPrChange w:id="12464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495A2B" w14:textId="0D125CBA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4A1C2C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465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150566" w14:textId="147C0378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PrChange w:id="12466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7D1BD5" w14:textId="749DD966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467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B94816D" w14:textId="0989526C" w:rsidR="003719AD" w:rsidRPr="004A1C2C" w:rsidRDefault="005B50C9">
            <w:pPr>
              <w:widowControl/>
              <w:jc w:val="center"/>
              <w:rPr>
                <w:ins w:id="12468" w:author="家興 余" w:date="2021-01-21T18:08:00Z"/>
                <w:rFonts w:ascii="標楷體" w:eastAsia="標楷體" w:hAnsi="標楷體" w:cs="新細明體"/>
                <w:kern w:val="0"/>
              </w:rPr>
              <w:pPrChange w:id="12469" w:author="家興 余" w:date="2021-01-21T18:08:00Z">
                <w:pPr>
                  <w:widowControl/>
                </w:pPr>
              </w:pPrChange>
            </w:pPr>
            <w:ins w:id="12470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tcPrChange w:id="12471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EA184EF" w14:textId="7672C24A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8F20B5" w14:paraId="59EBE178" w14:textId="77777777" w:rsidTr="00ED7C56">
        <w:trPr>
          <w:trHeight w:val="340"/>
          <w:trPrChange w:id="12472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73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D43154" w14:textId="027FA835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  <w:tcPrChange w:id="12474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D754932" w14:textId="7664B81E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923" w:type="pct"/>
            <w:noWrap/>
            <w:hideMark/>
            <w:tcPrChange w:id="12475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85C94C" w14:textId="77777777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擔保品編號</w:t>
            </w:r>
          </w:p>
        </w:tc>
        <w:tc>
          <w:tcPr>
            <w:tcW w:w="275" w:type="pct"/>
            <w:hideMark/>
            <w:tcPrChange w:id="12476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288430C" w14:textId="10F83FF4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hideMark/>
            <w:tcPrChange w:id="12477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81066B" w14:textId="1EBA3129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  <w:tcPrChange w:id="12478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28B01BD" w14:textId="4DD32BF6" w:rsidR="003719AD" w:rsidRPr="004A1C2C" w:rsidRDefault="005B50C9">
            <w:pPr>
              <w:widowControl/>
              <w:jc w:val="center"/>
              <w:rPr>
                <w:ins w:id="12479" w:author="家興 余" w:date="2021-01-21T18:08:00Z"/>
                <w:rFonts w:ascii="標楷體" w:eastAsia="標楷體" w:hAnsi="標楷體" w:cs="新細明體"/>
                <w:kern w:val="0"/>
              </w:rPr>
              <w:pPrChange w:id="12480" w:author="家興 余" w:date="2021-01-21T18:08:00Z">
                <w:pPr>
                  <w:widowControl/>
                </w:pPr>
              </w:pPrChange>
            </w:pPr>
            <w:ins w:id="12481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hideMark/>
            <w:tcPrChange w:id="12482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0DFEF4A" w14:textId="7B3605D7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5B50C9" w14:paraId="3C59E056" w14:textId="77777777" w:rsidTr="00ED7C56">
        <w:trPr>
          <w:trHeight w:val="340"/>
          <w:trPrChange w:id="12483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84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2467EE" w14:textId="77777777" w:rsidR="003719AD" w:rsidRPr="005B50C9" w:rsidRDefault="003719AD" w:rsidP="004A1C2C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  <w:color w:val="000000" w:themeColor="text1"/>
                <w:rPrChange w:id="12485" w:author="家興 余" w:date="2021-01-26T18:17:00Z">
                  <w:rPr>
                    <w:rFonts w:ascii="標楷體" w:eastAsia="標楷體" w:hAnsi="標楷體"/>
                  </w:rPr>
                </w:rPrChange>
              </w:rPr>
            </w:pPr>
          </w:p>
        </w:tc>
        <w:tc>
          <w:tcPr>
            <w:tcW w:w="714" w:type="pct"/>
            <w:noWrap/>
            <w:tcPrChange w:id="12486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0B3DC0B" w14:textId="40F8BA82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rPrChange w:id="12487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000000" w:themeColor="text1"/>
                <w:kern w:val="0"/>
                <w:rPrChange w:id="12488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PrevInsuNo</w:t>
            </w:r>
          </w:p>
        </w:tc>
        <w:tc>
          <w:tcPr>
            <w:tcW w:w="1923" w:type="pct"/>
            <w:noWrap/>
            <w:tcPrChange w:id="12489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F0D6FE2" w14:textId="3E0B6A5B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rPrChange w:id="12490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 w:hint="eastAsia"/>
                <w:color w:val="000000" w:themeColor="text1"/>
                <w:kern w:val="0"/>
                <w:rPrChange w:id="12491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原保單號碼</w:t>
            </w:r>
          </w:p>
        </w:tc>
        <w:tc>
          <w:tcPr>
            <w:tcW w:w="275" w:type="pct"/>
            <w:tcPrChange w:id="12492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89FB6E" w14:textId="5F857398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rPrChange w:id="12493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000000" w:themeColor="text1"/>
                <w:kern w:val="0"/>
                <w:rPrChange w:id="1249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X</w:t>
            </w:r>
          </w:p>
        </w:tc>
        <w:tc>
          <w:tcPr>
            <w:tcW w:w="275" w:type="pct"/>
            <w:noWrap/>
            <w:tcPrChange w:id="12495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57F8BFF" w14:textId="1DB0807D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rPrChange w:id="1249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000000" w:themeColor="text1"/>
                <w:kern w:val="0"/>
                <w:rPrChange w:id="12497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16</w:t>
            </w:r>
          </w:p>
        </w:tc>
        <w:tc>
          <w:tcPr>
            <w:tcW w:w="275" w:type="pct"/>
            <w:tcPrChange w:id="12498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60D27AF" w14:textId="7E379AA4" w:rsidR="003719AD" w:rsidRPr="005B50C9" w:rsidRDefault="005B50C9">
            <w:pPr>
              <w:widowControl/>
              <w:jc w:val="center"/>
              <w:rPr>
                <w:ins w:id="12499" w:author="家興 余" w:date="2021-01-21T18:08:00Z"/>
                <w:rFonts w:ascii="標楷體" w:eastAsia="標楷體" w:hAnsi="標楷體" w:cs="新細明體"/>
                <w:color w:val="000000" w:themeColor="text1"/>
                <w:kern w:val="0"/>
                <w:rPrChange w:id="12500" w:author="家興 余" w:date="2021-01-26T18:17:00Z">
                  <w:rPr>
                    <w:ins w:id="12501" w:author="家興 余" w:date="2021-01-21T18:08:00Z"/>
                    <w:rFonts w:ascii="標楷體" w:eastAsia="標楷體" w:hAnsi="標楷體" w:cs="新細明體"/>
                    <w:kern w:val="0"/>
                  </w:rPr>
                </w:rPrChange>
              </w:rPr>
              <w:pPrChange w:id="12502" w:author="家興 余" w:date="2021-01-21T18:08:00Z">
                <w:pPr>
                  <w:widowControl/>
                </w:pPr>
              </w:pPrChange>
            </w:pPr>
            <w:ins w:id="12503" w:author="家興 余" w:date="2021-01-26T18:13:00Z">
              <w:r w:rsidRPr="005B50C9">
                <w:rPr>
                  <w:rFonts w:ascii="標楷體" w:eastAsia="標楷體" w:hAnsi="標楷體" w:cs="新細明體"/>
                  <w:color w:val="000000" w:themeColor="text1"/>
                  <w:kern w:val="0"/>
                  <w:rPrChange w:id="12504" w:author="家興 余" w:date="2021-01-26T18:1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V</w:t>
              </w:r>
            </w:ins>
          </w:p>
        </w:tc>
        <w:tc>
          <w:tcPr>
            <w:tcW w:w="1264" w:type="pct"/>
            <w:noWrap/>
            <w:tcPrChange w:id="12505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92A71BC" w14:textId="09CE9A96" w:rsidR="003719AD" w:rsidRPr="005B50C9" w:rsidDel="00492ECF" w:rsidRDefault="003719AD" w:rsidP="00492EC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rPrChange w:id="1250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507" w:author="ST1" w:date="2020-12-30T20:43:00Z">
              <w:r w:rsidRPr="005B50C9">
                <w:rPr>
                  <w:rFonts w:ascii="標楷體" w:eastAsia="標楷體" w:hAnsi="標楷體" w:cs="新細明體" w:hint="eastAsia"/>
                  <w:color w:val="000000" w:themeColor="text1"/>
                  <w:kern w:val="0"/>
                  <w:rPrChange w:id="12508" w:author="家興 余" w:date="2021-01-26T18:17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保單號碼</w:t>
              </w:r>
            </w:ins>
          </w:p>
        </w:tc>
      </w:tr>
      <w:tr w:rsidR="00ED7C56" w:rsidRPr="005B50C9" w14:paraId="21A33726" w14:textId="77777777" w:rsidTr="00ED7C56">
        <w:trPr>
          <w:trHeight w:val="340"/>
          <w:ins w:id="12509" w:author="家興 余" w:date="2021-03-19T19:21:00Z"/>
        </w:trPr>
        <w:tc>
          <w:tcPr>
            <w:tcW w:w="274" w:type="pct"/>
          </w:tcPr>
          <w:p w14:paraId="42165D6F" w14:textId="77777777" w:rsidR="00ED7C56" w:rsidRPr="005B50C9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ins w:id="12510" w:author="家興 余" w:date="2021-03-19T19:21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714" w:type="pct"/>
            <w:noWrap/>
          </w:tcPr>
          <w:p w14:paraId="6F0B36D9" w14:textId="586EC851" w:rsidR="00ED7C56" w:rsidRPr="00ED7C56" w:rsidRDefault="00ED7C56" w:rsidP="00ED7C56">
            <w:pPr>
              <w:widowControl/>
              <w:rPr>
                <w:ins w:id="12511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  <w:highlight w:val="yellow"/>
                <w:rPrChange w:id="12512" w:author="家興 余" w:date="2021-03-19T19:22:00Z">
                  <w:rPr>
                    <w:ins w:id="12513" w:author="家興 余" w:date="2021-03-19T19:21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ins w:id="12514" w:author="家興 余" w:date="2021-03-19T19:22:00Z">
              <w:r w:rsidRPr="00ED7C56">
                <w:rPr>
                  <w:rFonts w:ascii="標楷體" w:eastAsia="標楷體" w:hAnsi="標楷體" w:cs="新細明體"/>
                  <w:color w:val="000000" w:themeColor="text1"/>
                  <w:kern w:val="0"/>
                  <w:highlight w:val="yellow"/>
                  <w:rPrChange w:id="12515" w:author="家興 余" w:date="2021-03-19T19:22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EndoInsuNo</w:t>
              </w:r>
            </w:ins>
          </w:p>
        </w:tc>
        <w:tc>
          <w:tcPr>
            <w:tcW w:w="1923" w:type="pct"/>
            <w:noWrap/>
          </w:tcPr>
          <w:p w14:paraId="1C4426A2" w14:textId="1495DFF7" w:rsidR="00ED7C56" w:rsidRPr="005B50C9" w:rsidRDefault="00ED7C56" w:rsidP="00ED7C56">
            <w:pPr>
              <w:widowControl/>
              <w:rPr>
                <w:ins w:id="12516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12517" w:author="家興 余" w:date="2021-03-19T19:22:00Z">
              <w:r w:rsidRPr="00ED7C56">
                <w:rPr>
                  <w:rFonts w:ascii="標楷體" w:eastAsia="標楷體" w:hAnsi="標楷體" w:cs="新細明體" w:hint="eastAsia"/>
                  <w:color w:val="000000" w:themeColor="text1"/>
                  <w:kern w:val="0"/>
                  <w:highlight w:val="yellow"/>
                  <w:rPrChange w:id="12518" w:author="家興 余" w:date="2021-03-19T19:22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批單號碼</w:t>
              </w:r>
            </w:ins>
          </w:p>
        </w:tc>
        <w:tc>
          <w:tcPr>
            <w:tcW w:w="275" w:type="pct"/>
          </w:tcPr>
          <w:p w14:paraId="7D8ADBCE" w14:textId="1E934B98" w:rsidR="00ED7C56" w:rsidRPr="005B50C9" w:rsidRDefault="00ED7C56" w:rsidP="00ED7C56">
            <w:pPr>
              <w:widowControl/>
              <w:jc w:val="center"/>
              <w:rPr>
                <w:ins w:id="12519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12520" w:author="家興 余" w:date="2021-03-19T19:22:00Z">
              <w:r w:rsidRPr="00403C73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t>X</w:t>
              </w:r>
            </w:ins>
          </w:p>
        </w:tc>
        <w:tc>
          <w:tcPr>
            <w:tcW w:w="275" w:type="pct"/>
            <w:noWrap/>
          </w:tcPr>
          <w:p w14:paraId="531F6E90" w14:textId="13C7D592" w:rsidR="00ED7C56" w:rsidRPr="005B50C9" w:rsidRDefault="00ED7C56" w:rsidP="00ED7C56">
            <w:pPr>
              <w:widowControl/>
              <w:jc w:val="center"/>
              <w:rPr>
                <w:ins w:id="12521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12522" w:author="家興 余" w:date="2021-03-19T19:22:00Z">
              <w:r w:rsidRPr="00403C73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t>16</w:t>
              </w:r>
            </w:ins>
          </w:p>
        </w:tc>
        <w:tc>
          <w:tcPr>
            <w:tcW w:w="275" w:type="pct"/>
          </w:tcPr>
          <w:p w14:paraId="77E1668C" w14:textId="77777777" w:rsidR="00ED7C56" w:rsidRPr="005B50C9" w:rsidRDefault="00ED7C56" w:rsidP="00ED7C56">
            <w:pPr>
              <w:widowControl/>
              <w:jc w:val="center"/>
              <w:rPr>
                <w:ins w:id="12523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noWrap/>
          </w:tcPr>
          <w:p w14:paraId="1D27F9B4" w14:textId="77777777" w:rsidR="00ED7C56" w:rsidRPr="005B50C9" w:rsidRDefault="00ED7C56" w:rsidP="00ED7C56">
            <w:pPr>
              <w:widowControl/>
              <w:rPr>
                <w:ins w:id="12524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ED7C56" w:rsidRPr="005B50C9" w14:paraId="10B7D63F" w14:textId="77777777" w:rsidTr="00ED7C56">
        <w:trPr>
          <w:trHeight w:val="340"/>
          <w:trPrChange w:id="12525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26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4457AB" w14:textId="1E57393E" w:rsidR="00ED7C56" w:rsidRPr="005B50C9" w:rsidRDefault="00ED7C56" w:rsidP="00ED7C56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527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714" w:type="pct"/>
            <w:noWrap/>
            <w:hideMark/>
            <w:tcPrChange w:id="12528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AE413C3" w14:textId="133BCEE0" w:rsidR="00ED7C56" w:rsidRPr="005B50C9" w:rsidRDefault="00ED7C56" w:rsidP="00ED7C56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529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530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NowInsuNo</w:t>
            </w:r>
          </w:p>
        </w:tc>
        <w:tc>
          <w:tcPr>
            <w:tcW w:w="1923" w:type="pct"/>
            <w:noWrap/>
            <w:hideMark/>
            <w:tcPrChange w:id="12531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D6F51B" w14:textId="77777777" w:rsidR="00ED7C56" w:rsidRPr="005B50C9" w:rsidRDefault="00ED7C56" w:rsidP="00ED7C56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532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 w:hint="eastAsia"/>
                <w:color w:val="FF0000"/>
                <w:kern w:val="0"/>
                <w:rPrChange w:id="12533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新保單號碼</w:t>
            </w:r>
          </w:p>
        </w:tc>
        <w:tc>
          <w:tcPr>
            <w:tcW w:w="275" w:type="pct"/>
            <w:hideMark/>
            <w:tcPrChange w:id="12534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38601C7" w14:textId="77777777" w:rsidR="00ED7C56" w:rsidRPr="005B50C9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535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53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X</w:t>
            </w:r>
          </w:p>
        </w:tc>
        <w:tc>
          <w:tcPr>
            <w:tcW w:w="275" w:type="pct"/>
            <w:noWrap/>
            <w:hideMark/>
            <w:tcPrChange w:id="12537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FED129" w14:textId="77777777" w:rsidR="00ED7C56" w:rsidRPr="005B50C9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538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539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16</w:t>
            </w:r>
          </w:p>
        </w:tc>
        <w:tc>
          <w:tcPr>
            <w:tcW w:w="275" w:type="pct"/>
            <w:tcPrChange w:id="12540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7195955" w14:textId="77777777" w:rsidR="00ED7C56" w:rsidRPr="005B50C9" w:rsidRDefault="00ED7C56">
            <w:pPr>
              <w:widowControl/>
              <w:jc w:val="center"/>
              <w:rPr>
                <w:ins w:id="12541" w:author="家興 余" w:date="2021-01-21T18:08:00Z"/>
                <w:rFonts w:ascii="標楷體" w:eastAsia="標楷體" w:hAnsi="標楷體" w:cs="新細明體"/>
                <w:color w:val="FF0000"/>
                <w:kern w:val="0"/>
                <w:rPrChange w:id="12542" w:author="家興 余" w:date="2021-01-26T18:17:00Z">
                  <w:rPr>
                    <w:ins w:id="12543" w:author="家興 余" w:date="2021-01-21T18:08:00Z"/>
                    <w:rFonts w:ascii="標楷體" w:eastAsia="標楷體" w:hAnsi="標楷體" w:cs="新細明體"/>
                    <w:kern w:val="0"/>
                  </w:rPr>
                </w:rPrChange>
              </w:rPr>
              <w:pPrChange w:id="12544" w:author="家興 余" w:date="2021-01-21T18:08:00Z">
                <w:pPr>
                  <w:widowControl/>
                </w:pPr>
              </w:pPrChange>
            </w:pPr>
          </w:p>
        </w:tc>
        <w:tc>
          <w:tcPr>
            <w:tcW w:w="1264" w:type="pct"/>
            <w:noWrap/>
            <w:hideMark/>
            <w:tcPrChange w:id="12545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AAEFA1" w14:textId="51B85172" w:rsidR="00ED7C56" w:rsidRPr="005B50C9" w:rsidRDefault="00ED7C56" w:rsidP="00ED7C56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54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547" w:author="ST1" w:date="2020-12-30T20:44:00Z">
              <w:r w:rsidRPr="005B50C9">
                <w:rPr>
                  <w:rFonts w:ascii="標楷體" w:eastAsia="標楷體" w:hAnsi="標楷體" w:cs="新細明體" w:hint="eastAsia"/>
                  <w:color w:val="FF0000"/>
                  <w:kern w:val="0"/>
                  <w:rPrChange w:id="12548" w:author="家興 余" w:date="2021-01-26T18:17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空值</w:t>
              </w:r>
            </w:ins>
          </w:p>
        </w:tc>
      </w:tr>
      <w:tr w:rsidR="00ED7C56" w:rsidRPr="008F20B5" w14:paraId="5655BA4D" w14:textId="77777777" w:rsidTr="00ED7C56">
        <w:trPr>
          <w:trHeight w:val="340"/>
          <w:trPrChange w:id="12549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50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74D31D" w14:textId="77777777" w:rsidR="00ED7C56" w:rsidRPr="004A1C2C" w:rsidDel="004D15A0" w:rsidRDefault="00ED7C56" w:rsidP="00ED7C56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tcPrChange w:id="12551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ED3CCEF" w14:textId="6333776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InsuCompany</w:t>
            </w:r>
          </w:p>
        </w:tc>
        <w:tc>
          <w:tcPr>
            <w:tcW w:w="1923" w:type="pct"/>
            <w:noWrap/>
            <w:tcPrChange w:id="12552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E69DF03" w14:textId="69A4078D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保險公司</w:t>
            </w:r>
          </w:p>
        </w:tc>
        <w:tc>
          <w:tcPr>
            <w:tcW w:w="275" w:type="pct"/>
            <w:tcPrChange w:id="12553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9D6F66" w14:textId="5D7D2406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tcPrChange w:id="12554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8C778E4" w14:textId="64CAD1CD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555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9ED72D" w14:textId="2FDBDC67" w:rsidR="00ED7C56" w:rsidRPr="004A1C2C" w:rsidDel="00492ECF" w:rsidRDefault="00ED7C56">
            <w:pPr>
              <w:widowControl/>
              <w:jc w:val="center"/>
              <w:rPr>
                <w:ins w:id="12556" w:author="家興 余" w:date="2021-01-21T18:08:00Z"/>
                <w:rFonts w:ascii="標楷體" w:eastAsia="標楷體" w:hAnsi="標楷體" w:cs="新細明體"/>
                <w:kern w:val="0"/>
              </w:rPr>
              <w:pPrChange w:id="12557" w:author="家興 余" w:date="2021-01-21T18:08:00Z">
                <w:pPr>
                  <w:widowControl/>
                </w:pPr>
              </w:pPrChange>
            </w:pPr>
            <w:ins w:id="12558" w:author="家興 余" w:date="2021-01-26T18:18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tcPrChange w:id="12559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7759EB0" w14:textId="1284E055" w:rsidR="00ED7C56" w:rsidRPr="004A1C2C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26D0FFF5" w14:textId="77777777" w:rsidTr="00ED7C56">
        <w:trPr>
          <w:trHeight w:val="340"/>
          <w:trPrChange w:id="12560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61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061A5F" w14:textId="77777777" w:rsidR="00ED7C56" w:rsidRPr="004A1C2C" w:rsidDel="004D15A0" w:rsidRDefault="00ED7C56" w:rsidP="00ED7C56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tcPrChange w:id="12562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D2E7E3C" w14:textId="710CC95D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InsuTypeCode</w:t>
            </w:r>
          </w:p>
        </w:tc>
        <w:tc>
          <w:tcPr>
            <w:tcW w:w="1923" w:type="pct"/>
            <w:noWrap/>
            <w:tcPrChange w:id="12563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BADA7D3" w14:textId="78257B4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保險類別</w:t>
            </w:r>
          </w:p>
        </w:tc>
        <w:tc>
          <w:tcPr>
            <w:tcW w:w="275" w:type="pct"/>
            <w:tcPrChange w:id="12564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0C364D" w14:textId="1427802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tcPrChange w:id="12565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F8BE9FC" w14:textId="4D10670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566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45F75F" w14:textId="42FA70A3" w:rsidR="00ED7C56" w:rsidRPr="004A1C2C" w:rsidDel="00492ECF" w:rsidRDefault="00ED7C56">
            <w:pPr>
              <w:widowControl/>
              <w:jc w:val="center"/>
              <w:rPr>
                <w:ins w:id="12567" w:author="家興 余" w:date="2021-01-21T18:08:00Z"/>
                <w:rFonts w:ascii="標楷體" w:eastAsia="標楷體" w:hAnsi="標楷體" w:cs="新細明體"/>
                <w:kern w:val="0"/>
              </w:rPr>
              <w:pPrChange w:id="12568" w:author="家興 余" w:date="2021-01-21T18:08:00Z">
                <w:pPr>
                  <w:widowControl/>
                </w:pPr>
              </w:pPrChange>
            </w:pPr>
            <w:ins w:id="12569" w:author="家興 余" w:date="2021-01-26T18:18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tcPrChange w:id="12570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9C435D" w14:textId="7EB198F5" w:rsidR="00ED7C56" w:rsidRPr="004A1C2C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1BDC8B1F" w14:textId="77777777" w:rsidTr="00ED7C56">
        <w:trPr>
          <w:trHeight w:val="340"/>
          <w:trPrChange w:id="12571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72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4FB0E5" w14:textId="2E14461B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573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6422E6F" w14:textId="4FF44F1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FireInsuCovrg</w:t>
            </w:r>
          </w:p>
        </w:tc>
        <w:tc>
          <w:tcPr>
            <w:tcW w:w="1923" w:type="pct"/>
            <w:noWrap/>
            <w:hideMark/>
            <w:tcPrChange w:id="12574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3FC523B" w14:textId="6A8B0CE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火災險保險金額</w:t>
            </w:r>
          </w:p>
        </w:tc>
        <w:tc>
          <w:tcPr>
            <w:tcW w:w="275" w:type="pct"/>
            <w:noWrap/>
            <w:hideMark/>
            <w:tcPrChange w:id="12575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EB8FA7" w14:textId="234C1DBD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76" w:author="家興 余" w:date="2020-12-30T09:59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577" w:author="家興 余" w:date="2020-12-30T09:59:00Z">
              <w:r w:rsidRPr="004A1C2C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hideMark/>
            <w:tcPrChange w:id="12578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4F2DAED" w14:textId="7B10074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  <w:tcPrChange w:id="12579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1DD94A6" w14:textId="4869B2A1" w:rsidR="00ED7C56" w:rsidRPr="004A1C2C" w:rsidDel="004444BD" w:rsidRDefault="00ED7C56">
            <w:pPr>
              <w:widowControl/>
              <w:jc w:val="center"/>
              <w:rPr>
                <w:ins w:id="12580" w:author="家興 余" w:date="2021-01-21T18:08:00Z"/>
                <w:rFonts w:ascii="標楷體" w:eastAsia="標楷體" w:hAnsi="標楷體" w:cs="新細明體"/>
                <w:kern w:val="0"/>
              </w:rPr>
              <w:pPrChange w:id="12581" w:author="家興 余" w:date="2021-01-21T18:08:00Z">
                <w:pPr>
                  <w:widowControl/>
                </w:pPr>
              </w:pPrChange>
            </w:pPr>
            <w:ins w:id="12582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hideMark/>
            <w:tcPrChange w:id="12583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3C58719" w14:textId="5D2FE7D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2584" w:author="家興 余" w:date="2020-12-30T09:59:00Z">
              <w:r w:rsidRPr="004A1C2C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537F0DBD" w14:textId="77777777" w:rsidTr="00ED7C56">
        <w:trPr>
          <w:trHeight w:val="340"/>
          <w:trPrChange w:id="12585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86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B542F5D" w14:textId="0C069CB0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587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A9B331" w14:textId="7A88C22B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EthqInsuCovrg</w:t>
            </w:r>
          </w:p>
        </w:tc>
        <w:tc>
          <w:tcPr>
            <w:tcW w:w="1923" w:type="pct"/>
            <w:noWrap/>
            <w:hideMark/>
            <w:tcPrChange w:id="12588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44C1F51" w14:textId="6B8DF07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地震險保險金額</w:t>
            </w:r>
          </w:p>
        </w:tc>
        <w:tc>
          <w:tcPr>
            <w:tcW w:w="275" w:type="pct"/>
            <w:noWrap/>
            <w:hideMark/>
            <w:tcPrChange w:id="12589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75A28F6" w14:textId="07CBD330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90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591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hideMark/>
            <w:tcPrChange w:id="12592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8E24A98" w14:textId="6DD1CD8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93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14.2</w:t>
              </w:r>
            </w:ins>
            <w:del w:id="12594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14.2</w:delText>
              </w:r>
            </w:del>
          </w:p>
        </w:tc>
        <w:tc>
          <w:tcPr>
            <w:tcW w:w="275" w:type="pct"/>
            <w:tcPrChange w:id="12595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48D0915" w14:textId="2ED7C9B7" w:rsidR="00ED7C56" w:rsidRPr="004A1C2C" w:rsidRDefault="00ED7C56">
            <w:pPr>
              <w:widowControl/>
              <w:jc w:val="center"/>
              <w:rPr>
                <w:ins w:id="12596" w:author="家興 余" w:date="2021-01-21T18:08:00Z"/>
                <w:rFonts w:ascii="標楷體" w:eastAsia="標楷體" w:hAnsi="標楷體" w:cs="新細明體"/>
                <w:kern w:val="0"/>
              </w:rPr>
              <w:pPrChange w:id="12597" w:author="家興 余" w:date="2021-01-21T18:08:00Z">
                <w:pPr>
                  <w:widowControl/>
                </w:pPr>
              </w:pPrChange>
            </w:pPr>
            <w:ins w:id="12598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hideMark/>
            <w:tcPrChange w:id="12599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34B5D89F" w14:textId="46E8A54A" w:rsidR="00ED7C56" w:rsidRDefault="00ED7C56" w:rsidP="00ED7C56">
            <w:pPr>
              <w:widowControl/>
              <w:rPr>
                <w:ins w:id="12600" w:author="家興 余" w:date="2021-01-26T18:22:00Z"/>
                <w:rFonts w:ascii="標楷體" w:eastAsia="標楷體" w:hAnsi="標楷體" w:cs="新細明體"/>
                <w:kern w:val="0"/>
              </w:rPr>
            </w:pPr>
            <w:ins w:id="12601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火災險與地震險保險金額最少輸入一欄</w:t>
              </w:r>
            </w:ins>
          </w:p>
          <w:p w14:paraId="7C549257" w14:textId="1DE35162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602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0.00</w:t>
              </w:r>
            </w:ins>
            <w:del w:id="12603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00000000000000.00</w:delText>
              </w:r>
            </w:del>
          </w:p>
        </w:tc>
      </w:tr>
      <w:tr w:rsidR="00ED7C56" w:rsidRPr="008F20B5" w14:paraId="4782292A" w14:textId="77777777" w:rsidTr="00ED7C56">
        <w:trPr>
          <w:trHeight w:val="340"/>
          <w:trPrChange w:id="12604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605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860A9F" w14:textId="77777777" w:rsidR="00ED7C56" w:rsidRPr="004A1C2C" w:rsidDel="004D15A0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tcPrChange w:id="12606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523BD2" w14:textId="3D02C181" w:rsidR="00ED7C56" w:rsidRPr="004A1C2C" w:rsidDel="00260F95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FireInsuPrem</w:t>
            </w:r>
          </w:p>
        </w:tc>
        <w:tc>
          <w:tcPr>
            <w:tcW w:w="1923" w:type="pct"/>
            <w:noWrap/>
            <w:tcPrChange w:id="12607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FCDBAC1" w14:textId="0B0E589A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火災險保費</w:t>
            </w:r>
          </w:p>
        </w:tc>
        <w:tc>
          <w:tcPr>
            <w:tcW w:w="275" w:type="pct"/>
            <w:noWrap/>
            <w:tcPrChange w:id="12608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828BA8" w14:textId="15DD83F0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609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610" w:author="家興 余" w:date="2020-12-30T10:00:00Z">
              <w:r w:rsidRPr="008F20B5" w:rsidDel="00DD40A7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tcPrChange w:id="12611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5346427" w14:textId="259C14FA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612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14.2</w:t>
              </w:r>
            </w:ins>
            <w:del w:id="12613" w:author="家興 余" w:date="2020-12-30T10:00:00Z">
              <w:r w:rsidRPr="008F20B5" w:rsidDel="00DD40A7">
                <w:rPr>
                  <w:rFonts w:ascii="標楷體" w:eastAsia="標楷體" w:hAnsi="標楷體" w:cs="新細明體"/>
                  <w:kern w:val="0"/>
                </w:rPr>
                <w:delText>14.2</w:delText>
              </w:r>
            </w:del>
          </w:p>
        </w:tc>
        <w:tc>
          <w:tcPr>
            <w:tcW w:w="275" w:type="pct"/>
            <w:tcPrChange w:id="12614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404FC7F" w14:textId="1740BD5C" w:rsidR="00ED7C56" w:rsidRPr="004A1C2C" w:rsidRDefault="00ED7C56">
            <w:pPr>
              <w:widowControl/>
              <w:jc w:val="center"/>
              <w:rPr>
                <w:ins w:id="12615" w:author="家興 余" w:date="2021-01-21T18:08:00Z"/>
                <w:rFonts w:ascii="標楷體" w:eastAsia="標楷體" w:hAnsi="標楷體" w:cs="新細明體"/>
                <w:kern w:val="0"/>
              </w:rPr>
              <w:pPrChange w:id="12616" w:author="家興 余" w:date="2021-01-21T18:08:00Z">
                <w:pPr>
                  <w:widowControl/>
                </w:pPr>
              </w:pPrChange>
            </w:pPr>
            <w:ins w:id="12617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tcPrChange w:id="12618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E81A89" w14:textId="088A8C0C" w:rsidR="00ED7C56" w:rsidRDefault="00ED7C56" w:rsidP="00ED7C56">
            <w:pPr>
              <w:widowControl/>
              <w:rPr>
                <w:ins w:id="12619" w:author="家興 余" w:date="2021-01-26T18:21:00Z"/>
                <w:rFonts w:ascii="標楷體" w:eastAsia="標楷體" w:hAnsi="標楷體" w:cs="新細明體"/>
                <w:kern w:val="0"/>
              </w:rPr>
            </w:pPr>
            <w:ins w:id="12620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火災險保險</w:t>
              </w:r>
            </w:ins>
            <w:ins w:id="12621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金額</w:t>
              </w:r>
            </w:ins>
            <w:ins w:id="12622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有輸入時必須輸入</w:t>
              </w:r>
            </w:ins>
          </w:p>
          <w:p w14:paraId="35F307E2" w14:textId="3D9ACE46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623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0.00</w:t>
              </w:r>
            </w:ins>
            <w:del w:id="12624" w:author="家興 余" w:date="2020-12-30T10:00:00Z">
              <w:r w:rsidRPr="008F20B5" w:rsidDel="00DD40A7">
                <w:rPr>
                  <w:rFonts w:ascii="標楷體" w:eastAsia="標楷體" w:hAnsi="標楷體" w:cs="新細明體"/>
                  <w:kern w:val="0"/>
                </w:rPr>
                <w:delText>00000000000000.00</w:delText>
              </w:r>
            </w:del>
          </w:p>
        </w:tc>
      </w:tr>
      <w:tr w:rsidR="00ED7C56" w:rsidRPr="008F20B5" w14:paraId="756C5073" w14:textId="77777777" w:rsidTr="00ED7C56">
        <w:trPr>
          <w:trHeight w:val="340"/>
          <w:trPrChange w:id="12625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626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E5E85E7" w14:textId="4DDD650E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627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43E1B6" w14:textId="1809971E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EthqInsuPrem</w:t>
            </w:r>
          </w:p>
        </w:tc>
        <w:tc>
          <w:tcPr>
            <w:tcW w:w="1923" w:type="pct"/>
            <w:noWrap/>
            <w:hideMark/>
            <w:tcPrChange w:id="12628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36C115" w14:textId="42F723B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地震險保費</w:t>
            </w:r>
          </w:p>
        </w:tc>
        <w:tc>
          <w:tcPr>
            <w:tcW w:w="275" w:type="pct"/>
            <w:noWrap/>
            <w:hideMark/>
            <w:tcPrChange w:id="12629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9A24C9" w14:textId="30E98DAB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630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631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hideMark/>
            <w:tcPrChange w:id="12632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820AE9" w14:textId="31E5C3B8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633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14.2</w:t>
              </w:r>
            </w:ins>
            <w:del w:id="12634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14.2</w:delText>
              </w:r>
            </w:del>
          </w:p>
        </w:tc>
        <w:tc>
          <w:tcPr>
            <w:tcW w:w="275" w:type="pct"/>
            <w:tcPrChange w:id="12635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C36E08A" w14:textId="272E4E2E" w:rsidR="00ED7C56" w:rsidRPr="004A1C2C" w:rsidRDefault="00ED7C56">
            <w:pPr>
              <w:widowControl/>
              <w:jc w:val="center"/>
              <w:rPr>
                <w:ins w:id="12636" w:author="家興 余" w:date="2021-01-21T18:08:00Z"/>
                <w:rFonts w:ascii="標楷體" w:eastAsia="標楷體" w:hAnsi="標楷體" w:cs="新細明體"/>
                <w:kern w:val="0"/>
              </w:rPr>
              <w:pPrChange w:id="12637" w:author="家興 余" w:date="2021-01-21T18:08:00Z">
                <w:pPr>
                  <w:widowControl/>
                </w:pPr>
              </w:pPrChange>
            </w:pPr>
            <w:ins w:id="12638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hideMark/>
            <w:tcPrChange w:id="12639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5B1AD5E0" w14:textId="0B8291A7" w:rsidR="00ED7C56" w:rsidRDefault="00ED7C56" w:rsidP="00ED7C56">
            <w:pPr>
              <w:widowControl/>
              <w:rPr>
                <w:ins w:id="12640" w:author="家興 余" w:date="2021-01-26T18:21:00Z"/>
                <w:rFonts w:ascii="標楷體" w:eastAsia="標楷體" w:hAnsi="標楷體" w:cs="新細明體"/>
                <w:kern w:val="0"/>
              </w:rPr>
            </w:pPr>
            <w:ins w:id="12641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地震</w:t>
              </w:r>
            </w:ins>
            <w:ins w:id="12642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險保險</w:t>
              </w:r>
            </w:ins>
            <w:ins w:id="12643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金額</w:t>
              </w:r>
            </w:ins>
            <w:ins w:id="12644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有輸入時必須輸入</w:t>
              </w:r>
            </w:ins>
          </w:p>
          <w:p w14:paraId="60E968F4" w14:textId="0E57752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645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0.00</w:t>
              </w:r>
            </w:ins>
            <w:del w:id="12646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00000000000000.00</w:delText>
              </w:r>
            </w:del>
          </w:p>
        </w:tc>
      </w:tr>
      <w:tr w:rsidR="00ED7C56" w:rsidRPr="008F20B5" w14:paraId="42CEBB95" w14:textId="77777777" w:rsidTr="00ED7C56">
        <w:trPr>
          <w:trHeight w:val="340"/>
          <w:trPrChange w:id="12647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648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AC1DB39" w14:textId="0468DAE7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649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A03DABF" w14:textId="082FB90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InsuStartDate</w:t>
            </w:r>
          </w:p>
        </w:tc>
        <w:tc>
          <w:tcPr>
            <w:tcW w:w="1923" w:type="pct"/>
            <w:noWrap/>
            <w:hideMark/>
            <w:tcPrChange w:id="12650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EB9E57" w14:textId="29D904A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保險起日</w:t>
            </w:r>
          </w:p>
        </w:tc>
        <w:tc>
          <w:tcPr>
            <w:tcW w:w="275" w:type="pct"/>
            <w:hideMark/>
            <w:tcPrChange w:id="12651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A2637FD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  <w:tcPrChange w:id="12652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73EAA37" w14:textId="0594315F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  <w:tcPrChange w:id="12653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8F0E38" w14:textId="3E98EFC7" w:rsidR="00ED7C56" w:rsidRPr="004A1C2C" w:rsidRDefault="00ED7C56">
            <w:pPr>
              <w:widowControl/>
              <w:jc w:val="center"/>
              <w:rPr>
                <w:ins w:id="12654" w:author="家興 余" w:date="2021-01-21T18:08:00Z"/>
                <w:rFonts w:ascii="標楷體" w:eastAsia="標楷體" w:hAnsi="標楷體" w:cs="新細明體"/>
                <w:kern w:val="0"/>
              </w:rPr>
              <w:pPrChange w:id="12655" w:author="家興 余" w:date="2021-01-21T18:08:00Z">
                <w:pPr>
                  <w:widowControl/>
                </w:pPr>
              </w:pPrChange>
            </w:pPr>
            <w:ins w:id="12656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hideMark/>
            <w:tcPrChange w:id="12657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1500DB" w14:textId="7050F9E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  <w:tr w:rsidR="00ED7C56" w:rsidRPr="008F20B5" w14:paraId="75B6D164" w14:textId="77777777" w:rsidTr="00ED7C56">
        <w:trPr>
          <w:trHeight w:val="340"/>
          <w:trPrChange w:id="12658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659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CC93D9" w14:textId="086F830C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tcPrChange w:id="12660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750C752" w14:textId="44C1163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InsuEndDate</w:t>
            </w:r>
          </w:p>
        </w:tc>
        <w:tc>
          <w:tcPr>
            <w:tcW w:w="1923" w:type="pct"/>
            <w:noWrap/>
            <w:hideMark/>
            <w:tcPrChange w:id="12661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FB6651" w14:textId="3E7EE080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保險迄日</w:t>
            </w:r>
          </w:p>
        </w:tc>
        <w:tc>
          <w:tcPr>
            <w:tcW w:w="275" w:type="pct"/>
            <w:hideMark/>
            <w:tcPrChange w:id="12662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90D684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  <w:tcPrChange w:id="12663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A825C6D" w14:textId="24776D23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  <w:tcPrChange w:id="12664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F790BDF" w14:textId="667835CB" w:rsidR="00ED7C56" w:rsidRPr="004A1C2C" w:rsidRDefault="00ED7C56">
            <w:pPr>
              <w:widowControl/>
              <w:jc w:val="center"/>
              <w:rPr>
                <w:ins w:id="12665" w:author="家興 余" w:date="2021-01-21T18:08:00Z"/>
                <w:rFonts w:ascii="標楷體" w:eastAsia="標楷體" w:hAnsi="標楷體" w:cs="新細明體"/>
                <w:kern w:val="0"/>
              </w:rPr>
              <w:pPrChange w:id="12666" w:author="家興 余" w:date="2021-01-21T18:08:00Z">
                <w:pPr>
                  <w:widowControl/>
                </w:pPr>
              </w:pPrChange>
            </w:pPr>
            <w:ins w:id="12667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hideMark/>
            <w:tcPrChange w:id="12668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62071B4" w14:textId="2421605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</w:tbl>
    <w:p w14:paraId="7CD675C2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A707E19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8A27134" w14:textId="77777777" w:rsidR="0013799E" w:rsidRPr="004A1C2C" w:rsidRDefault="0013799E" w:rsidP="009C1DD1">
      <w:pPr>
        <w:rPr>
          <w:rFonts w:ascii="標楷體" w:eastAsia="標楷體" w:hAnsi="標楷體"/>
        </w:rPr>
      </w:pPr>
    </w:p>
    <w:p w14:paraId="6ADDB5D9" w14:textId="77777777" w:rsidR="009C1DD1" w:rsidRPr="008F20B5" w:rsidRDefault="0013799E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2669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2670" w:name="_L2101商品參數維護"/>
      <w:bookmarkEnd w:id="12670"/>
      <w:r w:rsidRPr="008F20B5">
        <w:rPr>
          <w:rFonts w:ascii="標楷體" w:hAnsi="標楷體"/>
          <w:b/>
          <w:szCs w:val="32"/>
        </w:rPr>
        <w:t>L2101</w:t>
      </w:r>
      <w:r w:rsidRPr="008F20B5">
        <w:rPr>
          <w:rFonts w:ascii="標楷體" w:hAnsi="標楷體" w:hint="eastAsia"/>
          <w:b/>
          <w:szCs w:val="32"/>
        </w:rPr>
        <w:t>商品參數維護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12671" w:author="家興 余" w:date="2021-01-22T11:02:00Z">
          <w:tblPr>
            <w:tblW w:w="5050" w:type="pct"/>
            <w:tblInd w:w="454" w:type="dxa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12672">
          <w:tblGrid>
            <w:gridCol w:w="738"/>
            <w:gridCol w:w="1463"/>
            <w:gridCol w:w="3935"/>
            <w:gridCol w:w="620"/>
            <w:gridCol w:w="618"/>
            <w:gridCol w:w="634"/>
            <w:gridCol w:w="2288"/>
          </w:tblGrid>
        </w:tblGridChange>
      </w:tblGrid>
      <w:tr w:rsidR="00D64561" w:rsidRPr="008F20B5" w14:paraId="413CE07F" w14:textId="77777777" w:rsidTr="0066205D">
        <w:trPr>
          <w:trHeight w:val="340"/>
          <w:trPrChange w:id="12673" w:author="家興 余" w:date="2021-01-22T11:02:00Z">
            <w:trPr>
              <w:trHeight w:val="340"/>
              <w:tblHeader/>
            </w:trPr>
          </w:trPrChange>
        </w:trPr>
        <w:tc>
          <w:tcPr>
            <w:tcW w:w="250" w:type="pct"/>
            <w:hideMark/>
            <w:tcPrChange w:id="12674" w:author="家興 余" w:date="2021-01-22T11:02:00Z">
              <w:tcPr>
                <w:tcW w:w="32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6963D7E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650" w:type="pct"/>
            <w:hideMark/>
            <w:tcPrChange w:id="12675" w:author="家興 余" w:date="2021-01-22T11:02:00Z">
              <w:tcPr>
                <w:tcW w:w="6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CC1E7C2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750" w:type="pct"/>
            <w:hideMark/>
            <w:tcPrChange w:id="12676" w:author="家興 余" w:date="2021-01-22T11:02:00Z">
              <w:tcPr>
                <w:tcW w:w="17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5E4E747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50" w:type="pct"/>
            <w:hideMark/>
            <w:tcPrChange w:id="12677" w:author="家興 余" w:date="2021-01-22T11:02:00Z">
              <w:tcPr>
                <w:tcW w:w="276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989548E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50" w:type="pct"/>
            <w:hideMark/>
            <w:tcPrChange w:id="12678" w:author="家興 余" w:date="2021-01-22T11:02:00Z">
              <w:tcPr>
                <w:tcW w:w="27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47D832E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50" w:type="pct"/>
            <w:tcPrChange w:id="12679" w:author="家興 余" w:date="2021-01-22T11:02:00Z">
              <w:tcPr>
                <w:tcW w:w="282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8079B1F" w14:textId="5BD68DBA" w:rsidR="00EA5E57" w:rsidRPr="008F20B5" w:rsidRDefault="00EA5E57">
            <w:pPr>
              <w:widowControl/>
              <w:jc w:val="center"/>
              <w:rPr>
                <w:ins w:id="12680" w:author="家興 余" w:date="2021-01-21T17:52:00Z"/>
                <w:rFonts w:ascii="標楷體" w:eastAsia="標楷體" w:hAnsi="標楷體" w:cs="新細明體"/>
                <w:kern w:val="0"/>
              </w:rPr>
              <w:pPrChange w:id="12681" w:author="家興 余" w:date="2021-01-21T17:52:00Z">
                <w:pPr>
                  <w:widowControl/>
                </w:pPr>
              </w:pPrChange>
            </w:pPr>
            <w:ins w:id="12682" w:author="家興 余" w:date="2021-01-21T17:52:00Z">
              <w:r>
                <w:rPr>
                  <w:rFonts w:ascii="標楷體" w:eastAsia="標楷體" w:hAnsi="標楷體" w:cs="新細明體" w:hint="eastAsia"/>
                  <w:kern w:val="0"/>
                </w:rPr>
                <w:t>必填</w:t>
              </w:r>
            </w:ins>
          </w:p>
        </w:tc>
        <w:tc>
          <w:tcPr>
            <w:tcW w:w="1150" w:type="pct"/>
            <w:hideMark/>
            <w:tcPrChange w:id="12683" w:author="家興 余" w:date="2021-01-22T11:02:00Z">
              <w:tcPr>
                <w:tcW w:w="1017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E1E7360" w14:textId="2E4BABB9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D64561" w:rsidRPr="008F20B5" w14:paraId="6A681AF6" w14:textId="77777777" w:rsidTr="0066205D">
        <w:trPr>
          <w:trHeight w:val="340"/>
          <w:trPrChange w:id="1268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68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77D51EF" w14:textId="3D212D2F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hideMark/>
            <w:tcPrChange w:id="1268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DBD29F1" w14:textId="3CCF4A4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hideMark/>
            <w:tcPrChange w:id="1268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CFF06DF" w14:textId="7777777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50" w:type="pct"/>
            <w:hideMark/>
            <w:tcPrChange w:id="1268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EB790D3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hideMark/>
            <w:tcPrChange w:id="1268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33BB324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  <w:tcPrChange w:id="1269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51BA1C1" w14:textId="551B1FFB" w:rsidR="00EA5E57" w:rsidRPr="008F20B5" w:rsidRDefault="00EA5E57">
            <w:pPr>
              <w:widowControl/>
              <w:jc w:val="center"/>
              <w:rPr>
                <w:ins w:id="12691" w:author="家興 余" w:date="2021-01-21T17:52:00Z"/>
                <w:rFonts w:ascii="標楷體" w:eastAsia="標楷體" w:hAnsi="標楷體" w:cs="新細明體"/>
                <w:kern w:val="0"/>
              </w:rPr>
              <w:pPrChange w:id="12692" w:author="家興 余" w:date="2021-01-21T17:52:00Z">
                <w:pPr>
                  <w:widowControl/>
                </w:pPr>
              </w:pPrChange>
            </w:pPr>
            <w:ins w:id="12693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694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454204E" w14:textId="46D6AF9B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L2101</w:t>
            </w:r>
          </w:p>
        </w:tc>
      </w:tr>
      <w:tr w:rsidR="00D64561" w:rsidRPr="008F20B5" w14:paraId="444CB290" w14:textId="77777777" w:rsidTr="0066205D">
        <w:trPr>
          <w:trHeight w:val="340"/>
          <w:trPrChange w:id="12695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69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67B01BB" w14:textId="77615656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69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FE2625" w14:textId="763591C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FuncCode</w:t>
            </w:r>
          </w:p>
        </w:tc>
        <w:tc>
          <w:tcPr>
            <w:tcW w:w="1750" w:type="pct"/>
            <w:tcPrChange w:id="1269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C0A30A8" w14:textId="3764671E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50" w:type="pct"/>
            <w:tcPrChange w:id="1269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F9875C" w14:textId="69578EAD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0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CA7E3C" w14:textId="5BDE4FB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70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27E0F95" w14:textId="3A03965F" w:rsidR="00EA5E57" w:rsidRPr="008F20B5" w:rsidRDefault="00EA5E57">
            <w:pPr>
              <w:widowControl/>
              <w:jc w:val="center"/>
              <w:rPr>
                <w:ins w:id="12702" w:author="家興 余" w:date="2021-01-21T17:52:00Z"/>
                <w:rFonts w:ascii="標楷體" w:eastAsia="標楷體" w:hAnsi="標楷體" w:cs="新細明體"/>
                <w:kern w:val="0"/>
              </w:rPr>
              <w:pPrChange w:id="12703" w:author="家興 余" w:date="2021-01-21T17:52:00Z">
                <w:pPr>
                  <w:widowControl/>
                </w:pPr>
              </w:pPrChange>
            </w:pPr>
            <w:ins w:id="12704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0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BE9EF14" w14:textId="001937CB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新增</w:t>
            </w:r>
          </w:p>
          <w:p w14:paraId="351AFF30" w14:textId="0585DAAF" w:rsidR="00EA5E57" w:rsidRPr="008F20B5" w:rsidRDefault="00EA5E5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修改</w:t>
            </w:r>
          </w:p>
          <w:p w14:paraId="67BCAA14" w14:textId="77777777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刪除</w:t>
            </w:r>
          </w:p>
          <w:p w14:paraId="4B5984E9" w14:textId="27E64181" w:rsidR="00EA5E57" w:rsidRPr="008F20B5" w:rsidRDefault="00EA5E5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查詢</w:t>
            </w:r>
          </w:p>
        </w:tc>
      </w:tr>
      <w:tr w:rsidR="00D64561" w:rsidRPr="008F20B5" w14:paraId="7F9166B4" w14:textId="77777777" w:rsidTr="0066205D">
        <w:trPr>
          <w:trHeight w:val="340"/>
          <w:trPrChange w:id="1270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0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6DF4C46" w14:textId="0EA5F2C8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hideMark/>
            <w:tcPrChange w:id="1270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7DEB67" w14:textId="0F5F9071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ProdNo</w:t>
            </w:r>
          </w:p>
        </w:tc>
        <w:tc>
          <w:tcPr>
            <w:tcW w:w="1750" w:type="pct"/>
            <w:hideMark/>
            <w:tcPrChange w:id="1270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CBC9D52" w14:textId="7777777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商品代碼</w:t>
            </w:r>
          </w:p>
        </w:tc>
        <w:tc>
          <w:tcPr>
            <w:tcW w:w="250" w:type="pct"/>
            <w:hideMark/>
            <w:tcPrChange w:id="1271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AEC1088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hideMark/>
            <w:tcPrChange w:id="1271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D42FEA9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  <w:tcPrChange w:id="1271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6AB89CA" w14:textId="427F6FE4" w:rsidR="00EA5E57" w:rsidRPr="008F20B5" w:rsidRDefault="00EA5E57">
            <w:pPr>
              <w:widowControl/>
              <w:jc w:val="center"/>
              <w:rPr>
                <w:ins w:id="12713" w:author="家興 余" w:date="2021-01-21T17:52:00Z"/>
                <w:rFonts w:ascii="標楷體" w:eastAsia="標楷體" w:hAnsi="標楷體" w:cs="新細明體"/>
                <w:kern w:val="0"/>
              </w:rPr>
              <w:pPrChange w:id="12714" w:author="家興 余" w:date="2021-01-21T17:52:00Z">
                <w:pPr>
                  <w:widowControl/>
                </w:pPr>
              </w:pPrChange>
            </w:pPr>
            <w:ins w:id="12715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71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305749" w14:textId="1928A0BF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eLoan-利率專案維護-代碼</w:t>
            </w:r>
          </w:p>
        </w:tc>
      </w:tr>
      <w:tr w:rsidR="00D64561" w:rsidRPr="008F20B5" w14:paraId="61F6D6C8" w14:textId="77777777" w:rsidTr="0066205D">
        <w:trPr>
          <w:trHeight w:val="340"/>
          <w:trPrChange w:id="1271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1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1E09C5" w14:textId="6A2F17E0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hideMark/>
            <w:tcPrChange w:id="1271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3698025" w14:textId="2BB3EADB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ProdName</w:t>
            </w:r>
          </w:p>
        </w:tc>
        <w:tc>
          <w:tcPr>
            <w:tcW w:w="1750" w:type="pct"/>
            <w:hideMark/>
            <w:tcPrChange w:id="1272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165BA0D" w14:textId="7777777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商品名稱</w:t>
            </w:r>
          </w:p>
        </w:tc>
        <w:tc>
          <w:tcPr>
            <w:tcW w:w="250" w:type="pct"/>
            <w:hideMark/>
            <w:tcPrChange w:id="1272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69F3773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hideMark/>
            <w:tcPrChange w:id="1272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51F0F7F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60</w:t>
            </w:r>
          </w:p>
        </w:tc>
        <w:tc>
          <w:tcPr>
            <w:tcW w:w="250" w:type="pct"/>
            <w:tcPrChange w:id="1272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A4C77F0" w14:textId="039FB59A" w:rsidR="00EA5E57" w:rsidRPr="008F20B5" w:rsidRDefault="00EA5E57">
            <w:pPr>
              <w:widowControl/>
              <w:jc w:val="center"/>
              <w:rPr>
                <w:ins w:id="12724" w:author="家興 余" w:date="2021-01-21T17:52:00Z"/>
                <w:rFonts w:ascii="標楷體" w:eastAsia="標楷體" w:hAnsi="標楷體" w:cs="新細明體"/>
                <w:kern w:val="0"/>
              </w:rPr>
              <w:pPrChange w:id="12725" w:author="家興 余" w:date="2021-01-21T17:52:00Z">
                <w:pPr>
                  <w:widowControl/>
                </w:pPr>
              </w:pPrChange>
            </w:pPr>
            <w:ins w:id="12726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72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3A23C79" w14:textId="3DD1F262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eLoan-利率專案維護-名稱</w:t>
            </w:r>
          </w:p>
        </w:tc>
      </w:tr>
      <w:tr w:rsidR="00D64561" w:rsidRPr="008F20B5" w14:paraId="76A406EB" w14:textId="77777777" w:rsidTr="0066205D">
        <w:trPr>
          <w:trHeight w:val="1360"/>
          <w:trPrChange w:id="12728" w:author="家興 余" w:date="2021-01-22T11:02:00Z">
            <w:trPr>
              <w:trHeight w:val="1360"/>
            </w:trPr>
          </w:trPrChange>
        </w:trPr>
        <w:tc>
          <w:tcPr>
            <w:tcW w:w="250" w:type="pct"/>
            <w:tcPrChange w:id="1272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60282A" w14:textId="79DB0D97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noWrap/>
            <w:hideMark/>
            <w:tcPrChange w:id="1273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AF1B64F" w14:textId="63A545D3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StartDate</w:t>
            </w:r>
          </w:p>
        </w:tc>
        <w:tc>
          <w:tcPr>
            <w:tcW w:w="1750" w:type="pct"/>
            <w:noWrap/>
            <w:hideMark/>
            <w:tcPrChange w:id="1273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5EBF9D9" w14:textId="77777777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商品生效日期</w:t>
            </w:r>
          </w:p>
        </w:tc>
        <w:tc>
          <w:tcPr>
            <w:tcW w:w="250" w:type="pct"/>
            <w:hideMark/>
            <w:tcPrChange w:id="1273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8DCCB21" w14:textId="77777777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1273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9698DE5" w14:textId="2AB66CE3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0" w:type="pct"/>
            <w:tcPrChange w:id="1273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E56F09" w14:textId="7976B914" w:rsidR="00EA5E57" w:rsidRPr="008F20B5" w:rsidRDefault="00EA5E57">
            <w:pPr>
              <w:widowControl/>
              <w:jc w:val="center"/>
              <w:rPr>
                <w:ins w:id="12735" w:author="家興 余" w:date="2021-01-21T17:52:00Z"/>
                <w:rFonts w:ascii="標楷體" w:eastAsia="標楷體" w:hAnsi="標楷體" w:cs="新細明體"/>
                <w:kern w:val="0"/>
              </w:rPr>
              <w:pPrChange w:id="12736" w:author="家興 余" w:date="2021-01-21T17:52:00Z">
                <w:pPr>
                  <w:widowControl/>
                </w:pPr>
              </w:pPrChange>
            </w:pPr>
            <w:ins w:id="12737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73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759362" w14:textId="22A1FFF7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>yyymmdd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啟用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19000101 } </w:t>
            </w:r>
          </w:p>
        </w:tc>
      </w:tr>
      <w:tr w:rsidR="00D64561" w:rsidRPr="008F20B5" w14:paraId="0540F06C" w14:textId="77777777" w:rsidTr="0066205D">
        <w:trPr>
          <w:trHeight w:val="1360"/>
          <w:trPrChange w:id="12739" w:author="家興 余" w:date="2021-01-22T11:02:00Z">
            <w:trPr>
              <w:trHeight w:val="1360"/>
            </w:trPr>
          </w:trPrChange>
        </w:trPr>
        <w:tc>
          <w:tcPr>
            <w:tcW w:w="250" w:type="pct"/>
            <w:tcPrChange w:id="1274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AA49EE" w14:textId="5415870B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noWrap/>
            <w:hideMark/>
            <w:tcPrChange w:id="1274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8E2D9F2" w14:textId="58EA8909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EndDate</w:t>
            </w:r>
          </w:p>
        </w:tc>
        <w:tc>
          <w:tcPr>
            <w:tcW w:w="1750" w:type="pct"/>
            <w:noWrap/>
            <w:hideMark/>
            <w:tcPrChange w:id="1274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1CFF262" w14:textId="77777777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商品截止日期</w:t>
            </w:r>
          </w:p>
        </w:tc>
        <w:tc>
          <w:tcPr>
            <w:tcW w:w="250" w:type="pct"/>
            <w:hideMark/>
            <w:tcPrChange w:id="1274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192486E" w14:textId="77777777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1274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3F191F5" w14:textId="1031B46C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0" w:type="pct"/>
            <w:tcPrChange w:id="1274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7837F17" w14:textId="0932B3CD" w:rsidR="00EA5E57" w:rsidRPr="008F20B5" w:rsidRDefault="00EA5E57">
            <w:pPr>
              <w:widowControl/>
              <w:rPr>
                <w:ins w:id="12746" w:author="家興 余" w:date="2021-01-21T17:52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hideMark/>
            <w:tcPrChange w:id="1274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579305B" w14:textId="6BE190F9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>yyymmdd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99991231 }  </w:t>
            </w:r>
          </w:p>
        </w:tc>
      </w:tr>
      <w:tr w:rsidR="00D64561" w:rsidRPr="008F20B5" w14:paraId="74CBAE01" w14:textId="77777777" w:rsidTr="0066205D">
        <w:trPr>
          <w:trHeight w:val="340"/>
          <w:trPrChange w:id="1274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4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8F7557" w14:textId="38980885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75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9558FB" w14:textId="4867DE17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StatusCode</w:t>
            </w:r>
          </w:p>
        </w:tc>
        <w:tc>
          <w:tcPr>
            <w:tcW w:w="1750" w:type="pct"/>
            <w:tcPrChange w:id="1275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836EDF" w14:textId="53BFEB73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商品狀態</w:t>
            </w:r>
          </w:p>
        </w:tc>
        <w:tc>
          <w:tcPr>
            <w:tcW w:w="250" w:type="pct"/>
            <w:tcPrChange w:id="1275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414B1C" w14:textId="7CCAEB61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5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5EB52CD" w14:textId="7F3026CB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75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9AB076B" w14:textId="208F73E7" w:rsidR="00EA5E57" w:rsidRPr="008F20B5" w:rsidRDefault="00EA5E57">
            <w:pPr>
              <w:widowControl/>
              <w:jc w:val="center"/>
              <w:rPr>
                <w:ins w:id="12755" w:author="家興 余" w:date="2021-01-21T17:52:00Z"/>
                <w:rFonts w:ascii="標楷體" w:eastAsia="標楷體" w:hAnsi="標楷體" w:cs="新細明體"/>
                <w:kern w:val="0"/>
              </w:rPr>
              <w:pPrChange w:id="12756" w:author="家興 余" w:date="2021-01-21T17:52:00Z">
                <w:pPr>
                  <w:widowControl/>
                </w:pPr>
              </w:pPrChange>
            </w:pPr>
            <w:ins w:id="12757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5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5A5ABF" w14:textId="1AAF7F15" w:rsidR="00EA5E57" w:rsidRPr="008F20B5" w:rsidRDefault="00EA5E57" w:rsidP="001105A3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正常</w:t>
            </w:r>
          </w:p>
          <w:p w14:paraId="5FD4764F" w14:textId="4E5821DC" w:rsidR="00EA5E57" w:rsidRPr="008F20B5" w:rsidRDefault="00EA5E57" w:rsidP="001105A3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</w:p>
        </w:tc>
      </w:tr>
      <w:tr w:rsidR="00D64561" w:rsidRPr="008F20B5" w14:paraId="7115C035" w14:textId="77777777" w:rsidTr="0066205D">
        <w:trPr>
          <w:trHeight w:val="340"/>
          <w:trPrChange w:id="1275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6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1EED2B" w14:textId="3B8B9F86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6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7D4C55" w14:textId="4CB898E4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CurrencyCode</w:t>
            </w:r>
          </w:p>
        </w:tc>
        <w:tc>
          <w:tcPr>
            <w:tcW w:w="1750" w:type="pct"/>
            <w:tcPrChange w:id="1276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E63E2E" w14:textId="55265720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50" w:type="pct"/>
            <w:tcPrChange w:id="1276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EEC5ABA" w14:textId="548CB579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6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6180B0" w14:textId="54520780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276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E1E291" w14:textId="4419D6F4" w:rsidR="00EA5E57" w:rsidRPr="008F20B5" w:rsidRDefault="00EA5E57">
            <w:pPr>
              <w:widowControl/>
              <w:jc w:val="center"/>
              <w:rPr>
                <w:ins w:id="12766" w:author="家興 余" w:date="2021-01-21T17:52:00Z"/>
                <w:rFonts w:ascii="標楷體" w:eastAsia="標楷體" w:hAnsi="標楷體" w:cs="新細明體"/>
                <w:kern w:val="0"/>
              </w:rPr>
              <w:pPrChange w:id="12767" w:author="家興 余" w:date="2021-01-21T17:52:00Z">
                <w:pPr>
                  <w:widowControl/>
                </w:pPr>
              </w:pPrChange>
            </w:pPr>
            <w:ins w:id="12768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6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92C82A" w14:textId="114875F5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TWD</w:t>
            </w:r>
          </w:p>
        </w:tc>
      </w:tr>
      <w:tr w:rsidR="00D64561" w:rsidRPr="008F20B5" w14:paraId="29DB84F0" w14:textId="77777777" w:rsidTr="0066205D">
        <w:trPr>
          <w:trHeight w:val="340"/>
          <w:trPrChange w:id="1277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7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14852B" w14:textId="76739CE9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7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458100" w14:textId="01FAACFB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BaseRateCode</w:t>
            </w:r>
          </w:p>
        </w:tc>
        <w:tc>
          <w:tcPr>
            <w:tcW w:w="1750" w:type="pct"/>
            <w:tcPrChange w:id="1277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C72ABEF" w14:textId="3AE94E40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指標利率代碼</w:t>
            </w:r>
          </w:p>
        </w:tc>
        <w:tc>
          <w:tcPr>
            <w:tcW w:w="250" w:type="pct"/>
            <w:tcPrChange w:id="1277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63AEA8F" w14:textId="2C310E85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7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4537A9" w14:textId="0D695385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50" w:type="pct"/>
            <w:tcPrChange w:id="1277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21A0676" w14:textId="0833244C" w:rsidR="00EA5E57" w:rsidRPr="008F20B5" w:rsidRDefault="00EA5E57">
            <w:pPr>
              <w:widowControl/>
              <w:jc w:val="center"/>
              <w:rPr>
                <w:ins w:id="12777" w:author="家興 余" w:date="2021-01-21T17:52:00Z"/>
                <w:rFonts w:ascii="標楷體" w:eastAsia="標楷體" w:hAnsi="標楷體" w:cs="新細明體"/>
                <w:kern w:val="0"/>
              </w:rPr>
              <w:pPrChange w:id="12778" w:author="家興 余" w:date="2021-01-21T17:52:00Z">
                <w:pPr>
                  <w:widowControl/>
                </w:pPr>
              </w:pPrChange>
            </w:pPr>
            <w:ins w:id="12779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80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1EB70B" w14:textId="2BBD8EBF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保單分紅利率</w:t>
            </w:r>
          </w:p>
          <w:p w14:paraId="456102DA" w14:textId="77777777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中華郵政二年期定儲機動利率</w:t>
            </w:r>
          </w:p>
          <w:p w14:paraId="3374FB5A" w14:textId="35B74794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自訂利率</w:t>
            </w:r>
          </w:p>
        </w:tc>
      </w:tr>
      <w:tr w:rsidR="00D64561" w:rsidRPr="008F20B5" w14:paraId="642A0142" w14:textId="77777777" w:rsidTr="0066205D">
        <w:trPr>
          <w:trHeight w:val="340"/>
          <w:trPrChange w:id="1278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8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87AB79" w14:textId="4C57908D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78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CA3B51" w14:textId="08CADDAC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ProdIncr</w:t>
            </w:r>
          </w:p>
        </w:tc>
        <w:tc>
          <w:tcPr>
            <w:tcW w:w="1750" w:type="pct"/>
            <w:tcPrChange w:id="1278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9525DA8" w14:textId="236BCF1C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商品加碼利率</w:t>
            </w:r>
          </w:p>
        </w:tc>
        <w:tc>
          <w:tcPr>
            <w:tcW w:w="250" w:type="pct"/>
            <w:tcPrChange w:id="1278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7DFB798" w14:textId="01CBE3BE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8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931996" w14:textId="56515F71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278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9FEE34" w14:textId="2667B191" w:rsidR="00EA5E57" w:rsidRPr="008F20B5" w:rsidRDefault="00EA5E57">
            <w:pPr>
              <w:widowControl/>
              <w:jc w:val="center"/>
              <w:rPr>
                <w:ins w:id="12788" w:author="家興 余" w:date="2021-01-21T17:52:00Z"/>
                <w:rFonts w:ascii="標楷體" w:eastAsia="標楷體" w:hAnsi="標楷體" w:cs="新細明體"/>
                <w:kern w:val="0"/>
              </w:rPr>
              <w:pPrChange w:id="12789" w:author="家興 余" w:date="2021-01-21T17:52:00Z">
                <w:pPr>
                  <w:widowControl/>
                </w:pPr>
              </w:pPrChange>
            </w:pPr>
            <w:ins w:id="12790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9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496163" w14:textId="5B76A4DF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D64561" w:rsidRPr="008F20B5" w14:paraId="65A78703" w14:textId="77777777" w:rsidTr="0066205D">
        <w:trPr>
          <w:trHeight w:val="340"/>
          <w:trPrChange w:id="1279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9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E590DD" w14:textId="0AC75350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9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F332FE" w14:textId="1BD3CEB3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LowLimitRate</w:t>
            </w:r>
          </w:p>
        </w:tc>
        <w:tc>
          <w:tcPr>
            <w:tcW w:w="1750" w:type="pct"/>
            <w:tcPrChange w:id="1279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F829C4" w14:textId="27AD6A11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利率下限</w:t>
            </w:r>
          </w:p>
        </w:tc>
        <w:tc>
          <w:tcPr>
            <w:tcW w:w="250" w:type="pct"/>
            <w:tcPrChange w:id="1279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6728D5" w14:textId="66120235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9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964B0C" w14:textId="5BEB926E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279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078A4F3" w14:textId="77777777" w:rsidR="00EA5E57" w:rsidRPr="008F20B5" w:rsidRDefault="00EA5E57">
            <w:pPr>
              <w:widowControl/>
              <w:jc w:val="center"/>
              <w:rPr>
                <w:ins w:id="12799" w:author="家興 余" w:date="2021-01-21T17:52:00Z"/>
                <w:rFonts w:ascii="標楷體" w:eastAsia="標楷體" w:hAnsi="標楷體" w:cs="新細明體"/>
                <w:kern w:val="0"/>
              </w:rPr>
              <w:pPrChange w:id="12800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280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C9D2C3" w14:textId="1F823003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</w:t>
            </w:r>
          </w:p>
        </w:tc>
      </w:tr>
      <w:tr w:rsidR="00D64561" w:rsidRPr="008F20B5" w14:paraId="1A02DD67" w14:textId="77777777" w:rsidTr="0066205D">
        <w:trPr>
          <w:trHeight w:val="340"/>
          <w:trPrChange w:id="1280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80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90D131" w14:textId="42CADB21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80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0B613C6" w14:textId="392377AE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IncrFlag</w:t>
            </w:r>
          </w:p>
        </w:tc>
        <w:tc>
          <w:tcPr>
            <w:tcW w:w="1750" w:type="pct"/>
            <w:tcPrChange w:id="1280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217E01" w14:textId="44061DF5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加減碼是否依合約</w:t>
            </w:r>
          </w:p>
        </w:tc>
        <w:tc>
          <w:tcPr>
            <w:tcW w:w="250" w:type="pct"/>
            <w:tcPrChange w:id="1280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EBB57E" w14:textId="260933E7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80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9E8768" w14:textId="75F4003E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80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BAA3CBA" w14:textId="77777777" w:rsidR="00EA5E57" w:rsidRPr="008F20B5" w:rsidRDefault="00EA5E57">
            <w:pPr>
              <w:widowControl/>
              <w:jc w:val="center"/>
              <w:rPr>
                <w:ins w:id="12809" w:author="家興 余" w:date="2021-01-21T17:52:00Z"/>
                <w:rFonts w:ascii="標楷體" w:eastAsia="標楷體" w:hAnsi="標楷體" w:cs="新細明體"/>
                <w:kern w:val="0"/>
              </w:rPr>
              <w:pPrChange w:id="12810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281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553073" w14:textId="0F5CF185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20BD5216" w14:textId="02309E46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4696F098" w14:textId="77777777" w:rsidTr="0066205D">
        <w:trPr>
          <w:trHeight w:val="340"/>
          <w:ins w:id="12812" w:author="家興 余" w:date="2021-01-07T19:36:00Z"/>
          <w:trPrChange w:id="1281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81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9FC69A" w14:textId="77777777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ins w:id="12815" w:author="家興 余" w:date="2021-01-07T19:36:00Z"/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81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792AEAD" w14:textId="28247233" w:rsidR="00EA5E57" w:rsidRPr="00E15AC6" w:rsidRDefault="00EA5E57" w:rsidP="004C0046">
            <w:pPr>
              <w:widowControl/>
              <w:rPr>
                <w:ins w:id="12817" w:author="家興 余" w:date="2021-01-07T19:36:00Z"/>
                <w:rFonts w:ascii="標楷體" w:eastAsia="標楷體" w:hAnsi="標楷體"/>
                <w:color w:val="00B0F0"/>
                <w:rPrChange w:id="12818" w:author="家興 余" w:date="2021-01-07T19:39:00Z">
                  <w:rPr>
                    <w:ins w:id="12819" w:author="家興 余" w:date="2021-01-07T19:36:00Z"/>
                    <w:rFonts w:ascii="標楷體" w:eastAsia="標楷體" w:hAnsi="標楷體"/>
                  </w:rPr>
                </w:rPrChange>
              </w:rPr>
            </w:pPr>
            <w:ins w:id="12820" w:author="家興 余" w:date="2021-01-07T19:36:00Z">
              <w:r w:rsidRPr="00E15AC6">
                <w:rPr>
                  <w:rFonts w:ascii="標楷體" w:eastAsia="標楷體" w:hAnsi="標楷體"/>
                  <w:color w:val="00B0F0"/>
                  <w:rPrChange w:id="12821" w:author="家興 余" w:date="2021-01-07T19:39:00Z">
                    <w:rPr>
                      <w:rFonts w:ascii="標楷體" w:eastAsia="標楷體" w:hAnsi="標楷體"/>
                    </w:rPr>
                  </w:rPrChange>
                </w:rPr>
                <w:t>RateCode</w:t>
              </w:r>
            </w:ins>
          </w:p>
        </w:tc>
        <w:tc>
          <w:tcPr>
            <w:tcW w:w="1750" w:type="pct"/>
            <w:tcPrChange w:id="1282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440D8D" w14:textId="2BE2CF9E" w:rsidR="00EA5E57" w:rsidRPr="00E15AC6" w:rsidRDefault="00EA5E57" w:rsidP="004C0046">
            <w:pPr>
              <w:widowControl/>
              <w:rPr>
                <w:ins w:id="12823" w:author="家興 余" w:date="2021-01-07T19:36:00Z"/>
                <w:rFonts w:ascii="標楷體" w:eastAsia="標楷體" w:hAnsi="標楷體"/>
                <w:color w:val="00B0F0"/>
                <w:rPrChange w:id="12824" w:author="家興 余" w:date="2021-01-07T19:39:00Z">
                  <w:rPr>
                    <w:ins w:id="12825" w:author="家興 余" w:date="2021-01-07T19:36:00Z"/>
                    <w:rFonts w:ascii="標楷體" w:eastAsia="標楷體" w:hAnsi="標楷體"/>
                  </w:rPr>
                </w:rPrChange>
              </w:rPr>
            </w:pPr>
            <w:ins w:id="12826" w:author="家興 余" w:date="2021-01-07T19:36:00Z">
              <w:r w:rsidRPr="00E15AC6">
                <w:rPr>
                  <w:rFonts w:ascii="標楷體" w:eastAsia="標楷體" w:hAnsi="標楷體" w:hint="eastAsia"/>
                  <w:color w:val="00B0F0"/>
                  <w:rPrChange w:id="12827" w:author="家興 余" w:date="2021-01-07T19:39:00Z">
                    <w:rPr>
                      <w:rFonts w:ascii="標楷體" w:eastAsia="標楷體" w:hAnsi="標楷體" w:hint="eastAsia"/>
                    </w:rPr>
                  </w:rPrChange>
                </w:rPr>
                <w:t>利率區分</w:t>
              </w:r>
            </w:ins>
          </w:p>
        </w:tc>
        <w:tc>
          <w:tcPr>
            <w:tcW w:w="250" w:type="pct"/>
            <w:tcPrChange w:id="1282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C88083" w14:textId="16BE4FAC" w:rsidR="00EA5E57" w:rsidRPr="00E15AC6" w:rsidRDefault="00EA5E57" w:rsidP="004C0046">
            <w:pPr>
              <w:widowControl/>
              <w:jc w:val="center"/>
              <w:rPr>
                <w:ins w:id="12829" w:author="家興 余" w:date="2021-01-07T19:36:00Z"/>
                <w:rFonts w:ascii="標楷體" w:eastAsia="標楷體" w:hAnsi="標楷體" w:cs="新細明體"/>
                <w:color w:val="00B0F0"/>
                <w:kern w:val="0"/>
                <w:rPrChange w:id="12830" w:author="家興 余" w:date="2021-01-07T19:39:00Z">
                  <w:rPr>
                    <w:ins w:id="12831" w:author="家興 余" w:date="2021-01-07T19:36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32" w:author="家興 余" w:date="2021-01-07T19:36:00Z">
              <w:r w:rsidRPr="00E15AC6">
                <w:rPr>
                  <w:rFonts w:ascii="標楷體" w:eastAsia="標楷體" w:hAnsi="標楷體" w:cs="新細明體"/>
                  <w:color w:val="00B0F0"/>
                  <w:kern w:val="0"/>
                  <w:rPrChange w:id="12833" w:author="家興 余" w:date="2021-01-07T19:39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tcPrChange w:id="1283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F6F476" w14:textId="17AE29D9" w:rsidR="00EA5E57" w:rsidRPr="00E15AC6" w:rsidRDefault="00EA5E57" w:rsidP="004C0046">
            <w:pPr>
              <w:widowControl/>
              <w:jc w:val="center"/>
              <w:rPr>
                <w:ins w:id="12835" w:author="家興 余" w:date="2021-01-07T19:36:00Z"/>
                <w:rFonts w:ascii="標楷體" w:eastAsia="標楷體" w:hAnsi="標楷體" w:cs="新細明體"/>
                <w:color w:val="00B0F0"/>
                <w:kern w:val="0"/>
                <w:rPrChange w:id="12836" w:author="家興 余" w:date="2021-01-07T19:39:00Z">
                  <w:rPr>
                    <w:ins w:id="12837" w:author="家興 余" w:date="2021-01-07T19:36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38" w:author="家興 余" w:date="2021-01-07T19:36:00Z">
              <w:r w:rsidRPr="00E15AC6">
                <w:rPr>
                  <w:rFonts w:ascii="標楷體" w:eastAsia="標楷體" w:hAnsi="標楷體" w:cs="新細明體"/>
                  <w:color w:val="00B0F0"/>
                  <w:kern w:val="0"/>
                  <w:rPrChange w:id="12839" w:author="家興 余" w:date="2021-01-07T19:39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50" w:type="pct"/>
            <w:tcPrChange w:id="1284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9D18ED" w14:textId="77777777" w:rsidR="00EA5E57" w:rsidRPr="00E15AC6" w:rsidRDefault="00EA5E57">
            <w:pPr>
              <w:pStyle w:val="af9"/>
              <w:widowControl/>
              <w:ind w:leftChars="0"/>
              <w:rPr>
                <w:ins w:id="12841" w:author="家興 余" w:date="2021-01-21T17:52:00Z"/>
                <w:rFonts w:ascii="標楷體" w:eastAsia="標楷體" w:hAnsi="標楷體" w:cs="新細明體"/>
                <w:color w:val="00B0F0"/>
                <w:kern w:val="0"/>
              </w:rPr>
              <w:pPrChange w:id="12842" w:author="家興 余" w:date="2021-01-21T17:54:00Z">
                <w:pPr>
                  <w:pStyle w:val="af9"/>
                  <w:widowControl/>
                  <w:numPr>
                    <w:numId w:val="59"/>
                  </w:numPr>
                  <w:ind w:leftChars="0" w:hanging="480"/>
                </w:pPr>
              </w:pPrChange>
            </w:pPr>
          </w:p>
        </w:tc>
        <w:tc>
          <w:tcPr>
            <w:tcW w:w="1150" w:type="pct"/>
            <w:tcPrChange w:id="1284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5A94C2" w14:textId="4CE89B5D" w:rsidR="00EA5E57" w:rsidRPr="00E15AC6" w:rsidRDefault="00EA5E57" w:rsidP="00E15AC6">
            <w:pPr>
              <w:pStyle w:val="af9"/>
              <w:widowControl/>
              <w:numPr>
                <w:ilvl w:val="0"/>
                <w:numId w:val="59"/>
              </w:numPr>
              <w:ind w:leftChars="0"/>
              <w:rPr>
                <w:ins w:id="12844" w:author="家興 余" w:date="2021-01-07T19:39:00Z"/>
                <w:rFonts w:ascii="標楷體" w:eastAsia="標楷體" w:hAnsi="標楷體" w:cs="新細明體"/>
                <w:color w:val="00B0F0"/>
                <w:kern w:val="0"/>
                <w:rPrChange w:id="12845" w:author="家興 余" w:date="2021-01-07T19:39:00Z">
                  <w:rPr>
                    <w:ins w:id="12846" w:author="家興 余" w:date="2021-01-07T19:3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47" w:author="家興 余" w:date="2021-01-07T19:39:00Z">
              <w:r w:rsidRPr="00E15AC6">
                <w:rPr>
                  <w:rFonts w:ascii="標楷體" w:eastAsia="標楷體" w:hAnsi="標楷體" w:cs="新細明體" w:hint="eastAsia"/>
                  <w:color w:val="00B0F0"/>
                  <w:kern w:val="0"/>
                  <w:rPrChange w:id="12848" w:author="家興 余" w:date="2021-01-07T19:39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機動</w:t>
              </w:r>
            </w:ins>
          </w:p>
          <w:p w14:paraId="7ABC8324" w14:textId="543AAF0E" w:rsidR="00EA5E57" w:rsidRPr="00E15AC6" w:rsidRDefault="00EA5E57" w:rsidP="00E15AC6">
            <w:pPr>
              <w:pStyle w:val="af9"/>
              <w:widowControl/>
              <w:numPr>
                <w:ilvl w:val="0"/>
                <w:numId w:val="59"/>
              </w:numPr>
              <w:ind w:leftChars="0"/>
              <w:rPr>
                <w:ins w:id="12849" w:author="家興 余" w:date="2021-01-07T19:39:00Z"/>
                <w:rFonts w:ascii="標楷體" w:eastAsia="標楷體" w:hAnsi="標楷體" w:cs="新細明體"/>
                <w:color w:val="00B0F0"/>
                <w:kern w:val="0"/>
                <w:rPrChange w:id="12850" w:author="家興 余" w:date="2021-01-07T19:39:00Z">
                  <w:rPr>
                    <w:ins w:id="12851" w:author="家興 余" w:date="2021-01-07T19:3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52" w:author="家興 余" w:date="2021-01-07T19:39:00Z">
              <w:r w:rsidRPr="00E15AC6">
                <w:rPr>
                  <w:rFonts w:ascii="標楷體" w:eastAsia="標楷體" w:hAnsi="標楷體" w:cs="新細明體" w:hint="eastAsia"/>
                  <w:color w:val="00B0F0"/>
                  <w:kern w:val="0"/>
                  <w:rPrChange w:id="12853" w:author="家興 余" w:date="2021-01-07T19:39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固動</w:t>
              </w:r>
            </w:ins>
          </w:p>
          <w:p w14:paraId="650D3429" w14:textId="29189662" w:rsidR="00EA5E57" w:rsidRPr="00E15AC6" w:rsidRDefault="00EA5E57">
            <w:pPr>
              <w:pStyle w:val="af9"/>
              <w:widowControl/>
              <w:numPr>
                <w:ilvl w:val="0"/>
                <w:numId w:val="59"/>
              </w:numPr>
              <w:ind w:leftChars="0"/>
              <w:rPr>
                <w:ins w:id="12854" w:author="家興 余" w:date="2021-01-07T19:36:00Z"/>
                <w:rFonts w:ascii="標楷體" w:eastAsia="標楷體" w:hAnsi="標楷體" w:cs="新細明體"/>
                <w:color w:val="00B0F0"/>
                <w:kern w:val="0"/>
                <w:rPrChange w:id="12855" w:author="家興 余" w:date="2021-01-07T19:39:00Z">
                  <w:rPr>
                    <w:ins w:id="12856" w:author="家興 余" w:date="2021-01-07T19:36:00Z"/>
                  </w:rPr>
                </w:rPrChange>
              </w:rPr>
              <w:pPrChange w:id="12857" w:author="家興 余" w:date="2021-01-07T19:39:00Z">
                <w:pPr>
                  <w:widowControl/>
                </w:pPr>
              </w:pPrChange>
            </w:pPr>
            <w:ins w:id="12858" w:author="家興 余" w:date="2021-01-07T19:39:00Z">
              <w:r w:rsidRPr="00E15AC6">
                <w:rPr>
                  <w:rFonts w:ascii="標楷體" w:eastAsia="標楷體" w:hAnsi="標楷體" w:cs="新細明體" w:hint="eastAsia"/>
                  <w:color w:val="00B0F0"/>
                  <w:kern w:val="0"/>
                  <w:rPrChange w:id="12859" w:author="家興 余" w:date="2021-01-07T19:39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固定機動</w:t>
              </w:r>
            </w:ins>
          </w:p>
        </w:tc>
      </w:tr>
      <w:tr w:rsidR="00D64561" w:rsidRPr="008F20B5" w14:paraId="2775D4A3" w14:textId="77777777" w:rsidTr="0066205D">
        <w:trPr>
          <w:trHeight w:val="340"/>
          <w:trPrChange w:id="1286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86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3220D7" w14:textId="7B45495E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86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BAF21F" w14:textId="77777777" w:rsidR="00EA5E57" w:rsidRDefault="00EA5E57" w:rsidP="004C0046">
            <w:pPr>
              <w:widowControl/>
              <w:rPr>
                <w:ins w:id="12863" w:author="v06v25n@yahoo.com.tw" w:date="2020-11-20T14:44:00Z"/>
                <w:rFonts w:ascii="標楷體" w:eastAsia="標楷體" w:hAnsi="標楷體"/>
                <w:strike/>
                <w:color w:val="FF0000"/>
              </w:rPr>
            </w:pPr>
            <w:r w:rsidRPr="00C167B9">
              <w:rPr>
                <w:rFonts w:ascii="標楷體" w:eastAsia="標楷體" w:hAnsi="標楷體"/>
                <w:strike/>
                <w:color w:val="FF0000"/>
                <w:rPrChange w:id="12864" w:author="v06v25n@yahoo.com.tw" w:date="2020-11-20T14:44:00Z">
                  <w:rPr>
                    <w:rFonts w:ascii="標楷體" w:eastAsia="標楷體" w:hAnsi="標楷體"/>
                  </w:rPr>
                </w:rPrChange>
              </w:rPr>
              <w:t>AdvanceCloseCode</w:t>
            </w:r>
          </w:p>
          <w:p w14:paraId="5E229E29" w14:textId="6711AA83" w:rsidR="00EA5E57" w:rsidRPr="00C167B9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865" w:author="v06v25n@yahoo.com.tw" w:date="2020-11-20T14:44:00Z">
              <w:r w:rsidRPr="00C167B9">
                <w:rPr>
                  <w:rFonts w:ascii="標楷體" w:eastAsia="標楷體" w:hAnsi="標楷體"/>
                  <w:color w:val="FF0000"/>
                  <w:rPrChange w:id="12866" w:author="v06v25n@yahoo.com.tw" w:date="2020-11-20T14:44:00Z">
                    <w:rPr>
                      <w:rFonts w:ascii="標楷體" w:eastAsia="標楷體" w:hAnsi="標楷體"/>
                      <w:strike/>
                      <w:color w:val="FF0000"/>
                    </w:rPr>
                  </w:rPrChange>
                </w:rPr>
                <w:t>BreachFlag</w:t>
              </w:r>
            </w:ins>
          </w:p>
        </w:tc>
        <w:tc>
          <w:tcPr>
            <w:tcW w:w="1750" w:type="pct"/>
            <w:tcPrChange w:id="1286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E7F4F3E" w14:textId="77777777" w:rsidR="00EA5E57" w:rsidRPr="008751A5" w:rsidRDefault="00EA5E57" w:rsidP="004C0046">
            <w:pPr>
              <w:widowControl/>
              <w:rPr>
                <w:ins w:id="12868" w:author="v06v25n@yahoo.com.tw" w:date="2020-11-20T15:20:00Z"/>
                <w:rFonts w:ascii="標楷體" w:eastAsia="標楷體" w:hAnsi="標楷體"/>
                <w:strike/>
                <w:color w:val="FF0000"/>
                <w:rPrChange w:id="12869" w:author="v06v25n@yahoo.com.tw" w:date="2020-11-20T15:20:00Z">
                  <w:rPr>
                    <w:ins w:id="12870" w:author="v06v25n@yahoo.com.tw" w:date="2020-11-20T15:20:00Z"/>
                    <w:rFonts w:ascii="標楷體" w:eastAsia="標楷體" w:hAnsi="標楷體"/>
                  </w:rPr>
                </w:rPrChange>
              </w:rPr>
            </w:pPr>
            <w:r w:rsidRPr="008751A5">
              <w:rPr>
                <w:rFonts w:ascii="標楷體" w:eastAsia="標楷體" w:hAnsi="標楷體" w:hint="eastAsia"/>
                <w:strike/>
                <w:color w:val="FF0000"/>
                <w:rPrChange w:id="12871" w:author="v06v25n@yahoo.com.tw" w:date="2020-11-20T15:20:00Z">
                  <w:rPr>
                    <w:rFonts w:ascii="標楷體" w:eastAsia="標楷體" w:hAnsi="標楷體" w:hint="eastAsia"/>
                  </w:rPr>
                </w:rPrChange>
              </w:rPr>
              <w:t>提前清償記號</w:t>
            </w:r>
          </w:p>
          <w:p w14:paraId="711A84BA" w14:textId="7F345204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872" w:author="v06v25n@yahoo.com.tw" w:date="2020-11-20T15:20:00Z">
              <w:r w:rsidRPr="008751A5">
                <w:rPr>
                  <w:rFonts w:ascii="標楷體" w:eastAsia="標楷體" w:hAnsi="標楷體" w:cs="新細明體" w:hint="eastAsia"/>
                  <w:color w:val="FF0000"/>
                  <w:kern w:val="0"/>
                  <w:rPrChange w:id="12873" w:author="v06v25n@yahoo.com.tw" w:date="2020-11-20T15:20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是否限制清償</w:t>
              </w:r>
            </w:ins>
          </w:p>
        </w:tc>
        <w:tc>
          <w:tcPr>
            <w:tcW w:w="250" w:type="pct"/>
            <w:tcPrChange w:id="1287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162BAC0" w14:textId="3F521A9C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87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A30FDF" w14:textId="5510010F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87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6D4AA10" w14:textId="12130104" w:rsidR="00EA5E57" w:rsidRPr="00EA5E57" w:rsidRDefault="00EA5E57">
            <w:pPr>
              <w:widowControl/>
              <w:jc w:val="center"/>
              <w:rPr>
                <w:ins w:id="12877" w:author="家興 余" w:date="2021-01-21T17:52:00Z"/>
                <w:rFonts w:ascii="標楷體" w:eastAsia="標楷體" w:hAnsi="標楷體" w:cs="新細明體"/>
                <w:color w:val="FF0000"/>
                <w:kern w:val="0"/>
                <w:rPrChange w:id="12878" w:author="家興 余" w:date="2021-01-21T17:55:00Z">
                  <w:rPr>
                    <w:ins w:id="12879" w:author="家興 余" w:date="2021-01-21T17:52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  <w:pPrChange w:id="12880" w:author="家興 余" w:date="2021-01-21T17:52:00Z">
                <w:pPr>
                  <w:widowControl/>
                </w:pPr>
              </w:pPrChange>
            </w:pPr>
            <w:ins w:id="12881" w:author="家興 余" w:date="2021-01-21T17:55:00Z">
              <w:r w:rsidRPr="00EA5E57">
                <w:rPr>
                  <w:rFonts w:ascii="標楷體" w:eastAsia="標楷體" w:hAnsi="標楷體" w:cs="新細明體"/>
                  <w:color w:val="FF0000"/>
                  <w:kern w:val="0"/>
                  <w:rPrChange w:id="12882" w:author="家興 余" w:date="2021-01-21T17:55:00Z">
                    <w:rPr>
                      <w:rFonts w:ascii="標楷體" w:eastAsia="標楷體" w:hAnsi="標楷體" w:cs="新細明體"/>
                      <w:strike/>
                      <w:color w:val="FF0000"/>
                      <w:kern w:val="0"/>
                    </w:rPr>
                  </w:rPrChange>
                </w:rPr>
                <w:t>V</w:t>
              </w:r>
            </w:ins>
          </w:p>
        </w:tc>
        <w:tc>
          <w:tcPr>
            <w:tcW w:w="1150" w:type="pct"/>
            <w:tcPrChange w:id="1288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674F41" w14:textId="2FD20348" w:rsidR="00EA5E57" w:rsidRPr="00983BCC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4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5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0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6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87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允許</w:t>
            </w:r>
          </w:p>
          <w:p w14:paraId="71583459" w14:textId="77777777" w:rsidR="00EA5E57" w:rsidRPr="00983BCC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8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9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90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91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限制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92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[限制領清償證明]</w:t>
            </w:r>
          </w:p>
          <w:p w14:paraId="5FDD1BF6" w14:textId="77777777" w:rsidR="00EA5E57" w:rsidRPr="00983BCC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893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94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2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95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96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限制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97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[允許領清償證明]</w:t>
            </w:r>
          </w:p>
          <w:p w14:paraId="65F8C678" w14:textId="77777777" w:rsidR="00EA5E57" w:rsidRPr="00983BCC" w:rsidRDefault="00EA5E57" w:rsidP="00983BCC">
            <w:pPr>
              <w:widowControl/>
              <w:rPr>
                <w:ins w:id="12898" w:author="v06v25n@yahoo.com.tw" w:date="2020-11-20T15:31:00Z"/>
                <w:rFonts w:ascii="標楷體" w:eastAsia="標楷體" w:hAnsi="標楷體" w:cs="新細明體"/>
                <w:strike/>
                <w:color w:val="FF0000"/>
                <w:kern w:val="0"/>
                <w:rPrChange w:id="12899" w:author="v06v25n@yahoo.com.tw" w:date="2020-11-20T15:31:00Z">
                  <w:rPr>
                    <w:ins w:id="12900" w:author="v06v25n@yahoo.com.tw" w:date="2020-11-20T15:31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01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9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02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903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不限制</w:t>
            </w:r>
            <w:ins w:id="12904" w:author="v06v25n@yahoo.com.tw" w:date="2020-11-20T15:31:00Z">
              <w:r w:rsidRPr="00983BCC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12905" w:author="v06v25n@yahoo.com.tw" w:date="2020-11-20T15:3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 xml:space="preserve">  </w:t>
              </w:r>
            </w:ins>
          </w:p>
          <w:p w14:paraId="20C02501" w14:textId="0B1CABD5" w:rsidR="00EA5E57" w:rsidRPr="00983BCC" w:rsidRDefault="00EA5E57" w:rsidP="00983BCC">
            <w:pPr>
              <w:widowControl/>
              <w:rPr>
                <w:ins w:id="12906" w:author="v06v25n@yahoo.com.tw" w:date="2020-11-20T15:31:00Z"/>
                <w:rFonts w:ascii="標楷體" w:eastAsia="標楷體" w:hAnsi="標楷體" w:cs="新細明體"/>
                <w:color w:val="FF0000"/>
                <w:kern w:val="0"/>
                <w:rPrChange w:id="12907" w:author="v06v25n@yahoo.com.tw" w:date="2020-11-20T15:32:00Z">
                  <w:rPr>
                    <w:ins w:id="12908" w:author="v06v25n@yahoo.com.tw" w:date="2020-11-20T15:31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909" w:author="v06v25n@yahoo.com.tw" w:date="2020-11-20T15:31:00Z"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910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Y</w:t>
              </w:r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911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983BCC">
                <w:rPr>
                  <w:rFonts w:ascii="標楷體" w:eastAsia="標楷體" w:hAnsi="標楷體" w:cs="新細明體" w:hint="eastAsia"/>
                  <w:color w:val="FF0000"/>
                  <w:kern w:val="0"/>
                  <w:rPrChange w:id="12912" w:author="v06v25n@yahoo.com.tw" w:date="2020-11-20T15:3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是</w:t>
              </w:r>
            </w:ins>
          </w:p>
          <w:p w14:paraId="01A4B9BA" w14:textId="065857BB" w:rsidR="00EA5E57" w:rsidRPr="008F20B5" w:rsidRDefault="00EA5E57" w:rsidP="00983BCC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913" w:author="v06v25n@yahoo.com.tw" w:date="2020-11-20T15:31:00Z"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914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N</w:t>
              </w:r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915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983BCC">
                <w:rPr>
                  <w:rFonts w:ascii="標楷體" w:eastAsia="標楷體" w:hAnsi="標楷體" w:cs="新細明體" w:hint="eastAsia"/>
                  <w:color w:val="FF0000"/>
                  <w:kern w:val="0"/>
                  <w:rPrChange w:id="12916" w:author="v06v25n@yahoo.com.tw" w:date="2020-11-20T15:3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否</w:t>
              </w:r>
            </w:ins>
          </w:p>
        </w:tc>
      </w:tr>
      <w:tr w:rsidR="00D64561" w:rsidRPr="008F20B5" w14:paraId="0BF27D1A" w14:textId="77777777" w:rsidTr="0066205D">
        <w:trPr>
          <w:trHeight w:val="340"/>
          <w:trPrChange w:id="1291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91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4F08B1" w14:textId="2C1C86D2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91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0D41EC" w14:textId="41D525E1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BreachCode</w:t>
            </w:r>
          </w:p>
        </w:tc>
        <w:tc>
          <w:tcPr>
            <w:tcW w:w="1750" w:type="pct"/>
            <w:tcPrChange w:id="1292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A6C97B" w14:textId="1CABE9F6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違約適用方式</w:t>
            </w:r>
          </w:p>
        </w:tc>
        <w:tc>
          <w:tcPr>
            <w:tcW w:w="250" w:type="pct"/>
            <w:tcPrChange w:id="1292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8C7037" w14:textId="73DB3D53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92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B9C37A" w14:textId="6C2AD2B2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292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0126CD" w14:textId="4CC6E198" w:rsidR="00EA5E57" w:rsidRPr="008F20B5" w:rsidRDefault="00EA5E57">
            <w:pPr>
              <w:widowControl/>
              <w:jc w:val="center"/>
              <w:rPr>
                <w:ins w:id="12924" w:author="家興 余" w:date="2021-01-21T17:52:00Z"/>
                <w:rFonts w:ascii="標楷體" w:eastAsia="標楷體" w:hAnsi="標楷體" w:cs="新細明體"/>
                <w:kern w:val="0"/>
              </w:rPr>
              <w:pPrChange w:id="12925" w:author="家興 余" w:date="2021-01-21T17:52:00Z">
                <w:pPr>
                  <w:widowControl/>
                </w:pPr>
              </w:pPrChange>
            </w:pPr>
            <w:ins w:id="12926" w:author="家興 余" w:date="2021-01-21T17:57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292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77AADE" w14:textId="3CEFCAB6" w:rsidR="00EA5E57" w:rsidRDefault="00EA5E57" w:rsidP="004F2F81">
            <w:pPr>
              <w:widowControl/>
              <w:rPr>
                <w:ins w:id="12928" w:author="家興 余" w:date="2021-01-21T17:56:00Z"/>
                <w:rFonts w:ascii="標楷體" w:eastAsia="標楷體" w:hAnsi="標楷體" w:cs="新細明體"/>
                <w:kern w:val="0"/>
              </w:rPr>
            </w:pPr>
            <w:ins w:id="12929" w:author="家興 余" w:date="2021-01-21T17:56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2C1A52F5" w14:textId="03C0BF4D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r w:rsidRPr="008F20B5">
              <w:rPr>
                <w:rFonts w:ascii="標楷體" w:eastAsia="標楷體" w:hAnsi="標楷體" w:cs="新細明體"/>
                <w:kern w:val="0"/>
              </w:rPr>
              <w:t>[按年分段]</w:t>
            </w:r>
          </w:p>
          <w:p w14:paraId="08ED4FFB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r w:rsidRPr="008F20B5">
              <w:rPr>
                <w:rFonts w:ascii="標楷體" w:eastAsia="標楷體" w:hAnsi="標楷體" w:cs="新細明體"/>
                <w:kern w:val="0"/>
              </w:rPr>
              <w:t>[按月分段]</w:t>
            </w:r>
          </w:p>
          <w:p w14:paraId="132214E5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003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依核准額度</w:t>
            </w:r>
          </w:p>
          <w:p w14:paraId="1D885E53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依申貸金額</w:t>
            </w:r>
          </w:p>
          <w:p w14:paraId="1397546C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本息均攤依提前償還金額</w:t>
            </w:r>
          </w:p>
          <w:p w14:paraId="598CDC76" w14:textId="2F8E648A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不限制</w:t>
            </w:r>
          </w:p>
        </w:tc>
      </w:tr>
      <w:tr w:rsidR="00D64561" w:rsidRPr="008F20B5" w14:paraId="5BD41A02" w14:textId="77777777" w:rsidTr="0066205D">
        <w:trPr>
          <w:trHeight w:val="340"/>
          <w:trPrChange w:id="1293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93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0B606F0" w14:textId="5D6D00E0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93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23523BF" w14:textId="291B007B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BreachGetCode</w:t>
            </w:r>
          </w:p>
        </w:tc>
        <w:tc>
          <w:tcPr>
            <w:tcW w:w="1750" w:type="pct"/>
            <w:tcPrChange w:id="1293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BA901EC" w14:textId="0A3B3206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違約金收取方式</w:t>
            </w:r>
          </w:p>
        </w:tc>
        <w:tc>
          <w:tcPr>
            <w:tcW w:w="250" w:type="pct"/>
            <w:tcPrChange w:id="1293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BB82AA" w14:textId="745C232A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93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909BFB" w14:textId="25BBB24F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93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9F707D" w14:textId="14DBD79F" w:rsidR="00EA5E57" w:rsidRPr="008F20B5" w:rsidRDefault="00EA5E57">
            <w:pPr>
              <w:widowControl/>
              <w:jc w:val="center"/>
              <w:rPr>
                <w:ins w:id="12937" w:author="家興 余" w:date="2021-01-21T17:52:00Z"/>
                <w:rFonts w:ascii="標楷體" w:eastAsia="標楷體" w:hAnsi="標楷體" w:cs="新細明體"/>
                <w:kern w:val="0"/>
              </w:rPr>
              <w:pPrChange w:id="12938" w:author="家興 余" w:date="2021-01-21T17:52:00Z">
                <w:pPr>
                  <w:widowControl/>
                </w:pPr>
              </w:pPrChange>
            </w:pPr>
            <w:ins w:id="12939" w:author="家興 余" w:date="2021-01-21T17:58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2940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D942C9" w14:textId="77777777" w:rsidR="00EA5E57" w:rsidRDefault="00EA5E57" w:rsidP="00EA5E57">
            <w:pPr>
              <w:widowControl/>
              <w:rPr>
                <w:ins w:id="12941" w:author="家興 余" w:date="2021-01-21T17:58:00Z"/>
                <w:rFonts w:ascii="標楷體" w:eastAsia="標楷體" w:hAnsi="標楷體" w:cs="新細明體"/>
                <w:kern w:val="0"/>
              </w:rPr>
            </w:pPr>
            <w:ins w:id="12942" w:author="家興 余" w:date="2021-01-21T17:58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5CED1D33" w14:textId="77777777" w:rsidR="00EA5E57" w:rsidRDefault="00EA5E57" w:rsidP="004F2F81">
            <w:pPr>
              <w:widowControl/>
              <w:rPr>
                <w:ins w:id="12943" w:author="家興 余" w:date="2021-01-21T17:58:00Z"/>
                <w:rFonts w:ascii="標楷體" w:eastAsia="標楷體" w:hAnsi="標楷體" w:cs="新細明體"/>
                <w:kern w:val="0"/>
              </w:rPr>
            </w:pPr>
          </w:p>
          <w:p w14:paraId="4671712F" w14:textId="2EE6879B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即時收取</w:t>
            </w:r>
          </w:p>
          <w:p w14:paraId="0FBCDF6D" w14:textId="090FE122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領清償證明時收取</w:t>
            </w:r>
          </w:p>
        </w:tc>
      </w:tr>
      <w:tr w:rsidR="00D64561" w:rsidRPr="008F20B5" w14:paraId="22C4255A" w14:textId="77777777" w:rsidTr="0066205D">
        <w:trPr>
          <w:trHeight w:val="340"/>
          <w:trPrChange w:id="1294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94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587002" w14:textId="39C7825E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94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1E5F7BF" w14:textId="77777777" w:rsidR="00EA5E57" w:rsidRDefault="00EA5E57" w:rsidP="004C0046">
            <w:pPr>
              <w:widowControl/>
              <w:rPr>
                <w:ins w:id="12947" w:author="v06v25n@yahoo.com.tw" w:date="2020-11-20T14:45:00Z"/>
                <w:rFonts w:ascii="標楷體" w:eastAsia="標楷體" w:hAnsi="標楷體"/>
                <w:strike/>
                <w:color w:val="FF0000"/>
              </w:rPr>
            </w:pPr>
            <w:r w:rsidRPr="00C167B9">
              <w:rPr>
                <w:rFonts w:ascii="標楷體" w:eastAsia="標楷體" w:hAnsi="標楷體"/>
                <w:strike/>
                <w:color w:val="FF0000"/>
                <w:rPrChange w:id="12948" w:author="v06v25n@yahoo.com.tw" w:date="2020-11-20T14:45:00Z">
                  <w:rPr>
                    <w:rFonts w:ascii="標楷體" w:eastAsia="標楷體" w:hAnsi="標楷體"/>
                  </w:rPr>
                </w:rPrChange>
              </w:rPr>
              <w:t>DecreaseFlag</w:t>
            </w:r>
          </w:p>
          <w:p w14:paraId="4DCDAA6F" w14:textId="683E35E7" w:rsidR="00EA5E57" w:rsidRPr="00C167B9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949" w:author="v06v25n@yahoo.com.tw" w:date="2020-11-20T14:45:00Z">
              <w:r w:rsidRPr="00C167B9">
                <w:rPr>
                  <w:rFonts w:ascii="標楷體" w:eastAsia="標楷體" w:hAnsi="標楷體"/>
                  <w:color w:val="FF0000"/>
                  <w:rPrChange w:id="12950" w:author="v06v25n@yahoo.com.tw" w:date="2020-11-20T14:46:00Z">
                    <w:rPr>
                      <w:rFonts w:ascii="標楷體" w:eastAsia="標楷體" w:hAnsi="標楷體"/>
                      <w:strike/>
                      <w:color w:val="FF0000"/>
                    </w:rPr>
                  </w:rPrChange>
                </w:rPr>
                <w:t>Prohibit</w:t>
              </w:r>
              <w:del w:id="12951" w:author="家興 余" w:date="2021-01-28T16:55:00Z">
                <w:r w:rsidRPr="00C167B9" w:rsidDel="0069423C">
                  <w:rPr>
                    <w:rFonts w:ascii="標楷體" w:eastAsia="標楷體" w:hAnsi="標楷體"/>
                    <w:color w:val="FF0000"/>
                    <w:rPrChange w:id="12952" w:author="v06v25n@yahoo.com.tw" w:date="2020-11-20T14:46:00Z">
                      <w:rPr>
                        <w:rFonts w:ascii="標楷體" w:eastAsia="標楷體" w:hAnsi="標楷體"/>
                        <w:strike/>
                        <w:color w:val="FF0000"/>
                      </w:rPr>
                    </w:rPrChange>
                  </w:rPr>
                  <w:delText>yea</w:delText>
                </w:r>
              </w:del>
            </w:ins>
            <w:ins w:id="12953" w:author="v06v25n@yahoo.com.tw" w:date="2020-11-20T14:46:00Z">
              <w:del w:id="12954" w:author="家興 余" w:date="2021-01-28T16:55:00Z">
                <w:r w:rsidRPr="00C167B9" w:rsidDel="0069423C">
                  <w:rPr>
                    <w:rFonts w:ascii="標楷體" w:eastAsia="標楷體" w:hAnsi="標楷體"/>
                    <w:color w:val="FF0000"/>
                    <w:rPrChange w:id="12955" w:author="v06v25n@yahoo.com.tw" w:date="2020-11-20T14:46:00Z">
                      <w:rPr>
                        <w:rFonts w:ascii="標楷體" w:eastAsia="標楷體" w:hAnsi="標楷體"/>
                        <w:strike/>
                        <w:color w:val="FF0000"/>
                      </w:rPr>
                    </w:rPrChange>
                  </w:rPr>
                  <w:delText>r</w:delText>
                </w:r>
              </w:del>
            </w:ins>
            <w:ins w:id="12956" w:author="家興 余" w:date="2021-01-28T16:55:00Z">
              <w:r w:rsidR="0069423C">
                <w:rPr>
                  <w:rFonts w:ascii="標楷體" w:eastAsia="標楷體" w:hAnsi="標楷體" w:hint="eastAsia"/>
                  <w:color w:val="FF0000"/>
                </w:rPr>
                <w:t>M</w:t>
              </w:r>
              <w:r w:rsidR="0069423C">
                <w:rPr>
                  <w:rFonts w:ascii="標楷體" w:eastAsia="標楷體" w:hAnsi="標楷體"/>
                  <w:color w:val="FF0000"/>
                </w:rPr>
                <w:t>onth</w:t>
              </w:r>
            </w:ins>
          </w:p>
        </w:tc>
        <w:tc>
          <w:tcPr>
            <w:tcW w:w="1750" w:type="pct"/>
            <w:tcPrChange w:id="1295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28B162A" w14:textId="77777777" w:rsidR="00EA5E57" w:rsidRPr="00DB0832" w:rsidRDefault="00EA5E57" w:rsidP="004C0046">
            <w:pPr>
              <w:widowControl/>
              <w:rPr>
                <w:ins w:id="12958" w:author="v06v25n@yahoo.com.tw" w:date="2020-11-20T15:08:00Z"/>
                <w:rFonts w:ascii="標楷體" w:eastAsia="標楷體" w:hAnsi="標楷體"/>
                <w:strike/>
                <w:color w:val="FF0000"/>
                <w:rPrChange w:id="12959" w:author="v06v25n@yahoo.com.tw" w:date="2020-11-20T15:09:00Z">
                  <w:rPr>
                    <w:ins w:id="12960" w:author="v06v25n@yahoo.com.tw" w:date="2020-11-20T15:08:00Z"/>
                    <w:rFonts w:ascii="標楷體" w:eastAsia="標楷體" w:hAnsi="標楷體"/>
                    <w:strike/>
                  </w:rPr>
                </w:rPrChange>
              </w:rPr>
            </w:pPr>
            <w:r w:rsidRPr="00DB0832">
              <w:rPr>
                <w:rFonts w:ascii="標楷體" w:eastAsia="標楷體" w:hAnsi="標楷體" w:hint="eastAsia"/>
                <w:strike/>
                <w:color w:val="FF0000"/>
                <w:rPrChange w:id="12961" w:author="v06v25n@yahoo.com.tw" w:date="2020-11-20T15:09:00Z">
                  <w:rPr>
                    <w:rFonts w:ascii="標楷體" w:eastAsia="標楷體" w:hAnsi="標楷體" w:hint="eastAsia"/>
                  </w:rPr>
                </w:rPrChange>
              </w:rPr>
              <w:t>違約金按月遞減</w:t>
            </w:r>
          </w:p>
          <w:p w14:paraId="66103685" w14:textId="698DA3BE" w:rsidR="00EA5E57" w:rsidRPr="00DB0832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962" w:author="v06v25n@yahoo.com.tw" w:date="2020-11-20T15:08:00Z">
              <w:r w:rsidRPr="00DB0832">
                <w:rPr>
                  <w:rFonts w:ascii="標楷體" w:eastAsia="標楷體" w:hAnsi="標楷體" w:cs="新細明體" w:hint="eastAsia"/>
                  <w:color w:val="FF0000"/>
                  <w:kern w:val="0"/>
                  <w:rPrChange w:id="12963" w:author="v06v25n@yahoo.com.tw" w:date="2020-11-20T15:09:00Z">
                    <w:rPr>
                      <w:rFonts w:ascii="標楷體" w:eastAsia="標楷體" w:hAnsi="標楷體" w:cs="新細明體" w:hint="eastAsia"/>
                      <w:strike/>
                      <w:kern w:val="0"/>
                    </w:rPr>
                  </w:rPrChange>
                </w:rPr>
                <w:t>限制清償</w:t>
              </w:r>
            </w:ins>
            <w:ins w:id="12964" w:author="家興 余" w:date="2021-01-28T16:55:00Z">
              <w:r w:rsidR="0069423C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期間</w:t>
              </w:r>
            </w:ins>
            <w:ins w:id="12965" w:author="v06v25n@yahoo.com.tw" w:date="2020-11-20T15:08:00Z">
              <w:del w:id="12966" w:author="家興 余" w:date="2021-01-28T16:55:00Z">
                <w:r w:rsidRPr="00DB0832" w:rsidDel="0069423C">
                  <w:rPr>
                    <w:rFonts w:ascii="標楷體" w:eastAsia="標楷體" w:hAnsi="標楷體" w:cs="新細明體" w:hint="eastAsia"/>
                    <w:color w:val="FF0000"/>
                    <w:kern w:val="0"/>
                    <w:rPrChange w:id="12967" w:author="v06v25n@yahoo.com.tw" w:date="2020-11-20T15:09:00Z">
                      <w:rPr>
                        <w:rFonts w:ascii="標楷體" w:eastAsia="標楷體" w:hAnsi="標楷體" w:cs="新細明體" w:hint="eastAsia"/>
                        <w:strike/>
                        <w:kern w:val="0"/>
                      </w:rPr>
                    </w:rPrChange>
                  </w:rPr>
                  <w:delText>期限</w:delText>
                </w:r>
              </w:del>
            </w:ins>
          </w:p>
        </w:tc>
        <w:tc>
          <w:tcPr>
            <w:tcW w:w="250" w:type="pct"/>
            <w:tcPrChange w:id="1296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087020" w14:textId="115E92D7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96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E85623" w14:textId="77777777" w:rsidR="00EA5E57" w:rsidRDefault="00EA5E57" w:rsidP="004C0046">
            <w:pPr>
              <w:widowControl/>
              <w:jc w:val="center"/>
              <w:rPr>
                <w:ins w:id="12970" w:author="v06v25n@yahoo.com.tw" w:date="2020-11-20T14:46:00Z"/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C167B9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71" w:author="v06v25n@yahoo.com.tw" w:date="2020-11-20T14:46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</w:t>
            </w:r>
          </w:p>
          <w:p w14:paraId="5F678AD0" w14:textId="77777777" w:rsidR="0069423C" w:rsidRDefault="00EA5E57" w:rsidP="004C0046">
            <w:pPr>
              <w:widowControl/>
              <w:jc w:val="center"/>
              <w:rPr>
                <w:ins w:id="12972" w:author="家興 余" w:date="2021-01-28T16:56:00Z"/>
                <w:rFonts w:ascii="標楷體" w:eastAsia="標楷體" w:hAnsi="標楷體" w:cs="新細明體"/>
                <w:color w:val="FF0000"/>
                <w:kern w:val="0"/>
              </w:rPr>
            </w:pPr>
            <w:ins w:id="12973" w:author="v06v25n@yahoo.com.tw" w:date="2020-11-20T14:46:00Z">
              <w:del w:id="12974" w:author="家興 余" w:date="2021-01-28T17:04:00Z">
                <w:r w:rsidRPr="00C167B9" w:rsidDel="00E07801">
                  <w:rPr>
                    <w:rFonts w:ascii="標楷體" w:eastAsia="標楷體" w:hAnsi="標楷體" w:cs="新細明體"/>
                    <w:color w:val="FF0000"/>
                    <w:kern w:val="0"/>
                    <w:rPrChange w:id="12975" w:author="v06v25n@yahoo.com.tw" w:date="2020-11-20T14:46:00Z">
                      <w:rPr>
                        <w:rFonts w:ascii="標楷體" w:eastAsia="標楷體" w:hAnsi="標楷體" w:cs="新細明體"/>
                        <w:strike/>
                        <w:color w:val="FF0000"/>
                        <w:kern w:val="0"/>
                      </w:rPr>
                    </w:rPrChange>
                  </w:rPr>
                  <w:delText>2</w:delText>
                </w:r>
              </w:del>
            </w:ins>
          </w:p>
          <w:p w14:paraId="39C22D01" w14:textId="050457F6" w:rsidR="0069423C" w:rsidRPr="0069423C" w:rsidRDefault="0069423C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976" w:author="家興 余" w:date="2021-01-28T16:56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977" w:author="家興 余" w:date="2021-01-28T16:56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3</w:t>
              </w:r>
            </w:ins>
          </w:p>
        </w:tc>
        <w:tc>
          <w:tcPr>
            <w:tcW w:w="250" w:type="pct"/>
            <w:tcPrChange w:id="1297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0B4B81E" w14:textId="0B7C48A3" w:rsidR="00EA5E57" w:rsidRPr="00EA5E57" w:rsidRDefault="00EA5E57">
            <w:pPr>
              <w:widowControl/>
              <w:jc w:val="center"/>
              <w:rPr>
                <w:ins w:id="12979" w:author="家興 余" w:date="2021-01-21T17:52:00Z"/>
                <w:rFonts w:ascii="標楷體" w:eastAsia="標楷體" w:hAnsi="標楷體" w:cs="新細明體"/>
                <w:color w:val="FF0000"/>
                <w:kern w:val="0"/>
                <w:rPrChange w:id="12980" w:author="家興 余" w:date="2021-01-21T18:03:00Z">
                  <w:rPr>
                    <w:ins w:id="12981" w:author="家興 余" w:date="2021-01-21T17:52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  <w:pPrChange w:id="12982" w:author="家興 余" w:date="2021-01-21T17:52:00Z">
                <w:pPr>
                  <w:widowControl/>
                </w:pPr>
              </w:pPrChange>
            </w:pPr>
            <w:ins w:id="12983" w:author="家興 余" w:date="2021-01-21T18:03:00Z">
              <w:r w:rsidRPr="00EA5E57">
                <w:rPr>
                  <w:rFonts w:ascii="標楷體" w:eastAsia="標楷體" w:hAnsi="標楷體" w:cs="新細明體"/>
                  <w:color w:val="FF0000"/>
                  <w:kern w:val="0"/>
                  <w:rPrChange w:id="12984" w:author="家興 余" w:date="2021-01-21T18:03:00Z">
                    <w:rPr>
                      <w:rFonts w:ascii="標楷體" w:eastAsia="標楷體" w:hAnsi="標楷體" w:cs="新細明體"/>
                      <w:strike/>
                      <w:color w:val="FF0000"/>
                      <w:kern w:val="0"/>
                    </w:rPr>
                  </w:rPrChange>
                </w:rPr>
                <w:t>O</w:t>
              </w:r>
            </w:ins>
          </w:p>
        </w:tc>
        <w:tc>
          <w:tcPr>
            <w:tcW w:w="1150" w:type="pct"/>
            <w:tcPrChange w:id="1298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8DE3CC" w14:textId="77777777" w:rsidR="00EA5E57" w:rsidRDefault="00EA5E57" w:rsidP="00EA5E57">
            <w:pPr>
              <w:widowControl/>
              <w:rPr>
                <w:ins w:id="12986" w:author="家興 余" w:date="2021-01-21T18:03:00Z"/>
                <w:rFonts w:ascii="標楷體" w:eastAsia="標楷體" w:hAnsi="標楷體" w:cs="新細明體"/>
                <w:kern w:val="0"/>
              </w:rPr>
            </w:pP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87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Y</w:t>
            </w: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88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DB0832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989" w:author="v06v25n@yahoo.com.tw" w:date="2020-11-20T15:09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是</w:t>
            </w:r>
            <w:ins w:id="12990" w:author="家興 余" w:date="2021-01-21T18:03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6A6125C5" w14:textId="1668BB8A" w:rsidR="00EA5E57" w:rsidRPr="00EA5E57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991" w:author="家興 余" w:date="2021-01-21T18:03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  <w:p w14:paraId="69454DBC" w14:textId="07B14633" w:rsidR="00EA5E57" w:rsidRPr="00DB0832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992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93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N</w:t>
            </w: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94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DB0832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995" w:author="v06v25n@yahoo.com.tw" w:date="2020-11-20T15:09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否</w:t>
            </w:r>
            <w:ins w:id="12996" w:author="v06v25n@yahoo.com.tw" w:date="2020-11-20T15:09:00Z">
              <w:r w:rsidRPr="00DB0832">
                <w:rPr>
                  <w:rFonts w:ascii="標楷體" w:eastAsia="標楷體" w:hAnsi="標楷體" w:cs="新細明體"/>
                  <w:color w:val="FF0000"/>
                  <w:kern w:val="0"/>
                  <w:rPrChange w:id="12997" w:author="v06v25n@yahoo.com.tw" w:date="2020-11-20T15:09:00Z">
                    <w:rPr>
                      <w:rFonts w:ascii="標楷體" w:eastAsia="標楷體" w:hAnsi="標楷體" w:cs="新細明體"/>
                      <w:strike/>
                      <w:color w:val="FF0000"/>
                      <w:kern w:val="0"/>
                    </w:rPr>
                  </w:rPrChange>
                </w:rPr>
                <w:t xml:space="preserve"> 單位</w:t>
              </w:r>
            </w:ins>
            <w:ins w:id="12998" w:author="v06v25n@yahoo.com.tw" w:date="2020-11-20T15:10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【</w:t>
              </w:r>
            </w:ins>
            <w:ins w:id="12999" w:author="v06v25n@yahoo.com.tw" w:date="2020-11-20T15:09:00Z">
              <w:r w:rsidRPr="00DB0832">
                <w:rPr>
                  <w:rFonts w:ascii="標楷體" w:eastAsia="標楷體" w:hAnsi="標楷體" w:cs="新細明體" w:hint="eastAsia"/>
                  <w:color w:val="FF0000"/>
                  <w:kern w:val="0"/>
                  <w:rPrChange w:id="13000" w:author="v06v25n@yahoo.com.tw" w:date="2020-11-20T15:09:00Z">
                    <w:rPr>
                      <w:rFonts w:ascii="標楷體" w:eastAsia="標楷體" w:hAnsi="標楷體" w:cs="新細明體" w:hint="eastAsia"/>
                      <w:strike/>
                      <w:color w:val="FF0000"/>
                      <w:kern w:val="0"/>
                    </w:rPr>
                  </w:rPrChange>
                </w:rPr>
                <w:t>年</w:t>
              </w:r>
            </w:ins>
            <w:ins w:id="13001" w:author="v06v25n@yahoo.com.tw" w:date="2020-11-20T15:10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】</w:t>
              </w:r>
            </w:ins>
          </w:p>
        </w:tc>
      </w:tr>
      <w:tr w:rsidR="00D64561" w:rsidRPr="008F20B5" w14:paraId="3B29665E" w14:textId="77777777" w:rsidTr="0066205D">
        <w:trPr>
          <w:trHeight w:val="340"/>
          <w:ins w:id="13002" w:author="ST1" w:date="2020-11-25T00:49:00Z"/>
          <w:trPrChange w:id="1300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00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14E46E5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005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00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028E03" w14:textId="21501D43" w:rsidR="00EA5E57" w:rsidRPr="00CC54F1" w:rsidRDefault="00EA5E57" w:rsidP="004C0046">
            <w:pPr>
              <w:widowControl/>
              <w:rPr>
                <w:ins w:id="13007" w:author="ST1" w:date="2020-11-25T00:49:00Z"/>
                <w:rFonts w:ascii="標楷體" w:eastAsia="標楷體" w:hAnsi="標楷體"/>
                <w:color w:val="0070C0"/>
                <w:rPrChange w:id="13008" w:author="ST1" w:date="2020-11-25T00:50:00Z">
                  <w:rPr>
                    <w:ins w:id="13009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10" w:author="ST1" w:date="2020-11-25T00:50:00Z">
              <w:r w:rsidRPr="00CC54F1">
                <w:rPr>
                  <w:rFonts w:ascii="標楷體" w:eastAsia="標楷體" w:hAnsi="標楷體"/>
                  <w:color w:val="0070C0"/>
                  <w:rPrChange w:id="13011" w:author="ST1" w:date="2020-11-25T00:50:00Z">
                    <w:rPr>
                      <w:rFonts w:ascii="標楷體" w:eastAsia="標楷體" w:hAnsi="標楷體"/>
                      <w:strike/>
                      <w:color w:val="FF0000"/>
                    </w:rPr>
                  </w:rPrChange>
                </w:rPr>
                <w:t>BreachPercent</w:t>
              </w:r>
            </w:ins>
          </w:p>
        </w:tc>
        <w:tc>
          <w:tcPr>
            <w:tcW w:w="1750" w:type="pct"/>
            <w:tcPrChange w:id="1301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0F0C97" w14:textId="1ED3372F" w:rsidR="00EA5E57" w:rsidRPr="00CC54F1" w:rsidRDefault="00EA5E57" w:rsidP="004C0046">
            <w:pPr>
              <w:widowControl/>
              <w:rPr>
                <w:ins w:id="13013" w:author="ST1" w:date="2020-11-25T00:49:00Z"/>
                <w:rFonts w:ascii="標楷體" w:eastAsia="標楷體" w:hAnsi="標楷體"/>
                <w:color w:val="0070C0"/>
                <w:rPrChange w:id="13014" w:author="ST1" w:date="2020-11-25T00:50:00Z">
                  <w:rPr>
                    <w:ins w:id="13015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16" w:author="ST1" w:date="2020-11-25T01:11:00Z">
              <w:r w:rsidRPr="00D775B7">
                <w:rPr>
                  <w:rFonts w:ascii="標楷體" w:eastAsia="標楷體" w:hAnsi="標楷體" w:hint="eastAsia"/>
                  <w:color w:val="0070C0"/>
                </w:rPr>
                <w:t>違約金百分比</w:t>
              </w:r>
            </w:ins>
          </w:p>
        </w:tc>
        <w:tc>
          <w:tcPr>
            <w:tcW w:w="250" w:type="pct"/>
            <w:tcPrChange w:id="1301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062CE4E" w14:textId="61E563CB" w:rsidR="00EA5E57" w:rsidRPr="00CC54F1" w:rsidRDefault="00EA5E57" w:rsidP="004C0046">
            <w:pPr>
              <w:widowControl/>
              <w:jc w:val="center"/>
              <w:rPr>
                <w:ins w:id="13018" w:author="ST1" w:date="2020-11-25T00:49:00Z"/>
                <w:rFonts w:ascii="標楷體" w:eastAsia="標楷體" w:hAnsi="標楷體" w:cs="新細明體"/>
                <w:color w:val="0070C0"/>
                <w:kern w:val="0"/>
                <w:rPrChange w:id="13019" w:author="ST1" w:date="2020-11-25T00:50:00Z">
                  <w:rPr>
                    <w:ins w:id="13020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021" w:author="ST1" w:date="2020-11-25T01:12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02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914AD2" w14:textId="3948DFE6" w:rsidR="00EA5E57" w:rsidRPr="00CC54F1" w:rsidRDefault="00EA5E57" w:rsidP="004C0046">
            <w:pPr>
              <w:widowControl/>
              <w:jc w:val="center"/>
              <w:rPr>
                <w:ins w:id="13023" w:author="ST1" w:date="2020-11-25T00:49:00Z"/>
                <w:rFonts w:ascii="標楷體" w:eastAsia="標楷體" w:hAnsi="標楷體" w:cs="新細明體"/>
                <w:color w:val="0070C0"/>
                <w:kern w:val="0"/>
                <w:rPrChange w:id="13024" w:author="ST1" w:date="2020-11-25T00:50:00Z">
                  <w:rPr>
                    <w:ins w:id="13025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26" w:author="ST1" w:date="2020-11-25T01:12:00Z">
              <w:r w:rsidRPr="00D775B7">
                <w:rPr>
                  <w:rFonts w:ascii="標楷體" w:eastAsia="標楷體" w:hAnsi="標楷體" w:cs="新細明體"/>
                  <w:color w:val="0070C0"/>
                  <w:kern w:val="0"/>
                </w:rPr>
                <w:t>3.2</w:t>
              </w:r>
            </w:ins>
          </w:p>
        </w:tc>
        <w:tc>
          <w:tcPr>
            <w:tcW w:w="250" w:type="pct"/>
            <w:tcPrChange w:id="1302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C8BF8B1" w14:textId="187C4BCA" w:rsidR="00EA5E57" w:rsidRPr="00D50FF2" w:rsidRDefault="00EA5E57">
            <w:pPr>
              <w:widowControl/>
              <w:jc w:val="center"/>
              <w:rPr>
                <w:ins w:id="13028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029" w:author="家興 余" w:date="2021-01-21T17:52:00Z">
                <w:pPr>
                  <w:widowControl/>
                </w:pPr>
              </w:pPrChange>
            </w:pPr>
            <w:ins w:id="13030" w:author="家興 余" w:date="2021-01-21T18:0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03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C70EF1" w14:textId="77777777" w:rsidR="00EA5E57" w:rsidRDefault="00EA5E57" w:rsidP="00EA5E57">
            <w:pPr>
              <w:widowControl/>
              <w:rPr>
                <w:ins w:id="13032" w:author="家興 余" w:date="2021-01-21T18:03:00Z"/>
                <w:rFonts w:ascii="標楷體" w:eastAsia="標楷體" w:hAnsi="標楷體" w:cs="新細明體"/>
                <w:kern w:val="0"/>
              </w:rPr>
            </w:pPr>
            <w:ins w:id="13033" w:author="家興 余" w:date="2021-01-21T18:03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15F034E1" w14:textId="3007F698" w:rsidR="00EA5E57" w:rsidRPr="00D50FF2" w:rsidRDefault="00EA5E57" w:rsidP="004F2F81">
            <w:pPr>
              <w:widowControl/>
              <w:rPr>
                <w:ins w:id="13034" w:author="ST1" w:date="2020-11-25T00:49:00Z"/>
                <w:rFonts w:ascii="標楷體" w:eastAsia="標楷體" w:hAnsi="標楷體" w:cs="新細明體"/>
                <w:color w:val="0070C0"/>
                <w:kern w:val="0"/>
                <w:rPrChange w:id="13035" w:author="ST1" w:date="2020-11-25T01:15:00Z">
                  <w:rPr>
                    <w:ins w:id="13036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37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  <w:rPrChange w:id="13038" w:author="ST1" w:date="2020-11-25T01:15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000.00</w:t>
              </w:r>
            </w:ins>
          </w:p>
        </w:tc>
      </w:tr>
      <w:tr w:rsidR="00D64561" w:rsidRPr="008F20B5" w14:paraId="1CC4A9DE" w14:textId="77777777" w:rsidTr="0066205D">
        <w:trPr>
          <w:trHeight w:val="340"/>
          <w:ins w:id="13039" w:author="ST1" w:date="2020-11-25T00:49:00Z"/>
          <w:trPrChange w:id="1304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04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1D0CED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042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04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85B8F7" w14:textId="0AD2915A" w:rsidR="00EA5E57" w:rsidRPr="00CC54F1" w:rsidRDefault="00EA5E57" w:rsidP="004C0046">
            <w:pPr>
              <w:widowControl/>
              <w:rPr>
                <w:ins w:id="13044" w:author="ST1" w:date="2020-11-25T00:49:00Z"/>
                <w:rFonts w:ascii="標楷體" w:eastAsia="標楷體" w:hAnsi="標楷體"/>
                <w:color w:val="0070C0"/>
                <w:rPrChange w:id="13045" w:author="ST1" w:date="2020-11-25T00:50:00Z">
                  <w:rPr>
                    <w:ins w:id="13046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47" w:author="ST1" w:date="2020-11-25T00:50:00Z">
              <w:r w:rsidRPr="00CC54F1">
                <w:rPr>
                  <w:rFonts w:ascii="標楷體" w:eastAsia="標楷體" w:hAnsi="標楷體"/>
                  <w:color w:val="0070C0"/>
                </w:rPr>
                <w:t>BreachDecreaseMonth</w:t>
              </w:r>
            </w:ins>
          </w:p>
        </w:tc>
        <w:tc>
          <w:tcPr>
            <w:tcW w:w="1750" w:type="pct"/>
            <w:tcPrChange w:id="1304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A15AB02" w14:textId="446E0F3B" w:rsidR="00EA5E57" w:rsidRPr="00CC54F1" w:rsidRDefault="00EA5E57" w:rsidP="004C0046">
            <w:pPr>
              <w:widowControl/>
              <w:rPr>
                <w:ins w:id="13049" w:author="ST1" w:date="2020-11-25T00:49:00Z"/>
                <w:rFonts w:ascii="標楷體" w:eastAsia="標楷體" w:hAnsi="標楷體"/>
                <w:color w:val="0070C0"/>
                <w:rPrChange w:id="13050" w:author="ST1" w:date="2020-11-25T00:50:00Z">
                  <w:rPr>
                    <w:ins w:id="13051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52" w:author="ST1" w:date="2020-11-25T01:12:00Z">
              <w:r w:rsidRPr="00D775B7">
                <w:rPr>
                  <w:rFonts w:ascii="標楷體" w:eastAsia="標楷體" w:hAnsi="標楷體" w:hint="eastAsia"/>
                  <w:color w:val="0070C0"/>
                </w:rPr>
                <w:t>違約金分段月數</w:t>
              </w:r>
            </w:ins>
          </w:p>
        </w:tc>
        <w:tc>
          <w:tcPr>
            <w:tcW w:w="250" w:type="pct"/>
            <w:tcPrChange w:id="1305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4E25F1" w14:textId="64FDCC7C" w:rsidR="00EA5E57" w:rsidRPr="00CC54F1" w:rsidRDefault="00EA5E57" w:rsidP="004C0046">
            <w:pPr>
              <w:widowControl/>
              <w:jc w:val="center"/>
              <w:rPr>
                <w:ins w:id="13054" w:author="ST1" w:date="2020-11-25T00:49:00Z"/>
                <w:rFonts w:ascii="標楷體" w:eastAsia="標楷體" w:hAnsi="標楷體" w:cs="新細明體"/>
                <w:color w:val="0070C0"/>
                <w:kern w:val="0"/>
                <w:rPrChange w:id="13055" w:author="ST1" w:date="2020-11-25T00:50:00Z">
                  <w:rPr>
                    <w:ins w:id="13056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057" w:author="ST1" w:date="2020-11-25T01:1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05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1293EC" w14:textId="54C06BD0" w:rsidR="00EA5E57" w:rsidRPr="00CC54F1" w:rsidRDefault="00EA5E57" w:rsidP="004C0046">
            <w:pPr>
              <w:widowControl/>
              <w:jc w:val="center"/>
              <w:rPr>
                <w:ins w:id="13059" w:author="ST1" w:date="2020-11-25T00:49:00Z"/>
                <w:rFonts w:ascii="標楷體" w:eastAsia="標楷體" w:hAnsi="標楷體" w:cs="新細明體"/>
                <w:color w:val="0070C0"/>
                <w:kern w:val="0"/>
                <w:rPrChange w:id="13060" w:author="ST1" w:date="2020-11-25T00:50:00Z">
                  <w:rPr>
                    <w:ins w:id="13061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62" w:author="ST1" w:date="2020-11-25T01:12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3</w:t>
              </w:r>
            </w:ins>
          </w:p>
        </w:tc>
        <w:tc>
          <w:tcPr>
            <w:tcW w:w="250" w:type="pct"/>
            <w:tcPrChange w:id="1306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696F622" w14:textId="5D6F98F0" w:rsidR="00EA5E57" w:rsidRPr="00D50FF2" w:rsidRDefault="00EA5E57">
            <w:pPr>
              <w:widowControl/>
              <w:jc w:val="center"/>
              <w:rPr>
                <w:ins w:id="13064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065" w:author="家興 余" w:date="2021-01-21T17:52:00Z">
                <w:pPr>
                  <w:widowControl/>
                </w:pPr>
              </w:pPrChange>
            </w:pPr>
            <w:ins w:id="13066" w:author="家興 余" w:date="2021-01-21T18:04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06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9FDD2B" w14:textId="77777777" w:rsidR="00EA5E57" w:rsidRDefault="00EA5E57" w:rsidP="00EA5E57">
            <w:pPr>
              <w:widowControl/>
              <w:rPr>
                <w:ins w:id="13068" w:author="家興 余" w:date="2021-01-21T18:04:00Z"/>
                <w:rFonts w:ascii="標楷體" w:eastAsia="標楷體" w:hAnsi="標楷體" w:cs="新細明體"/>
                <w:kern w:val="0"/>
              </w:rPr>
            </w:pPr>
            <w:ins w:id="13069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2CC1AADD" w14:textId="60D06A9D" w:rsidR="00EA5E57" w:rsidRPr="00D50FF2" w:rsidRDefault="00EA5E57" w:rsidP="004F2F81">
            <w:pPr>
              <w:widowControl/>
              <w:rPr>
                <w:ins w:id="13070" w:author="ST1" w:date="2020-11-25T00:49:00Z"/>
                <w:rFonts w:ascii="標楷體" w:eastAsia="標楷體" w:hAnsi="標楷體" w:cs="新細明體"/>
                <w:color w:val="0070C0"/>
                <w:kern w:val="0"/>
                <w:rPrChange w:id="13071" w:author="ST1" w:date="2020-11-25T01:15:00Z">
                  <w:rPr>
                    <w:ins w:id="13072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73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</w:rPr>
                <w:t>000</w:t>
              </w:r>
            </w:ins>
          </w:p>
        </w:tc>
      </w:tr>
      <w:tr w:rsidR="00D64561" w:rsidRPr="008F20B5" w14:paraId="03A00CBD" w14:textId="77777777" w:rsidTr="0066205D">
        <w:trPr>
          <w:trHeight w:val="340"/>
          <w:ins w:id="13074" w:author="ST1" w:date="2020-11-25T00:49:00Z"/>
          <w:trPrChange w:id="13075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07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A76D0E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077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07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0F9570" w14:textId="5E927DB8" w:rsidR="00EA5E57" w:rsidRPr="00CC54F1" w:rsidRDefault="00EA5E57" w:rsidP="004C0046">
            <w:pPr>
              <w:widowControl/>
              <w:rPr>
                <w:ins w:id="13079" w:author="ST1" w:date="2020-11-25T00:49:00Z"/>
                <w:rFonts w:ascii="標楷體" w:eastAsia="標楷體" w:hAnsi="標楷體"/>
                <w:color w:val="0070C0"/>
                <w:rPrChange w:id="13080" w:author="ST1" w:date="2020-11-25T00:50:00Z">
                  <w:rPr>
                    <w:ins w:id="13081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82" w:author="ST1" w:date="2020-11-25T00:50:00Z">
              <w:r w:rsidRPr="00CC54F1">
                <w:rPr>
                  <w:rFonts w:ascii="標楷體" w:eastAsia="標楷體" w:hAnsi="標楷體"/>
                  <w:color w:val="0070C0"/>
                </w:rPr>
                <w:t>BreachDecrease</w:t>
              </w:r>
            </w:ins>
          </w:p>
        </w:tc>
        <w:tc>
          <w:tcPr>
            <w:tcW w:w="1750" w:type="pct"/>
            <w:tcPrChange w:id="1308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7E4E459" w14:textId="2D66670E" w:rsidR="00EA5E57" w:rsidRPr="00CC54F1" w:rsidRDefault="00EA5E57" w:rsidP="004C0046">
            <w:pPr>
              <w:widowControl/>
              <w:rPr>
                <w:ins w:id="13084" w:author="ST1" w:date="2020-11-25T00:49:00Z"/>
                <w:rFonts w:ascii="標楷體" w:eastAsia="標楷體" w:hAnsi="標楷體"/>
                <w:color w:val="0070C0"/>
                <w:rPrChange w:id="13085" w:author="ST1" w:date="2020-11-25T00:50:00Z">
                  <w:rPr>
                    <w:ins w:id="13086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87" w:author="ST1" w:date="2020-11-25T01:12:00Z">
              <w:r w:rsidRPr="00D775B7">
                <w:rPr>
                  <w:rFonts w:ascii="標楷體" w:eastAsia="標楷體" w:hAnsi="標楷體" w:hint="eastAsia"/>
                  <w:color w:val="0070C0"/>
                </w:rPr>
                <w:t>分段遞減百分比</w:t>
              </w:r>
            </w:ins>
          </w:p>
        </w:tc>
        <w:tc>
          <w:tcPr>
            <w:tcW w:w="250" w:type="pct"/>
            <w:tcPrChange w:id="1308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18EB25" w14:textId="56670F3A" w:rsidR="00EA5E57" w:rsidRPr="00CC54F1" w:rsidRDefault="00EA5E57" w:rsidP="004C0046">
            <w:pPr>
              <w:widowControl/>
              <w:jc w:val="center"/>
              <w:rPr>
                <w:ins w:id="13089" w:author="ST1" w:date="2020-11-25T00:49:00Z"/>
                <w:rFonts w:ascii="標楷體" w:eastAsia="標楷體" w:hAnsi="標楷體" w:cs="新細明體"/>
                <w:color w:val="0070C0"/>
                <w:kern w:val="0"/>
                <w:rPrChange w:id="13090" w:author="ST1" w:date="2020-11-25T00:50:00Z">
                  <w:rPr>
                    <w:ins w:id="13091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092" w:author="ST1" w:date="2020-11-25T01:1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09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01C8DA" w14:textId="1D47FEDB" w:rsidR="00EA5E57" w:rsidRPr="00CC54F1" w:rsidRDefault="00EA5E57" w:rsidP="004C0046">
            <w:pPr>
              <w:widowControl/>
              <w:jc w:val="center"/>
              <w:rPr>
                <w:ins w:id="13094" w:author="ST1" w:date="2020-11-25T00:49:00Z"/>
                <w:rFonts w:ascii="標楷體" w:eastAsia="標楷體" w:hAnsi="標楷體" w:cs="新細明體"/>
                <w:color w:val="0070C0"/>
                <w:kern w:val="0"/>
                <w:rPrChange w:id="13095" w:author="ST1" w:date="2020-11-25T00:50:00Z">
                  <w:rPr>
                    <w:ins w:id="13096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97" w:author="ST1" w:date="2020-11-25T01:12:00Z">
              <w:r w:rsidRPr="00D775B7">
                <w:rPr>
                  <w:rFonts w:ascii="標楷體" w:eastAsia="標楷體" w:hAnsi="標楷體" w:cs="新細明體"/>
                  <w:color w:val="0070C0"/>
                  <w:kern w:val="0"/>
                </w:rPr>
                <w:t>3.2</w:t>
              </w:r>
            </w:ins>
          </w:p>
        </w:tc>
        <w:tc>
          <w:tcPr>
            <w:tcW w:w="250" w:type="pct"/>
            <w:tcPrChange w:id="1309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9C5CA6" w14:textId="4538CB79" w:rsidR="00EA5E57" w:rsidRPr="00D50FF2" w:rsidRDefault="00EA5E57">
            <w:pPr>
              <w:widowControl/>
              <w:jc w:val="center"/>
              <w:rPr>
                <w:ins w:id="13099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100" w:author="家興 余" w:date="2021-01-21T17:52:00Z">
                <w:pPr>
                  <w:widowControl/>
                </w:pPr>
              </w:pPrChange>
            </w:pPr>
            <w:ins w:id="13101" w:author="家興 余" w:date="2021-01-21T18:04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10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557406" w14:textId="77777777" w:rsidR="00EA5E57" w:rsidRDefault="00EA5E57" w:rsidP="00EA5E57">
            <w:pPr>
              <w:widowControl/>
              <w:rPr>
                <w:ins w:id="13103" w:author="家興 余" w:date="2021-01-21T18:04:00Z"/>
                <w:rFonts w:ascii="標楷體" w:eastAsia="標楷體" w:hAnsi="標楷體" w:cs="新細明體"/>
                <w:kern w:val="0"/>
              </w:rPr>
            </w:pPr>
            <w:ins w:id="13104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358327F1" w14:textId="586D3BCF" w:rsidR="00EA5E57" w:rsidRPr="00D50FF2" w:rsidRDefault="00EA5E57" w:rsidP="004F2F81">
            <w:pPr>
              <w:widowControl/>
              <w:rPr>
                <w:ins w:id="13105" w:author="ST1" w:date="2020-11-25T00:49:00Z"/>
                <w:rFonts w:ascii="標楷體" w:eastAsia="標楷體" w:hAnsi="標楷體" w:cs="新細明體"/>
                <w:color w:val="0070C0"/>
                <w:kern w:val="0"/>
                <w:rPrChange w:id="13106" w:author="ST1" w:date="2020-11-25T01:15:00Z">
                  <w:rPr>
                    <w:ins w:id="13107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108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  <w:rPrChange w:id="13109" w:author="ST1" w:date="2020-11-25T01:15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000.00</w:t>
              </w:r>
            </w:ins>
          </w:p>
        </w:tc>
      </w:tr>
      <w:tr w:rsidR="00D64561" w:rsidRPr="008F20B5" w14:paraId="1A54D003" w14:textId="77777777" w:rsidTr="0066205D">
        <w:trPr>
          <w:trHeight w:val="340"/>
          <w:ins w:id="13110" w:author="ST1" w:date="2020-11-25T00:49:00Z"/>
          <w:trPrChange w:id="1311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1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C108DE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113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1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7DF4E2" w14:textId="716804D8" w:rsidR="00EA5E57" w:rsidRPr="00CC54F1" w:rsidRDefault="00EA5E57" w:rsidP="004C0046">
            <w:pPr>
              <w:widowControl/>
              <w:rPr>
                <w:ins w:id="13115" w:author="ST1" w:date="2020-11-25T00:49:00Z"/>
                <w:rFonts w:ascii="標楷體" w:eastAsia="標楷體" w:hAnsi="標楷體"/>
                <w:color w:val="0070C0"/>
                <w:rPrChange w:id="13116" w:author="ST1" w:date="2020-11-25T00:50:00Z">
                  <w:rPr>
                    <w:ins w:id="13117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118" w:author="ST1" w:date="2020-11-25T00:50:00Z">
              <w:r w:rsidRPr="00CC54F1">
                <w:rPr>
                  <w:rFonts w:ascii="標楷體" w:eastAsia="標楷體" w:hAnsi="標楷體"/>
                  <w:color w:val="0070C0"/>
                </w:rPr>
                <w:t>BreachStartPercent</w:t>
              </w:r>
            </w:ins>
          </w:p>
        </w:tc>
        <w:tc>
          <w:tcPr>
            <w:tcW w:w="1750" w:type="pct"/>
            <w:tcPrChange w:id="1311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28397A" w14:textId="58D1259B" w:rsidR="00EA5E57" w:rsidRPr="00CC54F1" w:rsidRDefault="00EA5E57" w:rsidP="004C0046">
            <w:pPr>
              <w:widowControl/>
              <w:rPr>
                <w:ins w:id="13120" w:author="ST1" w:date="2020-11-25T00:49:00Z"/>
                <w:rFonts w:ascii="標楷體" w:eastAsia="標楷體" w:hAnsi="標楷體"/>
                <w:color w:val="0070C0"/>
                <w:rPrChange w:id="13121" w:author="ST1" w:date="2020-11-25T00:50:00Z">
                  <w:rPr>
                    <w:ins w:id="13122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123" w:author="ST1" w:date="2020-11-25T01:12:00Z">
              <w:r w:rsidRPr="00D775B7">
                <w:rPr>
                  <w:rFonts w:ascii="標楷體" w:eastAsia="標楷體" w:hAnsi="標楷體" w:hint="eastAsia"/>
                  <w:color w:val="0070C0"/>
                </w:rPr>
                <w:t>還款起算比例</w:t>
              </w:r>
            </w:ins>
          </w:p>
        </w:tc>
        <w:tc>
          <w:tcPr>
            <w:tcW w:w="250" w:type="pct"/>
            <w:tcPrChange w:id="1312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31B9B7" w14:textId="4E922D73" w:rsidR="00EA5E57" w:rsidRPr="00CC54F1" w:rsidRDefault="00EA5E57" w:rsidP="004C0046">
            <w:pPr>
              <w:widowControl/>
              <w:jc w:val="center"/>
              <w:rPr>
                <w:ins w:id="13125" w:author="ST1" w:date="2020-11-25T00:49:00Z"/>
                <w:rFonts w:ascii="標楷體" w:eastAsia="標楷體" w:hAnsi="標楷體" w:cs="新細明體"/>
                <w:color w:val="0070C0"/>
                <w:kern w:val="0"/>
                <w:rPrChange w:id="13126" w:author="ST1" w:date="2020-11-25T00:50:00Z">
                  <w:rPr>
                    <w:ins w:id="13127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128" w:author="ST1" w:date="2020-11-25T01:1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12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AE6465" w14:textId="02EAD006" w:rsidR="00EA5E57" w:rsidRPr="00CC54F1" w:rsidRDefault="00EA5E57" w:rsidP="004C0046">
            <w:pPr>
              <w:widowControl/>
              <w:jc w:val="center"/>
              <w:rPr>
                <w:ins w:id="13130" w:author="ST1" w:date="2020-11-25T00:49:00Z"/>
                <w:rFonts w:ascii="標楷體" w:eastAsia="標楷體" w:hAnsi="標楷體" w:cs="新細明體"/>
                <w:color w:val="0070C0"/>
                <w:kern w:val="0"/>
                <w:rPrChange w:id="13131" w:author="ST1" w:date="2020-11-25T00:50:00Z">
                  <w:rPr>
                    <w:ins w:id="13132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133" w:author="ST1" w:date="2020-11-25T01:12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1313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A43DD7A" w14:textId="70E886CE" w:rsidR="00EA5E57" w:rsidRPr="00D50FF2" w:rsidRDefault="0082244E">
            <w:pPr>
              <w:widowControl/>
              <w:jc w:val="center"/>
              <w:rPr>
                <w:ins w:id="13135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136" w:author="家興 余" w:date="2021-01-21T17:52:00Z">
                <w:pPr>
                  <w:widowControl/>
                </w:pPr>
              </w:pPrChange>
            </w:pPr>
            <w:ins w:id="13137" w:author="家興 余" w:date="2021-01-21T18:04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13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CDDD8B" w14:textId="19A64982" w:rsidR="0082244E" w:rsidRDefault="0082244E" w:rsidP="0082244E">
            <w:pPr>
              <w:widowControl/>
              <w:rPr>
                <w:ins w:id="13139" w:author="家興 余" w:date="2021-01-21T18:04:00Z"/>
                <w:rFonts w:ascii="標楷體" w:eastAsia="標楷體" w:hAnsi="標楷體" w:cs="新細明體"/>
                <w:kern w:val="0"/>
              </w:rPr>
            </w:pPr>
            <w:ins w:id="13140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是否限制清償為Y時可輸入</w:t>
              </w:r>
            </w:ins>
          </w:p>
          <w:p w14:paraId="144E490A" w14:textId="169B2E17" w:rsidR="00EA5E57" w:rsidRPr="00D50FF2" w:rsidRDefault="00EA5E57" w:rsidP="004F2F81">
            <w:pPr>
              <w:widowControl/>
              <w:rPr>
                <w:ins w:id="13141" w:author="ST1" w:date="2020-11-25T00:49:00Z"/>
                <w:rFonts w:ascii="標楷體" w:eastAsia="標楷體" w:hAnsi="標楷體" w:cs="新細明體"/>
                <w:color w:val="0070C0"/>
                <w:kern w:val="0"/>
                <w:rPrChange w:id="13142" w:author="ST1" w:date="2020-11-25T01:15:00Z">
                  <w:rPr>
                    <w:ins w:id="13143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144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</w:rPr>
                <w:t>00</w:t>
              </w:r>
            </w:ins>
          </w:p>
        </w:tc>
      </w:tr>
      <w:tr w:rsidR="00D64561" w:rsidRPr="008F20B5" w14:paraId="657A670F" w14:textId="77777777" w:rsidTr="0066205D">
        <w:trPr>
          <w:trHeight w:val="340"/>
          <w:trPrChange w:id="13145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4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D9B16E" w14:textId="35E126B1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4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78AA99" w14:textId="4DA94223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GovOfferFlag</w:t>
            </w:r>
          </w:p>
        </w:tc>
        <w:tc>
          <w:tcPr>
            <w:tcW w:w="1750" w:type="pct"/>
            <w:tcPrChange w:id="1314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33556B2" w14:textId="0133330C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政府優惠房貸</w:t>
            </w:r>
          </w:p>
        </w:tc>
        <w:tc>
          <w:tcPr>
            <w:tcW w:w="250" w:type="pct"/>
            <w:tcPrChange w:id="1314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4BBD76" w14:textId="3A60EE0F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5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B026B2" w14:textId="202089F6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315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56081B4" w14:textId="6E95449C" w:rsidR="00EA5E57" w:rsidRPr="008F20B5" w:rsidRDefault="003719AD">
            <w:pPr>
              <w:widowControl/>
              <w:jc w:val="center"/>
              <w:rPr>
                <w:ins w:id="13152" w:author="家興 余" w:date="2021-01-21T17:52:00Z"/>
                <w:rFonts w:ascii="標楷體" w:eastAsia="標楷體" w:hAnsi="標楷體" w:cs="新細明體"/>
                <w:kern w:val="0"/>
              </w:rPr>
              <w:pPrChange w:id="13153" w:author="家興 余" w:date="2021-01-21T17:52:00Z">
                <w:pPr>
                  <w:widowControl/>
                </w:pPr>
              </w:pPrChange>
            </w:pPr>
            <w:ins w:id="13154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315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C08C0A1" w14:textId="78948934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74C9316F" w14:textId="06D2B0E4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03C9F958" w14:textId="77777777" w:rsidTr="0066205D">
        <w:trPr>
          <w:trHeight w:val="340"/>
          <w:trPrChange w:id="1315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5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D15A74" w14:textId="19962646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5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87D9E6" w14:textId="715B22D0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FinancialFlag</w:t>
            </w:r>
          </w:p>
        </w:tc>
        <w:tc>
          <w:tcPr>
            <w:tcW w:w="1750" w:type="pct"/>
            <w:tcPrChange w:id="1315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BF2A83" w14:textId="243A0E7B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理財型房貸</w:t>
            </w:r>
          </w:p>
        </w:tc>
        <w:tc>
          <w:tcPr>
            <w:tcW w:w="250" w:type="pct"/>
            <w:tcPrChange w:id="1316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CEDB41" w14:textId="455861A9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6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BE033C" w14:textId="1FBF43E2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316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22DCA9" w14:textId="0E1F1436" w:rsidR="00EA5E57" w:rsidRPr="008F20B5" w:rsidRDefault="003719AD">
            <w:pPr>
              <w:widowControl/>
              <w:jc w:val="center"/>
              <w:rPr>
                <w:ins w:id="13163" w:author="家興 余" w:date="2021-01-21T17:52:00Z"/>
                <w:rFonts w:ascii="標楷體" w:eastAsia="標楷體" w:hAnsi="標楷體" w:cs="新細明體"/>
                <w:kern w:val="0"/>
              </w:rPr>
              <w:pPrChange w:id="13164" w:author="家興 余" w:date="2021-01-21T17:52:00Z">
                <w:pPr>
                  <w:widowControl/>
                </w:pPr>
              </w:pPrChange>
            </w:pPr>
            <w:ins w:id="13165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316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43E724" w14:textId="125CD34D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378EFE99" w14:textId="3107394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302EFEA3" w14:textId="77777777" w:rsidTr="0066205D">
        <w:trPr>
          <w:trHeight w:val="340"/>
          <w:trPrChange w:id="1316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6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B168DD" w14:textId="77777777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6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10B5B5" w14:textId="3BC035C3" w:rsidR="00EA5E57" w:rsidRPr="008F20B5" w:rsidRDefault="00EA5E57" w:rsidP="002F2BB5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EmpFlag</w:t>
            </w:r>
          </w:p>
        </w:tc>
        <w:tc>
          <w:tcPr>
            <w:tcW w:w="1750" w:type="pct"/>
            <w:tcPrChange w:id="1317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17CF46" w14:textId="7BF82737" w:rsidR="00EA5E57" w:rsidRPr="008F20B5" w:rsidRDefault="00EA5E57" w:rsidP="002F2BB5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員工優惠貸款</w:t>
            </w:r>
          </w:p>
        </w:tc>
        <w:tc>
          <w:tcPr>
            <w:tcW w:w="250" w:type="pct"/>
            <w:tcPrChange w:id="1317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778733" w14:textId="28A411E5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7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8A700B" w14:textId="394F3A5C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317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614CD8A" w14:textId="39DAB841" w:rsidR="00EA5E57" w:rsidRPr="008F20B5" w:rsidRDefault="003719AD">
            <w:pPr>
              <w:widowControl/>
              <w:jc w:val="center"/>
              <w:rPr>
                <w:ins w:id="13174" w:author="家興 余" w:date="2021-01-21T17:52:00Z"/>
                <w:rFonts w:ascii="標楷體" w:eastAsia="標楷體" w:hAnsi="標楷體" w:cs="新細明體"/>
                <w:kern w:val="0"/>
              </w:rPr>
              <w:pPrChange w:id="13175" w:author="家興 余" w:date="2021-01-21T17:52:00Z">
                <w:pPr>
                  <w:widowControl/>
                </w:pPr>
              </w:pPrChange>
            </w:pPr>
            <w:ins w:id="13176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317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63E6D7" w14:textId="6A77EEE6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35F91889" w14:textId="549B9DEC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2B0227FA" w14:textId="77777777" w:rsidTr="0066205D">
        <w:trPr>
          <w:trHeight w:val="340"/>
          <w:trPrChange w:id="1317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7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470BED" w14:textId="30471A55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8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CA15418" w14:textId="6E75BAE2" w:rsidR="00EA5E57" w:rsidRPr="004A1C2C" w:rsidRDefault="00EA5E57" w:rsidP="002F2BB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StepOccurs</w:t>
            </w:r>
          </w:p>
        </w:tc>
        <w:tc>
          <w:tcPr>
            <w:tcW w:w="1750" w:type="pct"/>
            <w:tcPrChange w:id="1318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240420" w14:textId="77777777" w:rsidR="00EA5E57" w:rsidRPr="004A1C2C" w:rsidRDefault="00EA5E57" w:rsidP="002F2BB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50" w:type="pct"/>
            <w:tcPrChange w:id="1318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4BEE636" w14:textId="77777777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18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A92945C" w14:textId="77777777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18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3439736" w14:textId="77777777" w:rsidR="00EA5E57" w:rsidRPr="008F20B5" w:rsidRDefault="00EA5E57">
            <w:pPr>
              <w:widowControl/>
              <w:jc w:val="center"/>
              <w:rPr>
                <w:ins w:id="13185" w:author="家興 余" w:date="2021-01-21T17:52:00Z"/>
                <w:rFonts w:ascii="標楷體" w:eastAsia="標楷體" w:hAnsi="標楷體" w:cs="新細明體"/>
                <w:kern w:val="0"/>
              </w:rPr>
              <w:pPrChange w:id="13186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18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52793E" w14:textId="371DF4C2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ins w:id="13188" w:author="v06v25n@yahoo.com.tw" w:date="2020-11-20T14:57:00Z">
              <w:r w:rsidRPr="00513BB9">
                <w:rPr>
                  <w:rFonts w:ascii="標楷體" w:eastAsia="標楷體" w:hAnsi="標楷體" w:cs="新細明體" w:hint="eastAsia"/>
                  <w:kern w:val="0"/>
                  <w:rPrChange w:id="13189" w:author="v06v25n@yahoo.com.tw" w:date="2020-11-20T14:57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多</w:t>
              </w:r>
            </w:ins>
            <w:del w:id="13190" w:author="v06v25n@yahoo.com.tw" w:date="2020-11-20T14:54:00Z">
              <w:r w:rsidRPr="008F20B5" w:rsidDel="00513BB9">
                <w:rPr>
                  <w:rFonts w:ascii="標楷體" w:eastAsia="標楷體" w:hAnsi="標楷體" w:cs="新細明體" w:hint="eastAsia"/>
                  <w:kern w:val="0"/>
                </w:rPr>
                <w:delText>多</w:delText>
              </w:r>
            </w:del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D64561" w:rsidRPr="008F20B5" w14:paraId="10B598DD" w14:textId="77777777" w:rsidTr="0066205D">
        <w:trPr>
          <w:trHeight w:val="340"/>
          <w:trPrChange w:id="1319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9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B863BA8" w14:textId="32C9EC9F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9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AB6A56" w14:textId="0EBE130C" w:rsidR="00EA5E57" w:rsidRPr="004A1C2C" w:rsidRDefault="00EA5E57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</w:t>
            </w:r>
            <w:ins w:id="13194" w:author="ST1" w:date="2020-12-16T11:05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S</w:t>
              </w:r>
            </w:ins>
            <w:del w:id="13195" w:author="ST1" w:date="2020-12-16T11:05:00Z">
              <w:r w:rsidRPr="004A1C2C" w:rsidDel="00C66300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s</w:delText>
              </w:r>
            </w:del>
          </w:p>
        </w:tc>
        <w:tc>
          <w:tcPr>
            <w:tcW w:w="1750" w:type="pct"/>
            <w:tcPrChange w:id="1319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1B1199" w14:textId="5E2BF99E" w:rsidR="00EA5E57" w:rsidRPr="004A1C2C" w:rsidRDefault="00EA5E57" w:rsidP="002F2BB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階梯式利率－月數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-起</w:t>
            </w:r>
          </w:p>
        </w:tc>
        <w:tc>
          <w:tcPr>
            <w:tcW w:w="250" w:type="pct"/>
            <w:tcPrChange w:id="1319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77F08CD" w14:textId="5814054D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9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8181BC" w14:textId="40E7E4E3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319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A29B76A" w14:textId="77777777" w:rsidR="00EA5E57" w:rsidRPr="008F20B5" w:rsidRDefault="00EA5E57">
            <w:pPr>
              <w:widowControl/>
              <w:jc w:val="center"/>
              <w:rPr>
                <w:ins w:id="13200" w:author="家興 余" w:date="2021-01-21T17:52:00Z"/>
                <w:rFonts w:ascii="標楷體" w:eastAsia="標楷體" w:hAnsi="標楷體" w:cs="新細明體"/>
                <w:kern w:val="0"/>
              </w:rPr>
              <w:pPrChange w:id="13201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0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5AB3EE" w14:textId="230CB934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64561" w:rsidRPr="008F20B5" w14:paraId="124D4250" w14:textId="77777777" w:rsidTr="0066205D">
        <w:trPr>
          <w:trHeight w:val="340"/>
          <w:trPrChange w:id="1320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0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0F27F4" w14:textId="77777777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0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7CAD28" w14:textId="4378C7E0" w:rsidR="00EA5E57" w:rsidRPr="004A1C2C" w:rsidRDefault="00EA5E57" w:rsidP="002F2BB5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StepMonthE</w:t>
            </w:r>
          </w:p>
        </w:tc>
        <w:tc>
          <w:tcPr>
            <w:tcW w:w="1750" w:type="pct"/>
            <w:tcPrChange w:id="1320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B0BB87E" w14:textId="5E7DE9CB" w:rsidR="00EA5E57" w:rsidRPr="004A1C2C" w:rsidRDefault="00EA5E57" w:rsidP="002F2BB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階梯式利率－月數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-止</w:t>
            </w:r>
          </w:p>
        </w:tc>
        <w:tc>
          <w:tcPr>
            <w:tcW w:w="250" w:type="pct"/>
            <w:tcPrChange w:id="1320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B16EE5" w14:textId="323E6FF6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20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F83F14" w14:textId="205A1140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320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5FB1DC6" w14:textId="77777777" w:rsidR="00EA5E57" w:rsidRPr="008F20B5" w:rsidRDefault="00EA5E57">
            <w:pPr>
              <w:widowControl/>
              <w:jc w:val="center"/>
              <w:rPr>
                <w:ins w:id="13210" w:author="家興 余" w:date="2021-01-21T17:52:00Z"/>
                <w:rFonts w:ascii="標楷體" w:eastAsia="標楷體" w:hAnsi="標楷體" w:cs="新細明體"/>
                <w:kern w:val="0"/>
              </w:rPr>
              <w:pPrChange w:id="13211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1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E98ADB9" w14:textId="6D6E27D6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64561" w:rsidRPr="008F20B5" w14:paraId="4C0C971E" w14:textId="77777777" w:rsidTr="0066205D">
        <w:trPr>
          <w:trHeight w:val="340"/>
          <w:trPrChange w:id="1321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1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047ED4" w14:textId="131C5230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1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82496F" w14:textId="4559E996" w:rsidR="00EA5E57" w:rsidRPr="000A40C7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  <w:rPrChange w:id="13216" w:author="ST1" w:date="2020-12-06T20:21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ins w:id="13217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StepRateType</w:t>
              </w:r>
            </w:ins>
            <w:del w:id="13218" w:author="ST1" w:date="2020-12-06T20:21:00Z">
              <w:r w:rsidRPr="000A40C7" w:rsidDel="000A40C7">
                <w:rPr>
                  <w:rFonts w:ascii="標楷體" w:eastAsia="標楷體" w:hAnsi="標楷體" w:cs="新細明體"/>
                  <w:color w:val="000000" w:themeColor="text1"/>
                  <w:kern w:val="0"/>
                  <w:highlight w:val="yellow"/>
                  <w:rPrChange w:id="13219" w:author="ST1" w:date="2020-12-06T20:21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StepRateCode</w:delText>
              </w:r>
            </w:del>
          </w:p>
        </w:tc>
        <w:tc>
          <w:tcPr>
            <w:tcW w:w="1750" w:type="pct"/>
            <w:tcPrChange w:id="1322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47E691" w14:textId="62FDECCA" w:rsidR="00EA5E57" w:rsidRPr="000A40C7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  <w:rPrChange w:id="13221" w:author="ST1" w:date="2020-12-06T20:21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ins w:id="13222" w:author="ST1" w:date="2020-12-06T20:22:00Z">
              <w:r w:rsidRPr="0001164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階梯式利率－利率種類</w:t>
              </w:r>
            </w:ins>
            <w:del w:id="13223" w:author="ST1" w:date="2020-12-06T20:22:00Z">
              <w:r w:rsidRPr="000A40C7" w:rsidDel="008E14B4">
                <w:rPr>
                  <w:rFonts w:ascii="標楷體" w:eastAsia="標楷體" w:hAnsi="標楷體" w:cs="新細明體" w:hint="eastAsia"/>
                  <w:color w:val="000000" w:themeColor="text1"/>
                  <w:kern w:val="0"/>
                  <w:highlight w:val="yellow"/>
                  <w:rPrChange w:id="13224" w:author="ST1" w:date="2020-12-06T20:21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階梯式利率－利率區分</w:delText>
              </w:r>
            </w:del>
          </w:p>
        </w:tc>
        <w:tc>
          <w:tcPr>
            <w:tcW w:w="250" w:type="pct"/>
            <w:tcPrChange w:id="1322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651358" w14:textId="256CA5F3" w:rsidR="00EA5E57" w:rsidRPr="000A40C7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  <w:rPrChange w:id="13226" w:author="ST1" w:date="2020-12-06T20:2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227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X</w:t>
              </w:r>
            </w:ins>
            <w:del w:id="13228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29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50" w:type="pct"/>
            <w:tcPrChange w:id="1323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A3DDD1" w14:textId="7C2B343A" w:rsidR="00EA5E57" w:rsidRPr="000A40C7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  <w:rPrChange w:id="13231" w:author="ST1" w:date="2020-12-06T20:2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232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1</w:t>
              </w:r>
            </w:ins>
            <w:del w:id="13233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34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250" w:type="pct"/>
            <w:tcPrChange w:id="1323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43ADE3D" w14:textId="77777777" w:rsidR="00EA5E57" w:rsidRPr="0001164A" w:rsidRDefault="00EA5E57">
            <w:pPr>
              <w:widowControl/>
              <w:jc w:val="center"/>
              <w:rPr>
                <w:ins w:id="13236" w:author="家興 余" w:date="2021-01-21T17:52:00Z"/>
                <w:rFonts w:ascii="標楷體" w:eastAsia="標楷體" w:hAnsi="標楷體" w:cs="新細明體"/>
                <w:color w:val="FF0000"/>
                <w:kern w:val="0"/>
                <w:highlight w:val="yellow"/>
              </w:rPr>
              <w:pPrChange w:id="1323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3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DAADD3" w14:textId="7DB21775" w:rsidR="00EA5E57" w:rsidRPr="0001164A" w:rsidRDefault="00EA5E57" w:rsidP="000A40C7">
            <w:pPr>
              <w:widowControl/>
              <w:rPr>
                <w:ins w:id="13239" w:author="ST1" w:date="2020-12-06T20:2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13240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1</w:t>
              </w:r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ab/>
              </w:r>
              <w:r w:rsidRPr="0001164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固定利率</w:t>
              </w:r>
            </w:ins>
          </w:p>
          <w:p w14:paraId="4E2C5EC9" w14:textId="6F4B4E31" w:rsidR="00EA5E57" w:rsidRPr="000A40C7" w:rsidDel="008E14B4" w:rsidRDefault="00EA5E57" w:rsidP="000A40C7">
            <w:pPr>
              <w:widowControl/>
              <w:rPr>
                <w:del w:id="13241" w:author="ST1" w:date="2020-12-06T20:22:00Z"/>
                <w:rFonts w:ascii="標楷體" w:eastAsia="標楷體" w:hAnsi="標楷體" w:cs="新細明體"/>
                <w:kern w:val="0"/>
                <w:highlight w:val="yellow"/>
                <w:rPrChange w:id="13242" w:author="ST1" w:date="2020-12-06T20:21:00Z">
                  <w:rPr>
                    <w:del w:id="13243" w:author="ST1" w:date="2020-12-06T20:22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244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2</w:t>
              </w:r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ab/>
              </w:r>
              <w:r w:rsidRPr="0001164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加碼利率</w:t>
              </w:r>
            </w:ins>
            <w:del w:id="13245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46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1</w:delText>
              </w:r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47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0A40C7" w:rsidDel="008E14B4">
                <w:rPr>
                  <w:rFonts w:ascii="標楷體" w:eastAsia="標楷體" w:hAnsi="標楷體" w:cs="新細明體" w:hint="eastAsia"/>
                  <w:kern w:val="0"/>
                  <w:highlight w:val="yellow"/>
                  <w:rPrChange w:id="13248" w:author="ST1" w:date="2020-12-06T20:21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機動</w:delText>
              </w:r>
            </w:del>
          </w:p>
          <w:p w14:paraId="173D31D1" w14:textId="29C39AFF" w:rsidR="00EA5E57" w:rsidRPr="000A40C7" w:rsidDel="008E14B4" w:rsidRDefault="00EA5E57" w:rsidP="000A40C7">
            <w:pPr>
              <w:widowControl/>
              <w:rPr>
                <w:del w:id="13249" w:author="ST1" w:date="2020-12-06T20:22:00Z"/>
                <w:rFonts w:ascii="標楷體" w:eastAsia="標楷體" w:hAnsi="標楷體" w:cs="新細明體"/>
                <w:kern w:val="0"/>
                <w:highlight w:val="yellow"/>
                <w:rPrChange w:id="13250" w:author="ST1" w:date="2020-12-06T20:21:00Z">
                  <w:rPr>
                    <w:del w:id="13251" w:author="ST1" w:date="2020-12-06T20:22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del w:id="13252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53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2</w:delText>
              </w:r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54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0A40C7" w:rsidDel="008E14B4">
                <w:rPr>
                  <w:rFonts w:ascii="標楷體" w:eastAsia="標楷體" w:hAnsi="標楷體" w:cs="新細明體" w:hint="eastAsia"/>
                  <w:kern w:val="0"/>
                  <w:highlight w:val="yellow"/>
                  <w:rPrChange w:id="13255" w:author="ST1" w:date="2020-12-06T20:21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固動</w:delText>
              </w:r>
            </w:del>
          </w:p>
          <w:p w14:paraId="1B8157A8" w14:textId="271E98DA" w:rsidR="00EA5E57" w:rsidRPr="000A40C7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  <w:rPrChange w:id="13256" w:author="ST1" w:date="2020-12-06T20:2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del w:id="13257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58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3</w:delText>
              </w:r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59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0A40C7" w:rsidDel="008E14B4">
                <w:rPr>
                  <w:rFonts w:ascii="標楷體" w:eastAsia="標楷體" w:hAnsi="標楷體" w:cs="新細明體" w:hint="eastAsia"/>
                  <w:kern w:val="0"/>
                  <w:highlight w:val="yellow"/>
                  <w:rPrChange w:id="13260" w:author="ST1" w:date="2020-12-06T20:21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定期機動</w:delText>
              </w:r>
            </w:del>
          </w:p>
        </w:tc>
      </w:tr>
      <w:tr w:rsidR="00D64561" w:rsidRPr="008F20B5" w14:paraId="789E609E" w14:textId="77777777" w:rsidTr="0066205D">
        <w:trPr>
          <w:trHeight w:val="340"/>
          <w:trPrChange w:id="1326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6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76C972" w14:textId="4089AE8A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6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21ADF34" w14:textId="3D5906B4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StepRateIncr</w:t>
            </w:r>
          </w:p>
        </w:tc>
        <w:tc>
          <w:tcPr>
            <w:tcW w:w="1750" w:type="pct"/>
            <w:tcPrChange w:id="1326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F177A1" w14:textId="3A6DF0E9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階梯式利率－加碼利率</w:t>
            </w:r>
          </w:p>
        </w:tc>
        <w:tc>
          <w:tcPr>
            <w:tcW w:w="250" w:type="pct"/>
            <w:tcPrChange w:id="1326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8715A1" w14:textId="5594E1EE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26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E55BFE4" w14:textId="7CF9B953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326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D2A84B6" w14:textId="77777777" w:rsidR="00EA5E57" w:rsidRPr="008F20B5" w:rsidRDefault="00EA5E57">
            <w:pPr>
              <w:widowControl/>
              <w:jc w:val="center"/>
              <w:rPr>
                <w:ins w:id="13268" w:author="家興 余" w:date="2021-01-21T17:52:00Z"/>
                <w:rFonts w:ascii="標楷體" w:eastAsia="標楷體" w:hAnsi="標楷體" w:cs="新細明體"/>
                <w:kern w:val="0"/>
              </w:rPr>
              <w:pPrChange w:id="13269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70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AF7814" w14:textId="516C9204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D64561" w:rsidRPr="008F20B5" w14:paraId="1CD9BC9A" w14:textId="77777777" w:rsidTr="0066205D">
        <w:trPr>
          <w:trHeight w:val="340"/>
          <w:trPrChange w:id="1327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7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F0EA67" w14:textId="13479326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7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5D336F" w14:textId="3D8D8527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PremiumOccurs</w:t>
            </w:r>
            <w:ins w:id="13274" w:author="v06v25n@yahoo.com.tw" w:date="2020-11-20T14:51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 xml:space="preserve"> </w:t>
              </w:r>
            </w:ins>
          </w:p>
        </w:tc>
        <w:tc>
          <w:tcPr>
            <w:tcW w:w="1750" w:type="pct"/>
            <w:tcPrChange w:id="1327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8ADDC6" w14:textId="77777777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50" w:type="pct"/>
            <w:tcPrChange w:id="1327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06AD476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27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D65A369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27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1E13EEF" w14:textId="77777777" w:rsidR="00EA5E57" w:rsidRPr="008F20B5" w:rsidRDefault="00EA5E57">
            <w:pPr>
              <w:widowControl/>
              <w:jc w:val="center"/>
              <w:rPr>
                <w:ins w:id="13279" w:author="家興 余" w:date="2021-01-21T17:52:00Z"/>
                <w:rFonts w:ascii="標楷體" w:eastAsia="標楷體" w:hAnsi="標楷體" w:cs="新細明體"/>
                <w:kern w:val="0"/>
              </w:rPr>
              <w:pPrChange w:id="13280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8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3AC664" w14:textId="73320B1D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ins w:id="13282" w:author="v06v25n@yahoo.com.tw" w:date="2020-11-20T15:17:00Z">
              <w:r w:rsidRPr="00612CAE">
                <w:rPr>
                  <w:rFonts w:ascii="標楷體" w:eastAsia="標楷體" w:hAnsi="標楷體" w:cs="新細明體" w:hint="eastAsia"/>
                  <w:kern w:val="0"/>
                  <w:rPrChange w:id="13283" w:author="v06v25n@yahoo.com.tw" w:date="2020-11-20T15:17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多</w:t>
              </w:r>
            </w:ins>
            <w:del w:id="13284" w:author="v06v25n@yahoo.com.tw" w:date="2020-11-20T14:54:00Z">
              <w:r w:rsidRPr="008F20B5" w:rsidDel="00513BB9">
                <w:rPr>
                  <w:rFonts w:ascii="標楷體" w:eastAsia="標楷體" w:hAnsi="標楷體" w:cs="新細明體" w:hint="eastAsia"/>
                  <w:kern w:val="0"/>
                </w:rPr>
                <w:delText>多</w:delText>
              </w:r>
            </w:del>
            <w:r w:rsidRPr="008F20B5">
              <w:rPr>
                <w:rFonts w:ascii="標楷體" w:eastAsia="標楷體" w:hAnsi="標楷體" w:hint="eastAsia"/>
              </w:rPr>
              <w:t>組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，</w:t>
            </w:r>
            <w:r w:rsidRPr="008F20B5">
              <w:rPr>
                <w:rFonts w:ascii="標楷體" w:eastAsia="標楷體" w:hAnsi="標楷體" w:hint="eastAsia"/>
              </w:rPr>
              <w:t>最少</w:t>
            </w:r>
            <w:r w:rsidRPr="008F20B5">
              <w:rPr>
                <w:rFonts w:ascii="標楷體" w:eastAsia="標楷體" w:hAnsi="標楷體"/>
              </w:rPr>
              <w:t>1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D64561" w:rsidRPr="008F20B5" w14:paraId="3AF22577" w14:textId="77777777" w:rsidTr="0066205D">
        <w:trPr>
          <w:trHeight w:val="340"/>
          <w:trPrChange w:id="13285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8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2B2A80" w14:textId="3BE4E528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8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0A4014" w14:textId="4CDC33A8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TimPremium</w:t>
            </w:r>
          </w:p>
        </w:tc>
        <w:tc>
          <w:tcPr>
            <w:tcW w:w="1750" w:type="pct"/>
            <w:tcPrChange w:id="1328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48EEFF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-保戶壽險年繳化保費(含)以上</w:t>
            </w:r>
          </w:p>
        </w:tc>
        <w:tc>
          <w:tcPr>
            <w:tcW w:w="250" w:type="pct"/>
            <w:tcPrChange w:id="1328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057B2A" w14:textId="6F989D2E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3290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3291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50" w:type="pct"/>
            <w:tcPrChange w:id="1329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52C928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50" w:type="pct"/>
            <w:tcPrChange w:id="1329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F810F76" w14:textId="77777777" w:rsidR="00EA5E57" w:rsidRPr="008F20B5" w:rsidDel="004444BD" w:rsidRDefault="00EA5E57">
            <w:pPr>
              <w:widowControl/>
              <w:jc w:val="center"/>
              <w:rPr>
                <w:ins w:id="13294" w:author="家興 余" w:date="2021-01-21T17:52:00Z"/>
                <w:rFonts w:ascii="標楷體" w:eastAsia="標楷體" w:hAnsi="標楷體" w:cs="新細明體"/>
                <w:kern w:val="0"/>
              </w:rPr>
              <w:pPrChange w:id="13295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9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0FBE7A2" w14:textId="19384A24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3297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D64561" w:rsidRPr="008F20B5" w14:paraId="769AD6B6" w14:textId="77777777" w:rsidTr="0066205D">
        <w:trPr>
          <w:trHeight w:val="340"/>
          <w:trPrChange w:id="1329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9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942A7B" w14:textId="57380CE4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0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D2EB23C" w14:textId="003A4DE1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PremiumIncr</w:t>
            </w:r>
          </w:p>
        </w:tc>
        <w:tc>
          <w:tcPr>
            <w:tcW w:w="1750" w:type="pct"/>
            <w:tcPrChange w:id="1330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7883E2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-優惠減碼</w:t>
            </w:r>
          </w:p>
        </w:tc>
        <w:tc>
          <w:tcPr>
            <w:tcW w:w="250" w:type="pct"/>
            <w:tcPrChange w:id="1330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1685801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30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051593" w14:textId="1C536D1C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330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FC383DD" w14:textId="77777777" w:rsidR="00EA5E57" w:rsidRPr="008F20B5" w:rsidRDefault="00EA5E57">
            <w:pPr>
              <w:widowControl/>
              <w:jc w:val="center"/>
              <w:rPr>
                <w:ins w:id="13305" w:author="家興 余" w:date="2021-01-21T17:52:00Z"/>
                <w:rFonts w:ascii="標楷體" w:eastAsia="標楷體" w:hAnsi="標楷體" w:cs="新細明體"/>
                <w:kern w:val="0"/>
              </w:rPr>
              <w:pPrChange w:id="13306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0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1981F2" w14:textId="353AE72D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D64561" w:rsidRPr="008F20B5" w14:paraId="627DD091" w14:textId="77777777" w:rsidTr="0066205D">
        <w:trPr>
          <w:trHeight w:val="340"/>
          <w:trPrChange w:id="1330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0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0E22B2" w14:textId="478D7C53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1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55F136" w14:textId="0242F9FD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AcctFeeOccurs</w:t>
            </w:r>
          </w:p>
        </w:tc>
        <w:tc>
          <w:tcPr>
            <w:tcW w:w="1750" w:type="pct"/>
            <w:tcPrChange w:id="1331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1389B2" w14:textId="77777777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50" w:type="pct"/>
            <w:tcPrChange w:id="1331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964CC7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31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0C4356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31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7AB693" w14:textId="77777777" w:rsidR="00EA5E57" w:rsidRPr="008F20B5" w:rsidRDefault="00EA5E57">
            <w:pPr>
              <w:widowControl/>
              <w:jc w:val="center"/>
              <w:rPr>
                <w:ins w:id="13315" w:author="家興 余" w:date="2021-01-21T17:52:00Z"/>
                <w:rFonts w:ascii="標楷體" w:eastAsia="標楷體" w:hAnsi="標楷體" w:cs="新細明體"/>
                <w:kern w:val="0"/>
              </w:rPr>
              <w:pPrChange w:id="13316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1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801A4E" w14:textId="7AA678F1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ins w:id="13318" w:author="v06v25n@yahoo.com.tw" w:date="2020-11-20T15:17:00Z">
              <w:r w:rsidRPr="001E2DEA">
                <w:rPr>
                  <w:rFonts w:ascii="標楷體" w:eastAsia="標楷體" w:hAnsi="標楷體" w:cs="新細明體" w:hint="eastAsia"/>
                  <w:kern w:val="0"/>
                </w:rPr>
                <w:t>多</w:t>
              </w:r>
            </w:ins>
            <w:del w:id="13319" w:author="v06v25n@yahoo.com.tw" w:date="2020-11-20T14:55:00Z">
              <w:r w:rsidRPr="008F20B5" w:rsidDel="00513BB9">
                <w:rPr>
                  <w:rFonts w:ascii="標楷體" w:eastAsia="標楷體" w:hAnsi="標楷體" w:cs="新細明體" w:hint="eastAsia"/>
                  <w:kern w:val="0"/>
                </w:rPr>
                <w:delText>多</w:delText>
              </w:r>
            </w:del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D64561" w:rsidRPr="008F20B5" w14:paraId="6B6B124B" w14:textId="77777777" w:rsidTr="0066205D">
        <w:trPr>
          <w:trHeight w:val="340"/>
          <w:trPrChange w:id="1332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2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7F1E2CE" w14:textId="19E75BFD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2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96F838" w14:textId="10B0E29C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TimLoanAmt</w:t>
            </w:r>
          </w:p>
        </w:tc>
        <w:tc>
          <w:tcPr>
            <w:tcW w:w="1750" w:type="pct"/>
            <w:tcPrChange w:id="1332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BD27BA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帳管費－貸款金額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(含)以上</w:t>
            </w:r>
          </w:p>
        </w:tc>
        <w:tc>
          <w:tcPr>
            <w:tcW w:w="250" w:type="pct"/>
            <w:tcPrChange w:id="1332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2A9EAEF" w14:textId="54E6C0E3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3325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3326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50" w:type="pct"/>
            <w:tcPrChange w:id="1332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A67691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50" w:type="pct"/>
            <w:tcPrChange w:id="1332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2680AF4" w14:textId="77777777" w:rsidR="00EA5E57" w:rsidRPr="008F20B5" w:rsidDel="004444BD" w:rsidRDefault="00EA5E57">
            <w:pPr>
              <w:widowControl/>
              <w:jc w:val="center"/>
              <w:rPr>
                <w:ins w:id="13329" w:author="家興 余" w:date="2021-01-21T17:52:00Z"/>
                <w:rFonts w:ascii="標楷體" w:eastAsia="標楷體" w:hAnsi="標楷體" w:cs="新細明體"/>
                <w:kern w:val="0"/>
              </w:rPr>
              <w:pPrChange w:id="13330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3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C1F64CE" w14:textId="01BB1D84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3332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D64561" w:rsidRPr="008F20B5" w14:paraId="041F86BE" w14:textId="77777777" w:rsidTr="0066205D">
        <w:trPr>
          <w:trHeight w:val="340"/>
          <w:trPrChange w:id="1333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3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A9B0D3" w14:textId="5BC0B899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3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F13F94" w14:textId="556D3A63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</w:p>
        </w:tc>
        <w:tc>
          <w:tcPr>
            <w:tcW w:w="1750" w:type="pct"/>
            <w:tcPrChange w:id="1333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21020F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帳管費－帳管費</w:t>
            </w:r>
          </w:p>
        </w:tc>
        <w:tc>
          <w:tcPr>
            <w:tcW w:w="250" w:type="pct"/>
            <w:tcPrChange w:id="1333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58C580" w14:textId="215341E0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3338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3339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50" w:type="pct"/>
            <w:tcPrChange w:id="1334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9DA75A" w14:textId="0B76AE8F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50" w:type="pct"/>
            <w:tcPrChange w:id="1334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2C550B9" w14:textId="77777777" w:rsidR="00EA5E57" w:rsidRPr="008F20B5" w:rsidDel="004444BD" w:rsidRDefault="00EA5E57">
            <w:pPr>
              <w:widowControl/>
              <w:jc w:val="center"/>
              <w:rPr>
                <w:ins w:id="13342" w:author="家興 余" w:date="2021-01-21T17:52:00Z"/>
                <w:rFonts w:ascii="標楷體" w:eastAsia="標楷體" w:hAnsi="標楷體" w:cs="新細明體"/>
                <w:kern w:val="0"/>
              </w:rPr>
              <w:pPrChange w:id="13343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44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29F818" w14:textId="6C78D662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3345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D64561" w:rsidRPr="008F20B5" w14:paraId="48D6FA88" w14:textId="77777777" w:rsidTr="0066205D">
        <w:trPr>
          <w:trHeight w:val="340"/>
          <w:trPrChange w:id="1334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4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F494370" w14:textId="7ACE0295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4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8ACD4F6" w14:textId="6E65D7A4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349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r w:rsidRPr="00CC54F1">
              <w:rPr>
                <w:rFonts w:ascii="標楷體" w:eastAsia="標楷體" w:hAnsi="標楷體"/>
                <w:strike/>
                <w:color w:val="0070C0"/>
                <w:rPrChange w:id="13350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L2101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1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BreachaOccurs</w:t>
            </w:r>
            <w:ins w:id="13352" w:author="v06v25n@yahoo.com.tw" w:date="2020-11-20T14:51:00Z">
              <w:r w:rsidRPr="00CC54F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13353" w:author="ST1" w:date="2020-11-25T00:52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 xml:space="preserve"> </w:t>
              </w:r>
            </w:ins>
          </w:p>
        </w:tc>
        <w:tc>
          <w:tcPr>
            <w:tcW w:w="1750" w:type="pct"/>
            <w:tcPrChange w:id="1335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72C0D3" w14:textId="77777777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355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</w:p>
        </w:tc>
        <w:tc>
          <w:tcPr>
            <w:tcW w:w="250" w:type="pct"/>
            <w:tcPrChange w:id="1335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5C483A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7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35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4BB05C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9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36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004B63" w14:textId="77777777" w:rsidR="00EA5E57" w:rsidRPr="00CC54F1" w:rsidRDefault="00EA5E57">
            <w:pPr>
              <w:widowControl/>
              <w:jc w:val="center"/>
              <w:rPr>
                <w:ins w:id="13361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362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6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B9AAB7" w14:textId="16B6CDC2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64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65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違約適用方式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66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001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67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68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綁約專案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6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[按年分段]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lang w:eastAsia="zh-HK"/>
                <w:rPrChange w:id="13370" w:author="ST1" w:date="2020-11-25T00:52:00Z">
                  <w:rPr>
                    <w:rFonts w:ascii="標楷體" w:eastAsia="標楷體" w:hAnsi="標楷體" w:hint="eastAsia"/>
                    <w:lang w:eastAsia="zh-HK"/>
                  </w:rPr>
                </w:rPrChange>
              </w:rPr>
              <w:t>時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71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必須輸入，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72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可輸入</w:t>
            </w:r>
            <w:ins w:id="13373" w:author="v06v25n@yahoo.com.tw" w:date="2020-11-20T15:17:00Z">
              <w:r w:rsidRPr="00CC54F1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374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多</w:t>
              </w:r>
            </w:ins>
            <w:del w:id="13375" w:author="v06v25n@yahoo.com.tw" w:date="2020-11-20T14:55:00Z">
              <w:r w:rsidRPr="00CC54F1" w:rsidDel="00513BB9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376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多</w:delText>
              </w:r>
            </w:del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77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78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，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79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最少</w:t>
            </w:r>
            <w:r w:rsidRPr="00CC54F1">
              <w:rPr>
                <w:rFonts w:ascii="標楷體" w:eastAsia="標楷體" w:hAnsi="標楷體"/>
                <w:strike/>
                <w:color w:val="0070C0"/>
                <w:rPrChange w:id="13380" w:author="ST1" w:date="2020-11-25T00:52:00Z">
                  <w:rPr>
                    <w:rFonts w:ascii="標楷體" w:eastAsia="標楷體" w:hAnsi="標楷體"/>
                  </w:rPr>
                </w:rPrChange>
              </w:rPr>
              <w:t>1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81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</w:p>
        </w:tc>
      </w:tr>
      <w:tr w:rsidR="00D64561" w:rsidRPr="008F20B5" w14:paraId="346D04AC" w14:textId="77777777" w:rsidTr="0066205D">
        <w:trPr>
          <w:trHeight w:val="340"/>
          <w:trPrChange w:id="1338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8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B8560F" w14:textId="4C4601AB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8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CA623B" w14:textId="1F2A62EC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5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BreachaYyA</w:t>
            </w:r>
          </w:p>
        </w:tc>
        <w:tc>
          <w:tcPr>
            <w:tcW w:w="1750" w:type="pct"/>
            <w:tcPrChange w:id="1338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A2730AD" w14:textId="7777777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8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89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0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-未滿年數</w:t>
            </w:r>
          </w:p>
        </w:tc>
        <w:tc>
          <w:tcPr>
            <w:tcW w:w="250" w:type="pct"/>
            <w:tcPrChange w:id="1339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C831C03" w14:textId="34BADA8F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2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39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CD67DA5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5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6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</w:t>
            </w:r>
          </w:p>
        </w:tc>
        <w:tc>
          <w:tcPr>
            <w:tcW w:w="250" w:type="pct"/>
            <w:tcPrChange w:id="1339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034C84E" w14:textId="77777777" w:rsidR="00EA5E57" w:rsidRPr="00CC54F1" w:rsidRDefault="00EA5E57">
            <w:pPr>
              <w:widowControl/>
              <w:jc w:val="center"/>
              <w:rPr>
                <w:ins w:id="13398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399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00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B9F2C22" w14:textId="6C5912D8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1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</w:tr>
      <w:tr w:rsidR="00D64561" w:rsidRPr="008F20B5" w14:paraId="1A88C51F" w14:textId="77777777" w:rsidTr="0066205D">
        <w:trPr>
          <w:trHeight w:val="340"/>
          <w:trPrChange w:id="1340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0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58F8AD" w14:textId="7F5F66D4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0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48D58B" w14:textId="0634A8DD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5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BreachaYyB</w:t>
            </w:r>
          </w:p>
        </w:tc>
        <w:tc>
          <w:tcPr>
            <w:tcW w:w="1750" w:type="pct"/>
            <w:tcPrChange w:id="1340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2352762" w14:textId="7777777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8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09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0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-期滿年數</w:t>
            </w:r>
          </w:p>
        </w:tc>
        <w:tc>
          <w:tcPr>
            <w:tcW w:w="250" w:type="pct"/>
            <w:tcPrChange w:id="1341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C34DE66" w14:textId="09F8CCC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41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344DC61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5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6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</w:t>
            </w:r>
          </w:p>
        </w:tc>
        <w:tc>
          <w:tcPr>
            <w:tcW w:w="250" w:type="pct"/>
            <w:tcPrChange w:id="1341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CAA6707" w14:textId="77777777" w:rsidR="00EA5E57" w:rsidRPr="00CC54F1" w:rsidRDefault="00EA5E57">
            <w:pPr>
              <w:widowControl/>
              <w:jc w:val="center"/>
              <w:rPr>
                <w:ins w:id="13418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19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20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3C72950" w14:textId="73F51819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D64561" w:rsidRPr="008F20B5" w14:paraId="18B8C9D5" w14:textId="77777777" w:rsidTr="0066205D">
        <w:trPr>
          <w:trHeight w:val="340"/>
          <w:trPrChange w:id="1342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2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BFEEEB0" w14:textId="28D4A837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2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1780CC" w14:textId="1C94921D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5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BreachaPercent</w:t>
            </w:r>
          </w:p>
        </w:tc>
        <w:tc>
          <w:tcPr>
            <w:tcW w:w="1750" w:type="pct"/>
            <w:tcPrChange w:id="1342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B4E80D" w14:textId="7777777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8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29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違約率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30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(%)</w:t>
            </w:r>
          </w:p>
        </w:tc>
        <w:tc>
          <w:tcPr>
            <w:tcW w:w="250" w:type="pct"/>
            <w:tcPrChange w:id="1343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53721AD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3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3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43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F13B380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35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36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1.2</w:t>
            </w:r>
          </w:p>
        </w:tc>
        <w:tc>
          <w:tcPr>
            <w:tcW w:w="250" w:type="pct"/>
            <w:tcPrChange w:id="1343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48A17A9" w14:textId="77777777" w:rsidR="00EA5E57" w:rsidRPr="00CC54F1" w:rsidRDefault="00EA5E57">
            <w:pPr>
              <w:widowControl/>
              <w:jc w:val="center"/>
              <w:rPr>
                <w:ins w:id="13438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39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40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1DA248C" w14:textId="503F396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4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4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0.00</w:t>
            </w:r>
          </w:p>
        </w:tc>
      </w:tr>
      <w:tr w:rsidR="00D64561" w:rsidRPr="008F20B5" w14:paraId="38014355" w14:textId="77777777" w:rsidTr="0066205D">
        <w:trPr>
          <w:trHeight w:val="340"/>
          <w:trPrChange w:id="1344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4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3951DC" w14:textId="0146091F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4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063D1C" w14:textId="6D94A3B0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446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r w:rsidRPr="00CC54F1">
              <w:rPr>
                <w:rFonts w:ascii="標楷體" w:eastAsia="標楷體" w:hAnsi="標楷體"/>
                <w:strike/>
                <w:color w:val="0070C0"/>
                <w:rPrChange w:id="13447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L2101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48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BreachbOccurs</w:t>
            </w:r>
            <w:ins w:id="13449" w:author="v06v25n@yahoo.com.tw" w:date="2020-11-20T14:52:00Z">
              <w:r w:rsidRPr="00CC54F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13450" w:author="ST1" w:date="2020-11-25T00:52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 xml:space="preserve"> </w:t>
              </w:r>
            </w:ins>
          </w:p>
        </w:tc>
        <w:tc>
          <w:tcPr>
            <w:tcW w:w="1750" w:type="pct"/>
            <w:tcPrChange w:id="1345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63535C" w14:textId="77777777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452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</w:p>
        </w:tc>
        <w:tc>
          <w:tcPr>
            <w:tcW w:w="250" w:type="pct"/>
            <w:tcPrChange w:id="1345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B81B162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54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45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7EE8F3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56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45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B6021A0" w14:textId="77777777" w:rsidR="00EA5E57" w:rsidRPr="00CC54F1" w:rsidRDefault="00EA5E57">
            <w:pPr>
              <w:widowControl/>
              <w:jc w:val="center"/>
              <w:rPr>
                <w:ins w:id="13458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59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60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BB7EEE" w14:textId="60BA6FCE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61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62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違約適用方式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6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002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6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65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綁約專案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66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[按月分段]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lang w:eastAsia="zh-HK"/>
                <w:rPrChange w:id="13467" w:author="ST1" w:date="2020-11-25T00:52:00Z">
                  <w:rPr>
                    <w:rFonts w:ascii="標楷體" w:eastAsia="標楷體" w:hAnsi="標楷體" w:hint="eastAsia"/>
                    <w:lang w:eastAsia="zh-HK"/>
                  </w:rPr>
                </w:rPrChange>
              </w:rPr>
              <w:t>時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68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必須輸入，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69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可輸入</w:t>
            </w:r>
            <w:ins w:id="13470" w:author="v06v25n@yahoo.com.tw" w:date="2020-11-20T15:17:00Z">
              <w:r w:rsidRPr="00CC54F1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471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多</w:t>
              </w:r>
            </w:ins>
            <w:del w:id="13472" w:author="v06v25n@yahoo.com.tw" w:date="2020-11-20T14:55:00Z">
              <w:r w:rsidRPr="00CC54F1" w:rsidDel="00513BB9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473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多</w:delText>
              </w:r>
            </w:del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74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75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，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76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最少</w:t>
            </w:r>
            <w:r w:rsidRPr="00CC54F1">
              <w:rPr>
                <w:rFonts w:ascii="標楷體" w:eastAsia="標楷體" w:hAnsi="標楷體"/>
                <w:strike/>
                <w:color w:val="0070C0"/>
                <w:rPrChange w:id="13477" w:author="ST1" w:date="2020-11-25T00:52:00Z">
                  <w:rPr>
                    <w:rFonts w:ascii="標楷體" w:eastAsia="標楷體" w:hAnsi="標楷體"/>
                  </w:rPr>
                </w:rPrChange>
              </w:rPr>
              <w:t>1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78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</w:p>
        </w:tc>
      </w:tr>
      <w:tr w:rsidR="00D64561" w:rsidRPr="008F20B5" w14:paraId="196A9D4B" w14:textId="77777777" w:rsidTr="0066205D">
        <w:trPr>
          <w:trHeight w:val="340"/>
          <w:trPrChange w:id="1347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8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59778E" w14:textId="76D89425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8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44C5C21" w14:textId="3427CFA1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2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BreachbMmA</w:t>
            </w:r>
          </w:p>
        </w:tc>
        <w:tc>
          <w:tcPr>
            <w:tcW w:w="1750" w:type="pct"/>
            <w:tcPrChange w:id="1348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07713C9" w14:textId="4463C542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5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86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7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-未滿月數</w:t>
            </w:r>
          </w:p>
        </w:tc>
        <w:tc>
          <w:tcPr>
            <w:tcW w:w="250" w:type="pct"/>
            <w:tcPrChange w:id="1348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33EEFE6" w14:textId="6DB83DE2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49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085F0EC" w14:textId="29D8C75D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</w:t>
            </w:r>
          </w:p>
        </w:tc>
        <w:tc>
          <w:tcPr>
            <w:tcW w:w="250" w:type="pct"/>
            <w:tcPrChange w:id="1349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A86A2BE" w14:textId="77777777" w:rsidR="00EA5E57" w:rsidRPr="00CC54F1" w:rsidRDefault="00EA5E57">
            <w:pPr>
              <w:widowControl/>
              <w:jc w:val="center"/>
              <w:rPr>
                <w:ins w:id="13495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96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9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D784136" w14:textId="61F6F7A0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8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D64561" w:rsidRPr="008F20B5" w14:paraId="16BF4B1C" w14:textId="77777777" w:rsidTr="0066205D">
        <w:trPr>
          <w:trHeight w:val="340"/>
          <w:trPrChange w:id="1349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50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E973802" w14:textId="502B08CD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50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A4C9499" w14:textId="7C01FBEC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2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BreachbMmB</w:t>
            </w:r>
          </w:p>
        </w:tc>
        <w:tc>
          <w:tcPr>
            <w:tcW w:w="1750" w:type="pct"/>
            <w:tcPrChange w:id="1350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6ED6C67" w14:textId="40845D6E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5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506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7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-期滿月數</w:t>
            </w:r>
          </w:p>
        </w:tc>
        <w:tc>
          <w:tcPr>
            <w:tcW w:w="250" w:type="pct"/>
            <w:tcPrChange w:id="1350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D647572" w14:textId="1DFD8A80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1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51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1FA81F0" w14:textId="1388CA54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1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1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</w:t>
            </w:r>
          </w:p>
        </w:tc>
        <w:tc>
          <w:tcPr>
            <w:tcW w:w="250" w:type="pct"/>
            <w:tcPrChange w:id="1351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6ED5AF1" w14:textId="77777777" w:rsidR="00EA5E57" w:rsidRPr="00CC54F1" w:rsidRDefault="00EA5E57">
            <w:pPr>
              <w:widowControl/>
              <w:jc w:val="center"/>
              <w:rPr>
                <w:ins w:id="13515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516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51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257A0C4" w14:textId="7A1E4942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18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D64561" w:rsidRPr="008F20B5" w14:paraId="743BDAF9" w14:textId="77777777" w:rsidTr="0066205D">
        <w:trPr>
          <w:trHeight w:val="340"/>
          <w:trPrChange w:id="1351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52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C125F8" w14:textId="22B704CD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52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DA9274" w14:textId="5716ED39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22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2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BreachbPercent</w:t>
            </w:r>
          </w:p>
        </w:tc>
        <w:tc>
          <w:tcPr>
            <w:tcW w:w="1750" w:type="pct"/>
            <w:tcPrChange w:id="1352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A31539E" w14:textId="3EA416BB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25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526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違約率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27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(%)</w:t>
            </w:r>
          </w:p>
        </w:tc>
        <w:tc>
          <w:tcPr>
            <w:tcW w:w="250" w:type="pct"/>
            <w:tcPrChange w:id="1352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161A865" w14:textId="3808CAAB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2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3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53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A85F5EB" w14:textId="4453DE95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3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3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1.2</w:t>
            </w:r>
          </w:p>
        </w:tc>
        <w:tc>
          <w:tcPr>
            <w:tcW w:w="250" w:type="pct"/>
            <w:tcPrChange w:id="1353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F560B7" w14:textId="77777777" w:rsidR="00EA5E57" w:rsidRPr="00CC54F1" w:rsidRDefault="00EA5E57">
            <w:pPr>
              <w:widowControl/>
              <w:jc w:val="center"/>
              <w:rPr>
                <w:ins w:id="13535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536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53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038204C" w14:textId="0AC6B408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38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3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0.00</w:t>
            </w:r>
          </w:p>
        </w:tc>
      </w:tr>
    </w:tbl>
    <w:p w14:paraId="7D23D7FC" w14:textId="687C93D1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54FD11B6" w14:textId="77777777" w:rsidR="004B4C16" w:rsidRPr="004A1C2C" w:rsidRDefault="00E764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26C724DA" w14:textId="77777777" w:rsidR="0013799E" w:rsidRPr="004A1C2C" w:rsidRDefault="0013799E" w:rsidP="0013799E">
      <w:pPr>
        <w:rPr>
          <w:rFonts w:ascii="標楷體" w:eastAsia="標楷體" w:hAnsi="標楷體"/>
        </w:rPr>
      </w:pPr>
    </w:p>
    <w:p w14:paraId="4B83A624" w14:textId="19CF14B3" w:rsidR="00E112C0" w:rsidRPr="008F20B5" w:rsidRDefault="002B4D43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3540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3541" w:name="_L2102商品參數-階梯式利率明細"/>
      <w:bookmarkStart w:id="13542" w:name="_L6302指標利率登錄/維護"/>
      <w:bookmarkEnd w:id="13541"/>
      <w:bookmarkEnd w:id="13542"/>
      <w:r w:rsidRPr="008F20B5">
        <w:rPr>
          <w:rFonts w:ascii="標楷體" w:hAnsi="標楷體"/>
          <w:b/>
          <w:szCs w:val="32"/>
        </w:rPr>
        <w:t>L6302</w:t>
      </w:r>
      <w:r w:rsidRPr="008F20B5">
        <w:rPr>
          <w:rFonts w:ascii="標楷體" w:hAnsi="標楷體" w:hint="eastAsia"/>
          <w:b/>
          <w:szCs w:val="32"/>
        </w:rPr>
        <w:t>指標利率登錄</w:t>
      </w:r>
      <w:r w:rsidRPr="008F20B5">
        <w:rPr>
          <w:rFonts w:ascii="標楷體" w:hAnsi="標楷體"/>
          <w:b/>
          <w:szCs w:val="32"/>
        </w:rPr>
        <w:t>/</w:t>
      </w:r>
      <w:r w:rsidRPr="008F20B5">
        <w:rPr>
          <w:rFonts w:ascii="標楷體" w:hAnsi="標楷體" w:hint="eastAsia"/>
          <w:b/>
          <w:szCs w:val="32"/>
        </w:rPr>
        <w:t>維護</w:t>
      </w:r>
    </w:p>
    <w:tbl>
      <w:tblPr>
        <w:tblStyle w:val="ac"/>
        <w:tblW w:w="5050" w:type="pct"/>
        <w:tblLook w:val="04A0" w:firstRow="1" w:lastRow="0" w:firstColumn="1" w:lastColumn="0" w:noHBand="0" w:noVBand="1"/>
        <w:tblPrChange w:id="13543" w:author="家興 余" w:date="2021-04-12T12:07:00Z">
          <w:tblPr>
            <w:tblW w:w="4779" w:type="pct"/>
            <w:tblInd w:w="454" w:type="dxa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24"/>
        <w:gridCol w:w="1656"/>
        <w:gridCol w:w="3921"/>
        <w:gridCol w:w="527"/>
        <w:gridCol w:w="577"/>
        <w:gridCol w:w="527"/>
        <w:gridCol w:w="2037"/>
        <w:gridCol w:w="527"/>
        <w:tblGridChange w:id="13544">
          <w:tblGrid>
            <w:gridCol w:w="454"/>
            <w:gridCol w:w="70"/>
            <w:gridCol w:w="2"/>
            <w:gridCol w:w="277"/>
            <w:gridCol w:w="1377"/>
            <w:gridCol w:w="2"/>
            <w:gridCol w:w="1538"/>
            <w:gridCol w:w="1756"/>
            <w:gridCol w:w="625"/>
            <w:gridCol w:w="1"/>
            <w:gridCol w:w="40"/>
            <w:gridCol w:w="438"/>
            <w:gridCol w:w="48"/>
            <w:gridCol w:w="1"/>
            <w:gridCol w:w="576"/>
            <w:gridCol w:w="527"/>
            <w:gridCol w:w="2037"/>
            <w:gridCol w:w="428"/>
            <w:gridCol w:w="99"/>
            <w:gridCol w:w="3518"/>
          </w:tblGrid>
        </w:tblGridChange>
      </w:tblGrid>
      <w:tr w:rsidR="00D64561" w:rsidRPr="008F20B5" w14:paraId="63690FB8" w14:textId="77777777" w:rsidTr="00D745D4">
        <w:trPr>
          <w:trHeight w:val="340"/>
          <w:trPrChange w:id="13545" w:author="家興 余" w:date="2021-04-12T12:07:00Z">
            <w:trPr>
              <w:gridBefore w:val="1"/>
              <w:trHeight w:val="340"/>
            </w:trPr>
          </w:trPrChange>
        </w:trPr>
        <w:tc>
          <w:tcPr>
            <w:tcW w:w="254" w:type="pct"/>
            <w:hideMark/>
            <w:tcPrChange w:id="13546" w:author="家興 余" w:date="2021-04-12T12:07:00Z">
              <w:tcPr>
                <w:tcW w:w="179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4898F05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804" w:type="pct"/>
            <w:hideMark/>
            <w:tcPrChange w:id="13547" w:author="家興 余" w:date="2021-04-12T12:07:00Z">
              <w:tcPr>
                <w:tcW w:w="1497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40616B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04" w:type="pct"/>
            <w:hideMark/>
            <w:tcPrChange w:id="13548" w:author="家興 余" w:date="2021-04-12T12:07:00Z">
              <w:tcPr>
                <w:tcW w:w="901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CE64553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6" w:type="pct"/>
            <w:hideMark/>
            <w:tcPrChange w:id="13549" w:author="家興 余" w:date="2021-04-12T12:07:00Z">
              <w:tcPr>
                <w:tcW w:w="342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8FE59F1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  <w:tcPrChange w:id="13550" w:author="家興 余" w:date="2021-04-12T12:07:00Z">
              <w:tcPr>
                <w:tcW w:w="22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0CD55C2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6" w:type="pct"/>
            <w:tcPrChange w:id="13551" w:author="家興 余" w:date="2021-04-12T12:07:00Z">
              <w:tcPr>
                <w:tcW w:w="1" w:type="pct"/>
                <w:gridSpan w:val="6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1B30ACA" w14:textId="21E1E718" w:rsidR="00D64561" w:rsidRPr="008F20B5" w:rsidRDefault="00D64561">
            <w:pPr>
              <w:widowControl/>
              <w:jc w:val="center"/>
              <w:rPr>
                <w:ins w:id="13552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553" w:author="家興 余" w:date="2021-01-22T10:48:00Z">
                <w:pPr>
                  <w:widowControl/>
                </w:pPr>
              </w:pPrChange>
            </w:pPr>
            <w:ins w:id="13554" w:author="家興 余" w:date="2021-01-22T10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45" w:type="pct"/>
            <w:gridSpan w:val="2"/>
            <w:hideMark/>
            <w:tcPrChange w:id="13555" w:author="家興 余" w:date="2021-04-12T12:07:00Z">
              <w:tcPr>
                <w:tcW w:w="1857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05FB9D6" w14:textId="4668E8AD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64561" w:rsidRPr="008F20B5" w14:paraId="2156D8EF" w14:textId="77777777" w:rsidTr="00D745D4">
        <w:trPr>
          <w:trHeight w:val="340"/>
          <w:trPrChange w:id="13556" w:author="家興 余" w:date="2021-04-12T12:07:00Z">
            <w:trPr>
              <w:gridBefore w:val="1"/>
              <w:trHeight w:val="340"/>
            </w:trPr>
          </w:trPrChange>
        </w:trPr>
        <w:tc>
          <w:tcPr>
            <w:tcW w:w="254" w:type="pct"/>
            <w:hideMark/>
            <w:tcPrChange w:id="13557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08D02E6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804" w:type="pct"/>
            <w:hideMark/>
            <w:tcPrChange w:id="13558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CB51176" w14:textId="29D3366B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04" w:type="pct"/>
            <w:tcPrChange w:id="13559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6BC8E3" w14:textId="77777777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6" w:type="pct"/>
            <w:tcPrChange w:id="13560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069152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tcPrChange w:id="13561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01BCFF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6" w:type="pct"/>
            <w:tcPrChange w:id="13562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C4582C0" w14:textId="58154088" w:rsidR="00D64561" w:rsidRPr="008F20B5" w:rsidRDefault="00C456F5">
            <w:pPr>
              <w:widowControl/>
              <w:jc w:val="center"/>
              <w:rPr>
                <w:ins w:id="13563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564" w:author="家興 余" w:date="2021-01-22T10:48:00Z">
                <w:pPr>
                  <w:widowControl/>
                </w:pPr>
              </w:pPrChange>
            </w:pPr>
            <w:ins w:id="13565" w:author="家興 余" w:date="2021-01-26T17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566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BC640B" w14:textId="0CB1CE56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L6302</w:t>
            </w:r>
          </w:p>
        </w:tc>
      </w:tr>
      <w:tr w:rsidR="00D64561" w:rsidRPr="008F20B5" w14:paraId="0D7D9945" w14:textId="77777777" w:rsidTr="00D745D4">
        <w:trPr>
          <w:trHeight w:val="340"/>
          <w:trPrChange w:id="13567" w:author="家興 余" w:date="2021-04-12T12:07:00Z">
            <w:trPr>
              <w:gridBefore w:val="1"/>
              <w:trHeight w:val="340"/>
            </w:trPr>
          </w:trPrChange>
        </w:trPr>
        <w:tc>
          <w:tcPr>
            <w:tcW w:w="254" w:type="pct"/>
            <w:tcPrChange w:id="13568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689234" w14:textId="29F53FFD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804" w:type="pct"/>
            <w:tcPrChange w:id="13569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BD842B" w14:textId="7EF6B2FA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</w:p>
        </w:tc>
        <w:tc>
          <w:tcPr>
            <w:tcW w:w="1904" w:type="pct"/>
            <w:tcPrChange w:id="13570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845710" w14:textId="553B5B50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6" w:type="pct"/>
            <w:tcPrChange w:id="13571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0CDACD" w14:textId="433C6D5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tcPrChange w:id="13572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32CA15" w14:textId="654C7EEC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6" w:type="pct"/>
            <w:tcPrChange w:id="13573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C05D33" w14:textId="6ECE547D" w:rsidR="00D64561" w:rsidRPr="008F20B5" w:rsidRDefault="00C456F5">
            <w:pPr>
              <w:widowControl/>
              <w:jc w:val="center"/>
              <w:rPr>
                <w:ins w:id="13574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575" w:author="家興 余" w:date="2021-01-22T10:48:00Z">
                <w:pPr>
                  <w:widowControl/>
                </w:pPr>
              </w:pPrChange>
            </w:pPr>
            <w:ins w:id="13576" w:author="家興 余" w:date="2021-01-26T17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tcPrChange w:id="13577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7F58C8" w14:textId="31B5BA7F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D745D4" w:rsidRPr="008F20B5" w14:paraId="4F97926F" w14:textId="77777777" w:rsidTr="00D745D4">
        <w:tblPrEx>
          <w:tblPrExChange w:id="13578" w:author="家興 余" w:date="2021-04-12T12:07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340"/>
          <w:ins w:id="13579" w:author="家興 余" w:date="2021-04-12T12:07:00Z"/>
          <w:trPrChange w:id="13580" w:author="家興 余" w:date="2021-04-12T12:07:00Z">
            <w:trPr>
              <w:gridAfter w:val="0"/>
              <w:trHeight w:val="340"/>
            </w:trPr>
          </w:trPrChange>
        </w:trPr>
        <w:tc>
          <w:tcPr>
            <w:tcW w:w="254" w:type="pct"/>
            <w:tcPrChange w:id="13581" w:author="家興 余" w:date="2021-04-12T12:07:00Z">
              <w:tcPr>
                <w:tcW w:w="255" w:type="pct"/>
                <w:gridSpan w:val="2"/>
              </w:tcPr>
            </w:tcPrChange>
          </w:tcPr>
          <w:p w14:paraId="25D5E744" w14:textId="77777777" w:rsidR="00D745D4" w:rsidRPr="008F20B5" w:rsidRDefault="00D745D4" w:rsidP="0040714E">
            <w:pPr>
              <w:widowControl/>
              <w:jc w:val="center"/>
              <w:rPr>
                <w:ins w:id="13582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83" w:author="家興 余" w:date="2021-04-12T12:0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</w:ins>
          </w:p>
        </w:tc>
        <w:tc>
          <w:tcPr>
            <w:tcW w:w="804" w:type="pct"/>
            <w:hideMark/>
            <w:tcPrChange w:id="13584" w:author="家興 余" w:date="2021-04-12T12:07:00Z">
              <w:tcPr>
                <w:tcW w:w="804" w:type="pct"/>
                <w:gridSpan w:val="3"/>
                <w:hideMark/>
              </w:tcPr>
            </w:tcPrChange>
          </w:tcPr>
          <w:p w14:paraId="1A15D7A6" w14:textId="77777777" w:rsidR="00D745D4" w:rsidRPr="008F20B5" w:rsidRDefault="00D745D4" w:rsidP="0040714E">
            <w:pPr>
              <w:widowControl/>
              <w:rPr>
                <w:ins w:id="13585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86" w:author="家興 余" w:date="2021-04-12T12:0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BaseRateCode</w:t>
              </w:r>
            </w:ins>
          </w:p>
        </w:tc>
        <w:tc>
          <w:tcPr>
            <w:tcW w:w="1904" w:type="pct"/>
            <w:hideMark/>
            <w:tcPrChange w:id="13587" w:author="家興 余" w:date="2021-04-12T12:07:00Z">
              <w:tcPr>
                <w:tcW w:w="1904" w:type="pct"/>
                <w:gridSpan w:val="4"/>
                <w:hideMark/>
              </w:tcPr>
            </w:tcPrChange>
          </w:tcPr>
          <w:p w14:paraId="52FEBAC5" w14:textId="77777777" w:rsidR="00D745D4" w:rsidRPr="008F20B5" w:rsidRDefault="00D745D4" w:rsidP="0040714E">
            <w:pPr>
              <w:widowControl/>
              <w:rPr>
                <w:ins w:id="13588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89" w:author="家興 余" w:date="2021-04-12T12:07:00Z">
              <w:r w:rsidRPr="008F20B5">
                <w:rPr>
                  <w:rFonts w:ascii="標楷體" w:eastAsia="標楷體" w:hAnsi="標楷體" w:hint="eastAsia"/>
                  <w:lang w:eastAsia="zh-HK"/>
                </w:rPr>
                <w:t>指標</w:t>
              </w:r>
              <w:r w:rsidRPr="008F20B5">
                <w:rPr>
                  <w:rFonts w:ascii="標楷體" w:eastAsia="標楷體" w:hAnsi="標楷體" w:hint="eastAsia"/>
                </w:rPr>
                <w:t>利率種類</w:t>
              </w:r>
            </w:ins>
          </w:p>
        </w:tc>
        <w:tc>
          <w:tcPr>
            <w:tcW w:w="256" w:type="pct"/>
            <w:hideMark/>
            <w:tcPrChange w:id="13590" w:author="家興 余" w:date="2021-04-12T12:07:00Z">
              <w:tcPr>
                <w:tcW w:w="256" w:type="pct"/>
                <w:gridSpan w:val="4"/>
                <w:hideMark/>
              </w:tcPr>
            </w:tcPrChange>
          </w:tcPr>
          <w:p w14:paraId="114FEBA4" w14:textId="77777777" w:rsidR="00D745D4" w:rsidRPr="008F20B5" w:rsidRDefault="00D745D4" w:rsidP="0040714E">
            <w:pPr>
              <w:widowControl/>
              <w:jc w:val="center"/>
              <w:rPr>
                <w:ins w:id="13591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92" w:author="家興 余" w:date="2021-04-12T12:07:00Z">
              <w:r w:rsidRPr="008F20B5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80" w:type="pct"/>
            <w:hideMark/>
            <w:tcPrChange w:id="13593" w:author="家興 余" w:date="2021-04-12T12:07:00Z">
              <w:tcPr>
                <w:tcW w:w="280" w:type="pct"/>
                <w:gridSpan w:val="2"/>
                <w:hideMark/>
              </w:tcPr>
            </w:tcPrChange>
          </w:tcPr>
          <w:p w14:paraId="420F9E69" w14:textId="77777777" w:rsidR="00D745D4" w:rsidRPr="008F20B5" w:rsidRDefault="00D745D4" w:rsidP="0040714E">
            <w:pPr>
              <w:widowControl/>
              <w:jc w:val="center"/>
              <w:rPr>
                <w:ins w:id="13594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95" w:author="家興 余" w:date="2021-04-12T12:0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56" w:type="pct"/>
            <w:tcPrChange w:id="13596" w:author="家興 余" w:date="2021-04-12T12:07:00Z">
              <w:tcPr>
                <w:tcW w:w="256" w:type="pct"/>
              </w:tcPr>
            </w:tcPrChange>
          </w:tcPr>
          <w:p w14:paraId="6C3D05F2" w14:textId="77777777" w:rsidR="00D745D4" w:rsidRPr="008F20B5" w:rsidRDefault="00D745D4" w:rsidP="0040714E">
            <w:pPr>
              <w:jc w:val="center"/>
              <w:rPr>
                <w:ins w:id="13597" w:author="家興 余" w:date="2021-04-12T12:07:00Z"/>
                <w:rFonts w:ascii="標楷體" w:eastAsia="標楷體" w:hAnsi="標楷體"/>
              </w:rPr>
            </w:pPr>
            <w:ins w:id="13598" w:author="家興 余" w:date="2021-04-12T12:07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599" w:author="家興 余" w:date="2021-04-12T12:07:00Z">
              <w:tcPr>
                <w:tcW w:w="1245" w:type="pct"/>
                <w:gridSpan w:val="3"/>
                <w:hideMark/>
              </w:tcPr>
            </w:tcPrChange>
          </w:tcPr>
          <w:p w14:paraId="7C1A1304" w14:textId="77777777" w:rsidR="00D745D4" w:rsidRPr="008F20B5" w:rsidRDefault="00D745D4" w:rsidP="0040714E">
            <w:pPr>
              <w:rPr>
                <w:ins w:id="13600" w:author="家興 余" w:date="2021-04-12T12:07:00Z"/>
                <w:rFonts w:ascii="標楷體" w:eastAsia="標楷體" w:hAnsi="標楷體"/>
                <w:color w:val="000000"/>
              </w:rPr>
            </w:pPr>
            <w:ins w:id="13601" w:author="家興 余" w:date="2021-04-12T12:07:00Z">
              <w:r w:rsidRPr="008F20B5">
                <w:rPr>
                  <w:rFonts w:ascii="標楷體" w:eastAsia="標楷體" w:hAnsi="標楷體"/>
                </w:rPr>
                <w:t>01:</w:t>
              </w:r>
              <w:r w:rsidRPr="008F20B5">
                <w:rPr>
                  <w:rFonts w:ascii="標楷體" w:eastAsia="標楷體" w:hAnsi="標楷體" w:hint="eastAsia"/>
                  <w:lang w:eastAsia="zh-HK"/>
                </w:rPr>
                <w:t>保</w:t>
              </w:r>
              <w:r w:rsidRPr="008F20B5">
                <w:rPr>
                  <w:rFonts w:ascii="標楷體" w:eastAsia="標楷體" w:hAnsi="標楷體" w:hint="eastAsia"/>
                  <w:color w:val="000000"/>
                </w:rPr>
                <w:t>單分紅利率</w:t>
              </w:r>
            </w:ins>
          </w:p>
          <w:p w14:paraId="0F587545" w14:textId="77777777" w:rsidR="00D745D4" w:rsidRPr="008F20B5" w:rsidRDefault="00D745D4" w:rsidP="0040714E">
            <w:pPr>
              <w:rPr>
                <w:ins w:id="13602" w:author="家興 余" w:date="2021-04-12T12:07:00Z"/>
                <w:rFonts w:ascii="標楷體" w:eastAsia="標楷體" w:hAnsi="標楷體"/>
                <w:color w:val="000000"/>
              </w:rPr>
            </w:pPr>
            <w:ins w:id="13603" w:author="家興 余" w:date="2021-04-12T12:07:00Z">
              <w:r w:rsidRPr="008F20B5">
                <w:rPr>
                  <w:rFonts w:ascii="標楷體" w:eastAsia="標楷體" w:hAnsi="標楷體"/>
                  <w:color w:val="000000"/>
                </w:rPr>
                <w:t>02:郵</w:t>
              </w:r>
              <w:r w:rsidRPr="008F20B5">
                <w:rPr>
                  <w:rFonts w:ascii="標楷體" w:eastAsia="標楷體" w:hAnsi="標楷體" w:hint="eastAsia"/>
                  <w:color w:val="000000"/>
                  <w:lang w:eastAsia="zh-HK"/>
                </w:rPr>
                <w:t>政儲金</w:t>
              </w:r>
              <w:r w:rsidRPr="008F20B5">
                <w:rPr>
                  <w:rFonts w:ascii="標楷體" w:eastAsia="標楷體" w:hAnsi="標楷體" w:hint="eastAsia"/>
                  <w:color w:val="000000"/>
                </w:rPr>
                <w:t>利率</w:t>
              </w:r>
            </w:ins>
          </w:p>
        </w:tc>
      </w:tr>
      <w:tr w:rsidR="00D64561" w:rsidRPr="008F20B5" w14:paraId="70DEA5A9" w14:textId="77777777" w:rsidTr="00D745D4">
        <w:trPr>
          <w:trHeight w:val="359"/>
          <w:trPrChange w:id="13604" w:author="家興 余" w:date="2021-04-12T12:07:00Z">
            <w:trPr>
              <w:gridBefore w:val="1"/>
              <w:trHeight w:val="359"/>
            </w:trPr>
          </w:trPrChange>
        </w:trPr>
        <w:tc>
          <w:tcPr>
            <w:tcW w:w="254" w:type="pct"/>
            <w:tcPrChange w:id="13605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433A5FF" w14:textId="3FF42364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804" w:type="pct"/>
            <w:hideMark/>
            <w:tcPrChange w:id="13606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C73F27E" w14:textId="13FE8E38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1904" w:type="pct"/>
            <w:hideMark/>
            <w:tcPrChange w:id="13607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2A90DB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56" w:type="pct"/>
            <w:hideMark/>
            <w:tcPrChange w:id="13608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040D88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hideMark/>
            <w:tcPrChange w:id="13609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187EA6F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6" w:type="pct"/>
            <w:tcPrChange w:id="13610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3776F66" w14:textId="5B2F0C55" w:rsidR="00D64561" w:rsidRPr="008F20B5" w:rsidRDefault="00C456F5">
            <w:pPr>
              <w:widowControl/>
              <w:jc w:val="center"/>
              <w:rPr>
                <w:ins w:id="13611" w:author="家興 余" w:date="2021-01-22T10:48:00Z"/>
                <w:rFonts w:ascii="標楷體" w:eastAsia="標楷體" w:hAnsi="標楷體"/>
              </w:rPr>
              <w:pPrChange w:id="13612" w:author="家興 余" w:date="2021-01-22T10:48:00Z">
                <w:pPr>
                  <w:widowControl/>
                </w:pPr>
              </w:pPrChange>
            </w:pPr>
            <w:ins w:id="13613" w:author="家興 余" w:date="2021-01-26T17:09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614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6395780" w14:textId="25C436CF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lang w:eastAsia="zh-HK"/>
              </w:rPr>
              <w:t>'TWD'</w:t>
            </w:r>
          </w:p>
        </w:tc>
      </w:tr>
      <w:tr w:rsidR="00D64561" w:rsidRPr="008F20B5" w:rsidDel="00D745D4" w14:paraId="0D026C0C" w14:textId="4D605A28" w:rsidTr="00D745D4">
        <w:tblPrEx>
          <w:tblPrExChange w:id="13615" w:author="家興 余" w:date="2021-04-12T12:07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27" w:type="dxa"/>
          <w:trHeight w:val="340"/>
          <w:del w:id="13616" w:author="家興 余" w:date="2021-04-12T12:07:00Z"/>
          <w:trPrChange w:id="13617" w:author="家興 余" w:date="2021-04-12T12:07:00Z">
            <w:trPr>
              <w:gridAfter w:val="1"/>
              <w:trHeight w:val="340"/>
            </w:trPr>
          </w:trPrChange>
        </w:trPr>
        <w:tc>
          <w:tcPr>
            <w:tcW w:w="254" w:type="pct"/>
            <w:tcPrChange w:id="13618" w:author="家興 余" w:date="2021-04-12T12:07:00Z">
              <w:tcPr>
                <w:tcW w:w="250" w:type="pct"/>
                <w:gridSpan w:val="3"/>
              </w:tcPr>
            </w:tcPrChange>
          </w:tcPr>
          <w:p w14:paraId="1BCD019F" w14:textId="7063BC8E" w:rsidR="00D64561" w:rsidRPr="008F20B5" w:rsidDel="00D745D4" w:rsidRDefault="00D64561" w:rsidP="00DF1640">
            <w:pPr>
              <w:widowControl/>
              <w:jc w:val="center"/>
              <w:rPr>
                <w:del w:id="13619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20" w:author="家興 余" w:date="2021-04-12T12:07:00Z">
              <w:r w:rsidRPr="008F20B5" w:rsidDel="00D745D4">
                <w:rPr>
                  <w:rFonts w:ascii="標楷體" w:eastAsia="標楷體" w:hAnsi="標楷體" w:cs="新細明體"/>
                  <w:color w:val="000000"/>
                  <w:kern w:val="0"/>
                </w:rPr>
                <w:delText>4</w:delText>
              </w:r>
            </w:del>
          </w:p>
        </w:tc>
        <w:tc>
          <w:tcPr>
            <w:tcW w:w="804" w:type="pct"/>
            <w:hideMark/>
            <w:tcPrChange w:id="13621" w:author="家興 余" w:date="2021-04-12T12:07:00Z">
              <w:tcPr>
                <w:tcW w:w="650" w:type="pct"/>
                <w:gridSpan w:val="3"/>
                <w:hideMark/>
              </w:tcPr>
            </w:tcPrChange>
          </w:tcPr>
          <w:p w14:paraId="22C3FE77" w14:textId="2C8954A7" w:rsidR="00D64561" w:rsidRPr="008F20B5" w:rsidDel="00D745D4" w:rsidRDefault="00D64561" w:rsidP="00DF1640">
            <w:pPr>
              <w:widowControl/>
              <w:rPr>
                <w:del w:id="13622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23" w:author="家興 余" w:date="2021-04-12T12:07:00Z">
              <w:r w:rsidRPr="008F20B5" w:rsidDel="00D745D4">
                <w:rPr>
                  <w:rFonts w:ascii="標楷體" w:eastAsia="標楷體" w:hAnsi="標楷體" w:cs="新細明體"/>
                  <w:color w:val="000000"/>
                  <w:kern w:val="0"/>
                </w:rPr>
                <w:delText>BaseRateCode</w:delText>
              </w:r>
            </w:del>
          </w:p>
        </w:tc>
        <w:tc>
          <w:tcPr>
            <w:tcW w:w="1904" w:type="pct"/>
            <w:hideMark/>
            <w:tcPrChange w:id="13624" w:author="家興 余" w:date="2021-04-12T12:07:00Z">
              <w:tcPr>
                <w:tcW w:w="1750" w:type="pct"/>
                <w:gridSpan w:val="4"/>
                <w:hideMark/>
              </w:tcPr>
            </w:tcPrChange>
          </w:tcPr>
          <w:p w14:paraId="5405DC91" w14:textId="12EEAEAC" w:rsidR="00D64561" w:rsidRPr="008F20B5" w:rsidDel="00D745D4" w:rsidRDefault="00D64561" w:rsidP="00DF1640">
            <w:pPr>
              <w:widowControl/>
              <w:rPr>
                <w:del w:id="13625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26" w:author="家興 余" w:date="2021-04-12T12:07:00Z">
              <w:r w:rsidRPr="008F20B5" w:rsidDel="00D745D4">
                <w:rPr>
                  <w:rFonts w:ascii="標楷體" w:eastAsia="標楷體" w:hAnsi="標楷體" w:hint="eastAsia"/>
                  <w:lang w:eastAsia="zh-HK"/>
                </w:rPr>
                <w:delText>指標</w:delText>
              </w:r>
              <w:r w:rsidRPr="008F20B5" w:rsidDel="00D745D4">
                <w:rPr>
                  <w:rFonts w:ascii="標楷體" w:eastAsia="標楷體" w:hAnsi="標楷體" w:hint="eastAsia"/>
                </w:rPr>
                <w:delText>利率種類</w:delText>
              </w:r>
            </w:del>
          </w:p>
        </w:tc>
        <w:tc>
          <w:tcPr>
            <w:tcW w:w="256" w:type="pct"/>
            <w:hideMark/>
            <w:tcPrChange w:id="13627" w:author="家興 余" w:date="2021-04-12T12:07:00Z">
              <w:tcPr>
                <w:tcW w:w="250" w:type="pct"/>
                <w:gridSpan w:val="4"/>
                <w:hideMark/>
              </w:tcPr>
            </w:tcPrChange>
          </w:tcPr>
          <w:p w14:paraId="7FEB8F7F" w14:textId="17511BC3" w:rsidR="00D64561" w:rsidRPr="008F20B5" w:rsidDel="00D745D4" w:rsidRDefault="00D64561" w:rsidP="00DF1640">
            <w:pPr>
              <w:widowControl/>
              <w:jc w:val="center"/>
              <w:rPr>
                <w:del w:id="13628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29" w:author="家興 余" w:date="2021-04-12T12:07:00Z">
              <w:r w:rsidRPr="008F20B5" w:rsidDel="00D745D4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80" w:type="pct"/>
            <w:hideMark/>
            <w:tcPrChange w:id="13630" w:author="家興 余" w:date="2021-04-12T12:07:00Z">
              <w:tcPr>
                <w:tcW w:w="250" w:type="pct"/>
                <w:hideMark/>
              </w:tcPr>
            </w:tcPrChange>
          </w:tcPr>
          <w:p w14:paraId="0AECFFC3" w14:textId="0812976D" w:rsidR="00D64561" w:rsidRPr="008F20B5" w:rsidDel="00D745D4" w:rsidRDefault="00D64561" w:rsidP="00DF1640">
            <w:pPr>
              <w:widowControl/>
              <w:jc w:val="center"/>
              <w:rPr>
                <w:del w:id="13631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32" w:author="家興 余" w:date="2021-04-12T12:07:00Z">
              <w:r w:rsidRPr="008F20B5" w:rsidDel="00D745D4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45" w:type="pct"/>
            <w:gridSpan w:val="2"/>
            <w:hideMark/>
            <w:tcPrChange w:id="13633" w:author="家興 余" w:date="2021-04-12T12:07:00Z">
              <w:tcPr>
                <w:tcW w:w="1150" w:type="pct"/>
                <w:gridSpan w:val="2"/>
                <w:hideMark/>
              </w:tcPr>
            </w:tcPrChange>
          </w:tcPr>
          <w:p w14:paraId="411CA2CC" w14:textId="43F2923D" w:rsidR="00D64561" w:rsidRPr="008F20B5" w:rsidDel="00D745D4" w:rsidRDefault="00D64561" w:rsidP="00DF1640">
            <w:pPr>
              <w:rPr>
                <w:del w:id="13634" w:author="家興 余" w:date="2021-04-12T12:07:00Z"/>
                <w:rFonts w:ascii="標楷體" w:eastAsia="標楷體" w:hAnsi="標楷體"/>
                <w:color w:val="000000"/>
              </w:rPr>
            </w:pPr>
            <w:del w:id="13635" w:author="家興 余" w:date="2021-04-12T12:07:00Z">
              <w:r w:rsidRPr="008F20B5" w:rsidDel="00D745D4">
                <w:rPr>
                  <w:rFonts w:ascii="標楷體" w:eastAsia="標楷體" w:hAnsi="標楷體"/>
                </w:rPr>
                <w:delText>01:</w:delText>
              </w:r>
              <w:r w:rsidRPr="008F20B5" w:rsidDel="00D745D4">
                <w:rPr>
                  <w:rFonts w:ascii="標楷體" w:eastAsia="標楷體" w:hAnsi="標楷體" w:hint="eastAsia"/>
                  <w:lang w:eastAsia="zh-HK"/>
                </w:rPr>
                <w:delText>保</w:delText>
              </w:r>
              <w:r w:rsidRPr="008F20B5" w:rsidDel="00D745D4">
                <w:rPr>
                  <w:rFonts w:ascii="標楷體" w:eastAsia="標楷體" w:hAnsi="標楷體" w:hint="eastAsia"/>
                  <w:color w:val="000000"/>
                </w:rPr>
                <w:delText>單分紅利率</w:delText>
              </w:r>
            </w:del>
          </w:p>
          <w:p w14:paraId="029E467A" w14:textId="04D07D37" w:rsidR="00D64561" w:rsidRPr="008F20B5" w:rsidDel="00D745D4" w:rsidRDefault="00D64561" w:rsidP="00DF1640">
            <w:pPr>
              <w:rPr>
                <w:del w:id="13636" w:author="家興 余" w:date="2021-04-12T12:07:00Z"/>
                <w:rFonts w:ascii="標楷體" w:eastAsia="標楷體" w:hAnsi="標楷體"/>
                <w:color w:val="000000"/>
              </w:rPr>
            </w:pPr>
            <w:del w:id="13637" w:author="家興 余" w:date="2021-04-12T12:07:00Z">
              <w:r w:rsidRPr="008F20B5" w:rsidDel="00D745D4">
                <w:rPr>
                  <w:rFonts w:ascii="標楷體" w:eastAsia="標楷體" w:hAnsi="標楷體"/>
                  <w:color w:val="000000"/>
                </w:rPr>
                <w:delText>02:郵</w:delText>
              </w:r>
              <w:r w:rsidRPr="008F20B5" w:rsidDel="00D745D4">
                <w:rPr>
                  <w:rFonts w:ascii="標楷體" w:eastAsia="標楷體" w:hAnsi="標楷體" w:hint="eastAsia"/>
                  <w:color w:val="000000"/>
                  <w:lang w:eastAsia="zh-HK"/>
                </w:rPr>
                <w:delText>政儲金</w:delText>
              </w:r>
              <w:r w:rsidRPr="008F20B5" w:rsidDel="00D745D4">
                <w:rPr>
                  <w:rFonts w:ascii="標楷體" w:eastAsia="標楷體" w:hAnsi="標楷體" w:hint="eastAsia"/>
                  <w:color w:val="000000"/>
                </w:rPr>
                <w:delText>利率</w:delText>
              </w:r>
            </w:del>
          </w:p>
        </w:tc>
      </w:tr>
      <w:tr w:rsidR="00D64561" w:rsidRPr="008F20B5" w14:paraId="4663023B" w14:textId="77777777" w:rsidTr="00D745D4">
        <w:trPr>
          <w:trHeight w:val="407"/>
          <w:trPrChange w:id="13638" w:author="家興 余" w:date="2021-04-12T12:07:00Z">
            <w:trPr>
              <w:gridBefore w:val="1"/>
              <w:trHeight w:val="407"/>
            </w:trPr>
          </w:trPrChange>
        </w:trPr>
        <w:tc>
          <w:tcPr>
            <w:tcW w:w="254" w:type="pct"/>
            <w:tcPrChange w:id="13639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52305E" w14:textId="664565A3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804" w:type="pct"/>
            <w:noWrap/>
            <w:hideMark/>
            <w:tcPrChange w:id="13640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7163D73" w14:textId="0F58F955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EffectDate</w:t>
            </w:r>
          </w:p>
        </w:tc>
        <w:tc>
          <w:tcPr>
            <w:tcW w:w="1904" w:type="pct"/>
            <w:hideMark/>
            <w:tcPrChange w:id="13641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B401A33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256" w:type="pct"/>
            <w:noWrap/>
            <w:hideMark/>
            <w:tcPrChange w:id="13642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53A03EB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80" w:type="pct"/>
            <w:noWrap/>
            <w:hideMark/>
            <w:tcPrChange w:id="13643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DB55611" w14:textId="6361E08F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6" w:type="pct"/>
            <w:tcPrChange w:id="13644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174CB4" w14:textId="5F1D97CD" w:rsidR="00D64561" w:rsidRPr="008F20B5" w:rsidRDefault="00C456F5">
            <w:pPr>
              <w:widowControl/>
              <w:jc w:val="center"/>
              <w:rPr>
                <w:ins w:id="13645" w:author="家興 余" w:date="2021-01-22T10:48:00Z"/>
                <w:rFonts w:ascii="標楷體" w:eastAsia="標楷體" w:hAnsi="標楷體" w:cs="新細明體"/>
                <w:kern w:val="0"/>
              </w:rPr>
              <w:pPrChange w:id="13646" w:author="家興 余" w:date="2021-01-22T10:48:00Z">
                <w:pPr>
                  <w:widowControl/>
                </w:pPr>
              </w:pPrChange>
            </w:pPr>
            <w:ins w:id="13647" w:author="家興 余" w:date="2021-01-26T17:09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648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0B3A238" w14:textId="202F77E5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  <w:tr w:rsidR="00D64561" w:rsidRPr="008F20B5" w14:paraId="16CE261E" w14:textId="77777777" w:rsidTr="00D745D4">
        <w:trPr>
          <w:trHeight w:val="413"/>
          <w:trPrChange w:id="13649" w:author="家興 余" w:date="2021-04-12T12:07:00Z">
            <w:trPr>
              <w:gridBefore w:val="1"/>
              <w:trHeight w:val="413"/>
            </w:trPr>
          </w:trPrChange>
        </w:trPr>
        <w:tc>
          <w:tcPr>
            <w:tcW w:w="254" w:type="pct"/>
            <w:tcPrChange w:id="13650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F595AA3" w14:textId="78505751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804" w:type="pct"/>
            <w:noWrap/>
            <w:hideMark/>
            <w:tcPrChange w:id="13651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1F70AD1" w14:textId="3D32C16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</w:t>
            </w:r>
          </w:p>
        </w:tc>
        <w:tc>
          <w:tcPr>
            <w:tcW w:w="1904" w:type="pct"/>
            <w:noWrap/>
            <w:hideMark/>
            <w:tcPrChange w:id="13652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D66A11B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利率</w:t>
            </w:r>
          </w:p>
        </w:tc>
        <w:tc>
          <w:tcPr>
            <w:tcW w:w="256" w:type="pct"/>
            <w:noWrap/>
            <w:hideMark/>
            <w:tcPrChange w:id="13653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53F76F4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80" w:type="pct"/>
            <w:noWrap/>
            <w:hideMark/>
            <w:tcPrChange w:id="13654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EC36002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6" w:type="pct"/>
            <w:tcPrChange w:id="13655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587C21C" w14:textId="1B8CD9B5" w:rsidR="00D64561" w:rsidRPr="008F20B5" w:rsidRDefault="00C456F5">
            <w:pPr>
              <w:widowControl/>
              <w:jc w:val="center"/>
              <w:rPr>
                <w:ins w:id="13656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657" w:author="家興 余" w:date="2021-01-22T10:48:00Z">
                <w:pPr>
                  <w:widowControl/>
                </w:pPr>
              </w:pPrChange>
            </w:pPr>
            <w:ins w:id="13658" w:author="家興 余" w:date="2021-01-26T17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659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846FFBF" w14:textId="10E67E4B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99.9999</w:t>
            </w:r>
          </w:p>
        </w:tc>
      </w:tr>
      <w:tr w:rsidR="00D64561" w:rsidRPr="008F20B5" w14:paraId="66D71F79" w14:textId="77777777" w:rsidTr="00D745D4">
        <w:trPr>
          <w:trHeight w:val="419"/>
          <w:trPrChange w:id="13660" w:author="家興 余" w:date="2021-04-12T12:07:00Z">
            <w:trPr>
              <w:gridBefore w:val="1"/>
              <w:trHeight w:val="419"/>
            </w:trPr>
          </w:trPrChange>
        </w:trPr>
        <w:tc>
          <w:tcPr>
            <w:tcW w:w="254" w:type="pct"/>
            <w:tcPrChange w:id="13661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991DAB" w14:textId="5F325360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804" w:type="pct"/>
            <w:noWrap/>
            <w:hideMark/>
            <w:tcPrChange w:id="13662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61421FA" w14:textId="28B5643E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Remark</w:t>
            </w:r>
          </w:p>
        </w:tc>
        <w:tc>
          <w:tcPr>
            <w:tcW w:w="1904" w:type="pct"/>
            <w:noWrap/>
            <w:hideMark/>
            <w:tcPrChange w:id="13663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D687392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256" w:type="pct"/>
            <w:hideMark/>
            <w:tcPrChange w:id="13664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B269CB4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hideMark/>
            <w:tcPrChange w:id="13665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3567831" w14:textId="51D3543F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80</w:t>
            </w:r>
          </w:p>
        </w:tc>
        <w:tc>
          <w:tcPr>
            <w:tcW w:w="256" w:type="pct"/>
            <w:tcPrChange w:id="13666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A1F78A9" w14:textId="77777777" w:rsidR="00D64561" w:rsidRPr="008F20B5" w:rsidRDefault="00D64561">
            <w:pPr>
              <w:widowControl/>
              <w:jc w:val="center"/>
              <w:rPr>
                <w:ins w:id="13667" w:author="家興 余" w:date="2021-01-22T10:48:00Z"/>
                <w:rFonts w:ascii="標楷體" w:eastAsia="標楷體" w:hAnsi="標楷體"/>
                <w:lang w:eastAsia="zh-HK"/>
              </w:rPr>
              <w:pPrChange w:id="13668" w:author="家興 余" w:date="2021-01-22T10:48:00Z">
                <w:pPr>
                  <w:widowControl/>
                </w:pPr>
              </w:pPrChange>
            </w:pPr>
          </w:p>
        </w:tc>
        <w:tc>
          <w:tcPr>
            <w:tcW w:w="1245" w:type="pct"/>
            <w:gridSpan w:val="2"/>
            <w:hideMark/>
            <w:tcPrChange w:id="13669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74D9844" w14:textId="4182E985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3670" w:author="家興 余" w:date="2021-01-26T17:14:00Z">
              <w:r w:rsidRPr="008F20B5" w:rsidDel="00FA647B">
                <w:rPr>
                  <w:rFonts w:ascii="標楷體" w:eastAsia="標楷體" w:hAnsi="標楷體" w:hint="eastAsia"/>
                  <w:lang w:eastAsia="zh-HK"/>
                </w:rPr>
                <w:delText>可</w:delText>
              </w:r>
              <w:r w:rsidRPr="008F20B5" w:rsidDel="00FA647B">
                <w:rPr>
                  <w:rFonts w:ascii="標楷體" w:eastAsia="標楷體" w:hAnsi="標楷體" w:hint="eastAsia"/>
                </w:rPr>
                <w:delText>不輸入</w:delText>
              </w:r>
            </w:del>
            <w:ins w:id="13671" w:author="家興 余" w:date="2021-01-26T17:14:00Z">
              <w:r w:rsidR="00FA647B">
                <w:rPr>
                  <w:rFonts w:ascii="標楷體" w:eastAsia="標楷體" w:hAnsi="標楷體" w:hint="eastAsia"/>
                </w:rPr>
                <w:t>s</w:t>
              </w:r>
            </w:ins>
          </w:p>
        </w:tc>
      </w:tr>
    </w:tbl>
    <w:p w14:paraId="32ADD67D" w14:textId="77777777" w:rsidR="006873F2" w:rsidRPr="004A1C2C" w:rsidRDefault="006873F2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20A5379" w14:textId="77777777" w:rsidR="006873F2" w:rsidRPr="004A1C2C" w:rsidRDefault="006873F2" w:rsidP="006873F2">
      <w:pPr>
        <w:rPr>
          <w:rFonts w:ascii="標楷體" w:eastAsia="標楷體" w:hAnsi="標楷體"/>
        </w:rPr>
      </w:pPr>
    </w:p>
    <w:p w14:paraId="71312F88" w14:textId="7E8435A0" w:rsidR="006873F2" w:rsidRPr="008F20B5" w:rsidRDefault="001B053C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3672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3673" w:name="_L1105顧客聯絡電話維護"/>
      <w:bookmarkEnd w:id="13673"/>
      <w:r w:rsidRPr="008F20B5">
        <w:rPr>
          <w:rFonts w:ascii="標楷體" w:hAnsi="標楷體"/>
          <w:b/>
        </w:rPr>
        <w:t>L1105</w:t>
      </w:r>
      <w:r w:rsidRPr="008F20B5">
        <w:rPr>
          <w:rFonts w:ascii="標楷體" w:hAnsi="標楷體" w:hint="eastAsia"/>
          <w:b/>
        </w:rPr>
        <w:t>顧客聯絡電話維護</w:t>
      </w:r>
    </w:p>
    <w:tbl>
      <w:tblPr>
        <w:tblStyle w:val="ac"/>
        <w:tblW w:w="5050" w:type="pct"/>
        <w:tblLook w:val="04A0" w:firstRow="1" w:lastRow="0" w:firstColumn="1" w:lastColumn="0" w:noHBand="0" w:noVBand="1"/>
        <w:tblPrChange w:id="13674" w:author="家興 余" w:date="2021-04-12T10:04:00Z">
          <w:tblPr>
            <w:tblW w:w="4779" w:type="pct"/>
            <w:tblInd w:w="454" w:type="dxa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494"/>
        <w:gridCol w:w="2016"/>
        <w:gridCol w:w="3849"/>
        <w:gridCol w:w="472"/>
        <w:gridCol w:w="577"/>
        <w:gridCol w:w="456"/>
        <w:gridCol w:w="1979"/>
        <w:gridCol w:w="453"/>
        <w:tblGridChange w:id="13675">
          <w:tblGrid>
            <w:gridCol w:w="494"/>
            <w:gridCol w:w="2016"/>
            <w:gridCol w:w="3849"/>
            <w:gridCol w:w="472"/>
            <w:gridCol w:w="577"/>
            <w:gridCol w:w="456"/>
            <w:gridCol w:w="1979"/>
            <w:gridCol w:w="453"/>
            <w:gridCol w:w="14250"/>
            <w:gridCol w:w="381"/>
            <w:gridCol w:w="28"/>
            <w:gridCol w:w="1"/>
            <w:gridCol w:w="411"/>
            <w:gridCol w:w="1290"/>
            <w:gridCol w:w="1"/>
            <w:gridCol w:w="1179"/>
            <w:gridCol w:w="1284"/>
            <w:gridCol w:w="657"/>
            <w:gridCol w:w="-62173"/>
            <w:gridCol w:w="360"/>
            <w:gridCol w:w="-360"/>
            <w:gridCol w:w="360"/>
            <w:gridCol w:w="61945"/>
            <w:gridCol w:w="1"/>
            <w:gridCol w:w="-62306"/>
            <w:gridCol w:w="360"/>
            <w:gridCol w:w="-360"/>
            <w:gridCol w:w="360"/>
            <w:gridCol w:w="-360"/>
            <w:gridCol w:w="360"/>
            <w:gridCol w:w="-360"/>
            <w:gridCol w:w="360"/>
            <w:gridCol w:w="-360"/>
            <w:gridCol w:w="360"/>
            <w:gridCol w:w="-360"/>
            <w:gridCol w:w="360"/>
            <w:gridCol w:w="-360"/>
            <w:gridCol w:w="360"/>
            <w:gridCol w:w="-360"/>
            <w:gridCol w:w="360"/>
            <w:gridCol w:w="-360"/>
            <w:gridCol w:w="360"/>
            <w:gridCol w:w="-360"/>
            <w:gridCol w:w="360"/>
            <w:gridCol w:w="-360"/>
            <w:gridCol w:w="360"/>
            <w:gridCol w:w="-360"/>
            <w:gridCol w:w="360"/>
            <w:gridCol w:w="62255"/>
            <w:gridCol w:w="78"/>
            <w:gridCol w:w="1"/>
            <w:gridCol w:w="-62990"/>
            <w:gridCol w:w="1"/>
            <w:gridCol w:w="0"/>
            <w:gridCol w:w="63475"/>
            <w:gridCol w:w="-63104"/>
            <w:gridCol w:w="63487"/>
          </w:tblGrid>
        </w:tblGridChange>
      </w:tblGrid>
      <w:tr w:rsidR="00D30EDE" w:rsidRPr="008F20B5" w14:paraId="371DD112" w14:textId="77777777" w:rsidTr="005A6C2F">
        <w:trPr>
          <w:trHeight w:val="340"/>
          <w:trPrChange w:id="13676" w:author="家興 余" w:date="2021-04-12T10:04:00Z">
            <w:trPr>
              <w:gridBefore w:val="10"/>
              <w:trHeight w:val="340"/>
            </w:trPr>
          </w:trPrChange>
        </w:trPr>
        <w:tc>
          <w:tcPr>
            <w:tcW w:w="240" w:type="pct"/>
            <w:hideMark/>
            <w:tcPrChange w:id="13677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6F967CD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979" w:type="pct"/>
            <w:hideMark/>
            <w:tcPrChange w:id="13678" w:author="家興 余" w:date="2021-04-12T10:04:00Z">
              <w:tcPr>
                <w:tcW w:w="1496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0FCC76" w14:textId="05568480" w:rsidR="00D30EDE" w:rsidRPr="008F20B5" w:rsidRDefault="00D64561">
            <w:pPr>
              <w:widowControl/>
              <w:tabs>
                <w:tab w:val="left" w:pos="708"/>
                <w:tab w:val="center" w:pos="1431"/>
              </w:tabs>
              <w:rPr>
                <w:rFonts w:ascii="標楷體" w:eastAsia="標楷體" w:hAnsi="標楷體" w:cs="新細明體"/>
                <w:color w:val="000000"/>
                <w:kern w:val="0"/>
              </w:rPr>
              <w:pPrChange w:id="13679" w:author="家興 余" w:date="2021-01-22T10:53:00Z">
                <w:pPr>
                  <w:widowControl/>
                  <w:jc w:val="center"/>
                </w:pPr>
              </w:pPrChange>
            </w:pPr>
            <w:ins w:id="13680" w:author="家興 余" w:date="2021-01-22T10:53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ab/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ab/>
              </w:r>
            </w:ins>
            <w:r w:rsidR="00D30EDE"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69" w:type="pct"/>
            <w:hideMark/>
            <w:tcPrChange w:id="13681" w:author="家興 余" w:date="2021-04-12T10:04:00Z">
              <w:tcPr>
                <w:tcW w:w="778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238C0E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29" w:type="pct"/>
            <w:hideMark/>
            <w:tcPrChange w:id="13682" w:author="家興 余" w:date="2021-04-12T10:04:00Z">
              <w:tcPr>
                <w:tcW w:w="40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4C0CFFA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  <w:tcPrChange w:id="13683" w:author="家興 余" w:date="2021-04-12T10:04:00Z">
              <w:tcPr>
                <w:tcW w:w="273" w:type="pct"/>
                <w:gridSpan w:val="31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3F769F6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21" w:type="pct"/>
            <w:tcPrChange w:id="13684" w:author="家興 余" w:date="2021-04-12T10:04:00Z">
              <w:tcPr>
                <w:tcW w:w="1" w:type="pct"/>
                <w:gridSpan w:val="8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7F2E7B" w14:textId="051C5ADF" w:rsidR="00D30EDE" w:rsidRPr="008F20B5" w:rsidRDefault="001C6D86">
            <w:pPr>
              <w:widowControl/>
              <w:jc w:val="center"/>
              <w:rPr>
                <w:ins w:id="13685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686" w:author="家興 余" w:date="2021-01-22T09:24:00Z">
                <w:pPr>
                  <w:widowControl/>
                </w:pPr>
              </w:pPrChange>
            </w:pPr>
            <w:ins w:id="13687" w:author="家興 余" w:date="2021-01-22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81" w:type="pct"/>
            <w:gridSpan w:val="2"/>
            <w:hideMark/>
            <w:tcPrChange w:id="13688" w:author="家興 余" w:date="2021-04-12T10:04:00Z">
              <w:tcPr>
                <w:tcW w:w="1779" w:type="pct"/>
                <w:gridSpan w:val="0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5A8C86E" w14:textId="76EFB1A6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30EDE" w:rsidRPr="008F20B5" w14:paraId="423CB939" w14:textId="77777777" w:rsidTr="005A6C2F">
        <w:trPr>
          <w:trHeight w:val="340"/>
          <w:trPrChange w:id="13689" w:author="家興 余" w:date="2021-04-12T10:04:00Z">
            <w:trPr>
              <w:gridBefore w:val="10"/>
              <w:trHeight w:val="340"/>
            </w:trPr>
          </w:trPrChange>
        </w:trPr>
        <w:tc>
          <w:tcPr>
            <w:tcW w:w="240" w:type="pct"/>
            <w:hideMark/>
            <w:tcPrChange w:id="13690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DEA605B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979" w:type="pct"/>
            <w:hideMark/>
            <w:tcPrChange w:id="13691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37F3B1A" w14:textId="3353D7CB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869" w:type="pct"/>
            <w:tcPrChange w:id="13692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0B4F8D" w14:textId="77777777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29" w:type="pct"/>
            <w:tcPrChange w:id="13693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F7BED9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tcPrChange w:id="13694" w:author="家興 余" w:date="2021-04-12T10:04:00Z">
              <w:tcPr>
                <w:tcW w:w="273" w:type="pct"/>
                <w:gridSpan w:val="31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615098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  <w:tcPrChange w:id="13695" w:author="家興 余" w:date="2021-04-12T10:04:00Z">
              <w:tcPr>
                <w:tcW w:w="1" w:type="pct"/>
                <w:gridSpan w:val="8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9D9A286" w14:textId="121869B6" w:rsidR="00D30EDE" w:rsidRPr="008F20B5" w:rsidRDefault="001C6D86">
            <w:pPr>
              <w:widowControl/>
              <w:jc w:val="center"/>
              <w:rPr>
                <w:ins w:id="13696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697" w:author="家興 余" w:date="2021-01-22T09:24:00Z">
                <w:pPr>
                  <w:widowControl/>
                </w:pPr>
              </w:pPrChange>
            </w:pPr>
            <w:ins w:id="13698" w:author="家興 余" w:date="2021-01-22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  <w:hideMark/>
            <w:tcPrChange w:id="13699" w:author="家興 余" w:date="2021-04-12T10:04:00Z">
              <w:tcPr>
                <w:tcW w:w="1779" w:type="pct"/>
                <w:gridSpan w:val="0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A5D8ED2" w14:textId="7E270437" w:rsidR="00D30EDE" w:rsidRPr="008F20B5" w:rsidRDefault="00D30ED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L1105</w:t>
            </w:r>
          </w:p>
        </w:tc>
      </w:tr>
      <w:tr w:rsidR="005A6C2F" w:rsidRPr="008F20B5" w14:paraId="1266DE5E" w14:textId="77777777" w:rsidTr="005A6C2F">
        <w:trPr>
          <w:trHeight w:val="340"/>
          <w:ins w:id="13700" w:author="家興 余" w:date="2021-04-12T10:04:00Z"/>
        </w:trPr>
        <w:tc>
          <w:tcPr>
            <w:tcW w:w="240" w:type="pct"/>
          </w:tcPr>
          <w:p w14:paraId="232A17CB" w14:textId="77777777" w:rsidR="005A6C2F" w:rsidRPr="008F20B5" w:rsidRDefault="005A6C2F" w:rsidP="00737E77">
            <w:pPr>
              <w:widowControl/>
              <w:jc w:val="center"/>
              <w:rPr>
                <w:ins w:id="13701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02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979" w:type="pct"/>
          </w:tcPr>
          <w:p w14:paraId="20DF852A" w14:textId="77777777" w:rsidR="005A6C2F" w:rsidRPr="008F20B5" w:rsidRDefault="005A6C2F" w:rsidP="00737E77">
            <w:pPr>
              <w:widowControl/>
              <w:rPr>
                <w:ins w:id="13703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04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869" w:type="pct"/>
          </w:tcPr>
          <w:p w14:paraId="3A045B7F" w14:textId="77777777" w:rsidR="005A6C2F" w:rsidRPr="008F20B5" w:rsidRDefault="005A6C2F" w:rsidP="00737E77">
            <w:pPr>
              <w:widowControl/>
              <w:rPr>
                <w:ins w:id="13705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06" w:author="家興 余" w:date="2021-04-12T10:0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29" w:type="pct"/>
          </w:tcPr>
          <w:p w14:paraId="5436FCAA" w14:textId="77777777" w:rsidR="005A6C2F" w:rsidRPr="008F20B5" w:rsidRDefault="005A6C2F" w:rsidP="00737E77">
            <w:pPr>
              <w:widowControl/>
              <w:jc w:val="center"/>
              <w:rPr>
                <w:ins w:id="13707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08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80" w:type="pct"/>
          </w:tcPr>
          <w:p w14:paraId="5C87E451" w14:textId="77777777" w:rsidR="005A6C2F" w:rsidRPr="008F20B5" w:rsidRDefault="005A6C2F" w:rsidP="00737E77">
            <w:pPr>
              <w:widowControl/>
              <w:jc w:val="center"/>
              <w:rPr>
                <w:ins w:id="13709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10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21" w:type="pct"/>
          </w:tcPr>
          <w:p w14:paraId="644EDA1B" w14:textId="77777777" w:rsidR="005A6C2F" w:rsidRPr="008F20B5" w:rsidRDefault="005A6C2F" w:rsidP="00737E77">
            <w:pPr>
              <w:widowControl/>
              <w:jc w:val="center"/>
              <w:rPr>
                <w:ins w:id="13711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12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</w:tcPr>
          <w:p w14:paraId="4012201D" w14:textId="77777777" w:rsidR="005A6C2F" w:rsidRPr="008F20B5" w:rsidRDefault="005A6C2F" w:rsidP="00737E77">
            <w:pPr>
              <w:widowControl/>
              <w:rPr>
                <w:ins w:id="13713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14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</w:ins>
          </w:p>
        </w:tc>
      </w:tr>
      <w:tr w:rsidR="005A6C2F" w:rsidRPr="008F20B5" w14:paraId="7A071F07" w14:textId="77777777" w:rsidTr="005A6C2F">
        <w:tblPrEx>
          <w:tblPrExChange w:id="13715" w:author="家興 余" w:date="2021-04-12T10:04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340"/>
          <w:ins w:id="13716" w:author="家興 余" w:date="2021-04-12T10:04:00Z"/>
          <w:trPrChange w:id="13717" w:author="家興 余" w:date="2021-04-12T10:04:00Z">
            <w:trPr>
              <w:gridBefore w:val="9"/>
              <w:trHeight w:val="340"/>
            </w:trPr>
          </w:trPrChange>
        </w:trPr>
        <w:tc>
          <w:tcPr>
            <w:tcW w:w="240" w:type="pct"/>
            <w:tcPrChange w:id="13718" w:author="家興 余" w:date="2021-04-12T10:04:00Z">
              <w:tcPr>
                <w:tcW w:w="262" w:type="pct"/>
                <w:gridSpan w:val="3"/>
              </w:tcPr>
            </w:tcPrChange>
          </w:tcPr>
          <w:p w14:paraId="233BECB3" w14:textId="11031095" w:rsidR="005A6C2F" w:rsidRPr="008F20B5" w:rsidRDefault="005A6C2F" w:rsidP="005A6C2F">
            <w:pPr>
              <w:widowControl/>
              <w:jc w:val="center"/>
              <w:rPr>
                <w:ins w:id="13719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20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979" w:type="pct"/>
            <w:tcPrChange w:id="13721" w:author="家興 余" w:date="2021-04-12T10:04:00Z">
              <w:tcPr>
                <w:tcW w:w="650" w:type="pct"/>
                <w:gridSpan w:val="3"/>
              </w:tcPr>
            </w:tcPrChange>
          </w:tcPr>
          <w:p w14:paraId="4CF44679" w14:textId="7BB41374" w:rsidR="005A6C2F" w:rsidRPr="008F20B5" w:rsidRDefault="005A6C2F" w:rsidP="005A6C2F">
            <w:pPr>
              <w:widowControl/>
              <w:rPr>
                <w:ins w:id="13722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23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C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ustNo</w:t>
              </w:r>
            </w:ins>
          </w:p>
        </w:tc>
        <w:tc>
          <w:tcPr>
            <w:tcW w:w="1869" w:type="pct"/>
            <w:tcPrChange w:id="13724" w:author="家興 余" w:date="2021-04-12T10:04:00Z">
              <w:tcPr>
                <w:tcW w:w="1750" w:type="pct"/>
                <w:gridSpan w:val="9"/>
              </w:tcPr>
            </w:tcPrChange>
          </w:tcPr>
          <w:p w14:paraId="524079AE" w14:textId="0A4B6425" w:rsidR="005A6C2F" w:rsidRPr="008F20B5" w:rsidRDefault="005A6C2F" w:rsidP="005A6C2F">
            <w:pPr>
              <w:widowControl/>
              <w:rPr>
                <w:ins w:id="13725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26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</w:p>
        </w:tc>
        <w:tc>
          <w:tcPr>
            <w:tcW w:w="229" w:type="pct"/>
            <w:tcPrChange w:id="13727" w:author="家興 余" w:date="2021-04-12T10:04:00Z">
              <w:tcPr>
                <w:tcW w:w="250" w:type="pct"/>
                <w:gridSpan w:val="27"/>
              </w:tcPr>
            </w:tcPrChange>
          </w:tcPr>
          <w:p w14:paraId="0E88ED5E" w14:textId="23808A39" w:rsidR="005A6C2F" w:rsidRPr="008F20B5" w:rsidRDefault="005A6C2F" w:rsidP="005A6C2F">
            <w:pPr>
              <w:widowControl/>
              <w:jc w:val="center"/>
              <w:rPr>
                <w:ins w:id="13728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29" w:author="家興 余" w:date="2021-04-12T10:0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80" w:type="pct"/>
            <w:tcPrChange w:id="13730" w:author="家興 余" w:date="2021-04-12T10:04:00Z">
              <w:tcPr>
                <w:tcW w:w="261" w:type="pct"/>
                <w:gridSpan w:val="4"/>
              </w:tcPr>
            </w:tcPrChange>
          </w:tcPr>
          <w:p w14:paraId="3606EADE" w14:textId="6967F002" w:rsidR="005A6C2F" w:rsidRPr="008F20B5" w:rsidRDefault="005A6C2F" w:rsidP="005A6C2F">
            <w:pPr>
              <w:widowControl/>
              <w:jc w:val="center"/>
              <w:rPr>
                <w:ins w:id="13731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32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7</w:t>
              </w:r>
            </w:ins>
          </w:p>
        </w:tc>
        <w:tc>
          <w:tcPr>
            <w:tcW w:w="221" w:type="pct"/>
            <w:tcPrChange w:id="13733" w:author="家興 余" w:date="2021-04-12T10:04:00Z">
              <w:tcPr>
                <w:tcW w:w="250" w:type="pct"/>
                <w:gridSpan w:val="2"/>
              </w:tcPr>
            </w:tcPrChange>
          </w:tcPr>
          <w:p w14:paraId="426D1792" w14:textId="69D1C6FD" w:rsidR="005A6C2F" w:rsidRDefault="005A6C2F" w:rsidP="005A6C2F">
            <w:pPr>
              <w:widowControl/>
              <w:jc w:val="center"/>
              <w:rPr>
                <w:ins w:id="13734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35" w:author="家興 余" w:date="2021-04-12T10:0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736" w:author="家興 余" w:date="2021-04-12T10:04:00Z">
              <w:tcPr>
                <w:tcW w:w="1150" w:type="pct"/>
                <w:gridSpan w:val="0"/>
              </w:tcPr>
            </w:tcPrChange>
          </w:tcPr>
          <w:p w14:paraId="6E2E1C78" w14:textId="0AB2650C" w:rsidR="005A6C2F" w:rsidRPr="008F20B5" w:rsidRDefault="005A6C2F" w:rsidP="005A6C2F">
            <w:pPr>
              <w:widowControl/>
              <w:rPr>
                <w:ins w:id="13737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38" w:author="家興 余" w:date="2021-04-12T10:0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戶號、統編二擇一輸入</w:t>
              </w:r>
            </w:ins>
          </w:p>
        </w:tc>
      </w:tr>
      <w:tr w:rsidR="005A6C2F" w:rsidRPr="008F20B5" w:rsidDel="005A6C2F" w14:paraId="2BBAC4BE" w14:textId="03E8A6DB" w:rsidTr="005A6C2F">
        <w:tblPrEx>
          <w:tblPrExChange w:id="13739" w:author="家興 余" w:date="2021-04-12T10:04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453" w:type="dxa"/>
          <w:trHeight w:val="340"/>
          <w:del w:id="13740" w:author="家興 余" w:date="2021-04-12T10:04:00Z"/>
          <w:trPrChange w:id="13741" w:author="家興 余" w:date="2021-04-12T10:04:00Z">
            <w:trPr>
              <w:gridBefore w:val="9"/>
              <w:trHeight w:val="340"/>
            </w:trPr>
          </w:trPrChange>
        </w:trPr>
        <w:tc>
          <w:tcPr>
            <w:tcW w:w="240" w:type="pct"/>
            <w:tcPrChange w:id="13742" w:author="家興 余" w:date="2021-04-12T10:04:00Z">
              <w:tcPr>
                <w:tcW w:w="262" w:type="pct"/>
                <w:gridSpan w:val="3"/>
              </w:tcPr>
            </w:tcPrChange>
          </w:tcPr>
          <w:p w14:paraId="05381E18" w14:textId="1DCB5F07" w:rsidR="005A6C2F" w:rsidRPr="008F20B5" w:rsidDel="005A6C2F" w:rsidRDefault="005A6C2F" w:rsidP="005A6C2F">
            <w:pPr>
              <w:widowControl/>
              <w:jc w:val="center"/>
              <w:rPr>
                <w:del w:id="13743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44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979" w:type="pct"/>
            <w:tcPrChange w:id="13745" w:author="家興 余" w:date="2021-04-12T10:04:00Z">
              <w:tcPr>
                <w:tcW w:w="650" w:type="pct"/>
                <w:gridSpan w:val="3"/>
              </w:tcPr>
            </w:tcPrChange>
          </w:tcPr>
          <w:p w14:paraId="54E741DB" w14:textId="647F66EF" w:rsidR="005A6C2F" w:rsidRPr="008F20B5" w:rsidDel="005A6C2F" w:rsidRDefault="005A6C2F" w:rsidP="005A6C2F">
            <w:pPr>
              <w:widowControl/>
              <w:rPr>
                <w:del w:id="13746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47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FunCd</w:delText>
              </w:r>
            </w:del>
          </w:p>
        </w:tc>
        <w:tc>
          <w:tcPr>
            <w:tcW w:w="1869" w:type="pct"/>
            <w:tcPrChange w:id="13748" w:author="家興 余" w:date="2021-04-12T10:04:00Z">
              <w:tcPr>
                <w:tcW w:w="1750" w:type="pct"/>
                <w:gridSpan w:val="9"/>
              </w:tcPr>
            </w:tcPrChange>
          </w:tcPr>
          <w:p w14:paraId="46D63ECF" w14:textId="496A3521" w:rsidR="005A6C2F" w:rsidRPr="008F20B5" w:rsidDel="005A6C2F" w:rsidRDefault="005A6C2F" w:rsidP="005A6C2F">
            <w:pPr>
              <w:widowControl/>
              <w:rPr>
                <w:del w:id="13749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50" w:author="家興 余" w:date="2021-04-12T10:04:00Z">
              <w:r w:rsidRPr="008F20B5" w:rsidDel="005A6C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功能</w:delText>
              </w:r>
            </w:del>
          </w:p>
        </w:tc>
        <w:tc>
          <w:tcPr>
            <w:tcW w:w="229" w:type="pct"/>
            <w:tcPrChange w:id="13751" w:author="家興 余" w:date="2021-04-12T10:04:00Z">
              <w:tcPr>
                <w:tcW w:w="250" w:type="pct"/>
                <w:gridSpan w:val="27"/>
              </w:tcPr>
            </w:tcPrChange>
          </w:tcPr>
          <w:p w14:paraId="24345348" w14:textId="3057CF83" w:rsidR="005A6C2F" w:rsidRPr="008F20B5" w:rsidDel="005A6C2F" w:rsidRDefault="005A6C2F" w:rsidP="005A6C2F">
            <w:pPr>
              <w:widowControl/>
              <w:jc w:val="center"/>
              <w:rPr>
                <w:del w:id="13752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53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80" w:type="pct"/>
            <w:tcPrChange w:id="13754" w:author="家興 余" w:date="2021-04-12T10:04:00Z">
              <w:tcPr>
                <w:tcW w:w="261" w:type="pct"/>
                <w:gridSpan w:val="4"/>
              </w:tcPr>
            </w:tcPrChange>
          </w:tcPr>
          <w:p w14:paraId="066BC0F5" w14:textId="009D52E6" w:rsidR="005A6C2F" w:rsidRPr="008F20B5" w:rsidDel="005A6C2F" w:rsidRDefault="005A6C2F" w:rsidP="005A6C2F">
            <w:pPr>
              <w:widowControl/>
              <w:jc w:val="center"/>
              <w:rPr>
                <w:del w:id="13755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56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182" w:type="pct"/>
            <w:gridSpan w:val="2"/>
            <w:tcPrChange w:id="13757" w:author="家興 余" w:date="2021-04-12T10:04:00Z">
              <w:tcPr>
                <w:tcW w:w="1150" w:type="pct"/>
                <w:gridSpan w:val="2"/>
              </w:tcPr>
            </w:tcPrChange>
          </w:tcPr>
          <w:p w14:paraId="6ED63BA3" w14:textId="3BBE0593" w:rsidR="005A6C2F" w:rsidRPr="008F20B5" w:rsidDel="005A6C2F" w:rsidRDefault="005A6C2F" w:rsidP="005A6C2F">
            <w:pPr>
              <w:widowControl/>
              <w:rPr>
                <w:del w:id="13758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59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1: </w:delText>
              </w:r>
              <w:r w:rsidRPr="008F20B5" w:rsidDel="005A6C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新增</w:delText>
              </w:r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;2: </w:delText>
              </w:r>
              <w:r w:rsidRPr="008F20B5" w:rsidDel="005A6C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修改</w:delText>
              </w:r>
            </w:del>
          </w:p>
        </w:tc>
      </w:tr>
      <w:tr w:rsidR="005A6C2F" w:rsidRPr="008F20B5" w14:paraId="68552DA7" w14:textId="77777777" w:rsidTr="005A6C2F">
        <w:trPr>
          <w:trHeight w:val="340"/>
          <w:trPrChange w:id="13760" w:author="家興 余" w:date="2021-04-12T10:04:00Z">
            <w:trPr>
              <w:gridBefore w:val="10"/>
              <w:trHeight w:val="340"/>
            </w:trPr>
          </w:trPrChange>
        </w:trPr>
        <w:tc>
          <w:tcPr>
            <w:tcW w:w="240" w:type="pct"/>
            <w:tcPrChange w:id="13761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E9A9C9F" w14:textId="004F3BB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979" w:type="pct"/>
            <w:tcPrChange w:id="13762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773C3A" w14:textId="7AB17DC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  <w:color w:val="000000"/>
                <w:kern w:val="0"/>
              </w:rPr>
              <w:t>CustId</w:t>
            </w:r>
          </w:p>
        </w:tc>
        <w:tc>
          <w:tcPr>
            <w:tcW w:w="1869" w:type="pct"/>
            <w:hideMark/>
            <w:tcPrChange w:id="13763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54E6D51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統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一</w:t>
            </w:r>
            <w:r w:rsidRPr="008F20B5">
              <w:rPr>
                <w:rFonts w:ascii="標楷體" w:eastAsia="標楷體" w:hAnsi="標楷體"/>
              </w:rPr>
              <w:t>編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229" w:type="pct"/>
            <w:tcPrChange w:id="13764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C473C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tcPrChange w:id="13765" w:author="家興 余" w:date="2021-04-12T10:04:00Z">
              <w:tcPr>
                <w:tcW w:w="273" w:type="pct"/>
                <w:gridSpan w:val="31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9B3BD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21" w:type="pct"/>
            <w:tcPrChange w:id="13766" w:author="家興 余" w:date="2021-04-12T10:04:00Z">
              <w:tcPr>
                <w:tcW w:w="1" w:type="pct"/>
                <w:gridSpan w:val="8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46E3C18" w14:textId="598C8AFD" w:rsidR="005A6C2F" w:rsidRPr="008F20B5" w:rsidRDefault="005A6C2F">
            <w:pPr>
              <w:jc w:val="center"/>
              <w:rPr>
                <w:ins w:id="13767" w:author="家興 余" w:date="2021-01-22T09:23:00Z"/>
                <w:rFonts w:ascii="標楷體" w:eastAsia="標楷體" w:hAnsi="標楷體"/>
                <w:color w:val="000000"/>
              </w:rPr>
              <w:pPrChange w:id="13768" w:author="家興 余" w:date="2021-01-22T09:24:00Z">
                <w:pPr/>
              </w:pPrChange>
            </w:pPr>
            <w:ins w:id="13769" w:author="家興 余" w:date="2021-01-22T09:27:00Z">
              <w:r>
                <w:rPr>
                  <w:rFonts w:ascii="標楷體" w:eastAsia="標楷體" w:hAnsi="標楷體" w:hint="eastAsia"/>
                  <w:color w:val="000000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770" w:author="家興 余" w:date="2021-04-12T10:04:00Z">
              <w:tcPr>
                <w:tcW w:w="1779" w:type="pct"/>
                <w:gridSpan w:val="0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54768F" w14:textId="469EC812" w:rsidR="005A6C2F" w:rsidRPr="008F20B5" w:rsidRDefault="005A6C2F" w:rsidP="005A6C2F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5A6C2F" w:rsidRPr="008F20B5" w:rsidDel="005A6C2F" w14:paraId="7A4996EB" w14:textId="581A8B3C" w:rsidTr="005A6C2F">
        <w:tblPrEx>
          <w:tblPrExChange w:id="13771" w:author="家興 余" w:date="2021-04-12T10:09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453" w:type="dxa"/>
          <w:trHeight w:val="340"/>
          <w:del w:id="13772" w:author="家興 余" w:date="2021-04-12T10:08:00Z"/>
          <w:trPrChange w:id="13773" w:author="家興 余" w:date="2021-04-12T10:09:00Z">
            <w:trPr>
              <w:gridBefore w:val="9"/>
              <w:wAfter w:w="456" w:type="dxa"/>
              <w:trHeight w:val="340"/>
            </w:trPr>
          </w:trPrChange>
        </w:trPr>
        <w:tc>
          <w:tcPr>
            <w:tcW w:w="240" w:type="pct"/>
            <w:tcPrChange w:id="13774" w:author="家興 余" w:date="2021-04-12T10:09:00Z">
              <w:tcPr>
                <w:tcW w:w="240" w:type="pct"/>
                <w:gridSpan w:val="2"/>
              </w:tcPr>
            </w:tcPrChange>
          </w:tcPr>
          <w:p w14:paraId="6312249D" w14:textId="79776A59" w:rsidR="005A6C2F" w:rsidRPr="008F20B5" w:rsidDel="005A6C2F" w:rsidRDefault="005A6C2F" w:rsidP="005A6C2F">
            <w:pPr>
              <w:widowControl/>
              <w:jc w:val="center"/>
              <w:rPr>
                <w:del w:id="13775" w:author="家興 余" w:date="2021-04-12T10:08:00Z"/>
                <w:rFonts w:ascii="標楷體" w:eastAsia="標楷體" w:hAnsi="標楷體" w:cs="新細明體"/>
                <w:color w:val="000000"/>
                <w:kern w:val="0"/>
              </w:rPr>
            </w:pPr>
            <w:del w:id="13776" w:author="家興 余" w:date="2021-04-12T10:08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4</w:delText>
              </w:r>
            </w:del>
          </w:p>
        </w:tc>
        <w:tc>
          <w:tcPr>
            <w:tcW w:w="979" w:type="pct"/>
            <w:tcPrChange w:id="13777" w:author="家興 余" w:date="2021-04-12T10:09:00Z">
              <w:tcPr>
                <w:tcW w:w="979" w:type="pct"/>
                <w:gridSpan w:val="3"/>
              </w:tcPr>
            </w:tcPrChange>
          </w:tcPr>
          <w:p w14:paraId="4A1395FE" w14:textId="7537CDAB" w:rsidR="005A6C2F" w:rsidRPr="004A1C2C" w:rsidDel="005A6C2F" w:rsidRDefault="005A6C2F" w:rsidP="005A6C2F">
            <w:pPr>
              <w:widowControl/>
              <w:rPr>
                <w:del w:id="13778" w:author="家興 余" w:date="2021-04-12T10:08:00Z"/>
                <w:rFonts w:ascii="標楷體" w:eastAsia="標楷體" w:hAnsi="標楷體"/>
                <w:color w:val="000000" w:themeColor="text1"/>
                <w:kern w:val="0"/>
              </w:rPr>
            </w:pPr>
            <w:del w:id="13779" w:author="家興 余" w:date="2021-04-12T10:08:00Z">
              <w:r w:rsidRPr="004A1C2C" w:rsidDel="005A6C2F">
                <w:rPr>
                  <w:rFonts w:ascii="標楷體" w:eastAsia="標楷體" w:hAnsi="標楷體"/>
                  <w:color w:val="000000" w:themeColor="text1"/>
                  <w:kern w:val="0"/>
                </w:rPr>
                <w:delText>L1105Occurs</w:delText>
              </w:r>
            </w:del>
          </w:p>
        </w:tc>
        <w:tc>
          <w:tcPr>
            <w:tcW w:w="1869" w:type="pct"/>
            <w:tcPrChange w:id="13780" w:author="家興 余" w:date="2021-04-12T10:09:00Z">
              <w:tcPr>
                <w:tcW w:w="1869" w:type="pct"/>
                <w:gridSpan w:val="9"/>
              </w:tcPr>
            </w:tcPrChange>
          </w:tcPr>
          <w:p w14:paraId="6C6E0DE2" w14:textId="78DA0457" w:rsidR="005A6C2F" w:rsidRPr="004A1C2C" w:rsidDel="005A6C2F" w:rsidRDefault="005A6C2F" w:rsidP="005A6C2F">
            <w:pPr>
              <w:widowControl/>
              <w:rPr>
                <w:del w:id="13781" w:author="家興 余" w:date="2021-04-12T10:08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29" w:type="pct"/>
            <w:tcPrChange w:id="13782" w:author="家興 余" w:date="2021-04-12T10:09:00Z">
              <w:tcPr>
                <w:tcW w:w="229" w:type="pct"/>
                <w:gridSpan w:val="27"/>
              </w:tcPr>
            </w:tcPrChange>
          </w:tcPr>
          <w:p w14:paraId="5517846C" w14:textId="5EE57B1C" w:rsidR="005A6C2F" w:rsidRPr="008F20B5" w:rsidDel="005A6C2F" w:rsidRDefault="005A6C2F" w:rsidP="005A6C2F">
            <w:pPr>
              <w:widowControl/>
              <w:jc w:val="center"/>
              <w:rPr>
                <w:del w:id="13783" w:author="家興 余" w:date="2021-04-12T10:08:00Z"/>
                <w:rFonts w:ascii="標楷體" w:eastAsia="標楷體" w:hAnsi="標楷體"/>
              </w:rPr>
            </w:pPr>
          </w:p>
        </w:tc>
        <w:tc>
          <w:tcPr>
            <w:tcW w:w="280" w:type="pct"/>
            <w:tcPrChange w:id="13784" w:author="家興 余" w:date="2021-04-12T10:09:00Z">
              <w:tcPr>
                <w:tcW w:w="280" w:type="pct"/>
                <w:gridSpan w:val="5"/>
              </w:tcPr>
            </w:tcPrChange>
          </w:tcPr>
          <w:p w14:paraId="023FFDAD" w14:textId="24B0C49B" w:rsidR="005A6C2F" w:rsidRPr="008F20B5" w:rsidDel="005A6C2F" w:rsidRDefault="005A6C2F" w:rsidP="005A6C2F">
            <w:pPr>
              <w:widowControl/>
              <w:jc w:val="center"/>
              <w:rPr>
                <w:del w:id="13785" w:author="家興 余" w:date="2021-04-12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82" w:type="pct"/>
            <w:gridSpan w:val="2"/>
            <w:tcPrChange w:id="13786" w:author="家興 余" w:date="2021-04-12T10:09:00Z">
              <w:tcPr>
                <w:tcW w:w="1181" w:type="pct"/>
                <w:gridSpan w:val="2"/>
              </w:tcPr>
            </w:tcPrChange>
          </w:tcPr>
          <w:p w14:paraId="6BF3928A" w14:textId="2C732336" w:rsidR="005A6C2F" w:rsidRPr="008F20B5" w:rsidDel="005A6C2F" w:rsidRDefault="005A6C2F" w:rsidP="005A6C2F">
            <w:pPr>
              <w:rPr>
                <w:del w:id="13787" w:author="家興 余" w:date="2021-04-12T10:08:00Z"/>
                <w:rFonts w:ascii="標楷體" w:eastAsia="標楷體" w:hAnsi="標楷體"/>
                <w:color w:val="000000"/>
              </w:rPr>
            </w:pPr>
            <w:del w:id="13788" w:author="家興 余" w:date="2021-04-12T10:08:00Z">
              <w:r w:rsidRPr="008F20B5" w:rsidDel="005A6C2F">
                <w:rPr>
                  <w:rFonts w:ascii="標楷體" w:eastAsia="標楷體" w:hAnsi="標楷體" w:hint="eastAsia"/>
                  <w:color w:val="000000"/>
                </w:rPr>
                <w:delText>可輸入多</w:delText>
              </w:r>
              <w:r w:rsidRPr="008F20B5" w:rsidDel="005A6C2F">
                <w:rPr>
                  <w:rFonts w:ascii="標楷體" w:eastAsia="標楷體" w:hAnsi="標楷體" w:hint="eastAsia"/>
                </w:rPr>
                <w:delText>組，最少</w:delText>
              </w:r>
              <w:r w:rsidRPr="008F20B5" w:rsidDel="005A6C2F">
                <w:rPr>
                  <w:rFonts w:ascii="標楷體" w:eastAsia="標楷體" w:hAnsi="標楷體"/>
                </w:rPr>
                <w:delText>1組</w:delText>
              </w:r>
            </w:del>
          </w:p>
        </w:tc>
      </w:tr>
      <w:tr w:rsidR="005A6C2F" w:rsidRPr="008F20B5" w:rsidDel="005A6C2F" w14:paraId="6085A38F" w14:textId="04714024" w:rsidTr="005A6C2F">
        <w:tblPrEx>
          <w:tblPrExChange w:id="13789" w:author="家興 余" w:date="2021-04-12T10:12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453" w:type="dxa"/>
          <w:trHeight w:val="340"/>
          <w:del w:id="13790" w:author="家興 余" w:date="2021-04-12T10:09:00Z"/>
          <w:trPrChange w:id="13791" w:author="家興 余" w:date="2021-04-12T10:12:00Z">
            <w:trPr>
              <w:gridBefore w:val="9"/>
              <w:wAfter w:w="456" w:type="dxa"/>
              <w:trHeight w:val="340"/>
            </w:trPr>
          </w:trPrChange>
        </w:trPr>
        <w:tc>
          <w:tcPr>
            <w:tcW w:w="240" w:type="pct"/>
            <w:tcPrChange w:id="13792" w:author="家興 余" w:date="2021-04-12T10:12:00Z">
              <w:tcPr>
                <w:tcW w:w="240" w:type="pct"/>
                <w:gridSpan w:val="2"/>
              </w:tcPr>
            </w:tcPrChange>
          </w:tcPr>
          <w:p w14:paraId="0B79A173" w14:textId="5557150E" w:rsidR="005A6C2F" w:rsidRPr="008F20B5" w:rsidDel="005A6C2F" w:rsidRDefault="005A6C2F" w:rsidP="005A6C2F">
            <w:pPr>
              <w:widowControl/>
              <w:jc w:val="center"/>
              <w:rPr>
                <w:del w:id="13793" w:author="家興 余" w:date="2021-04-12T10:09:00Z"/>
                <w:rFonts w:ascii="標楷體" w:eastAsia="標楷體" w:hAnsi="標楷體" w:cs="新細明體"/>
                <w:color w:val="000000"/>
                <w:kern w:val="0"/>
              </w:rPr>
            </w:pPr>
            <w:del w:id="13794" w:author="家興 余" w:date="2021-04-12T10:09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979" w:type="pct"/>
            <w:tcPrChange w:id="13795" w:author="家興 余" w:date="2021-04-12T10:12:00Z">
              <w:tcPr>
                <w:tcW w:w="979" w:type="pct"/>
                <w:gridSpan w:val="3"/>
              </w:tcPr>
            </w:tcPrChange>
          </w:tcPr>
          <w:p w14:paraId="54336309" w14:textId="1E0BE10A" w:rsidR="005A6C2F" w:rsidRPr="004A1C2C" w:rsidDel="005A6C2F" w:rsidRDefault="005A6C2F" w:rsidP="005A6C2F">
            <w:pPr>
              <w:widowControl/>
              <w:ind w:leftChars="100" w:left="240"/>
              <w:rPr>
                <w:del w:id="13796" w:author="家興 余" w:date="2021-04-12T10:09:00Z"/>
                <w:rFonts w:ascii="標楷體" w:eastAsia="標楷體" w:hAnsi="標楷體"/>
                <w:color w:val="000000" w:themeColor="text1"/>
                <w:kern w:val="0"/>
              </w:rPr>
            </w:pPr>
            <w:del w:id="13797" w:author="家興 余" w:date="2021-04-12T10:09:00Z">
              <w:r w:rsidRPr="004A1C2C" w:rsidDel="005A6C2F">
                <w:rPr>
                  <w:rFonts w:ascii="標楷體" w:eastAsia="標楷體" w:hAnsi="標楷體"/>
                  <w:color w:val="000000" w:themeColor="text1"/>
                  <w:kern w:val="0"/>
                </w:rPr>
                <w:delText>CustTelSeq</w:delText>
              </w:r>
            </w:del>
          </w:p>
        </w:tc>
        <w:tc>
          <w:tcPr>
            <w:tcW w:w="1869" w:type="pct"/>
            <w:tcPrChange w:id="13798" w:author="家興 余" w:date="2021-04-12T10:12:00Z">
              <w:tcPr>
                <w:tcW w:w="1869" w:type="pct"/>
                <w:gridSpan w:val="9"/>
              </w:tcPr>
            </w:tcPrChange>
          </w:tcPr>
          <w:p w14:paraId="526B3B31" w14:textId="494CF08A" w:rsidR="005A6C2F" w:rsidRPr="004A1C2C" w:rsidDel="005A6C2F" w:rsidRDefault="005A6C2F" w:rsidP="005A6C2F">
            <w:pPr>
              <w:widowControl/>
              <w:rPr>
                <w:del w:id="13799" w:author="家興 余" w:date="2021-04-12T10:09:00Z"/>
                <w:rFonts w:ascii="標楷體" w:eastAsia="標楷體" w:hAnsi="標楷體"/>
                <w:color w:val="000000" w:themeColor="text1"/>
              </w:rPr>
            </w:pPr>
            <w:del w:id="13800" w:author="家興 余" w:date="2021-04-12T10:09:00Z">
              <w:r w:rsidRPr="004A1C2C" w:rsidDel="005A6C2F">
                <w:rPr>
                  <w:rFonts w:ascii="標楷體" w:eastAsia="標楷體" w:hAnsi="標楷體" w:hint="eastAsia"/>
                  <w:color w:val="000000" w:themeColor="text1"/>
                </w:rPr>
                <w:delText>序號</w:delText>
              </w:r>
            </w:del>
          </w:p>
        </w:tc>
        <w:tc>
          <w:tcPr>
            <w:tcW w:w="229" w:type="pct"/>
            <w:tcPrChange w:id="13801" w:author="家興 余" w:date="2021-04-12T10:12:00Z">
              <w:tcPr>
                <w:tcW w:w="229" w:type="pct"/>
                <w:gridSpan w:val="27"/>
              </w:tcPr>
            </w:tcPrChange>
          </w:tcPr>
          <w:p w14:paraId="76CAA85B" w14:textId="59115380" w:rsidR="005A6C2F" w:rsidRPr="008F20B5" w:rsidDel="005A6C2F" w:rsidRDefault="005A6C2F" w:rsidP="005A6C2F">
            <w:pPr>
              <w:widowControl/>
              <w:jc w:val="center"/>
              <w:rPr>
                <w:del w:id="13802" w:author="家興 余" w:date="2021-04-12T10:09:00Z"/>
                <w:rFonts w:ascii="標楷體" w:eastAsia="標楷體" w:hAnsi="標楷體"/>
              </w:rPr>
            </w:pPr>
            <w:del w:id="13803" w:author="家興 余" w:date="2021-04-12T10:09:00Z">
              <w:r w:rsidRPr="008F20B5" w:rsidDel="005A6C2F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80" w:type="pct"/>
            <w:tcPrChange w:id="13804" w:author="家興 余" w:date="2021-04-12T10:12:00Z">
              <w:tcPr>
                <w:tcW w:w="280" w:type="pct"/>
                <w:gridSpan w:val="5"/>
              </w:tcPr>
            </w:tcPrChange>
          </w:tcPr>
          <w:p w14:paraId="57A997EE" w14:textId="60182862" w:rsidR="005A6C2F" w:rsidRPr="008F20B5" w:rsidDel="005A6C2F" w:rsidRDefault="005A6C2F" w:rsidP="005A6C2F">
            <w:pPr>
              <w:widowControl/>
              <w:jc w:val="center"/>
              <w:rPr>
                <w:del w:id="13805" w:author="家興 余" w:date="2021-04-12T10:09:00Z"/>
                <w:rFonts w:ascii="標楷體" w:eastAsia="標楷體" w:hAnsi="標楷體" w:cs="新細明體"/>
                <w:color w:val="000000"/>
                <w:kern w:val="0"/>
              </w:rPr>
            </w:pPr>
            <w:del w:id="13806" w:author="家興 余" w:date="2021-04-12T10:09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182" w:type="pct"/>
            <w:gridSpan w:val="2"/>
            <w:tcPrChange w:id="13807" w:author="家興 余" w:date="2021-04-12T10:12:00Z">
              <w:tcPr>
                <w:tcW w:w="1181" w:type="pct"/>
                <w:gridSpan w:val="2"/>
              </w:tcPr>
            </w:tcPrChange>
          </w:tcPr>
          <w:p w14:paraId="20365C74" w14:textId="354A74D8" w:rsidR="005A6C2F" w:rsidRPr="008F20B5" w:rsidDel="005A6C2F" w:rsidRDefault="005A6C2F" w:rsidP="005A6C2F">
            <w:pPr>
              <w:rPr>
                <w:del w:id="13808" w:author="家興 余" w:date="2021-04-12T10:09:00Z"/>
                <w:rFonts w:ascii="標楷體" w:eastAsia="標楷體" w:hAnsi="標楷體"/>
                <w:color w:val="000000"/>
              </w:rPr>
            </w:pPr>
          </w:p>
        </w:tc>
      </w:tr>
      <w:tr w:rsidR="005A6C2F" w:rsidRPr="008F20B5" w14:paraId="09113EC4" w14:textId="77777777" w:rsidTr="005A6C2F">
        <w:trPr>
          <w:trHeight w:val="359"/>
          <w:trPrChange w:id="13809" w:author="家興 余" w:date="2021-04-12T10:04:00Z">
            <w:trPr>
              <w:gridBefore w:val="10"/>
              <w:trHeight w:val="359"/>
            </w:trPr>
          </w:trPrChange>
        </w:trPr>
        <w:tc>
          <w:tcPr>
            <w:tcW w:w="240" w:type="pct"/>
            <w:tcPrChange w:id="13810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C55A7A" w14:textId="62849D44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979" w:type="pct"/>
            <w:tcPrChange w:id="13811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2CC8FE" w14:textId="14921245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TelTypeCode</w:t>
            </w:r>
          </w:p>
        </w:tc>
        <w:tc>
          <w:tcPr>
            <w:tcW w:w="1869" w:type="pct"/>
            <w:hideMark/>
            <w:tcPrChange w:id="13812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D27ADD6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電話種類</w:t>
            </w:r>
          </w:p>
        </w:tc>
        <w:tc>
          <w:tcPr>
            <w:tcW w:w="229" w:type="pct"/>
            <w:tcPrChange w:id="13813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44C46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tcPrChange w:id="13814" w:author="家興 余" w:date="2021-04-12T10:04:00Z">
              <w:tcPr>
                <w:tcW w:w="273" w:type="pct"/>
                <w:gridSpan w:val="31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309A1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  <w:tcPrChange w:id="13815" w:author="家興 余" w:date="2021-04-12T10:04:00Z">
              <w:tcPr>
                <w:tcW w:w="1" w:type="pct"/>
                <w:gridSpan w:val="8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CE345A0" w14:textId="0C65A121" w:rsidR="005A6C2F" w:rsidRPr="008F20B5" w:rsidRDefault="005A6C2F">
            <w:pPr>
              <w:jc w:val="center"/>
              <w:rPr>
                <w:ins w:id="13816" w:author="家興 余" w:date="2021-01-22T09:23:00Z"/>
                <w:rFonts w:ascii="標楷體" w:eastAsia="標楷體" w:hAnsi="標楷體"/>
              </w:rPr>
              <w:pPrChange w:id="13817" w:author="家興 余" w:date="2021-01-22T09:24:00Z">
                <w:pPr/>
              </w:pPrChange>
            </w:pPr>
            <w:ins w:id="13818" w:author="家興 余" w:date="2021-01-22T09:27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819" w:author="家興 余" w:date="2021-04-12T10:04:00Z">
              <w:tcPr>
                <w:tcW w:w="1779" w:type="pct"/>
                <w:gridSpan w:val="0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4FDA1B" w14:textId="51EC9A2B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公</w:t>
            </w:r>
            <w:r w:rsidRPr="008F20B5">
              <w:rPr>
                <w:rFonts w:ascii="標楷體" w:eastAsia="標楷體" w:hAnsi="標楷體" w:hint="eastAsia"/>
              </w:rPr>
              <w:t>司</w:t>
            </w:r>
            <w:r w:rsidRPr="008F20B5">
              <w:rPr>
                <w:rFonts w:ascii="標楷體" w:eastAsia="標楷體" w:hAnsi="標楷體"/>
              </w:rPr>
              <w:t xml:space="preserve">  02: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住</w:t>
            </w:r>
            <w:r w:rsidRPr="008F20B5">
              <w:rPr>
                <w:rFonts w:ascii="標楷體" w:eastAsia="標楷體" w:hAnsi="標楷體" w:hint="eastAsia"/>
              </w:rPr>
              <w:t>家</w:t>
            </w:r>
          </w:p>
          <w:p w14:paraId="1CDCD923" w14:textId="4DFB7B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03:</w:t>
            </w:r>
            <w:r w:rsidRPr="008F20B5">
              <w:rPr>
                <w:rFonts w:ascii="標楷體" w:eastAsia="標楷體" w:hAnsi="標楷體"/>
                <w:lang w:eastAsia="zh-HK"/>
              </w:rPr>
              <w:t xml:space="preserve"> </w:t>
            </w:r>
            <w:r w:rsidRPr="008F20B5">
              <w:rPr>
                <w:rFonts w:ascii="標楷體" w:eastAsia="標楷體" w:hAnsi="標楷體" w:hint="eastAsia"/>
              </w:rPr>
              <w:t>手機</w:t>
            </w:r>
            <w:r w:rsidRPr="008F20B5">
              <w:rPr>
                <w:rFonts w:ascii="標楷體" w:eastAsia="標楷體" w:hAnsi="標楷體"/>
              </w:rPr>
              <w:t xml:space="preserve">  04: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傳</w:t>
            </w:r>
            <w:r w:rsidRPr="008F20B5">
              <w:rPr>
                <w:rFonts w:ascii="標楷體" w:eastAsia="標楷體" w:hAnsi="標楷體" w:hint="eastAsia"/>
              </w:rPr>
              <w:t>真</w:t>
            </w:r>
          </w:p>
          <w:p w14:paraId="379EFA49" w14:textId="43CBE1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簡訊</w:t>
            </w:r>
            <w:r w:rsidRPr="008F20B5">
              <w:rPr>
                <w:rFonts w:ascii="標楷體" w:eastAsia="標楷體" w:hAnsi="標楷體"/>
              </w:rPr>
              <w:t xml:space="preserve">  06: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</w:p>
          <w:p w14:paraId="68F48EA5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其他</w:t>
            </w:r>
          </w:p>
        </w:tc>
      </w:tr>
      <w:tr w:rsidR="005A6C2F" w:rsidRPr="008F20B5" w14:paraId="70034CA6" w14:textId="77777777" w:rsidTr="005A6C2F">
        <w:trPr>
          <w:trHeight w:val="407"/>
          <w:trPrChange w:id="13820" w:author="家興 余" w:date="2021-04-12T10:04:00Z">
            <w:trPr>
              <w:gridBefore w:val="10"/>
              <w:trHeight w:val="407"/>
            </w:trPr>
          </w:trPrChange>
        </w:trPr>
        <w:tc>
          <w:tcPr>
            <w:tcW w:w="240" w:type="pct"/>
            <w:tcPrChange w:id="13821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5A18B1D" w14:textId="7FA4E2E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979" w:type="pct"/>
            <w:noWrap/>
            <w:tcPrChange w:id="13822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62D44A" w14:textId="73A1AF47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TelArea</w:t>
            </w:r>
          </w:p>
        </w:tc>
        <w:tc>
          <w:tcPr>
            <w:tcW w:w="1869" w:type="pct"/>
            <w:hideMark/>
            <w:tcPrChange w:id="13823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777055B" w14:textId="2A6C1110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電話區碼</w:t>
            </w:r>
          </w:p>
        </w:tc>
        <w:tc>
          <w:tcPr>
            <w:tcW w:w="229" w:type="pct"/>
            <w:noWrap/>
            <w:tcPrChange w:id="13824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C15522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25" w:author="家興 余" w:date="2021-04-12T10:04:00Z">
              <w:tcPr>
                <w:tcW w:w="273" w:type="pct"/>
                <w:gridSpan w:val="31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8FE1ADB" w14:textId="0ED75E0B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  <w:tcPrChange w:id="13826" w:author="家興 余" w:date="2021-04-12T10:04:00Z">
              <w:tcPr>
                <w:tcW w:w="1" w:type="pct"/>
                <w:gridSpan w:val="8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A502AE" w14:textId="2A980F05" w:rsidR="005A6C2F" w:rsidRPr="008F20B5" w:rsidRDefault="005A6C2F">
            <w:pPr>
              <w:widowControl/>
              <w:jc w:val="center"/>
              <w:rPr>
                <w:ins w:id="13827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828" w:author="家興 余" w:date="2021-01-22T09:24:00Z">
                <w:pPr>
                  <w:widowControl/>
                </w:pPr>
              </w:pPrChange>
            </w:pPr>
            <w:ins w:id="13829" w:author="家興 余" w:date="2021-01-22T09:3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830" w:author="家興 余" w:date="2021-04-12T10:04:00Z">
              <w:tcPr>
                <w:tcW w:w="1779" w:type="pct"/>
                <w:gridSpan w:val="0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759183A" w14:textId="6B38B356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3831" w:author="家興 余" w:date="2021-01-22T09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電話種類為01</w:t>
              </w:r>
            </w:ins>
            <w:ins w:id="13832" w:author="家興 余" w:date="2021-01-22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.02.03.04.06</w:t>
              </w:r>
            </w:ins>
            <w:ins w:id="13833" w:author="家興 余" w:date="2021-01-22T09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可輸入</w:t>
              </w:r>
            </w:ins>
          </w:p>
        </w:tc>
      </w:tr>
      <w:tr w:rsidR="005A6C2F" w:rsidRPr="008F20B5" w14:paraId="21A12F7F" w14:textId="77777777" w:rsidTr="005A6C2F">
        <w:trPr>
          <w:trHeight w:val="407"/>
          <w:trPrChange w:id="13834" w:author="家興 余" w:date="2021-04-12T10:04:00Z">
            <w:trPr>
              <w:gridBefore w:val="10"/>
              <w:trHeight w:val="407"/>
            </w:trPr>
          </w:trPrChange>
        </w:trPr>
        <w:tc>
          <w:tcPr>
            <w:tcW w:w="240" w:type="pct"/>
            <w:tcPrChange w:id="13835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F8F4C2" w14:textId="0D495F7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979" w:type="pct"/>
            <w:noWrap/>
            <w:tcPrChange w:id="13836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D2B3E7" w14:textId="38867F53" w:rsidR="005A6C2F" w:rsidRPr="004A1C2C" w:rsidDel="00565FF0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TelNo</w:t>
            </w:r>
          </w:p>
        </w:tc>
        <w:tc>
          <w:tcPr>
            <w:tcW w:w="1869" w:type="pct"/>
            <w:tcPrChange w:id="13837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4CA7D2" w14:textId="17100A2C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電話號碼</w:t>
            </w:r>
          </w:p>
        </w:tc>
        <w:tc>
          <w:tcPr>
            <w:tcW w:w="229" w:type="pct"/>
            <w:noWrap/>
            <w:tcPrChange w:id="13838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ACEE35B" w14:textId="46FBB03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39" w:author="家興 余" w:date="2021-04-12T10:04:00Z">
              <w:tcPr>
                <w:tcW w:w="273" w:type="pct"/>
                <w:gridSpan w:val="31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DF4D926" w14:textId="1CDD46C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ins w:id="13840" w:author="家興 余" w:date="2021-04-12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</w:ins>
            <w:del w:id="13841" w:author="家興 余" w:date="2021-04-12T10:10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221" w:type="pct"/>
            <w:tcPrChange w:id="13842" w:author="家興 余" w:date="2021-04-12T10:04:00Z">
              <w:tcPr>
                <w:tcW w:w="1" w:type="pct"/>
                <w:gridSpan w:val="8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E161325" w14:textId="43FD1DA5" w:rsidR="005A6C2F" w:rsidRPr="008F20B5" w:rsidRDefault="005A6C2F">
            <w:pPr>
              <w:widowControl/>
              <w:jc w:val="center"/>
              <w:rPr>
                <w:ins w:id="13843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844" w:author="家興 余" w:date="2021-01-22T09:24:00Z">
                <w:pPr>
                  <w:widowControl/>
                </w:pPr>
              </w:pPrChange>
            </w:pPr>
            <w:ins w:id="13845" w:author="家興 余" w:date="2021-04-12T10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846" w:author="家興 余" w:date="2021-04-12T10:04:00Z">
              <w:tcPr>
                <w:tcW w:w="1779" w:type="pct"/>
                <w:gridSpan w:val="0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3B5E66" w14:textId="6B69A9F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3847" w:author="家興 余" w:date="2021-01-22T09:3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必需輸入</w:t>
              </w:r>
            </w:ins>
          </w:p>
        </w:tc>
      </w:tr>
      <w:tr w:rsidR="005A6C2F" w:rsidRPr="008F20B5" w14:paraId="54726674" w14:textId="77777777" w:rsidTr="005A6C2F">
        <w:trPr>
          <w:trHeight w:val="407"/>
          <w:trPrChange w:id="13848" w:author="家興 余" w:date="2021-04-12T10:04:00Z">
            <w:trPr>
              <w:gridBefore w:val="10"/>
              <w:trHeight w:val="407"/>
            </w:trPr>
          </w:trPrChange>
        </w:trPr>
        <w:tc>
          <w:tcPr>
            <w:tcW w:w="240" w:type="pct"/>
            <w:tcPrChange w:id="13849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D93C13" w14:textId="5BD3D6F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979" w:type="pct"/>
            <w:noWrap/>
            <w:tcPrChange w:id="13850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2E27934" w14:textId="0DFF6124" w:rsidR="005A6C2F" w:rsidRPr="004A1C2C" w:rsidDel="00565FF0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TelExt</w:t>
            </w:r>
          </w:p>
        </w:tc>
        <w:tc>
          <w:tcPr>
            <w:tcW w:w="1869" w:type="pct"/>
            <w:tcPrChange w:id="13851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5065C4" w14:textId="6533E7DA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電話分機</w:t>
            </w:r>
          </w:p>
        </w:tc>
        <w:tc>
          <w:tcPr>
            <w:tcW w:w="229" w:type="pct"/>
            <w:noWrap/>
            <w:tcPrChange w:id="13852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5CF64C" w14:textId="1EEC59B1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53" w:author="家興 余" w:date="2021-04-12T10:04:00Z">
              <w:tcPr>
                <w:tcW w:w="273" w:type="pct"/>
                <w:gridSpan w:val="31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1618B7D" w14:textId="5C267E5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21" w:type="pct"/>
            <w:tcPrChange w:id="13854" w:author="家興 余" w:date="2021-04-12T10:04:00Z">
              <w:tcPr>
                <w:tcW w:w="1" w:type="pct"/>
                <w:gridSpan w:val="8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B890F9" w14:textId="58C99377" w:rsidR="005A6C2F" w:rsidRPr="008F20B5" w:rsidRDefault="005A6C2F">
            <w:pPr>
              <w:widowControl/>
              <w:jc w:val="center"/>
              <w:rPr>
                <w:ins w:id="13855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856" w:author="家興 余" w:date="2021-01-22T09:24:00Z">
                <w:pPr>
                  <w:widowControl/>
                </w:pPr>
              </w:pPrChange>
            </w:pPr>
            <w:ins w:id="13857" w:author="家興 余" w:date="2021-01-22T09:3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858" w:author="家興 余" w:date="2021-04-12T10:04:00Z">
              <w:tcPr>
                <w:tcW w:w="1779" w:type="pct"/>
                <w:gridSpan w:val="0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3117FE" w14:textId="595164EB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3859" w:author="家興 余" w:date="2021-01-22T09:3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電話種類為01.02.03.04.06可輸入</w:t>
              </w:r>
            </w:ins>
          </w:p>
        </w:tc>
      </w:tr>
      <w:tr w:rsidR="005A6C2F" w:rsidRPr="008F20B5" w:rsidDel="005A6C2F" w14:paraId="26992441" w14:textId="5DFDF1D6" w:rsidTr="005A6C2F">
        <w:trPr>
          <w:gridAfter w:val="1"/>
          <w:wAfter w:w="456" w:type="dxa"/>
          <w:trHeight w:val="407"/>
          <w:del w:id="13860" w:author="家興 余" w:date="2021-04-12T10:12:00Z"/>
        </w:trPr>
        <w:tc>
          <w:tcPr>
            <w:tcW w:w="240" w:type="pct"/>
          </w:tcPr>
          <w:p w14:paraId="317438C2" w14:textId="44DDDD85" w:rsidR="005A6C2F" w:rsidRPr="008F20B5" w:rsidDel="005A6C2F" w:rsidRDefault="005A6C2F" w:rsidP="005A6C2F">
            <w:pPr>
              <w:widowControl/>
              <w:jc w:val="center"/>
              <w:rPr>
                <w:del w:id="13861" w:author="家興 余" w:date="2021-04-12T10:12:00Z"/>
                <w:rFonts w:ascii="標楷體" w:eastAsia="標楷體" w:hAnsi="標楷體" w:cs="新細明體"/>
                <w:color w:val="000000"/>
                <w:kern w:val="0"/>
              </w:rPr>
            </w:pPr>
            <w:del w:id="13862" w:author="家興 余" w:date="2021-04-12T10:12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979" w:type="pct"/>
            <w:noWrap/>
          </w:tcPr>
          <w:p w14:paraId="52B24750" w14:textId="1315B394" w:rsidR="005A6C2F" w:rsidRPr="004A1C2C" w:rsidDel="005A6C2F" w:rsidRDefault="005A6C2F" w:rsidP="005A6C2F">
            <w:pPr>
              <w:widowControl/>
              <w:ind w:leftChars="100" w:left="240"/>
              <w:rPr>
                <w:del w:id="13863" w:author="家興 余" w:date="2021-04-12T10:12:00Z"/>
                <w:rFonts w:ascii="標楷體" w:eastAsia="標楷體" w:hAnsi="標楷體"/>
                <w:color w:val="000000" w:themeColor="text1"/>
                <w:kern w:val="0"/>
              </w:rPr>
            </w:pPr>
            <w:del w:id="13864" w:author="家興 余" w:date="2021-04-12T10:12:00Z">
              <w:r w:rsidRPr="004A1C2C" w:rsidDel="005A6C2F">
                <w:rPr>
                  <w:rFonts w:ascii="標楷體" w:eastAsia="標楷體" w:hAnsi="標楷體"/>
                  <w:color w:val="000000" w:themeColor="text1"/>
                  <w:kern w:val="0"/>
                </w:rPr>
                <w:delText>Mobile</w:delText>
              </w:r>
            </w:del>
          </w:p>
        </w:tc>
        <w:tc>
          <w:tcPr>
            <w:tcW w:w="1869" w:type="pct"/>
          </w:tcPr>
          <w:p w14:paraId="1C66A3ED" w14:textId="35A29E4E" w:rsidR="005A6C2F" w:rsidRPr="004A1C2C" w:rsidDel="005A6C2F" w:rsidRDefault="005A6C2F" w:rsidP="005A6C2F">
            <w:pPr>
              <w:widowControl/>
              <w:rPr>
                <w:del w:id="13865" w:author="家興 余" w:date="2021-04-12T10:12:00Z"/>
                <w:rFonts w:ascii="標楷體" w:eastAsia="標楷體" w:hAnsi="標楷體"/>
                <w:color w:val="000000" w:themeColor="text1"/>
              </w:rPr>
            </w:pPr>
            <w:del w:id="13866" w:author="家興 余" w:date="2021-04-12T10:12:00Z">
              <w:r w:rsidRPr="004A1C2C" w:rsidDel="005A6C2F">
                <w:rPr>
                  <w:rFonts w:ascii="標楷體" w:eastAsia="標楷體" w:hAnsi="標楷體" w:hint="eastAsia"/>
                  <w:color w:val="000000" w:themeColor="text1"/>
                </w:rPr>
                <w:delText>手機號碼</w:delText>
              </w:r>
            </w:del>
          </w:p>
        </w:tc>
        <w:tc>
          <w:tcPr>
            <w:tcW w:w="229" w:type="pct"/>
            <w:noWrap/>
          </w:tcPr>
          <w:p w14:paraId="28AB891A" w14:textId="22020039" w:rsidR="005A6C2F" w:rsidRPr="008F20B5" w:rsidDel="005A6C2F" w:rsidRDefault="005A6C2F" w:rsidP="005A6C2F">
            <w:pPr>
              <w:widowControl/>
              <w:jc w:val="center"/>
              <w:rPr>
                <w:del w:id="13867" w:author="家興 余" w:date="2021-04-12T10:12:00Z"/>
                <w:rFonts w:ascii="標楷體" w:eastAsia="標楷體" w:hAnsi="標楷體"/>
              </w:rPr>
            </w:pPr>
            <w:del w:id="13868" w:author="家興 余" w:date="2021-04-12T10:12:00Z">
              <w:r w:rsidRPr="008F20B5" w:rsidDel="005A6C2F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80" w:type="pct"/>
            <w:noWrap/>
          </w:tcPr>
          <w:p w14:paraId="57B7614B" w14:textId="4ACD11FD" w:rsidR="005A6C2F" w:rsidRPr="008F20B5" w:rsidDel="005A6C2F" w:rsidRDefault="005A6C2F" w:rsidP="005A6C2F">
            <w:pPr>
              <w:widowControl/>
              <w:jc w:val="center"/>
              <w:rPr>
                <w:del w:id="13869" w:author="家興 余" w:date="2021-04-12T10:12:00Z"/>
                <w:rFonts w:ascii="標楷體" w:eastAsia="標楷體" w:hAnsi="標楷體" w:cs="新細明體"/>
                <w:color w:val="000000"/>
                <w:kern w:val="0"/>
              </w:rPr>
            </w:pPr>
            <w:del w:id="13870" w:author="家興 余" w:date="2021-04-12T10:12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15</w:delText>
              </w:r>
            </w:del>
          </w:p>
        </w:tc>
        <w:tc>
          <w:tcPr>
            <w:tcW w:w="1181" w:type="pct"/>
            <w:gridSpan w:val="2"/>
          </w:tcPr>
          <w:p w14:paraId="311C5296" w14:textId="5CB67045" w:rsidR="005A6C2F" w:rsidRPr="008F20B5" w:rsidDel="005A6C2F" w:rsidRDefault="005A6C2F" w:rsidP="005A6C2F">
            <w:pPr>
              <w:widowControl/>
              <w:rPr>
                <w:del w:id="13871" w:author="家興 余" w:date="2021-04-12T1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5A6C2F" w:rsidRPr="008F20B5" w14:paraId="6F506185" w14:textId="77777777" w:rsidTr="005A6C2F">
        <w:trPr>
          <w:trHeight w:val="413"/>
          <w:trPrChange w:id="13872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73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A06581" w14:textId="4BC8BB7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</w:p>
        </w:tc>
        <w:tc>
          <w:tcPr>
            <w:tcW w:w="979" w:type="pct"/>
            <w:noWrap/>
            <w:tcPrChange w:id="13874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962E09A" w14:textId="6ECCE6D3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TelChgRsnCode</w:t>
            </w:r>
          </w:p>
        </w:tc>
        <w:tc>
          <w:tcPr>
            <w:tcW w:w="1869" w:type="pct"/>
            <w:noWrap/>
            <w:hideMark/>
            <w:tcPrChange w:id="13875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14F4C83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異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動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因</w:t>
            </w:r>
          </w:p>
        </w:tc>
        <w:tc>
          <w:tcPr>
            <w:tcW w:w="229" w:type="pct"/>
            <w:noWrap/>
            <w:tcPrChange w:id="13876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A370BE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77" w:author="家興 余" w:date="2021-04-12T10:04:00Z">
              <w:tcPr>
                <w:tcW w:w="273" w:type="pct"/>
                <w:gridSpan w:val="31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CFFC8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  <w:tcPrChange w:id="13878" w:author="家興 余" w:date="2021-04-12T10:04:00Z">
              <w:tcPr>
                <w:tcW w:w="1" w:type="pct"/>
                <w:gridSpan w:val="8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C49DE7" w14:textId="3E5751D7" w:rsidR="005A6C2F" w:rsidRPr="008F20B5" w:rsidRDefault="005A6C2F">
            <w:pPr>
              <w:widowControl/>
              <w:jc w:val="center"/>
              <w:rPr>
                <w:ins w:id="13879" w:author="家興 余" w:date="2021-01-22T09:23:00Z"/>
                <w:rFonts w:ascii="標楷體" w:eastAsia="標楷體" w:hAnsi="標楷體"/>
              </w:rPr>
              <w:pPrChange w:id="13880" w:author="家興 余" w:date="2021-01-22T09:24:00Z">
                <w:pPr>
                  <w:widowControl/>
                </w:pPr>
              </w:pPrChange>
            </w:pPr>
            <w:ins w:id="13881" w:author="家興 余" w:date="2021-01-22T09:28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882" w:author="家興 余" w:date="2021-04-12T10:04:00Z">
              <w:tcPr>
                <w:tcW w:w="1779" w:type="pct"/>
                <w:gridSpan w:val="0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187514" w14:textId="160F8DEE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客</w:t>
            </w:r>
            <w:r w:rsidRPr="008F20B5">
              <w:rPr>
                <w:rFonts w:ascii="標楷體" w:eastAsia="標楷體" w:hAnsi="標楷體" w:hint="eastAsia"/>
              </w:rPr>
              <w:t>戶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申</w:t>
            </w:r>
            <w:r w:rsidRPr="008F20B5">
              <w:rPr>
                <w:rFonts w:ascii="標楷體" w:eastAsia="標楷體" w:hAnsi="標楷體" w:hint="eastAsia"/>
              </w:rPr>
              <w:t>請</w:t>
            </w:r>
          </w:p>
        </w:tc>
      </w:tr>
      <w:tr w:rsidR="005A6C2F" w:rsidRPr="008F20B5" w14:paraId="571511A4" w14:textId="77777777" w:rsidTr="005A6C2F">
        <w:trPr>
          <w:trHeight w:val="413"/>
          <w:trPrChange w:id="13883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84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BA22AD" w14:textId="45C00CA3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979" w:type="pct"/>
            <w:noWrap/>
            <w:tcPrChange w:id="13885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D12E52" w14:textId="7EF776B4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RelationCode</w:t>
            </w:r>
          </w:p>
        </w:tc>
        <w:tc>
          <w:tcPr>
            <w:tcW w:w="1869" w:type="pct"/>
            <w:noWrap/>
            <w:tcPrChange w:id="13886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7EAFA26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與借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款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人關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係</w:t>
            </w:r>
          </w:p>
        </w:tc>
        <w:tc>
          <w:tcPr>
            <w:tcW w:w="229" w:type="pct"/>
            <w:noWrap/>
            <w:tcPrChange w:id="13887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C8B4F1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88" w:author="家興 余" w:date="2021-04-12T10:04:00Z">
              <w:tcPr>
                <w:tcW w:w="273" w:type="pct"/>
                <w:gridSpan w:val="31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766ADB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  <w:tcPrChange w:id="13889" w:author="家興 余" w:date="2021-04-12T10:04:00Z">
              <w:tcPr>
                <w:tcW w:w="1" w:type="pct"/>
                <w:gridSpan w:val="8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42B739" w14:textId="7358315F" w:rsidR="005A6C2F" w:rsidRPr="008F20B5" w:rsidRDefault="005A6C2F">
            <w:pPr>
              <w:jc w:val="center"/>
              <w:rPr>
                <w:ins w:id="13890" w:author="家興 余" w:date="2021-01-22T09:23:00Z"/>
                <w:rFonts w:ascii="標楷體" w:eastAsia="標楷體" w:hAnsi="標楷體"/>
              </w:rPr>
              <w:pPrChange w:id="13891" w:author="家興 余" w:date="2021-01-22T09:24:00Z">
                <w:pPr/>
              </w:pPrChange>
            </w:pPr>
            <w:ins w:id="13892" w:author="家興 余" w:date="2021-01-22T09:28:00Z">
              <w:r>
                <w:rPr>
                  <w:rFonts w:ascii="標楷體" w:eastAsia="標楷體" w:hAnsi="標楷體" w:hint="eastAsia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893" w:author="家興 余" w:date="2021-04-12T10:04:00Z">
              <w:tcPr>
                <w:tcW w:w="1779" w:type="pct"/>
                <w:gridSpan w:val="0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22A5A3" w14:textId="2AEA9AD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電話種類</w:t>
            </w:r>
            <w:r w:rsidRPr="008F20B5">
              <w:rPr>
                <w:rFonts w:ascii="標楷體" w:eastAsia="標楷體" w:hAnsi="標楷體"/>
              </w:rPr>
              <w:t>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1393091" w14:textId="77777777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必須輸入；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其</w:t>
            </w:r>
            <w:r w:rsidRPr="008F20B5">
              <w:rPr>
                <w:rFonts w:ascii="標楷體" w:eastAsia="標楷體" w:hAnsi="標楷體" w:hint="eastAsia"/>
              </w:rPr>
              <w:t>他電話種類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不</w:t>
            </w:r>
            <w:r w:rsidRPr="008F20B5">
              <w:rPr>
                <w:rFonts w:ascii="標楷體" w:eastAsia="標楷體" w:hAnsi="標楷體" w:hint="eastAsia"/>
              </w:rPr>
              <w:t>輸入。</w:t>
            </w:r>
          </w:p>
          <w:p w14:paraId="0A08CFB2" w14:textId="7691E69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本人</w:t>
            </w:r>
          </w:p>
          <w:p w14:paraId="157AE3C6" w14:textId="77777777" w:rsidR="005A6C2F" w:rsidRDefault="005A6C2F" w:rsidP="005A6C2F">
            <w:pPr>
              <w:rPr>
                <w:ins w:id="13894" w:author="家興 余" w:date="2021-03-17T18:40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夫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0F1488CE" w14:textId="197415F4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妻</w:t>
            </w:r>
          </w:p>
          <w:p w14:paraId="331CC5BF" w14:textId="77777777" w:rsidR="005A6C2F" w:rsidRDefault="005A6C2F" w:rsidP="005A6C2F">
            <w:pPr>
              <w:rPr>
                <w:ins w:id="13895" w:author="家興 余" w:date="2021-03-17T18:40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</w:rPr>
              <w:t>父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21D0FB1A" w14:textId="3D1D965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</w:rPr>
              <w:t>母</w:t>
            </w:r>
          </w:p>
          <w:p w14:paraId="77459BFD" w14:textId="77777777" w:rsidR="005A6C2F" w:rsidRDefault="005A6C2F" w:rsidP="005A6C2F">
            <w:pPr>
              <w:rPr>
                <w:ins w:id="13896" w:author="家興 余" w:date="2021-03-17T18:40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子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693DCF60" w14:textId="6C4A3E51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女</w:t>
            </w:r>
          </w:p>
          <w:p w14:paraId="7F318537" w14:textId="77777777" w:rsidR="005A6C2F" w:rsidRDefault="005A6C2F" w:rsidP="005A6C2F">
            <w:pPr>
              <w:rPr>
                <w:ins w:id="13897" w:author="家興 余" w:date="2021-03-17T18:41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兄        </w:t>
            </w:r>
          </w:p>
          <w:p w14:paraId="03497D8B" w14:textId="168B75C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08: </w:t>
            </w:r>
            <w:r w:rsidRPr="008F20B5">
              <w:rPr>
                <w:rFonts w:ascii="標楷體" w:eastAsia="標楷體" w:hAnsi="標楷體" w:hint="eastAsia"/>
              </w:rPr>
              <w:t>弟</w:t>
            </w:r>
          </w:p>
          <w:p w14:paraId="0E167546" w14:textId="77777777" w:rsidR="005A6C2F" w:rsidRDefault="005A6C2F" w:rsidP="005A6C2F">
            <w:pPr>
              <w:rPr>
                <w:ins w:id="13898" w:author="家興 余" w:date="2021-03-17T18:41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姊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3561E941" w14:textId="44CD2BCF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10: 妹</w:t>
            </w:r>
          </w:p>
          <w:p w14:paraId="1BF569CA" w14:textId="77777777" w:rsidR="005A6C2F" w:rsidRDefault="005A6C2F" w:rsidP="005A6C2F">
            <w:pPr>
              <w:rPr>
                <w:ins w:id="13899" w:author="家興 余" w:date="2021-03-17T18:41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11: </w:t>
            </w:r>
            <w:r w:rsidRPr="008F20B5">
              <w:rPr>
                <w:rFonts w:ascii="標楷體" w:eastAsia="標楷體" w:hAnsi="標楷體" w:hint="eastAsia"/>
              </w:rPr>
              <w:t>姪子</w:t>
            </w:r>
            <w:r w:rsidRPr="008F20B5">
              <w:rPr>
                <w:rFonts w:ascii="標楷體" w:eastAsia="標楷體" w:hAnsi="標楷體"/>
              </w:rPr>
              <w:t xml:space="preserve">      </w:t>
            </w:r>
          </w:p>
          <w:p w14:paraId="083E3F75" w14:textId="40AF30F1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99: </w:t>
            </w:r>
            <w:r w:rsidRPr="008F20B5">
              <w:rPr>
                <w:rFonts w:ascii="標楷體" w:eastAsia="標楷體" w:hAnsi="標楷體" w:hint="eastAsia"/>
              </w:rPr>
              <w:t>其他</w:t>
            </w:r>
          </w:p>
        </w:tc>
      </w:tr>
      <w:tr w:rsidR="005A6C2F" w:rsidRPr="008F20B5" w14:paraId="3FDFCC39" w14:textId="77777777" w:rsidTr="005A6C2F">
        <w:trPr>
          <w:trHeight w:val="413"/>
          <w:trPrChange w:id="13900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901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52ABE0" w14:textId="56479A1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</w:p>
        </w:tc>
        <w:tc>
          <w:tcPr>
            <w:tcW w:w="979" w:type="pct"/>
            <w:noWrap/>
            <w:tcPrChange w:id="13902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988E69" w14:textId="13EFA54C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LiaisonName</w:t>
            </w:r>
          </w:p>
        </w:tc>
        <w:tc>
          <w:tcPr>
            <w:tcW w:w="1869" w:type="pct"/>
            <w:noWrap/>
            <w:tcPrChange w:id="13903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B9C2A6A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聯絡人姓名</w:t>
            </w:r>
          </w:p>
        </w:tc>
        <w:tc>
          <w:tcPr>
            <w:tcW w:w="229" w:type="pct"/>
            <w:noWrap/>
            <w:tcPrChange w:id="13904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113D6F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905" w:author="家興 余" w:date="2021-04-12T10:04:00Z">
              <w:tcPr>
                <w:tcW w:w="273" w:type="pct"/>
                <w:gridSpan w:val="31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1297207" w14:textId="6BA523E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100</w:t>
            </w:r>
          </w:p>
        </w:tc>
        <w:tc>
          <w:tcPr>
            <w:tcW w:w="221" w:type="pct"/>
            <w:tcPrChange w:id="13906" w:author="家興 余" w:date="2021-04-12T10:04:00Z">
              <w:tcPr>
                <w:tcW w:w="1" w:type="pct"/>
                <w:gridSpan w:val="8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42BFD9" w14:textId="67AFA0AD" w:rsidR="005A6C2F" w:rsidRPr="008F20B5" w:rsidRDefault="005A6C2F">
            <w:pPr>
              <w:jc w:val="center"/>
              <w:rPr>
                <w:ins w:id="13907" w:author="家興 余" w:date="2021-01-22T09:23:00Z"/>
                <w:rFonts w:ascii="標楷體" w:eastAsia="標楷體" w:hAnsi="標楷體"/>
              </w:rPr>
              <w:pPrChange w:id="13908" w:author="家興 余" w:date="2021-01-22T09:24:00Z">
                <w:pPr/>
              </w:pPrChange>
            </w:pPr>
            <w:ins w:id="13909" w:author="家興 余" w:date="2021-01-22T09:28:00Z">
              <w:r>
                <w:rPr>
                  <w:rFonts w:ascii="標楷體" w:eastAsia="標楷體" w:hAnsi="標楷體" w:hint="eastAsia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910" w:author="家興 余" w:date="2021-04-12T10:04:00Z">
              <w:tcPr>
                <w:tcW w:w="1779" w:type="pct"/>
                <w:gridSpan w:val="0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086343" w14:textId="6B7BB10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[電話種類]06: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2D4FC4D" w14:textId="77777777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時而且</w:t>
            </w:r>
            <w:r w:rsidRPr="008F20B5">
              <w:rPr>
                <w:rFonts w:ascii="標楷體" w:eastAsia="標楷體" w:hAnsi="標楷體"/>
                <w:lang w:eastAsia="zh-HK"/>
              </w:rPr>
              <w:t>[與借</w:t>
            </w:r>
            <w:r w:rsidRPr="008F20B5">
              <w:rPr>
                <w:rFonts w:ascii="標楷體" w:eastAsia="標楷體" w:hAnsi="標楷體" w:hint="eastAsia"/>
              </w:rPr>
              <w:t>款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人關</w:t>
            </w:r>
            <w:r w:rsidRPr="008F20B5">
              <w:rPr>
                <w:rFonts w:ascii="標楷體" w:eastAsia="標楷體" w:hAnsi="標楷體" w:hint="eastAsia"/>
              </w:rPr>
              <w:t>係</w:t>
            </w:r>
            <w:r w:rsidRPr="008F20B5">
              <w:rPr>
                <w:rFonts w:ascii="標楷體" w:eastAsia="標楷體" w:hAnsi="標楷體"/>
              </w:rPr>
              <w:t>]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非</w:t>
            </w:r>
            <w:r w:rsidRPr="008F20B5">
              <w:rPr>
                <w:rFonts w:ascii="標楷體" w:eastAsia="標楷體" w:hAnsi="標楷體" w:hint="eastAsia"/>
              </w:rPr>
              <w:t>本人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</w:t>
            </w:r>
          </w:p>
        </w:tc>
      </w:tr>
      <w:tr w:rsidR="005A6C2F" w:rsidRPr="008F20B5" w14:paraId="76DC6B45" w14:textId="77777777" w:rsidTr="005A6C2F">
        <w:trPr>
          <w:trHeight w:val="413"/>
          <w:trPrChange w:id="13911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912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AA6DAC" w14:textId="395E75AF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979" w:type="pct"/>
            <w:noWrap/>
            <w:tcPrChange w:id="13913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03E0420" w14:textId="77D599A8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Rmk</w:t>
            </w:r>
          </w:p>
        </w:tc>
        <w:tc>
          <w:tcPr>
            <w:tcW w:w="1869" w:type="pct"/>
            <w:noWrap/>
            <w:tcPrChange w:id="13914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63112A5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備註</w:t>
            </w:r>
          </w:p>
        </w:tc>
        <w:tc>
          <w:tcPr>
            <w:tcW w:w="229" w:type="pct"/>
            <w:noWrap/>
            <w:tcPrChange w:id="13915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3A527A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916" w:author="家興 余" w:date="2021-04-12T10:04:00Z">
              <w:tcPr>
                <w:tcW w:w="273" w:type="pct"/>
                <w:gridSpan w:val="31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1EFC241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40</w:t>
            </w:r>
          </w:p>
        </w:tc>
        <w:tc>
          <w:tcPr>
            <w:tcW w:w="221" w:type="pct"/>
            <w:tcPrChange w:id="13917" w:author="家興 余" w:date="2021-04-12T10:04:00Z">
              <w:tcPr>
                <w:tcW w:w="1" w:type="pct"/>
                <w:gridSpan w:val="8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864B4B" w14:textId="77777777" w:rsidR="005A6C2F" w:rsidRPr="008F20B5" w:rsidRDefault="005A6C2F">
            <w:pPr>
              <w:jc w:val="center"/>
              <w:rPr>
                <w:ins w:id="13918" w:author="家興 余" w:date="2021-01-22T09:23:00Z"/>
                <w:rFonts w:ascii="標楷體" w:eastAsia="標楷體" w:hAnsi="標楷體"/>
              </w:rPr>
              <w:pPrChange w:id="13919" w:author="家興 余" w:date="2021-01-22T09:24:00Z">
                <w:pPr/>
              </w:pPrChange>
            </w:pPr>
          </w:p>
        </w:tc>
        <w:tc>
          <w:tcPr>
            <w:tcW w:w="1181" w:type="pct"/>
            <w:gridSpan w:val="2"/>
            <w:tcPrChange w:id="13920" w:author="家興 余" w:date="2021-04-12T10:04:00Z">
              <w:tcPr>
                <w:tcW w:w="1779" w:type="pct"/>
                <w:gridSpan w:val="0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FC3079" w14:textId="32C68FC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可不輸入</w:t>
            </w:r>
          </w:p>
        </w:tc>
      </w:tr>
      <w:tr w:rsidR="005A6C2F" w:rsidRPr="008F20B5" w14:paraId="3B04A1DB" w14:textId="77777777" w:rsidTr="005A6C2F">
        <w:trPr>
          <w:trHeight w:val="413"/>
          <w:trPrChange w:id="13921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922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E35DEC0" w14:textId="5874AF2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</w:p>
        </w:tc>
        <w:tc>
          <w:tcPr>
            <w:tcW w:w="979" w:type="pct"/>
            <w:noWrap/>
            <w:tcPrChange w:id="13923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3AF3508" w14:textId="0F6F4A73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Enable</w:t>
            </w:r>
          </w:p>
        </w:tc>
        <w:tc>
          <w:tcPr>
            <w:tcW w:w="1869" w:type="pct"/>
            <w:noWrap/>
            <w:tcPrChange w:id="13924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392401C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用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記號</w:t>
            </w:r>
          </w:p>
        </w:tc>
        <w:tc>
          <w:tcPr>
            <w:tcW w:w="229" w:type="pct"/>
            <w:noWrap/>
            <w:tcPrChange w:id="13925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B24198" w14:textId="3B87DFD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926" w:author="家興 余" w:date="2021-04-12T10:04:00Z">
              <w:tcPr>
                <w:tcW w:w="273" w:type="pct"/>
                <w:gridSpan w:val="31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8B52B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21" w:type="pct"/>
            <w:tcPrChange w:id="13927" w:author="家興 余" w:date="2021-04-12T10:04:00Z">
              <w:tcPr>
                <w:tcW w:w="1" w:type="pct"/>
                <w:gridSpan w:val="8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0B3537" w14:textId="1418FC4B" w:rsidR="005A6C2F" w:rsidRPr="008F20B5" w:rsidRDefault="005A6C2F">
            <w:pPr>
              <w:jc w:val="center"/>
              <w:rPr>
                <w:ins w:id="13928" w:author="家興 余" w:date="2021-01-22T09:23:00Z"/>
                <w:rFonts w:ascii="標楷體" w:eastAsia="標楷體" w:hAnsi="標楷體"/>
              </w:rPr>
              <w:pPrChange w:id="13929" w:author="家興 余" w:date="2021-01-22T09:24:00Z">
                <w:pPr/>
              </w:pPrChange>
            </w:pPr>
            <w:ins w:id="13930" w:author="家興 余" w:date="2021-01-22T09:28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931" w:author="家興 余" w:date="2021-04-12T10:04:00Z">
              <w:tcPr>
                <w:tcW w:w="1779" w:type="pct"/>
                <w:gridSpan w:val="0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0F57E4" w14:textId="690334BD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Y: </w:t>
            </w:r>
            <w:r w:rsidRPr="008F20B5">
              <w:rPr>
                <w:rFonts w:ascii="標楷體" w:eastAsia="標楷體" w:hAnsi="標楷體" w:hint="eastAsia"/>
              </w:rPr>
              <w:t>啟用</w:t>
            </w:r>
          </w:p>
          <w:p w14:paraId="71148379" w14:textId="5C181EB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N: </w:t>
            </w:r>
            <w:r w:rsidRPr="008F20B5">
              <w:rPr>
                <w:rFonts w:ascii="標楷體" w:eastAsia="標楷體" w:hAnsi="標楷體" w:hint="eastAsia"/>
              </w:rPr>
              <w:t>停用</w:t>
            </w:r>
          </w:p>
        </w:tc>
      </w:tr>
      <w:tr w:rsidR="005A6C2F" w:rsidRPr="008F20B5" w14:paraId="45A3A416" w14:textId="77777777" w:rsidTr="005A6C2F">
        <w:trPr>
          <w:trHeight w:val="413"/>
          <w:trPrChange w:id="13932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933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C233CA" w14:textId="246040E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979" w:type="pct"/>
            <w:noWrap/>
            <w:tcPrChange w:id="13934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498F12" w14:textId="1BA5DA1F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StopReason</w:t>
            </w:r>
          </w:p>
        </w:tc>
        <w:tc>
          <w:tcPr>
            <w:tcW w:w="1869" w:type="pct"/>
            <w:noWrap/>
            <w:tcPrChange w:id="13935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5027257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停用原因</w:t>
            </w:r>
          </w:p>
        </w:tc>
        <w:tc>
          <w:tcPr>
            <w:tcW w:w="229" w:type="pct"/>
            <w:noWrap/>
            <w:tcPrChange w:id="13936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9E9546A" w14:textId="77777777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  <w:tcPrChange w:id="13937" w:author="家興 余" w:date="2021-04-12T10:04:00Z">
              <w:tcPr>
                <w:tcW w:w="273" w:type="pct"/>
                <w:gridSpan w:val="31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758340F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21" w:type="pct"/>
            <w:tcPrChange w:id="13938" w:author="家興 余" w:date="2021-04-12T10:04:00Z">
              <w:tcPr>
                <w:tcW w:w="1" w:type="pct"/>
                <w:gridSpan w:val="8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EF9AFCD" w14:textId="5C5EE8EB" w:rsidR="005A6C2F" w:rsidRPr="004A1C2C" w:rsidRDefault="005A6C2F">
            <w:pPr>
              <w:jc w:val="center"/>
              <w:rPr>
                <w:ins w:id="13939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940" w:author="家興 余" w:date="2021-01-22T09:24:00Z">
                <w:pPr/>
              </w:pPrChange>
            </w:pPr>
            <w:ins w:id="13941" w:author="家興 余" w:date="2021-01-22T09:2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942" w:author="家興 余" w:date="2021-04-12T10:04:00Z">
              <w:tcPr>
                <w:tcW w:w="1779" w:type="pct"/>
                <w:gridSpan w:val="0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D1FD37" w14:textId="380550CE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啟用記號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: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停用時必須輸入；</w:t>
            </w:r>
          </w:p>
          <w:p w14:paraId="1BEBF1B0" w14:textId="77777777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其他啟用記號不輸入。</w:t>
            </w:r>
          </w:p>
        </w:tc>
      </w:tr>
      <w:tr w:rsidR="005A6C2F" w:rsidRPr="008F20B5" w14:paraId="223CA9CD" w14:textId="77777777" w:rsidTr="005A6C2F">
        <w:trPr>
          <w:trHeight w:val="413"/>
          <w:trPrChange w:id="13943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944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8E6A56" w14:textId="2390A7C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</w:p>
        </w:tc>
        <w:tc>
          <w:tcPr>
            <w:tcW w:w="979" w:type="pct"/>
            <w:noWrap/>
            <w:tcPrChange w:id="13945" w:author="家興 余" w:date="2021-04-12T10:04:00Z">
              <w:tcPr>
                <w:tcW w:w="1496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6924ED0" w14:textId="275CD3BD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TelNoUKey</w:t>
            </w:r>
          </w:p>
        </w:tc>
        <w:tc>
          <w:tcPr>
            <w:tcW w:w="1869" w:type="pct"/>
            <w:noWrap/>
            <w:tcPrChange w:id="13946" w:author="家興 余" w:date="2021-04-12T10:04:00Z">
              <w:tcPr>
                <w:tcW w:w="778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5E67F24" w14:textId="649BA16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客戶識別碼</w:t>
            </w:r>
          </w:p>
        </w:tc>
        <w:tc>
          <w:tcPr>
            <w:tcW w:w="229" w:type="pct"/>
            <w:noWrap/>
            <w:tcPrChange w:id="13947" w:author="家興 余" w:date="2021-04-12T10:04:00Z">
              <w:tcPr>
                <w:tcW w:w="40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6A87266" w14:textId="62CBD1D2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  <w:tcPrChange w:id="13948" w:author="家興 余" w:date="2021-04-12T10:04:00Z">
              <w:tcPr>
                <w:tcW w:w="273" w:type="pct"/>
                <w:gridSpan w:val="31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739A998" w14:textId="0EA16453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</w:p>
        </w:tc>
        <w:tc>
          <w:tcPr>
            <w:tcW w:w="221" w:type="pct"/>
            <w:tcPrChange w:id="13949" w:author="家興 余" w:date="2021-04-12T10:04:00Z">
              <w:tcPr>
                <w:tcW w:w="1" w:type="pct"/>
                <w:gridSpan w:val="8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7DC8201" w14:textId="77777777" w:rsidR="005A6C2F" w:rsidRPr="008F20B5" w:rsidRDefault="005A6C2F">
            <w:pPr>
              <w:jc w:val="center"/>
              <w:rPr>
                <w:ins w:id="13950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951" w:author="家興 余" w:date="2021-01-22T09:24:00Z">
                <w:pPr/>
              </w:pPrChange>
            </w:pPr>
          </w:p>
        </w:tc>
        <w:tc>
          <w:tcPr>
            <w:tcW w:w="1181" w:type="pct"/>
            <w:gridSpan w:val="2"/>
            <w:tcPrChange w:id="13952" w:author="家興 余" w:date="2021-04-12T10:04:00Z">
              <w:tcPr>
                <w:tcW w:w="1779" w:type="pct"/>
                <w:gridSpan w:val="0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2BED56" w14:textId="0BDA1176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新增時放空白</w:t>
            </w:r>
          </w:p>
        </w:tc>
      </w:tr>
    </w:tbl>
    <w:p w14:paraId="6843EFCB" w14:textId="77777777" w:rsidR="00C766BC" w:rsidRPr="008F20B5" w:rsidRDefault="00C766BC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D4C06BF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0D83E73F" w14:textId="77777777" w:rsidR="00626E43" w:rsidRPr="008F20B5" w:rsidRDefault="00626E43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</w:rPr>
        <w:pPrChange w:id="13953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3954" w:name="_L2250保證人資料登錄"/>
      <w:bookmarkEnd w:id="13954"/>
      <w:r w:rsidRPr="008F20B5">
        <w:rPr>
          <w:rFonts w:ascii="標楷體" w:hAnsi="標楷體"/>
          <w:b/>
          <w:szCs w:val="32"/>
        </w:rPr>
        <w:t>L2250</w:t>
      </w:r>
      <w:r w:rsidRPr="008F20B5">
        <w:rPr>
          <w:rFonts w:ascii="標楷體" w:hAnsi="標楷體" w:hint="eastAsia"/>
        </w:rPr>
        <w:t>保證人資料登錄</w:t>
      </w:r>
    </w:p>
    <w:p w14:paraId="184B271F" w14:textId="77777777" w:rsidR="00626E43" w:rsidRPr="004A1C2C" w:rsidRDefault="00626E43" w:rsidP="00626E43">
      <w:pPr>
        <w:widowControl/>
        <w:rPr>
          <w:rFonts w:ascii="標楷體" w:eastAsia="標楷體" w:hAnsi="標楷體"/>
        </w:rPr>
      </w:pP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3955" w:author="家興 余" w:date="2021-01-22T10:53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3956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36077E" w:rsidRPr="008F20B5" w14:paraId="21A1B314" w14:textId="77777777" w:rsidTr="00D64561">
        <w:trPr>
          <w:trHeight w:val="350"/>
          <w:trPrChange w:id="13957" w:author="家興 余" w:date="2021-01-22T10:53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3958" w:author="家興 余" w:date="2021-01-22T10:53:00Z">
              <w:tcPr>
                <w:tcW w:w="237" w:type="pct"/>
                <w:shd w:val="clear" w:color="auto" w:fill="auto"/>
                <w:hideMark/>
              </w:tcPr>
            </w:tcPrChange>
          </w:tcPr>
          <w:p w14:paraId="1628827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13959" w:author="家興 余" w:date="2021-01-22T10:53:00Z">
              <w:tcPr>
                <w:tcW w:w="1303" w:type="pct"/>
                <w:shd w:val="clear" w:color="auto" w:fill="auto"/>
                <w:hideMark/>
              </w:tcPr>
            </w:tcPrChange>
          </w:tcPr>
          <w:p w14:paraId="2B21DD8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13960" w:author="家興 余" w:date="2021-01-22T10:53:00Z">
              <w:tcPr>
                <w:tcW w:w="1244" w:type="pct"/>
                <w:shd w:val="clear" w:color="auto" w:fill="auto"/>
                <w:hideMark/>
              </w:tcPr>
            </w:tcPrChange>
          </w:tcPr>
          <w:p w14:paraId="4D3C7D20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  <w:tcPrChange w:id="13961" w:author="家興 余" w:date="2021-01-22T10:53:00Z">
              <w:tcPr>
                <w:tcW w:w="348" w:type="pct"/>
                <w:shd w:val="clear" w:color="auto" w:fill="auto"/>
                <w:hideMark/>
              </w:tcPr>
            </w:tcPrChange>
          </w:tcPr>
          <w:p w14:paraId="249922D9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  <w:tcPrChange w:id="13962" w:author="家興 余" w:date="2021-01-22T10:53:00Z">
              <w:tcPr>
                <w:tcW w:w="415" w:type="pct"/>
                <w:shd w:val="clear" w:color="auto" w:fill="auto"/>
                <w:hideMark/>
              </w:tcPr>
            </w:tcPrChange>
          </w:tcPr>
          <w:p w14:paraId="21DA99B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13963" w:author="家興 余" w:date="2021-01-22T10:53:00Z">
              <w:tcPr>
                <w:tcW w:w="1" w:type="pct"/>
              </w:tcPr>
            </w:tcPrChange>
          </w:tcPr>
          <w:p w14:paraId="06395643" w14:textId="75FDE4CB" w:rsidR="0036077E" w:rsidRPr="008F20B5" w:rsidRDefault="0036077E">
            <w:pPr>
              <w:widowControl/>
              <w:jc w:val="center"/>
              <w:rPr>
                <w:ins w:id="13964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65" w:author="家興 余" w:date="2021-01-22T09:20:00Z">
                <w:pPr>
                  <w:widowControl/>
                </w:pPr>
              </w:pPrChange>
            </w:pPr>
            <w:ins w:id="13966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3967" w:author="家興 余" w:date="2021-01-22T10:53:00Z">
              <w:tcPr>
                <w:tcW w:w="1453" w:type="pct"/>
                <w:shd w:val="clear" w:color="auto" w:fill="auto"/>
                <w:hideMark/>
              </w:tcPr>
            </w:tcPrChange>
          </w:tcPr>
          <w:p w14:paraId="5A484591" w14:textId="244BAD05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765BC050" w14:textId="77777777" w:rsidTr="00D64561">
        <w:trPr>
          <w:trHeight w:val="340"/>
          <w:trPrChange w:id="13968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69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535FD337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70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E36D3B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tcPrChange w:id="13971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38654B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  <w:tcPrChange w:id="13972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211CD1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3973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9946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13974" w:author="家興 余" w:date="2021-01-22T10:53:00Z">
              <w:tcPr>
                <w:tcW w:w="1" w:type="pct"/>
              </w:tcPr>
            </w:tcPrChange>
          </w:tcPr>
          <w:p w14:paraId="33AED638" w14:textId="4B5B97B8" w:rsidR="0036077E" w:rsidRPr="008F20B5" w:rsidRDefault="0036077E">
            <w:pPr>
              <w:widowControl/>
              <w:jc w:val="center"/>
              <w:rPr>
                <w:ins w:id="13975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76" w:author="家興 余" w:date="2021-01-22T09:20:00Z">
                <w:pPr>
                  <w:widowControl/>
                </w:pPr>
              </w:pPrChange>
            </w:pPr>
            <w:ins w:id="13977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3978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7E574E17" w14:textId="60AEF9B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L2250</w:t>
            </w:r>
          </w:p>
        </w:tc>
      </w:tr>
      <w:tr w:rsidR="0036077E" w:rsidRPr="008F20B5" w14:paraId="39B8BE16" w14:textId="77777777" w:rsidTr="00D64561">
        <w:trPr>
          <w:trHeight w:val="340"/>
          <w:trPrChange w:id="13979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80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38EDB5EC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81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268F8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13982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6003B1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  <w:tcPrChange w:id="13983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08CAC3F4" w14:textId="111DAA9C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3984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5CC0D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3985" w:author="家興 余" w:date="2021-01-22T10:53:00Z">
              <w:tcPr>
                <w:tcW w:w="1" w:type="pct"/>
              </w:tcPr>
            </w:tcPrChange>
          </w:tcPr>
          <w:p w14:paraId="6B3DA901" w14:textId="47413084" w:rsidR="0036077E" w:rsidRPr="008F20B5" w:rsidRDefault="0036077E">
            <w:pPr>
              <w:widowControl/>
              <w:jc w:val="center"/>
              <w:rPr>
                <w:ins w:id="13986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87" w:author="家興 余" w:date="2021-01-22T09:20:00Z">
                <w:pPr>
                  <w:widowControl/>
                </w:pPr>
              </w:pPrChange>
            </w:pPr>
            <w:ins w:id="13988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3989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025577E" w14:textId="555CFC0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39A77A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ED3DA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63E0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查詢</w:t>
            </w:r>
          </w:p>
        </w:tc>
      </w:tr>
      <w:tr w:rsidR="0036077E" w:rsidRPr="008F20B5" w14:paraId="1D750350" w14:textId="77777777" w:rsidTr="00D64561">
        <w:trPr>
          <w:trHeight w:val="340"/>
          <w:trPrChange w:id="13990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91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7F613199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92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4EB8B21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1750" w:type="pct"/>
            <w:shd w:val="clear" w:color="auto" w:fill="auto"/>
            <w:vAlign w:val="center"/>
            <w:tcPrChange w:id="13993" w:author="家興 余" w:date="2021-01-22T10:53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1E9511C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  <w:vAlign w:val="center"/>
            <w:tcPrChange w:id="13994" w:author="家興 余" w:date="2021-01-22T10:53:00Z">
              <w:tcPr>
                <w:tcW w:w="348" w:type="pct"/>
                <w:shd w:val="clear" w:color="auto" w:fill="auto"/>
                <w:vAlign w:val="center"/>
              </w:tcPr>
            </w:tcPrChange>
          </w:tcPr>
          <w:p w14:paraId="57D77E3E" w14:textId="3A26DC9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13995" w:author="家興 余" w:date="2021-01-22T10:53:00Z">
              <w:tcPr>
                <w:tcW w:w="415" w:type="pct"/>
                <w:shd w:val="clear" w:color="auto" w:fill="auto"/>
                <w:vAlign w:val="center"/>
              </w:tcPr>
            </w:tcPrChange>
          </w:tcPr>
          <w:p w14:paraId="0112FBE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3996" w:author="家興 余" w:date="2021-01-22T10:53:00Z">
              <w:tcPr>
                <w:tcW w:w="1" w:type="pct"/>
              </w:tcPr>
            </w:tcPrChange>
          </w:tcPr>
          <w:p w14:paraId="2E274030" w14:textId="6BFBF18C" w:rsidR="0036077E" w:rsidRPr="008F20B5" w:rsidRDefault="0036077E">
            <w:pPr>
              <w:widowControl/>
              <w:jc w:val="center"/>
              <w:rPr>
                <w:ins w:id="13997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98" w:author="家興 余" w:date="2021-01-22T09:20:00Z">
                <w:pPr>
                  <w:widowControl/>
                </w:pPr>
              </w:pPrChange>
            </w:pPr>
            <w:ins w:id="13999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00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50566532" w14:textId="37896CFF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52939AE9" w14:textId="77777777" w:rsidTr="00D64561">
        <w:trPr>
          <w:trHeight w:val="340"/>
          <w:trPrChange w:id="14001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02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2D0CD254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03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5FEDB82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</w:p>
        </w:tc>
        <w:tc>
          <w:tcPr>
            <w:tcW w:w="1750" w:type="pct"/>
            <w:shd w:val="clear" w:color="auto" w:fill="auto"/>
            <w:vAlign w:val="center"/>
            <w:tcPrChange w:id="14004" w:author="家興 余" w:date="2021-01-22T10:53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3DBFAA7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0" w:type="pct"/>
            <w:shd w:val="clear" w:color="auto" w:fill="auto"/>
            <w:vAlign w:val="center"/>
            <w:tcPrChange w:id="14005" w:author="家興 余" w:date="2021-01-22T10:53:00Z">
              <w:tcPr>
                <w:tcW w:w="348" w:type="pct"/>
                <w:shd w:val="clear" w:color="auto" w:fill="auto"/>
                <w:vAlign w:val="center"/>
              </w:tcPr>
            </w:tcPrChange>
          </w:tcPr>
          <w:p w14:paraId="7CFC0E7E" w14:textId="7FE9765A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14006" w:author="家興 余" w:date="2021-01-22T10:53:00Z">
              <w:tcPr>
                <w:tcW w:w="415" w:type="pct"/>
                <w:shd w:val="clear" w:color="auto" w:fill="auto"/>
                <w:vAlign w:val="center"/>
              </w:tcPr>
            </w:tcPrChange>
          </w:tcPr>
          <w:p w14:paraId="6CC4E17F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007" w:author="家興 余" w:date="2021-01-22T10:53:00Z">
              <w:tcPr>
                <w:tcW w:w="1" w:type="pct"/>
              </w:tcPr>
            </w:tcPrChange>
          </w:tcPr>
          <w:p w14:paraId="620FD498" w14:textId="22613930" w:rsidR="0036077E" w:rsidRPr="008F20B5" w:rsidRDefault="0036077E">
            <w:pPr>
              <w:widowControl/>
              <w:jc w:val="center"/>
              <w:rPr>
                <w:ins w:id="14008" w:author="家興 余" w:date="2021-01-22T09:20:00Z"/>
                <w:rFonts w:ascii="標楷體" w:eastAsia="標楷體" w:hAnsi="標楷體"/>
              </w:rPr>
              <w:pPrChange w:id="14009" w:author="家興 余" w:date="2021-01-22T09:20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010" w:author="家興 余" w:date="2021-01-22T10:53:00Z">
              <w:tcPr>
                <w:tcW w:w="1453" w:type="pct"/>
                <w:shd w:val="clear" w:color="auto" w:fill="auto"/>
              </w:tcPr>
            </w:tcPrChange>
          </w:tcPr>
          <w:p w14:paraId="580BAA5D" w14:textId="32D64B34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i.自動顯示不必輸入</w:t>
            </w:r>
          </w:p>
        </w:tc>
      </w:tr>
      <w:tr w:rsidR="0036077E" w:rsidRPr="008F20B5" w14:paraId="56E8179B" w14:textId="77777777" w:rsidTr="00D64561">
        <w:trPr>
          <w:trHeight w:val="340"/>
          <w:trPrChange w:id="14011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12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03AAB06B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13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463EAF3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</w:p>
        </w:tc>
        <w:tc>
          <w:tcPr>
            <w:tcW w:w="1750" w:type="pct"/>
            <w:shd w:val="clear" w:color="auto" w:fill="auto"/>
            <w:vAlign w:val="center"/>
            <w:tcPrChange w:id="14014" w:author="家興 余" w:date="2021-01-22T10:53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6DD3DF1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0" w:type="pct"/>
            <w:shd w:val="clear" w:color="auto" w:fill="auto"/>
            <w:tcPrChange w:id="14015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74224B98" w14:textId="3A6E514F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16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2BB091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14017" w:author="家興 余" w:date="2021-01-22T10:53:00Z">
              <w:tcPr>
                <w:tcW w:w="1" w:type="pct"/>
              </w:tcPr>
            </w:tcPrChange>
          </w:tcPr>
          <w:p w14:paraId="1B64DBC9" w14:textId="2803270F" w:rsidR="0036077E" w:rsidRPr="008F20B5" w:rsidRDefault="0036077E">
            <w:pPr>
              <w:widowControl/>
              <w:jc w:val="center"/>
              <w:rPr>
                <w:ins w:id="14018" w:author="家興 余" w:date="2021-01-22T09:20:00Z"/>
                <w:rFonts w:ascii="標楷體" w:eastAsia="標楷體" w:hAnsi="標楷體"/>
              </w:rPr>
              <w:pPrChange w:id="14019" w:author="家興 余" w:date="2021-01-22T09:20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020" w:author="家興 余" w:date="2021-01-22T10:53:00Z">
              <w:tcPr>
                <w:tcW w:w="1453" w:type="pct"/>
                <w:shd w:val="clear" w:color="auto" w:fill="auto"/>
              </w:tcPr>
            </w:tcPrChange>
          </w:tcPr>
          <w:p w14:paraId="3C59AA53" w14:textId="145BA8BB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i.自動顯示不必輸入</w:t>
            </w:r>
          </w:p>
        </w:tc>
      </w:tr>
      <w:tr w:rsidR="0036077E" w:rsidRPr="008F20B5" w14:paraId="362A3E53" w14:textId="77777777" w:rsidTr="00D64561">
        <w:trPr>
          <w:trHeight w:val="340"/>
          <w:trPrChange w:id="14021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22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20DE6CE7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23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0049A5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GuaId</w:t>
            </w:r>
          </w:p>
        </w:tc>
        <w:tc>
          <w:tcPr>
            <w:tcW w:w="1750" w:type="pct"/>
            <w:shd w:val="clear" w:color="auto" w:fill="auto"/>
            <w:tcPrChange w:id="14024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1BA276F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保證人統編</w:t>
            </w:r>
          </w:p>
        </w:tc>
        <w:tc>
          <w:tcPr>
            <w:tcW w:w="270" w:type="pct"/>
            <w:shd w:val="clear" w:color="auto" w:fill="auto"/>
            <w:tcPrChange w:id="14025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42BBB142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26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358C19A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14027" w:author="家興 余" w:date="2021-01-22T10:53:00Z">
              <w:tcPr>
                <w:tcW w:w="1" w:type="pct"/>
              </w:tcPr>
            </w:tcPrChange>
          </w:tcPr>
          <w:p w14:paraId="35E386D4" w14:textId="6D3501C9" w:rsidR="0036077E" w:rsidRPr="008F20B5" w:rsidRDefault="0036077E">
            <w:pPr>
              <w:widowControl/>
              <w:jc w:val="center"/>
              <w:rPr>
                <w:ins w:id="14028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29" w:author="家興 余" w:date="2021-01-22T09:20:00Z">
                <w:pPr>
                  <w:widowControl/>
                </w:pPr>
              </w:pPrChange>
            </w:pPr>
            <w:ins w:id="14030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31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5AC0EBFD" w14:textId="07507D4C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1ADC9CC4" w14:textId="77777777" w:rsidTr="00D64561">
        <w:trPr>
          <w:trHeight w:val="340"/>
          <w:trPrChange w:id="14032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33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0DA5C1D5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34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2B09CD6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RelInd</w:t>
            </w:r>
          </w:p>
        </w:tc>
        <w:tc>
          <w:tcPr>
            <w:tcW w:w="1750" w:type="pct"/>
            <w:shd w:val="clear" w:color="auto" w:fill="auto"/>
            <w:tcPrChange w:id="14035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32193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保證人關係</w:t>
            </w:r>
          </w:p>
        </w:tc>
        <w:tc>
          <w:tcPr>
            <w:tcW w:w="270" w:type="pct"/>
            <w:shd w:val="clear" w:color="auto" w:fill="auto"/>
            <w:tcPrChange w:id="14036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0BEB853E" w14:textId="35320BDB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37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5634E53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4038" w:author="家興 余" w:date="2021-01-22T10:53:00Z">
              <w:tcPr>
                <w:tcW w:w="1" w:type="pct"/>
              </w:tcPr>
            </w:tcPrChange>
          </w:tcPr>
          <w:p w14:paraId="5E2F964E" w14:textId="47CA9927" w:rsidR="0036077E" w:rsidRPr="008F20B5" w:rsidRDefault="0036077E">
            <w:pPr>
              <w:widowControl/>
              <w:jc w:val="center"/>
              <w:rPr>
                <w:ins w:id="14039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40" w:author="家興 余" w:date="2021-01-22T09:20:00Z">
                <w:pPr>
                  <w:widowControl/>
                </w:pPr>
              </w:pPrChange>
            </w:pPr>
            <w:ins w:id="14041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42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2DC0A5D6" w14:textId="74B85206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52A6DA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</w:t>
            </w:r>
          </w:p>
          <w:p w14:paraId="6626F4C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負責人之配偶</w:t>
            </w:r>
          </w:p>
          <w:p w14:paraId="7F893B6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負責人之父母</w:t>
            </w:r>
          </w:p>
          <w:p w14:paraId="4EB7BD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負責人之子女</w:t>
            </w:r>
          </w:p>
          <w:p w14:paraId="79FAFD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負責人之兄弟姐妹</w:t>
            </w:r>
          </w:p>
          <w:p w14:paraId="2CEC7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</w:t>
            </w:r>
          </w:p>
          <w:p w14:paraId="0629C92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董事之配偶</w:t>
            </w:r>
          </w:p>
          <w:p w14:paraId="0C16079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08董事之父母</w:t>
            </w:r>
          </w:p>
          <w:p w14:paraId="442E682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09董事之子女</w:t>
            </w:r>
          </w:p>
          <w:p w14:paraId="435E656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10董事之兄弟姐妹</w:t>
            </w:r>
          </w:p>
          <w:p w14:paraId="1764F3F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</w:t>
            </w:r>
          </w:p>
          <w:p w14:paraId="16F0128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股東之配偶</w:t>
            </w:r>
          </w:p>
          <w:p w14:paraId="130305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股東之父母</w:t>
            </w:r>
          </w:p>
          <w:p w14:paraId="76055D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股東之子女</w:t>
            </w:r>
          </w:p>
          <w:p w14:paraId="46EE81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股東之兄弟姐妹</w:t>
            </w:r>
          </w:p>
          <w:p w14:paraId="46EE280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</w:t>
            </w:r>
          </w:p>
          <w:p w14:paraId="3982EB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總經理之配偶</w:t>
            </w:r>
          </w:p>
          <w:p w14:paraId="6E94BF2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總經理之父母</w:t>
            </w:r>
          </w:p>
          <w:p w14:paraId="5B76C11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總經理之子女</w:t>
            </w:r>
          </w:p>
          <w:p w14:paraId="75DB765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總經理之兄弟姐妹</w:t>
            </w:r>
          </w:p>
          <w:p w14:paraId="7F57A44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</w:t>
            </w:r>
          </w:p>
          <w:p w14:paraId="6046D68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其他經理人或員工之配偶</w:t>
            </w:r>
          </w:p>
          <w:p w14:paraId="18A171B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其他經理人或員工之父母</w:t>
            </w:r>
          </w:p>
          <w:p w14:paraId="0494E79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其他經理人或員工之子女</w:t>
            </w:r>
          </w:p>
          <w:p w14:paraId="5F85E28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其他經理人或員工之兄弟姐妹</w:t>
            </w:r>
          </w:p>
          <w:p w14:paraId="2E5017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關係企業</w:t>
            </w:r>
          </w:p>
          <w:p w14:paraId="51B0ED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擔任負責人之企業</w:t>
            </w:r>
          </w:p>
          <w:p w14:paraId="0B9339E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</w:t>
            </w:r>
          </w:p>
          <w:p w14:paraId="2A2087C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父母</w:t>
            </w:r>
          </w:p>
          <w:p w14:paraId="3D053C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子女</w:t>
            </w:r>
          </w:p>
          <w:p w14:paraId="0CFF17F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兄弟姐妹</w:t>
            </w:r>
          </w:p>
          <w:p w14:paraId="3146CC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祖父母</w:t>
            </w:r>
          </w:p>
          <w:p w14:paraId="042F648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外祖父母</w:t>
            </w:r>
          </w:p>
          <w:p w14:paraId="29315CA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孫子女</w:t>
            </w:r>
          </w:p>
          <w:p w14:paraId="65BB331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外孫子女</w:t>
            </w:r>
          </w:p>
          <w:p w14:paraId="59A34EA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配偶之父母</w:t>
            </w:r>
          </w:p>
          <w:p w14:paraId="690CFB9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配偶之兄弟姊妹</w:t>
            </w:r>
          </w:p>
          <w:p w14:paraId="321D908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其他親屬</w:t>
            </w:r>
          </w:p>
          <w:p w14:paraId="333F34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其他非親屬自然人</w:t>
            </w:r>
          </w:p>
        </w:tc>
      </w:tr>
      <w:tr w:rsidR="0036077E" w:rsidRPr="008F20B5" w14:paraId="68230EC4" w14:textId="77777777" w:rsidTr="00D64561">
        <w:trPr>
          <w:trHeight w:val="340"/>
          <w:trPrChange w:id="14043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44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1C76DCCD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45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70176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GuaAmt</w:t>
            </w:r>
          </w:p>
        </w:tc>
        <w:tc>
          <w:tcPr>
            <w:tcW w:w="1750" w:type="pct"/>
            <w:shd w:val="clear" w:color="auto" w:fill="auto"/>
            <w:tcPrChange w:id="14046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2E3B018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保證金額</w:t>
            </w:r>
          </w:p>
        </w:tc>
        <w:tc>
          <w:tcPr>
            <w:tcW w:w="270" w:type="pct"/>
            <w:shd w:val="clear" w:color="auto" w:fill="auto"/>
            <w:tcPrChange w:id="14047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28B6D683" w14:textId="2048FE4D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4048" w:author="家興 余" w:date="2020-12-30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4049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tcPrChange w:id="14050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09502F1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4051" w:author="家興 余" w:date="2021-01-22T10:53:00Z">
              <w:tcPr>
                <w:tcW w:w="1" w:type="pct"/>
              </w:tcPr>
            </w:tcPrChange>
          </w:tcPr>
          <w:p w14:paraId="19E751BE" w14:textId="0AFCBA4A" w:rsidR="0036077E" w:rsidRPr="008F20B5" w:rsidDel="004444BD" w:rsidRDefault="0036077E">
            <w:pPr>
              <w:widowControl/>
              <w:jc w:val="center"/>
              <w:rPr>
                <w:ins w:id="14052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53" w:author="家興 余" w:date="2021-01-22T09:20:00Z">
                <w:pPr>
                  <w:widowControl/>
                </w:pPr>
              </w:pPrChange>
            </w:pPr>
            <w:ins w:id="14054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55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C6D748C" w14:textId="62A61E5A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4056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  <w:p w14:paraId="642B547A" w14:textId="6ED13F11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i.修改保證金額,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須過主管卡</w:t>
            </w:r>
          </w:p>
          <w:p w14:paraId="6D54C554" w14:textId="6E6DC1F1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</w:t>
            </w:r>
            <w:ins w:id="14057" w:author="家興 余" w:date="2021-04-12T10:19:00Z">
              <w:r w:rsidR="0057730F"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新增時自動顯示、</w:t>
              </w:r>
            </w:ins>
            <w:del w:id="14058" w:author="家興 余" w:date="2021-04-12T10:19:00Z">
              <w:r w:rsidRPr="008F20B5" w:rsidDel="0057730F">
                <w:rPr>
                  <w:rFonts w:ascii="標楷體" w:eastAsia="標楷體" w:hAnsi="標楷體" w:cs="新細明體"/>
                  <w:color w:val="000000"/>
                  <w:kern w:val="0"/>
                </w:rPr>
                <w:delText>新增、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修改時必須輸入,其他自動顯示不必輸入</w:t>
            </w:r>
          </w:p>
        </w:tc>
      </w:tr>
      <w:tr w:rsidR="0036077E" w:rsidRPr="008F20B5" w14:paraId="4B24CC90" w14:textId="77777777" w:rsidTr="00D64561">
        <w:trPr>
          <w:trHeight w:val="340"/>
          <w:trPrChange w:id="14059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60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23FA5ABC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61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5677967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GuaType</w:t>
            </w:r>
          </w:p>
        </w:tc>
        <w:tc>
          <w:tcPr>
            <w:tcW w:w="1750" w:type="pct"/>
            <w:shd w:val="clear" w:color="auto" w:fill="auto"/>
            <w:tcPrChange w:id="14062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44D5427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保證類別</w:t>
            </w:r>
          </w:p>
        </w:tc>
        <w:tc>
          <w:tcPr>
            <w:tcW w:w="270" w:type="pct"/>
            <w:shd w:val="clear" w:color="auto" w:fill="auto"/>
            <w:tcPrChange w:id="14063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44633E72" w14:textId="2D09020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64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2E5F813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4065" w:author="家興 余" w:date="2021-01-22T10:53:00Z">
              <w:tcPr>
                <w:tcW w:w="1" w:type="pct"/>
              </w:tcPr>
            </w:tcPrChange>
          </w:tcPr>
          <w:p w14:paraId="23224880" w14:textId="6425E733" w:rsidR="0036077E" w:rsidRPr="008F20B5" w:rsidRDefault="0036077E">
            <w:pPr>
              <w:widowControl/>
              <w:jc w:val="center"/>
              <w:rPr>
                <w:ins w:id="14066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67" w:author="家興 余" w:date="2021-01-22T09:20:00Z">
                <w:pPr>
                  <w:widowControl/>
                </w:pPr>
              </w:pPrChange>
            </w:pPr>
            <w:ins w:id="14068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69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20EDFB98" w14:textId="5A37A0D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64D9C86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連帶保證人</w:t>
            </w:r>
          </w:p>
          <w:p w14:paraId="11EA6E5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擔保品保證人兼連帶保證人</w:t>
            </w:r>
          </w:p>
          <w:p w14:paraId="6996CAC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一般保證人</w:t>
            </w:r>
          </w:p>
          <w:p w14:paraId="58EF0F3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擔保品提供人兼一般保證人</w:t>
            </w:r>
          </w:p>
          <w:p w14:paraId="6627644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</w:t>
            </w:r>
          </w:p>
          <w:p w14:paraId="103FEE7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共同借款人</w:t>
            </w:r>
          </w:p>
          <w:p w14:paraId="7FAAF9F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共同發票人</w:t>
            </w:r>
          </w:p>
          <w:p w14:paraId="5D43F9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票據債務人</w:t>
            </w:r>
          </w:p>
          <w:p w14:paraId="13C6B6A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連帶借款人</w:t>
            </w:r>
          </w:p>
          <w:p w14:paraId="49591B4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連帶債務人</w:t>
            </w:r>
          </w:p>
          <w:p w14:paraId="7A773B2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擔保品提供人兼連帶債務人</w:t>
            </w:r>
          </w:p>
        </w:tc>
      </w:tr>
      <w:tr w:rsidR="0036077E" w:rsidRPr="008F20B5" w14:paraId="5D758C6F" w14:textId="77777777" w:rsidTr="00D64561">
        <w:trPr>
          <w:trHeight w:val="340"/>
          <w:trPrChange w:id="14070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71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5DC88D26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72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71DBC6A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GuaDt</w:t>
            </w:r>
          </w:p>
        </w:tc>
        <w:tc>
          <w:tcPr>
            <w:tcW w:w="1750" w:type="pct"/>
            <w:shd w:val="clear" w:color="auto" w:fill="auto"/>
            <w:tcPrChange w:id="14073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17615C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0" w:type="pct"/>
            <w:shd w:val="clear" w:color="auto" w:fill="auto"/>
            <w:tcPrChange w:id="14074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0D17EE8D" w14:textId="4D9FAF71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tcPrChange w:id="14075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A27502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076" w:author="家興 余" w:date="2021-01-22T10:53:00Z">
              <w:tcPr>
                <w:tcW w:w="1" w:type="pct"/>
              </w:tcPr>
            </w:tcPrChange>
          </w:tcPr>
          <w:p w14:paraId="50E5EEF8" w14:textId="47D396E1" w:rsidR="0036077E" w:rsidRPr="008F20B5" w:rsidRDefault="0036077E">
            <w:pPr>
              <w:widowControl/>
              <w:jc w:val="center"/>
              <w:rPr>
                <w:ins w:id="14077" w:author="家興 余" w:date="2021-01-22T09:20:00Z"/>
                <w:rFonts w:ascii="標楷體" w:eastAsia="標楷體" w:hAnsi="標楷體" w:cs="新細明體"/>
                <w:kern w:val="0"/>
              </w:rPr>
              <w:pPrChange w:id="14078" w:author="家興 余" w:date="2021-01-22T09:20:00Z">
                <w:pPr>
                  <w:widowControl/>
                </w:pPr>
              </w:pPrChange>
            </w:pPr>
            <w:ins w:id="14079" w:author="家興 余" w:date="2021-01-22T09:2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80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4C028104" w14:textId="75441BA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  <w:p w14:paraId="013B5D43" w14:textId="097797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</w:tc>
      </w:tr>
      <w:tr w:rsidR="0036077E" w:rsidRPr="008F20B5" w14:paraId="30129053" w14:textId="77777777" w:rsidTr="00D64561">
        <w:trPr>
          <w:trHeight w:val="340"/>
          <w:trPrChange w:id="14081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82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019967E7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83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7533C53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StatCd</w:t>
            </w:r>
          </w:p>
        </w:tc>
        <w:tc>
          <w:tcPr>
            <w:tcW w:w="1750" w:type="pct"/>
            <w:shd w:val="clear" w:color="auto" w:fill="auto"/>
            <w:tcPrChange w:id="14084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5E22711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保證狀況碼</w:t>
            </w:r>
          </w:p>
        </w:tc>
        <w:tc>
          <w:tcPr>
            <w:tcW w:w="270" w:type="pct"/>
            <w:shd w:val="clear" w:color="auto" w:fill="auto"/>
            <w:tcPrChange w:id="14085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6A59E3CF" w14:textId="021A674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86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1585759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4087" w:author="家興 余" w:date="2021-01-22T10:53:00Z">
              <w:tcPr>
                <w:tcW w:w="1" w:type="pct"/>
              </w:tcPr>
            </w:tcPrChange>
          </w:tcPr>
          <w:p w14:paraId="43BA6D14" w14:textId="63A82F75" w:rsidR="0036077E" w:rsidRPr="008F20B5" w:rsidRDefault="0036077E">
            <w:pPr>
              <w:widowControl/>
              <w:jc w:val="center"/>
              <w:rPr>
                <w:ins w:id="14088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89" w:author="家興 余" w:date="2021-01-22T09:20:00Z">
                <w:pPr>
                  <w:widowControl/>
                </w:pPr>
              </w:pPrChange>
            </w:pPr>
            <w:ins w:id="14090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91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3BFCB8DC" w14:textId="200D9283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694CA0B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  <w:p w14:paraId="3BBD9F2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</w:p>
          <w:p w14:paraId="748FC13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全部解除</w:t>
            </w:r>
          </w:p>
          <w:p w14:paraId="49F3FBE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向後解除</w:t>
            </w:r>
          </w:p>
        </w:tc>
      </w:tr>
      <w:tr w:rsidR="0036077E" w:rsidRPr="008F20B5" w14:paraId="6EA45F6D" w14:textId="77777777" w:rsidTr="00D64561">
        <w:trPr>
          <w:trHeight w:val="340"/>
          <w:trPrChange w:id="14092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93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533792B9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94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604A37E" w14:textId="77777777" w:rsidR="0036077E" w:rsidRPr="008F20B5" w:rsidRDefault="0036077E" w:rsidP="00626E43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CancelDt</w:t>
            </w:r>
          </w:p>
        </w:tc>
        <w:tc>
          <w:tcPr>
            <w:tcW w:w="1750" w:type="pct"/>
            <w:shd w:val="clear" w:color="auto" w:fill="auto"/>
            <w:tcPrChange w:id="14095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4B00DBE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解除日期</w:t>
            </w:r>
          </w:p>
        </w:tc>
        <w:tc>
          <w:tcPr>
            <w:tcW w:w="270" w:type="pct"/>
            <w:shd w:val="clear" w:color="auto" w:fill="auto"/>
            <w:tcPrChange w:id="14096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7B0149E4" w14:textId="49F8F7D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tcPrChange w:id="14097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7B7C9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098" w:author="家興 余" w:date="2021-01-22T10:53:00Z">
              <w:tcPr>
                <w:tcW w:w="1" w:type="pct"/>
              </w:tcPr>
            </w:tcPrChange>
          </w:tcPr>
          <w:p w14:paraId="6B7717C6" w14:textId="482BEF37" w:rsidR="0036077E" w:rsidRPr="008F20B5" w:rsidRDefault="0036077E">
            <w:pPr>
              <w:widowControl/>
              <w:jc w:val="center"/>
              <w:rPr>
                <w:ins w:id="14099" w:author="家興 余" w:date="2021-01-22T09:20:00Z"/>
                <w:rFonts w:ascii="標楷體" w:eastAsia="標楷體" w:hAnsi="標楷體" w:cs="新細明體"/>
                <w:kern w:val="0"/>
              </w:rPr>
              <w:pPrChange w:id="14100" w:author="家興 余" w:date="2021-01-22T09:20:00Z">
                <w:pPr>
                  <w:widowControl/>
                </w:pPr>
              </w:pPrChange>
            </w:pPr>
            <w:ins w:id="14101" w:author="家興 余" w:date="2021-01-22T09:23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102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3FE1ABE4" w14:textId="61F768A9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  <w:p w14:paraId="76D0B360" w14:textId="1D6ED4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i.新增,修改時若保證狀況碼=2,3必須輸入否則不必輸入</w:t>
            </w:r>
          </w:p>
          <w:p w14:paraId="3F7E62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ii.其他自動顯示不必輸入</w:t>
            </w:r>
          </w:p>
        </w:tc>
      </w:tr>
    </w:tbl>
    <w:p w14:paraId="32EDC4F2" w14:textId="0989EF4D" w:rsidR="00626E43" w:rsidRPr="004A1C2C" w:rsidRDefault="00626E43" w:rsidP="00626E43">
      <w:pPr>
        <w:widowControl/>
        <w:rPr>
          <w:rFonts w:ascii="標楷體" w:eastAsia="標楷體" w:hAnsi="標楷體"/>
        </w:rPr>
      </w:pPr>
    </w:p>
    <w:p w14:paraId="0BAE0CC8" w14:textId="33376CD6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70572DCC" w14:textId="601A25A4" w:rsidR="00A271FD" w:rsidRPr="004A1C2C" w:rsidRDefault="00A271FD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622E2B0" w14:textId="77777777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3B39FB05" w14:textId="6CE202BB" w:rsidR="0009224C" w:rsidRPr="008F20B5" w:rsidRDefault="0009224C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</w:rPr>
        <w:pPrChange w:id="14103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4104" w:name="_L2417額度與擔保品關聯登錄"/>
      <w:bookmarkEnd w:id="14104"/>
      <w:r w:rsidRPr="008F20B5">
        <w:rPr>
          <w:rFonts w:ascii="標楷體" w:hAnsi="標楷體"/>
          <w:b/>
          <w:szCs w:val="32"/>
        </w:rPr>
        <w:t>L2417</w:t>
      </w:r>
      <w:r w:rsidRPr="008F20B5">
        <w:rPr>
          <w:rFonts w:ascii="標楷體" w:hAnsi="標楷體" w:hint="eastAsia"/>
        </w:rPr>
        <w:t>額度與擔保品關聯登錄</w:t>
      </w: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4105" w:author="家興 余" w:date="2021-01-22T10:54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4106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36077E" w:rsidRPr="008F20B5" w14:paraId="04D6D50A" w14:textId="77777777" w:rsidTr="00D64561">
        <w:trPr>
          <w:trHeight w:val="350"/>
          <w:trPrChange w:id="14107" w:author="家興 余" w:date="2021-01-22T10:54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4108" w:author="家興 余" w:date="2021-01-22T10:54:00Z">
              <w:tcPr>
                <w:tcW w:w="237" w:type="pct"/>
                <w:shd w:val="clear" w:color="auto" w:fill="auto"/>
                <w:hideMark/>
              </w:tcPr>
            </w:tcPrChange>
          </w:tcPr>
          <w:p w14:paraId="07A76673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14109" w:author="家興 余" w:date="2021-01-22T10:54:00Z">
              <w:tcPr>
                <w:tcW w:w="1303" w:type="pct"/>
                <w:shd w:val="clear" w:color="auto" w:fill="auto"/>
                <w:hideMark/>
              </w:tcPr>
            </w:tcPrChange>
          </w:tcPr>
          <w:p w14:paraId="3C11F490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14110" w:author="家興 余" w:date="2021-01-22T10:54:00Z">
              <w:tcPr>
                <w:tcW w:w="1244" w:type="pct"/>
                <w:shd w:val="clear" w:color="auto" w:fill="auto"/>
                <w:hideMark/>
              </w:tcPr>
            </w:tcPrChange>
          </w:tcPr>
          <w:p w14:paraId="17E0074A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  <w:tcPrChange w:id="14111" w:author="家興 余" w:date="2021-01-22T10:54:00Z">
              <w:tcPr>
                <w:tcW w:w="348" w:type="pct"/>
                <w:shd w:val="clear" w:color="auto" w:fill="auto"/>
                <w:hideMark/>
              </w:tcPr>
            </w:tcPrChange>
          </w:tcPr>
          <w:p w14:paraId="0884669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  <w:tcPrChange w:id="14112" w:author="家興 余" w:date="2021-01-22T10:54:00Z">
              <w:tcPr>
                <w:tcW w:w="415" w:type="pct"/>
                <w:shd w:val="clear" w:color="auto" w:fill="auto"/>
                <w:hideMark/>
              </w:tcPr>
            </w:tcPrChange>
          </w:tcPr>
          <w:p w14:paraId="5A609E5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14113" w:author="家興 余" w:date="2021-01-22T10:54:00Z">
              <w:tcPr>
                <w:tcW w:w="1" w:type="pct"/>
              </w:tcPr>
            </w:tcPrChange>
          </w:tcPr>
          <w:p w14:paraId="2D9641A0" w14:textId="525E7DDC" w:rsidR="0036077E" w:rsidRPr="008F20B5" w:rsidRDefault="0036077E">
            <w:pPr>
              <w:widowControl/>
              <w:jc w:val="center"/>
              <w:rPr>
                <w:ins w:id="14114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15" w:author="家興 余" w:date="2021-01-22T09:18:00Z">
                <w:pPr>
                  <w:widowControl/>
                </w:pPr>
              </w:pPrChange>
            </w:pPr>
            <w:ins w:id="14116" w:author="家興 余" w:date="2021-01-22T09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4117" w:author="家興 余" w:date="2021-01-22T10:54:00Z">
              <w:tcPr>
                <w:tcW w:w="1453" w:type="pct"/>
                <w:shd w:val="clear" w:color="auto" w:fill="auto"/>
                <w:hideMark/>
              </w:tcPr>
            </w:tcPrChange>
          </w:tcPr>
          <w:p w14:paraId="47A7A0F6" w14:textId="02485FF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22B298FC" w14:textId="77777777" w:rsidTr="00D64561">
        <w:trPr>
          <w:trHeight w:val="340"/>
          <w:trPrChange w:id="14118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19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40B781AD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20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5AF6A7A8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tcPrChange w:id="14121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38AC1C1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  <w:tcPrChange w:id="14122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3D37EE44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23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25BC88C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14124" w:author="家興 余" w:date="2021-01-22T10:54:00Z">
              <w:tcPr>
                <w:tcW w:w="1" w:type="pct"/>
              </w:tcPr>
            </w:tcPrChange>
          </w:tcPr>
          <w:p w14:paraId="25876BAB" w14:textId="5755E891" w:rsidR="0036077E" w:rsidRPr="008F20B5" w:rsidRDefault="0036077E">
            <w:pPr>
              <w:widowControl/>
              <w:jc w:val="center"/>
              <w:rPr>
                <w:ins w:id="14125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26" w:author="家興 余" w:date="2021-01-22T09:18:00Z">
                <w:pPr>
                  <w:widowControl/>
                </w:pPr>
              </w:pPrChange>
            </w:pPr>
            <w:ins w:id="14127" w:author="家興 余" w:date="2021-01-22T09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28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4CD857F1" w14:textId="7860681F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L2417</w:t>
            </w:r>
          </w:p>
        </w:tc>
      </w:tr>
      <w:tr w:rsidR="0036077E" w:rsidRPr="008F20B5" w14:paraId="769E6937" w14:textId="77777777" w:rsidTr="00D64561">
        <w:trPr>
          <w:trHeight w:val="340"/>
          <w:trPrChange w:id="14129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30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38A3CC9F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31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7EEDB7C4" w14:textId="54B0073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14132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00AFC967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  <w:tcPrChange w:id="14133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72CE16CF" w14:textId="19CFC7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34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674DEB59" w14:textId="77777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4135" w:author="家興 余" w:date="2021-01-22T10:54:00Z">
              <w:tcPr>
                <w:tcW w:w="1" w:type="pct"/>
              </w:tcPr>
            </w:tcPrChange>
          </w:tcPr>
          <w:p w14:paraId="712C4CCD" w14:textId="3CFA5369" w:rsidR="0036077E" w:rsidRPr="0036077E" w:rsidRDefault="0036077E">
            <w:pPr>
              <w:jc w:val="center"/>
              <w:rPr>
                <w:ins w:id="14136" w:author="家興 余" w:date="2021-01-22T09:12:00Z"/>
                <w:rFonts w:ascii="標楷體" w:eastAsia="標楷體" w:hAnsi="標楷體" w:cs="新細明體"/>
                <w:rPrChange w:id="14137" w:author="家興 余" w:date="2021-01-22T09:18:00Z">
                  <w:rPr>
                    <w:ins w:id="14138" w:author="家興 余" w:date="2021-01-22T09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4139" w:author="家興 余" w:date="2021-01-22T09:18:00Z">
                <w:pPr>
                  <w:widowControl/>
                </w:pPr>
              </w:pPrChange>
            </w:pPr>
            <w:ins w:id="14140" w:author="家興 余" w:date="2021-01-22T09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41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334AAD25" w14:textId="573A431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2E128ED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FDB891" w14:textId="2219073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36077E" w:rsidRPr="008F20B5" w14:paraId="76CD0751" w14:textId="77777777" w:rsidTr="00D64561">
        <w:trPr>
          <w:trHeight w:val="340"/>
          <w:trPrChange w:id="14142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43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36375B51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44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04B7017B" w14:textId="38195DE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  <w:tcPrChange w:id="14145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7BC070FF" w14:textId="74C637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0" w:type="pct"/>
            <w:shd w:val="clear" w:color="auto" w:fill="auto"/>
            <w:tcPrChange w:id="14146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20BBD203" w14:textId="10A354B6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47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60747BCE" w14:textId="72428178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4148" w:author="家興 余" w:date="2021-01-22T10:54:00Z">
              <w:tcPr>
                <w:tcW w:w="1" w:type="pct"/>
              </w:tcPr>
            </w:tcPrChange>
          </w:tcPr>
          <w:p w14:paraId="3787AD46" w14:textId="73A93081" w:rsidR="0036077E" w:rsidRPr="008F20B5" w:rsidRDefault="0036077E">
            <w:pPr>
              <w:widowControl/>
              <w:jc w:val="center"/>
              <w:rPr>
                <w:ins w:id="14149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50" w:author="家興 余" w:date="2021-01-22T09:18:00Z">
                <w:pPr>
                  <w:widowControl/>
                </w:pPr>
              </w:pPrChange>
            </w:pPr>
            <w:ins w:id="14151" w:author="家興 余" w:date="2021-01-22T09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52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60261603" w14:textId="4B8B3BF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  <w:p w14:paraId="4BFB3162" w14:textId="34D4BB6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EA248E0" w14:textId="0CFFFFE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2D2B622" w14:textId="5E11349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8A1FA76" w14:textId="4E8707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125EFA" w14:textId="31F4E02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FBE68F2" w14:textId="1A5AE3E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6077E" w:rsidRPr="008F20B5" w14:paraId="3C0F35DA" w14:textId="77777777" w:rsidTr="00D64561">
        <w:trPr>
          <w:trHeight w:val="340"/>
          <w:trPrChange w:id="14153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54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329EB4EC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55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0D8F9D60" w14:textId="120BEE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  <w:tcPrChange w:id="14156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599524F8" w14:textId="73A1844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0" w:type="pct"/>
            <w:shd w:val="clear" w:color="auto" w:fill="auto"/>
            <w:tcPrChange w:id="14157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49B827AB" w14:textId="7258F1E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58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38D6A257" w14:textId="0576E681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4159" w:author="家興 余" w:date="2021-01-22T10:54:00Z">
              <w:tcPr>
                <w:tcW w:w="1" w:type="pct"/>
              </w:tcPr>
            </w:tcPrChange>
          </w:tcPr>
          <w:p w14:paraId="3E8B11F5" w14:textId="42CF2D52" w:rsidR="0036077E" w:rsidRPr="008F20B5" w:rsidRDefault="0036077E">
            <w:pPr>
              <w:widowControl/>
              <w:jc w:val="center"/>
              <w:rPr>
                <w:ins w:id="14160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61" w:author="家興 余" w:date="2021-01-22T09:18:00Z">
                <w:pPr>
                  <w:widowControl/>
                </w:pPr>
              </w:pPrChange>
            </w:pPr>
            <w:ins w:id="14162" w:author="家興 余" w:date="2021-01-22T09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63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2976E846" w14:textId="6B0F21A8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  <w:p w14:paraId="05A9D7DD" w14:textId="60BC0E21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1為1:房地時</w:t>
            </w:r>
          </w:p>
          <w:p w14:paraId="1A369E6A" w14:textId="0DB50D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</w:t>
            </w:r>
          </w:p>
          <w:p w14:paraId="3C680AAC" w14:textId="662F68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</w:p>
          <w:p w14:paraId="7E6E2ADE" w14:textId="07F4E59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商場</w:t>
            </w:r>
          </w:p>
          <w:p w14:paraId="636F844D" w14:textId="2AC0854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</w:p>
          <w:p w14:paraId="48336F57" w14:textId="4A4765F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</w:t>
            </w:r>
          </w:p>
          <w:p w14:paraId="78432F9F" w14:textId="542C635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  <w:p w14:paraId="4DAB538E" w14:textId="3BEED013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1為2:土地時</w:t>
            </w:r>
          </w:p>
          <w:p w14:paraId="4486F0DB" w14:textId="498E851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07D2D269" w14:textId="46B92D2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3DDEB93F" w14:textId="0D697B7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24757B15" w14:textId="19FC5DA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49FF9C43" w14:textId="2E48D2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甲種建地</w:t>
            </w:r>
          </w:p>
          <w:p w14:paraId="6E1A82B0" w14:textId="238162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乙種建地</w:t>
            </w:r>
          </w:p>
          <w:p w14:paraId="0A149DAA" w14:textId="362CCF8C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丙種建地</w:t>
            </w:r>
          </w:p>
          <w:p w14:paraId="53F142D2" w14:textId="51EEE6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丁種建地</w:t>
            </w:r>
          </w:p>
          <w:p w14:paraId="699D57BD" w14:textId="5167E09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其他用地</w:t>
            </w:r>
          </w:p>
          <w:p w14:paraId="42A8D846" w14:textId="48CCBA89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1為3: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股票時</w:t>
            </w:r>
          </w:p>
          <w:p w14:paraId="543BEB9D" w14:textId="7EB15B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43D45429" w14:textId="12D8DC9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1為4: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其他有價證券時</w:t>
            </w:r>
          </w:p>
          <w:p w14:paraId="19CACCD7" w14:textId="4FCEFC0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  <w:p w14:paraId="1C33CA3D" w14:textId="4EAF08BF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1為5: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銀行保證時</w:t>
            </w:r>
          </w:p>
          <w:p w14:paraId="14210FAD" w14:textId="72DAB8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  <w:p w14:paraId="64E73036" w14:textId="6255181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1為9: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動產時</w:t>
            </w:r>
          </w:p>
          <w:p w14:paraId="536322D5" w14:textId="4923FF5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D1EA791" w14:textId="1AC98B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6077E" w:rsidRPr="008F20B5" w14:paraId="0EE3FC28" w14:textId="77777777" w:rsidTr="00D64561">
        <w:trPr>
          <w:trHeight w:val="340"/>
          <w:trPrChange w:id="14164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65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2E91AD4F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66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25B2839F" w14:textId="6A40AF6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shd w:val="clear" w:color="auto" w:fill="auto"/>
            <w:tcPrChange w:id="14167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C702F05" w14:textId="52D60F1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0" w:type="pct"/>
            <w:shd w:val="clear" w:color="auto" w:fill="auto"/>
            <w:tcPrChange w:id="14168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06C8BEDE" w14:textId="1D21F43B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69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5E4EFB46" w14:textId="35597A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170" w:author="家興 余" w:date="2021-01-22T10:54:00Z">
              <w:tcPr>
                <w:tcW w:w="1" w:type="pct"/>
              </w:tcPr>
            </w:tcPrChange>
          </w:tcPr>
          <w:p w14:paraId="4CEFDD47" w14:textId="63F65F1A" w:rsidR="0036077E" w:rsidRPr="008F20B5" w:rsidRDefault="0036077E">
            <w:pPr>
              <w:widowControl/>
              <w:jc w:val="center"/>
              <w:rPr>
                <w:ins w:id="14171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72" w:author="家興 余" w:date="2021-01-22T09:18:00Z">
                <w:pPr>
                  <w:widowControl/>
                </w:pPr>
              </w:pPrChange>
            </w:pPr>
            <w:ins w:id="14173" w:author="家興 余" w:date="2021-01-22T09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74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170AA837" w14:textId="783CBB71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7253103C" w14:textId="77777777" w:rsidTr="00D64561">
        <w:trPr>
          <w:trHeight w:val="340"/>
          <w:trPrChange w:id="14175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76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5B4D4A85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77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3F30AECD" w14:textId="793C7E5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ApproveNo</w:t>
            </w:r>
          </w:p>
        </w:tc>
        <w:tc>
          <w:tcPr>
            <w:tcW w:w="1750" w:type="pct"/>
            <w:shd w:val="clear" w:color="auto" w:fill="auto"/>
            <w:tcPrChange w:id="14178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9AECA2F" w14:textId="35BC78B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  <w:tcPrChange w:id="14179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518F5380" w14:textId="2A4057A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80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02833AF5" w14:textId="43606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181" w:author="家興 余" w:date="2021-01-22T10:54:00Z">
              <w:tcPr>
                <w:tcW w:w="1" w:type="pct"/>
              </w:tcPr>
            </w:tcPrChange>
          </w:tcPr>
          <w:p w14:paraId="53316A12" w14:textId="3B1557F0" w:rsidR="0036077E" w:rsidRPr="008F20B5" w:rsidRDefault="0036077E">
            <w:pPr>
              <w:widowControl/>
              <w:jc w:val="center"/>
              <w:rPr>
                <w:ins w:id="14182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83" w:author="家興 余" w:date="2021-01-22T09:18:00Z">
                <w:pPr>
                  <w:widowControl/>
                </w:pPr>
              </w:pPrChange>
            </w:pPr>
            <w:ins w:id="14184" w:author="家興 余" w:date="2021-01-22T09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85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7F797A3A" w14:textId="2908D71E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3E043CFD" w14:textId="77777777" w:rsidTr="00D64561">
        <w:trPr>
          <w:trHeight w:val="340"/>
          <w:trPrChange w:id="14186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87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77A2C6CE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88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3AB1B42A" w14:textId="6A65770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ShareAmt</w:t>
            </w:r>
          </w:p>
        </w:tc>
        <w:tc>
          <w:tcPr>
            <w:tcW w:w="1750" w:type="pct"/>
            <w:shd w:val="clear" w:color="auto" w:fill="auto"/>
            <w:tcPrChange w:id="14189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E597551" w14:textId="359F24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分配金額</w:t>
            </w:r>
          </w:p>
        </w:tc>
        <w:tc>
          <w:tcPr>
            <w:tcW w:w="270" w:type="pct"/>
            <w:shd w:val="clear" w:color="auto" w:fill="auto"/>
            <w:tcPrChange w:id="14190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58F677E5" w14:textId="6DEED59E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4191" w:author="家興 余" w:date="2020-12-30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4192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tcPrChange w:id="14193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0262735F" w14:textId="77ED242E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4194" w:author="家興 余" w:date="2021-01-22T10:54:00Z">
              <w:tcPr>
                <w:tcW w:w="1" w:type="pct"/>
              </w:tcPr>
            </w:tcPrChange>
          </w:tcPr>
          <w:p w14:paraId="23A29960" w14:textId="2E46556A" w:rsidR="0036077E" w:rsidRPr="0036077E" w:rsidRDefault="0036077E">
            <w:pPr>
              <w:widowControl/>
              <w:jc w:val="center"/>
              <w:rPr>
                <w:ins w:id="14195" w:author="家興 余" w:date="2021-01-22T09:12:00Z"/>
                <w:rFonts w:ascii="標楷體" w:eastAsia="標楷體" w:hAnsi="標楷體" w:cs="新細明體"/>
                <w:color w:val="000000"/>
                <w:kern w:val="0"/>
                <w:rPrChange w:id="14196" w:author="家興 余" w:date="2021-01-22T09:19:00Z">
                  <w:rPr>
                    <w:ins w:id="14197" w:author="家興 余" w:date="2021-01-22T09:12:00Z"/>
                  </w:rPr>
                </w:rPrChange>
              </w:rPr>
              <w:pPrChange w:id="14198" w:author="家興 余" w:date="2021-01-22T09:19:00Z">
                <w:pPr>
                  <w:pStyle w:val="af9"/>
                  <w:widowControl/>
                  <w:numPr>
                    <w:numId w:val="51"/>
                  </w:numPr>
                  <w:ind w:leftChars="0" w:left="360" w:hanging="360"/>
                </w:pPr>
              </w:pPrChange>
            </w:pPr>
            <w:ins w:id="14199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tcPrChange w:id="14200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77648183" w14:textId="29BF1C04" w:rsidR="0036077E" w:rsidRPr="004A1C2C" w:rsidRDefault="0036077E" w:rsidP="004A1C2C">
            <w:pPr>
              <w:pStyle w:val="af9"/>
              <w:widowControl/>
              <w:numPr>
                <w:ilvl w:val="0"/>
                <w:numId w:val="51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刪除時不須輸入</w:t>
            </w:r>
          </w:p>
          <w:p w14:paraId="3B7CCE54" w14:textId="3E14B213" w:rsidR="0036077E" w:rsidRPr="004A1C2C" w:rsidRDefault="0036077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4201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</w:tbl>
    <w:p w14:paraId="7C6A45C1" w14:textId="77777777" w:rsidR="0009224C" w:rsidRPr="004A1C2C" w:rsidRDefault="0009224C" w:rsidP="0009224C">
      <w:pPr>
        <w:widowControl/>
        <w:rPr>
          <w:rFonts w:ascii="標楷體" w:eastAsia="標楷體" w:hAnsi="標楷體"/>
        </w:rPr>
      </w:pPr>
    </w:p>
    <w:p w14:paraId="4FAE5968" w14:textId="7A099D7B" w:rsidR="00583560" w:rsidRDefault="00583560" w:rsidP="004A1C2C">
      <w:pPr>
        <w:widowControl/>
        <w:rPr>
          <w:ins w:id="14202" w:author="ST1" w:date="2020-12-06T22:10:00Z"/>
          <w:rFonts w:ascii="標楷體" w:eastAsia="標楷體" w:hAnsi="標楷體"/>
        </w:rPr>
      </w:pPr>
    </w:p>
    <w:p w14:paraId="6599409E" w14:textId="77777777" w:rsidR="00583560" w:rsidRDefault="00583560">
      <w:pPr>
        <w:widowControl/>
        <w:rPr>
          <w:ins w:id="14203" w:author="ST1" w:date="2020-12-02T11:46:00Z"/>
          <w:rFonts w:ascii="標楷體" w:eastAsia="標楷體" w:hAnsi="標楷體"/>
        </w:rPr>
      </w:pPr>
      <w:ins w:id="14204" w:author="ST1" w:date="2020-12-02T11:46:00Z">
        <w:r>
          <w:rPr>
            <w:rFonts w:ascii="標楷體" w:eastAsia="標楷體" w:hAnsi="標楷體"/>
          </w:rPr>
          <w:br w:type="page"/>
        </w:r>
      </w:ins>
    </w:p>
    <w:p w14:paraId="71EC093A" w14:textId="77777777" w:rsidR="00583560" w:rsidRPr="004A1C2C" w:rsidRDefault="00583560" w:rsidP="00583560">
      <w:pPr>
        <w:widowControl/>
        <w:rPr>
          <w:ins w:id="14205" w:author="ST1" w:date="2020-12-02T11:46:00Z"/>
          <w:rFonts w:ascii="標楷體" w:eastAsia="標楷體" w:hAnsi="標楷體"/>
        </w:rPr>
      </w:pPr>
    </w:p>
    <w:p w14:paraId="072AE904" w14:textId="22BC94B4" w:rsidR="00583560" w:rsidRPr="008F20B5" w:rsidRDefault="00583560">
      <w:pPr>
        <w:pStyle w:val="3"/>
        <w:numPr>
          <w:ilvl w:val="2"/>
          <w:numId w:val="63"/>
        </w:numPr>
        <w:spacing w:before="0" w:after="240"/>
        <w:rPr>
          <w:ins w:id="14206" w:author="ST1" w:date="2020-12-02T11:46:00Z"/>
          <w:rFonts w:ascii="標楷體" w:hAnsi="標楷體"/>
        </w:rPr>
        <w:pPrChange w:id="14207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4208" w:name="_L2306關係人資料建立"/>
      <w:bookmarkEnd w:id="14208"/>
      <w:ins w:id="14209" w:author="ST1" w:date="2020-12-02T11:47:00Z">
        <w:r w:rsidRPr="00583560">
          <w:rPr>
            <w:rFonts w:ascii="標楷體" w:hAnsi="標楷體"/>
          </w:rPr>
          <w:t>L2306</w:t>
        </w:r>
      </w:ins>
      <w:ins w:id="14210" w:author="ST1" w:date="2020-12-02T11:46:00Z">
        <w:r w:rsidRPr="00583560">
          <w:rPr>
            <w:rFonts w:ascii="標楷體" w:hAnsi="標楷體" w:hint="eastAsia"/>
          </w:rPr>
          <w:t>關係人資料建立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4211" w:author="家興 余" w:date="2021-01-22T10:55:00Z">
          <w:tblPr>
            <w:tblW w:w="5345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38"/>
        <w:gridCol w:w="1475"/>
        <w:gridCol w:w="3972"/>
        <w:gridCol w:w="568"/>
        <w:gridCol w:w="568"/>
        <w:gridCol w:w="568"/>
        <w:gridCol w:w="2607"/>
        <w:tblGridChange w:id="14212">
          <w:tblGrid>
            <w:gridCol w:w="538"/>
            <w:gridCol w:w="30"/>
            <w:gridCol w:w="1445"/>
            <w:gridCol w:w="115"/>
            <w:gridCol w:w="3857"/>
            <w:gridCol w:w="347"/>
            <w:gridCol w:w="221"/>
            <w:gridCol w:w="381"/>
            <w:gridCol w:w="187"/>
            <w:gridCol w:w="415"/>
            <w:gridCol w:w="153"/>
            <w:gridCol w:w="449"/>
            <w:gridCol w:w="2158"/>
            <w:gridCol w:w="601"/>
          </w:tblGrid>
        </w:tblGridChange>
      </w:tblGrid>
      <w:tr w:rsidR="00D64561" w:rsidRPr="00427BE0" w14:paraId="1BC8EC12" w14:textId="77777777" w:rsidTr="00D64561">
        <w:trPr>
          <w:trHeight w:val="350"/>
          <w:ins w:id="14213" w:author="ST1" w:date="2020-12-02T11:46:00Z"/>
          <w:trPrChange w:id="14214" w:author="家興 余" w:date="2021-01-22T10:55:00Z">
            <w:trPr>
              <w:trHeight w:val="350"/>
            </w:trPr>
          </w:trPrChange>
        </w:trPr>
        <w:tc>
          <w:tcPr>
            <w:tcW w:w="261" w:type="pct"/>
            <w:shd w:val="clear" w:color="auto" w:fill="auto"/>
            <w:hideMark/>
            <w:tcPrChange w:id="14215" w:author="家興 余" w:date="2021-01-22T10:55:00Z">
              <w:tcPr>
                <w:tcW w:w="261" w:type="pct"/>
                <w:gridSpan w:val="2"/>
                <w:shd w:val="clear" w:color="auto" w:fill="auto"/>
                <w:hideMark/>
              </w:tcPr>
            </w:tcPrChange>
          </w:tcPr>
          <w:p w14:paraId="1439E425" w14:textId="77777777" w:rsidR="00D64561" w:rsidRPr="00427BE0" w:rsidRDefault="00D64561" w:rsidP="00D64561">
            <w:pPr>
              <w:widowControl/>
              <w:jc w:val="center"/>
              <w:rPr>
                <w:ins w:id="1421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17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716" w:type="pct"/>
            <w:shd w:val="clear" w:color="auto" w:fill="auto"/>
            <w:hideMark/>
            <w:tcPrChange w:id="14218" w:author="家興 余" w:date="2021-01-22T10:55:00Z">
              <w:tcPr>
                <w:tcW w:w="716" w:type="pct"/>
                <w:gridSpan w:val="2"/>
                <w:shd w:val="clear" w:color="auto" w:fill="auto"/>
                <w:hideMark/>
              </w:tcPr>
            </w:tcPrChange>
          </w:tcPr>
          <w:p w14:paraId="0BF220EF" w14:textId="77777777" w:rsidR="00D64561" w:rsidRPr="00427BE0" w:rsidRDefault="00D64561" w:rsidP="00D64561">
            <w:pPr>
              <w:widowControl/>
              <w:jc w:val="center"/>
              <w:rPr>
                <w:ins w:id="14219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20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929" w:type="pct"/>
            <w:shd w:val="clear" w:color="auto" w:fill="auto"/>
            <w:hideMark/>
            <w:tcPrChange w:id="14221" w:author="家興 余" w:date="2021-01-22T10:55:00Z">
              <w:tcPr>
                <w:tcW w:w="1929" w:type="pct"/>
                <w:gridSpan w:val="2"/>
                <w:shd w:val="clear" w:color="auto" w:fill="auto"/>
                <w:hideMark/>
              </w:tcPr>
            </w:tcPrChange>
          </w:tcPr>
          <w:p w14:paraId="62E61ADB" w14:textId="77777777" w:rsidR="00D64561" w:rsidRPr="00427BE0" w:rsidRDefault="00D64561" w:rsidP="00D64561">
            <w:pPr>
              <w:widowControl/>
              <w:jc w:val="center"/>
              <w:rPr>
                <w:ins w:id="1422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23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6" w:type="pct"/>
            <w:shd w:val="clear" w:color="auto" w:fill="auto"/>
            <w:hideMark/>
            <w:tcPrChange w:id="14224" w:author="家興 余" w:date="2021-01-22T10:55:00Z">
              <w:tcPr>
                <w:tcW w:w="276" w:type="pct"/>
                <w:gridSpan w:val="2"/>
                <w:shd w:val="clear" w:color="auto" w:fill="auto"/>
                <w:hideMark/>
              </w:tcPr>
            </w:tcPrChange>
          </w:tcPr>
          <w:p w14:paraId="30A13FF1" w14:textId="77777777" w:rsidR="00D64561" w:rsidRPr="00427BE0" w:rsidRDefault="00D64561" w:rsidP="00D64561">
            <w:pPr>
              <w:widowControl/>
              <w:jc w:val="center"/>
              <w:rPr>
                <w:ins w:id="14225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26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76" w:type="pct"/>
            <w:tcPrChange w:id="14227" w:author="家興 余" w:date="2021-01-22T10:55:00Z">
              <w:tcPr>
                <w:tcW w:w="276" w:type="pct"/>
                <w:gridSpan w:val="2"/>
              </w:tcPr>
            </w:tcPrChange>
          </w:tcPr>
          <w:p w14:paraId="33A39EFB" w14:textId="01D23772" w:rsidR="00D64561" w:rsidRPr="00427BE0" w:rsidRDefault="00D64561" w:rsidP="00D64561">
            <w:pPr>
              <w:widowControl/>
              <w:jc w:val="center"/>
              <w:rPr>
                <w:ins w:id="14228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29" w:author="家興 余" w:date="2021-01-22T10:54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76" w:type="pct"/>
            <w:tcPrChange w:id="14230" w:author="家興 余" w:date="2021-01-22T10:55:00Z">
              <w:tcPr>
                <w:tcW w:w="276" w:type="pct"/>
                <w:gridSpan w:val="2"/>
              </w:tcPr>
            </w:tcPrChange>
          </w:tcPr>
          <w:p w14:paraId="59A316CE" w14:textId="7DFD4705" w:rsidR="00D64561" w:rsidRPr="00427BE0" w:rsidRDefault="00D64561" w:rsidP="00D64561">
            <w:pPr>
              <w:widowControl/>
              <w:jc w:val="center"/>
              <w:rPr>
                <w:ins w:id="14231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32" w:author="家興 余" w:date="2021-01-22T10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66" w:type="pct"/>
            <w:shd w:val="clear" w:color="auto" w:fill="auto"/>
            <w:hideMark/>
            <w:tcPrChange w:id="14233" w:author="家興 余" w:date="2021-01-22T10:55:00Z">
              <w:tcPr>
                <w:tcW w:w="1266" w:type="pct"/>
                <w:gridSpan w:val="2"/>
                <w:shd w:val="clear" w:color="auto" w:fill="auto"/>
                <w:hideMark/>
              </w:tcPr>
            </w:tcPrChange>
          </w:tcPr>
          <w:p w14:paraId="78EF9F8D" w14:textId="77777777" w:rsidR="00D64561" w:rsidRPr="00427BE0" w:rsidRDefault="00D64561" w:rsidP="00D64561">
            <w:pPr>
              <w:widowControl/>
              <w:rPr>
                <w:ins w:id="1423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35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427BE0" w14:paraId="204EEDE7" w14:textId="77777777" w:rsidTr="00D64561">
        <w:trPr>
          <w:trHeight w:val="340"/>
          <w:ins w:id="14236" w:author="ST1" w:date="2020-12-02T11:46:00Z"/>
          <w:trPrChange w:id="14237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238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06152E28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239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240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241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7598702C" w14:textId="77777777" w:rsidR="00D64561" w:rsidRPr="00427BE0" w:rsidRDefault="00D64561" w:rsidP="00D64561">
            <w:pPr>
              <w:widowControl/>
              <w:rPr>
                <w:ins w:id="1424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43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929" w:type="pct"/>
            <w:shd w:val="clear" w:color="auto" w:fill="auto"/>
            <w:tcPrChange w:id="14244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7414384D" w14:textId="77777777" w:rsidR="00D64561" w:rsidRPr="00427BE0" w:rsidRDefault="00D64561" w:rsidP="00D64561">
            <w:pPr>
              <w:widowControl/>
              <w:rPr>
                <w:ins w:id="14245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46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6" w:type="pct"/>
            <w:shd w:val="clear" w:color="auto" w:fill="auto"/>
            <w:tcPrChange w:id="14247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46C0C69A" w14:textId="77777777" w:rsidR="00D64561" w:rsidRPr="00427BE0" w:rsidRDefault="00D64561" w:rsidP="00D64561">
            <w:pPr>
              <w:widowControl/>
              <w:jc w:val="center"/>
              <w:rPr>
                <w:ins w:id="14248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49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6" w:type="pct"/>
            <w:tcPrChange w:id="14250" w:author="家興 余" w:date="2021-01-22T10:55:00Z">
              <w:tcPr>
                <w:tcW w:w="276" w:type="pct"/>
                <w:gridSpan w:val="2"/>
              </w:tcPr>
            </w:tcPrChange>
          </w:tcPr>
          <w:p w14:paraId="318093FE" w14:textId="78A5AEE8" w:rsidR="00D64561" w:rsidRPr="00427BE0" w:rsidRDefault="00D64561" w:rsidP="00D64561">
            <w:pPr>
              <w:widowControl/>
              <w:jc w:val="center"/>
              <w:rPr>
                <w:ins w:id="14251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52" w:author="家興 余" w:date="2021-01-22T10:54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6" w:type="pct"/>
            <w:tcPrChange w:id="14253" w:author="家興 余" w:date="2021-01-22T10:55:00Z">
              <w:tcPr>
                <w:tcW w:w="276" w:type="pct"/>
                <w:gridSpan w:val="2"/>
              </w:tcPr>
            </w:tcPrChange>
          </w:tcPr>
          <w:p w14:paraId="297A9E55" w14:textId="7AB37B78" w:rsidR="00D64561" w:rsidRPr="00427BE0" w:rsidRDefault="006B144A" w:rsidP="00D64561">
            <w:pPr>
              <w:widowControl/>
              <w:jc w:val="center"/>
              <w:rPr>
                <w:ins w:id="14254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55" w:author="家興 余" w:date="2021-01-22T12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256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659F034F" w14:textId="1F762560" w:rsidR="00D64561" w:rsidRPr="00427BE0" w:rsidRDefault="00D64561" w:rsidP="00D64561">
            <w:pPr>
              <w:widowControl/>
              <w:rPr>
                <w:ins w:id="1425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58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L</w:t>
              </w:r>
            </w:ins>
            <w:ins w:id="14259" w:author="ST1" w:date="2020-12-02T11:48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2306</w:t>
              </w:r>
            </w:ins>
          </w:p>
        </w:tc>
      </w:tr>
      <w:tr w:rsidR="00D64561" w:rsidRPr="00427BE0" w14:paraId="6716A677" w14:textId="77777777" w:rsidTr="00D64561">
        <w:trPr>
          <w:trHeight w:val="340"/>
          <w:ins w:id="14260" w:author="ST1" w:date="2020-12-02T11:46:00Z"/>
          <w:trPrChange w:id="14261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262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0F098898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263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264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265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7BC9E23E" w14:textId="46D7BFDC" w:rsidR="00D64561" w:rsidRPr="00427BE0" w:rsidRDefault="00D64561" w:rsidP="00D64561">
            <w:pPr>
              <w:widowControl/>
              <w:rPr>
                <w:ins w:id="1426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67" w:author="ST1" w:date="2020-12-02T11:52:00Z">
              <w:r w:rsidRPr="00427BE0">
                <w:rPr>
                  <w:rFonts w:ascii="標楷體" w:eastAsia="標楷體" w:hAnsi="標楷體"/>
                  <w:rPrChange w:id="14268" w:author="ST1" w:date="2020-12-02T11:59:00Z">
                    <w:rPr/>
                  </w:rPrChange>
                </w:rPr>
                <w:t xml:space="preserve">FunCd  </w:t>
              </w:r>
            </w:ins>
          </w:p>
        </w:tc>
        <w:tc>
          <w:tcPr>
            <w:tcW w:w="1929" w:type="pct"/>
            <w:shd w:val="clear" w:color="auto" w:fill="auto"/>
            <w:tcPrChange w:id="14269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0AF9591E" w14:textId="77777777" w:rsidR="00D64561" w:rsidRPr="00427BE0" w:rsidRDefault="00D64561" w:rsidP="00D64561">
            <w:pPr>
              <w:widowControl/>
              <w:rPr>
                <w:ins w:id="1427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71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76" w:type="pct"/>
            <w:shd w:val="clear" w:color="auto" w:fill="auto"/>
            <w:tcPrChange w:id="14272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1ADC794A" w14:textId="4457C524" w:rsidR="00D64561" w:rsidRPr="00427BE0" w:rsidRDefault="00D64561" w:rsidP="00D64561">
            <w:pPr>
              <w:widowControl/>
              <w:jc w:val="center"/>
              <w:rPr>
                <w:ins w:id="14273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74" w:author="ST1" w:date="2020-12-02T11:53:00Z">
              <w:r w:rsidRPr="00427BE0">
                <w:rPr>
                  <w:rFonts w:ascii="標楷體" w:eastAsia="標楷體" w:hAnsi="標楷體"/>
                  <w:rPrChange w:id="14275" w:author="ST1" w:date="2020-12-02T11:59:00Z">
                    <w:rPr/>
                  </w:rPrChange>
                </w:rPr>
                <w:t>X</w:t>
              </w:r>
            </w:ins>
          </w:p>
        </w:tc>
        <w:tc>
          <w:tcPr>
            <w:tcW w:w="276" w:type="pct"/>
            <w:tcPrChange w:id="14276" w:author="家興 余" w:date="2021-01-22T10:55:00Z">
              <w:tcPr>
                <w:tcW w:w="276" w:type="pct"/>
                <w:gridSpan w:val="2"/>
              </w:tcPr>
            </w:tcPrChange>
          </w:tcPr>
          <w:p w14:paraId="021FDEB6" w14:textId="0733F7B8" w:rsidR="00D64561" w:rsidRPr="00427BE0" w:rsidRDefault="00D64561" w:rsidP="00D64561">
            <w:pPr>
              <w:widowControl/>
              <w:jc w:val="center"/>
              <w:rPr>
                <w:ins w:id="14277" w:author="家興 余" w:date="2021-01-22T10:54:00Z"/>
                <w:rFonts w:ascii="標楷體" w:eastAsia="標楷體" w:hAnsi="標楷體"/>
              </w:rPr>
            </w:pPr>
            <w:ins w:id="14278" w:author="家興 余" w:date="2021-01-22T10:54:00Z">
              <w:r w:rsidRPr="00427BE0">
                <w:rPr>
                  <w:rFonts w:ascii="標楷體" w:eastAsia="標楷體" w:hAnsi="標楷體"/>
                  <w:rPrChange w:id="14279" w:author="ST1" w:date="2020-12-02T11:59:00Z">
                    <w:rPr/>
                  </w:rPrChange>
                </w:rPr>
                <w:t xml:space="preserve">1  </w:t>
              </w:r>
            </w:ins>
          </w:p>
        </w:tc>
        <w:tc>
          <w:tcPr>
            <w:tcW w:w="276" w:type="pct"/>
            <w:tcPrChange w:id="14280" w:author="家興 余" w:date="2021-01-22T10:55:00Z">
              <w:tcPr>
                <w:tcW w:w="276" w:type="pct"/>
                <w:gridSpan w:val="2"/>
              </w:tcPr>
            </w:tcPrChange>
          </w:tcPr>
          <w:p w14:paraId="36B89224" w14:textId="7D05961A" w:rsidR="00D64561" w:rsidRPr="00427BE0" w:rsidRDefault="006B144A" w:rsidP="00D64561">
            <w:pPr>
              <w:widowControl/>
              <w:jc w:val="center"/>
              <w:rPr>
                <w:ins w:id="14281" w:author="家興 余" w:date="2021-01-22T10:54:00Z"/>
                <w:rFonts w:ascii="標楷體" w:eastAsia="標楷體" w:hAnsi="標楷體"/>
              </w:rPr>
            </w:pPr>
            <w:ins w:id="14282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283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21D6F3CE" w14:textId="77777777" w:rsidR="00D64561" w:rsidRPr="00427BE0" w:rsidRDefault="00D64561" w:rsidP="00D64561">
            <w:pPr>
              <w:widowControl/>
              <w:rPr>
                <w:ins w:id="1428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85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4E53FA5B" w14:textId="77777777" w:rsidR="00D64561" w:rsidRPr="00427BE0" w:rsidRDefault="00D64561" w:rsidP="00D64561">
            <w:pPr>
              <w:widowControl/>
              <w:rPr>
                <w:ins w:id="1428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87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2: </w:t>
              </w:r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06B84AB5" w14:textId="77777777" w:rsidR="00D64561" w:rsidRPr="00427BE0" w:rsidRDefault="00D64561" w:rsidP="00D64561">
            <w:pPr>
              <w:widowControl/>
              <w:rPr>
                <w:ins w:id="14288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89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4: </w:t>
              </w:r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刪除</w:t>
              </w:r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</w:tc>
      </w:tr>
      <w:tr w:rsidR="00D64561" w:rsidRPr="00427BE0" w14:paraId="1A1188A0" w14:textId="77777777" w:rsidTr="00D64561">
        <w:trPr>
          <w:trHeight w:val="340"/>
          <w:ins w:id="14290" w:author="ST1" w:date="2020-12-02T11:46:00Z"/>
          <w:trPrChange w:id="14291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292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6AFD2395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293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294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295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0C4AEABE" w14:textId="75F00BE1" w:rsidR="00D64561" w:rsidRPr="00427BE0" w:rsidRDefault="00737E77" w:rsidP="00D64561">
            <w:pPr>
              <w:widowControl/>
              <w:rPr>
                <w:ins w:id="1429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97" w:author="家興 余" w:date="2021-04-12T11:48:00Z">
              <w:r w:rsidRPr="00737E77">
                <w:rPr>
                  <w:rFonts w:ascii="標楷體" w:eastAsia="標楷體" w:hAnsi="標楷體"/>
                </w:rPr>
                <w:t>CustNo</w:t>
              </w:r>
            </w:ins>
            <w:ins w:id="14298" w:author="ST1" w:date="2020-12-02T11:52:00Z">
              <w:del w:id="14299" w:author="家興 余" w:date="2021-04-12T11:48:00Z">
                <w:r w:rsidR="00D64561" w:rsidRPr="00427BE0" w:rsidDel="00737E77">
                  <w:rPr>
                    <w:rFonts w:ascii="標楷體" w:eastAsia="標楷體" w:hAnsi="標楷體"/>
                    <w:rPrChange w:id="14300" w:author="ST1" w:date="2020-12-02T11:59:00Z">
                      <w:rPr/>
                    </w:rPrChange>
                  </w:rPr>
                  <w:delText xml:space="preserve">CustId 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301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311C25CF" w14:textId="3417AE2E" w:rsidR="00D64561" w:rsidRPr="00427BE0" w:rsidRDefault="00737E77" w:rsidP="00D64561">
            <w:pPr>
              <w:widowControl/>
              <w:rPr>
                <w:ins w:id="1430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03" w:author="家興 余" w:date="2021-04-12T11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  <w:ins w:id="14304" w:author="ST1" w:date="2020-12-02T11:54:00Z">
              <w:del w:id="14305" w:author="家興 余" w:date="2021-04-12T11:48:00Z">
                <w:r w:rsidR="00D64561" w:rsidRPr="00427BE0" w:rsidDel="00737E77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統一編號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306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1FE3452D" w14:textId="222F4523" w:rsidR="00D64561" w:rsidRPr="00427BE0" w:rsidRDefault="00737E77" w:rsidP="00D64561">
            <w:pPr>
              <w:widowControl/>
              <w:jc w:val="center"/>
              <w:rPr>
                <w:ins w:id="1430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08" w:author="家興 余" w:date="2021-04-12T11:48:00Z">
              <w:r>
                <w:rPr>
                  <w:rFonts w:ascii="標楷體" w:eastAsia="標楷體" w:hAnsi="標楷體" w:hint="eastAsia"/>
                </w:rPr>
                <w:t>9</w:t>
              </w:r>
            </w:ins>
            <w:ins w:id="14309" w:author="ST1" w:date="2020-12-02T11:53:00Z">
              <w:del w:id="14310" w:author="家興 余" w:date="2021-04-12T11:48:00Z">
                <w:r w:rsidR="00D64561" w:rsidRPr="00427BE0" w:rsidDel="00737E77">
                  <w:rPr>
                    <w:rFonts w:ascii="標楷體" w:eastAsia="標楷體" w:hAnsi="標楷體"/>
                    <w:rPrChange w:id="14311" w:author="ST1" w:date="2020-12-02T11:59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76" w:type="pct"/>
            <w:tcPrChange w:id="14312" w:author="家興 余" w:date="2021-01-22T10:55:00Z">
              <w:tcPr>
                <w:tcW w:w="276" w:type="pct"/>
                <w:gridSpan w:val="2"/>
              </w:tcPr>
            </w:tcPrChange>
          </w:tcPr>
          <w:p w14:paraId="3CCC4D69" w14:textId="7C308E69" w:rsidR="00D64561" w:rsidRPr="00427BE0" w:rsidRDefault="00737E77" w:rsidP="00D64561">
            <w:pPr>
              <w:widowControl/>
              <w:jc w:val="center"/>
              <w:rPr>
                <w:ins w:id="14313" w:author="家興 余" w:date="2021-01-22T10:54:00Z"/>
                <w:rFonts w:ascii="標楷體" w:eastAsia="標楷體" w:hAnsi="標楷體"/>
              </w:rPr>
            </w:pPr>
            <w:ins w:id="14314" w:author="家興 余" w:date="2021-04-12T11:48:00Z">
              <w:r>
                <w:rPr>
                  <w:rFonts w:ascii="標楷體" w:eastAsia="標楷體" w:hAnsi="標楷體" w:hint="eastAsia"/>
                </w:rPr>
                <w:t>7</w:t>
              </w:r>
            </w:ins>
            <w:ins w:id="14315" w:author="家興 余" w:date="2021-01-22T10:54:00Z">
              <w:r w:rsidR="00D64561" w:rsidRPr="00427BE0">
                <w:rPr>
                  <w:rFonts w:ascii="標楷體" w:eastAsia="標楷體" w:hAnsi="標楷體"/>
                  <w:rPrChange w:id="14316" w:author="ST1" w:date="2020-12-02T11:59:00Z">
                    <w:rPr/>
                  </w:rPrChange>
                </w:rPr>
                <w:t xml:space="preserve"> </w:t>
              </w:r>
            </w:ins>
          </w:p>
        </w:tc>
        <w:tc>
          <w:tcPr>
            <w:tcW w:w="276" w:type="pct"/>
            <w:tcPrChange w:id="14317" w:author="家興 余" w:date="2021-01-22T10:55:00Z">
              <w:tcPr>
                <w:tcW w:w="276" w:type="pct"/>
                <w:gridSpan w:val="2"/>
              </w:tcPr>
            </w:tcPrChange>
          </w:tcPr>
          <w:p w14:paraId="4E407679" w14:textId="6656C351" w:rsidR="00D64561" w:rsidRPr="00427BE0" w:rsidRDefault="006B144A" w:rsidP="00D64561">
            <w:pPr>
              <w:widowControl/>
              <w:jc w:val="center"/>
              <w:rPr>
                <w:ins w:id="14318" w:author="家興 余" w:date="2021-01-22T10:54:00Z"/>
                <w:rFonts w:ascii="標楷體" w:eastAsia="標楷體" w:hAnsi="標楷體"/>
              </w:rPr>
            </w:pPr>
            <w:ins w:id="14319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320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04646208" w14:textId="530BFE9F" w:rsidR="00D64561" w:rsidRPr="00427BE0" w:rsidRDefault="00D64561" w:rsidP="00D64561">
            <w:pPr>
              <w:widowControl/>
              <w:rPr>
                <w:ins w:id="14321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700B4CD1" w14:textId="77777777" w:rsidTr="00D64561">
        <w:trPr>
          <w:trHeight w:val="340"/>
          <w:ins w:id="14322" w:author="ST1" w:date="2020-12-02T11:46:00Z"/>
          <w:trPrChange w:id="14323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324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2DB3330D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25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326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327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4EBA33CB" w14:textId="74D4CBA3" w:rsidR="00D64561" w:rsidRPr="00427BE0" w:rsidRDefault="00737E77" w:rsidP="00D64561">
            <w:pPr>
              <w:widowControl/>
              <w:rPr>
                <w:ins w:id="14328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29" w:author="家興 余" w:date="2021-04-12T11:49:00Z">
              <w:r w:rsidRPr="00737E77">
                <w:rPr>
                  <w:rFonts w:ascii="標楷體" w:eastAsia="標楷體" w:hAnsi="標楷體"/>
                </w:rPr>
                <w:t>CaseNo</w:t>
              </w:r>
            </w:ins>
            <w:ins w:id="14330" w:author="ST1" w:date="2020-12-02T11:52:00Z">
              <w:del w:id="14331" w:author="家興 余" w:date="2021-04-12T11:49:00Z">
                <w:r w:rsidR="00D64561" w:rsidRPr="00427BE0" w:rsidDel="00737E77">
                  <w:rPr>
                    <w:rFonts w:ascii="標楷體" w:eastAsia="標楷體" w:hAnsi="標楷體"/>
                    <w:rPrChange w:id="14332" w:author="ST1" w:date="2020-12-02T11:59:00Z">
                      <w:rPr/>
                    </w:rPrChange>
                  </w:rPr>
                  <w:delText>RelName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333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5861C3D1" w14:textId="353C0A7B" w:rsidR="00D64561" w:rsidRPr="00427BE0" w:rsidRDefault="00737E77" w:rsidP="00D64561">
            <w:pPr>
              <w:widowControl/>
              <w:rPr>
                <w:ins w:id="1433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35" w:author="家興 余" w:date="2021-04-12T11:49:00Z">
              <w:r w:rsidRPr="00737E77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案件編號</w:t>
              </w:r>
            </w:ins>
            <w:ins w:id="14336" w:author="ST1" w:date="2020-12-02T11:54:00Z">
              <w:del w:id="14337" w:author="家興 余" w:date="2021-04-12T11:49:00Z">
                <w:r w:rsidR="00D64561" w:rsidRPr="00427BE0" w:rsidDel="00737E77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關係人姓名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338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39A2174C" w14:textId="42D33E40" w:rsidR="00D64561" w:rsidRPr="00427BE0" w:rsidRDefault="00D64561" w:rsidP="00D64561">
            <w:pPr>
              <w:widowControl/>
              <w:jc w:val="center"/>
              <w:rPr>
                <w:ins w:id="14339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40" w:author="ST1" w:date="2020-12-02T11:53:00Z">
              <w:del w:id="14341" w:author="家興 余" w:date="2021-04-12T11:49:00Z">
                <w:r w:rsidRPr="00427BE0" w:rsidDel="00737E77">
                  <w:rPr>
                    <w:rFonts w:ascii="標楷體" w:eastAsia="標楷體" w:hAnsi="標楷體"/>
                    <w:rPrChange w:id="14342" w:author="ST1" w:date="2020-12-02T11:59:00Z">
                      <w:rPr/>
                    </w:rPrChange>
                  </w:rPr>
                  <w:delText>X</w:delText>
                </w:r>
              </w:del>
            </w:ins>
            <w:ins w:id="14343" w:author="家興 余" w:date="2021-04-12T11:49:00Z">
              <w:r w:rsidR="00737E77">
                <w:rPr>
                  <w:rFonts w:ascii="標楷體" w:eastAsia="標楷體" w:hAnsi="標楷體" w:hint="eastAsia"/>
                </w:rPr>
                <w:t>9</w:t>
              </w:r>
            </w:ins>
          </w:p>
        </w:tc>
        <w:tc>
          <w:tcPr>
            <w:tcW w:w="276" w:type="pct"/>
            <w:tcPrChange w:id="14344" w:author="家興 余" w:date="2021-01-22T10:55:00Z">
              <w:tcPr>
                <w:tcW w:w="276" w:type="pct"/>
                <w:gridSpan w:val="2"/>
              </w:tcPr>
            </w:tcPrChange>
          </w:tcPr>
          <w:p w14:paraId="3467A894" w14:textId="7DEF3CB6" w:rsidR="00D64561" w:rsidRPr="00427BE0" w:rsidRDefault="00737E77" w:rsidP="00D64561">
            <w:pPr>
              <w:widowControl/>
              <w:jc w:val="center"/>
              <w:rPr>
                <w:ins w:id="14345" w:author="家興 余" w:date="2021-01-22T10:54:00Z"/>
                <w:rFonts w:ascii="標楷體" w:eastAsia="標楷體" w:hAnsi="標楷體"/>
              </w:rPr>
            </w:pPr>
            <w:ins w:id="14346" w:author="家興 余" w:date="2021-04-12T11:49:00Z">
              <w:r>
                <w:rPr>
                  <w:rFonts w:ascii="標楷體" w:eastAsia="標楷體" w:hAnsi="標楷體" w:hint="eastAsia"/>
                </w:rPr>
                <w:t>7</w:t>
              </w:r>
            </w:ins>
          </w:p>
        </w:tc>
        <w:tc>
          <w:tcPr>
            <w:tcW w:w="276" w:type="pct"/>
            <w:tcPrChange w:id="14347" w:author="家興 余" w:date="2021-01-22T10:55:00Z">
              <w:tcPr>
                <w:tcW w:w="276" w:type="pct"/>
                <w:gridSpan w:val="2"/>
              </w:tcPr>
            </w:tcPrChange>
          </w:tcPr>
          <w:p w14:paraId="234917AD" w14:textId="430A98BB" w:rsidR="00D64561" w:rsidRPr="00427BE0" w:rsidRDefault="006B144A" w:rsidP="00D64561">
            <w:pPr>
              <w:widowControl/>
              <w:jc w:val="center"/>
              <w:rPr>
                <w:ins w:id="14348" w:author="家興 余" w:date="2021-01-22T10:54:00Z"/>
                <w:rFonts w:ascii="標楷體" w:eastAsia="標楷體" w:hAnsi="標楷體"/>
              </w:rPr>
            </w:pPr>
            <w:ins w:id="14349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350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135CF40D" w14:textId="3BF67E49" w:rsidR="00D64561" w:rsidRPr="00427BE0" w:rsidRDefault="00D64561" w:rsidP="00D64561">
            <w:pPr>
              <w:widowControl/>
              <w:rPr>
                <w:ins w:id="14351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3D06A0BD" w14:textId="77777777" w:rsidTr="00D64561">
        <w:trPr>
          <w:trHeight w:val="340"/>
          <w:ins w:id="14352" w:author="家興 余" w:date="2021-04-12T12:03:00Z"/>
        </w:trPr>
        <w:tc>
          <w:tcPr>
            <w:tcW w:w="261" w:type="pct"/>
            <w:shd w:val="clear" w:color="auto" w:fill="auto"/>
          </w:tcPr>
          <w:p w14:paraId="277F1598" w14:textId="77777777" w:rsidR="00D745D4" w:rsidRPr="00427BE0" w:rsidRDefault="00D745D4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53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16C3CAA" w14:textId="2B0D9FFB" w:rsidR="00D745D4" w:rsidRPr="00737E77" w:rsidRDefault="00D745D4" w:rsidP="00D64561">
            <w:pPr>
              <w:widowControl/>
              <w:rPr>
                <w:ins w:id="14354" w:author="家興 余" w:date="2021-04-12T12:03:00Z"/>
                <w:rFonts w:ascii="標楷體" w:eastAsia="標楷體" w:hAnsi="標楷體"/>
              </w:rPr>
            </w:pPr>
            <w:ins w:id="14355" w:author="家興 余" w:date="2021-04-12T12:03:00Z">
              <w:r w:rsidRPr="00D745D4">
                <w:rPr>
                  <w:rFonts w:ascii="標楷體" w:eastAsia="標楷體" w:hAnsi="標楷體"/>
                </w:rPr>
                <w:t>RelId</w:t>
              </w:r>
            </w:ins>
          </w:p>
        </w:tc>
        <w:tc>
          <w:tcPr>
            <w:tcW w:w="1929" w:type="pct"/>
            <w:shd w:val="clear" w:color="auto" w:fill="auto"/>
          </w:tcPr>
          <w:p w14:paraId="4060146F" w14:textId="4B062946" w:rsidR="00D745D4" w:rsidRPr="00737E77" w:rsidRDefault="00D745D4" w:rsidP="00D64561">
            <w:pPr>
              <w:widowControl/>
              <w:rPr>
                <w:ins w:id="14356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  <w:ins w:id="14357" w:author="家興 余" w:date="2021-04-12T12:04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關係人統編</w:t>
              </w:r>
            </w:ins>
          </w:p>
        </w:tc>
        <w:tc>
          <w:tcPr>
            <w:tcW w:w="276" w:type="pct"/>
            <w:shd w:val="clear" w:color="auto" w:fill="auto"/>
          </w:tcPr>
          <w:p w14:paraId="40FCB586" w14:textId="64DE0FC6" w:rsidR="00D745D4" w:rsidRPr="00427BE0" w:rsidDel="00737E77" w:rsidRDefault="00D745D4" w:rsidP="00D64561">
            <w:pPr>
              <w:widowControl/>
              <w:jc w:val="center"/>
              <w:rPr>
                <w:ins w:id="14358" w:author="家興 余" w:date="2021-04-12T12:03:00Z"/>
                <w:rFonts w:ascii="標楷體" w:eastAsia="標楷體" w:hAnsi="標楷體"/>
              </w:rPr>
            </w:pPr>
            <w:ins w:id="14359" w:author="家興 余" w:date="2021-04-12T12:03:00Z">
              <w:r>
                <w:rPr>
                  <w:rFonts w:ascii="標楷體" w:eastAsia="標楷體" w:hAnsi="標楷體" w:hint="eastAsia"/>
                </w:rPr>
                <w:t>X</w:t>
              </w:r>
            </w:ins>
          </w:p>
        </w:tc>
        <w:tc>
          <w:tcPr>
            <w:tcW w:w="276" w:type="pct"/>
          </w:tcPr>
          <w:p w14:paraId="39CCAF4B" w14:textId="17AE916C" w:rsidR="00D745D4" w:rsidRDefault="00D745D4" w:rsidP="00D64561">
            <w:pPr>
              <w:widowControl/>
              <w:jc w:val="center"/>
              <w:rPr>
                <w:ins w:id="14360" w:author="家興 余" w:date="2021-04-12T12:03:00Z"/>
                <w:rFonts w:ascii="標楷體" w:eastAsia="標楷體" w:hAnsi="標楷體"/>
              </w:rPr>
            </w:pPr>
            <w:ins w:id="14361" w:author="家興 余" w:date="2021-04-12T12:03:00Z">
              <w:r>
                <w:rPr>
                  <w:rFonts w:ascii="標楷體" w:eastAsia="標楷體" w:hAnsi="標楷體" w:hint="eastAsia"/>
                </w:rPr>
                <w:t>1</w:t>
              </w:r>
              <w:r>
                <w:rPr>
                  <w:rFonts w:ascii="標楷體" w:eastAsia="標楷體" w:hAnsi="標楷體"/>
                </w:rPr>
                <w:t>0</w:t>
              </w:r>
            </w:ins>
          </w:p>
        </w:tc>
        <w:tc>
          <w:tcPr>
            <w:tcW w:w="276" w:type="pct"/>
          </w:tcPr>
          <w:p w14:paraId="7C6DB35F" w14:textId="793A0C18" w:rsidR="00D745D4" w:rsidRDefault="00D745D4" w:rsidP="00D64561">
            <w:pPr>
              <w:widowControl/>
              <w:jc w:val="center"/>
              <w:rPr>
                <w:ins w:id="14362" w:author="家興 余" w:date="2021-04-12T12:03:00Z"/>
                <w:rFonts w:ascii="標楷體" w:eastAsia="標楷體" w:hAnsi="標楷體"/>
              </w:rPr>
            </w:pPr>
            <w:ins w:id="14363" w:author="家興 余" w:date="2021-04-12T12:04:00Z">
              <w:r>
                <w:rPr>
                  <w:rFonts w:ascii="標楷體" w:eastAsia="標楷體" w:hAnsi="標楷體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</w:tcPr>
          <w:p w14:paraId="17874FA1" w14:textId="77777777" w:rsidR="00D745D4" w:rsidRPr="00427BE0" w:rsidRDefault="00D745D4" w:rsidP="00D64561">
            <w:pPr>
              <w:widowControl/>
              <w:rPr>
                <w:ins w:id="14364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46B0DE1B" w14:textId="77777777" w:rsidTr="00D64561">
        <w:trPr>
          <w:trHeight w:val="340"/>
          <w:ins w:id="14365" w:author="家興 余" w:date="2021-04-12T12:03:00Z"/>
        </w:trPr>
        <w:tc>
          <w:tcPr>
            <w:tcW w:w="261" w:type="pct"/>
            <w:shd w:val="clear" w:color="auto" w:fill="auto"/>
          </w:tcPr>
          <w:p w14:paraId="7AD273E8" w14:textId="77777777" w:rsidR="00D745D4" w:rsidRPr="00427BE0" w:rsidRDefault="00D745D4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66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6B57A3F" w14:textId="3F54A2A6" w:rsidR="00D745D4" w:rsidRPr="00D745D4" w:rsidRDefault="00D745D4" w:rsidP="00D64561">
            <w:pPr>
              <w:widowControl/>
              <w:rPr>
                <w:ins w:id="14367" w:author="家興 余" w:date="2021-04-12T12:03:00Z"/>
                <w:rFonts w:ascii="標楷體" w:eastAsia="標楷體" w:hAnsi="標楷體"/>
              </w:rPr>
            </w:pPr>
            <w:ins w:id="14368" w:author="家興 余" w:date="2021-04-12T12:03:00Z">
              <w:r w:rsidRPr="00D745D4">
                <w:rPr>
                  <w:rFonts w:ascii="標楷體" w:eastAsia="標楷體" w:hAnsi="標楷體"/>
                </w:rPr>
                <w:t>RelName</w:t>
              </w:r>
            </w:ins>
          </w:p>
        </w:tc>
        <w:tc>
          <w:tcPr>
            <w:tcW w:w="1929" w:type="pct"/>
            <w:shd w:val="clear" w:color="auto" w:fill="auto"/>
          </w:tcPr>
          <w:p w14:paraId="2B1FC38A" w14:textId="4FED15E3" w:rsidR="00D745D4" w:rsidRPr="00737E77" w:rsidRDefault="00D745D4" w:rsidP="00D64561">
            <w:pPr>
              <w:widowControl/>
              <w:rPr>
                <w:ins w:id="14369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  <w:ins w:id="14370" w:author="家興 余" w:date="2021-04-12T12:03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關係人姓名</w:t>
              </w:r>
            </w:ins>
          </w:p>
        </w:tc>
        <w:tc>
          <w:tcPr>
            <w:tcW w:w="276" w:type="pct"/>
            <w:shd w:val="clear" w:color="auto" w:fill="auto"/>
          </w:tcPr>
          <w:p w14:paraId="7C9D5A53" w14:textId="49C913DD" w:rsidR="00D745D4" w:rsidRPr="00427BE0" w:rsidDel="00737E77" w:rsidRDefault="00D745D4" w:rsidP="00D64561">
            <w:pPr>
              <w:widowControl/>
              <w:jc w:val="center"/>
              <w:rPr>
                <w:ins w:id="14371" w:author="家興 余" w:date="2021-04-12T12:03:00Z"/>
                <w:rFonts w:ascii="標楷體" w:eastAsia="標楷體" w:hAnsi="標楷體"/>
              </w:rPr>
            </w:pPr>
            <w:ins w:id="14372" w:author="家興 余" w:date="2021-04-12T12:03:00Z">
              <w:r>
                <w:rPr>
                  <w:rFonts w:ascii="標楷體" w:eastAsia="標楷體" w:hAnsi="標楷體" w:hint="eastAsia"/>
                </w:rPr>
                <w:t>X</w:t>
              </w:r>
            </w:ins>
          </w:p>
        </w:tc>
        <w:tc>
          <w:tcPr>
            <w:tcW w:w="276" w:type="pct"/>
          </w:tcPr>
          <w:p w14:paraId="3B9F1026" w14:textId="6E17F20F" w:rsidR="00D745D4" w:rsidRDefault="00D745D4" w:rsidP="00D64561">
            <w:pPr>
              <w:widowControl/>
              <w:jc w:val="center"/>
              <w:rPr>
                <w:ins w:id="14373" w:author="家興 余" w:date="2021-04-12T12:03:00Z"/>
                <w:rFonts w:ascii="標楷體" w:eastAsia="標楷體" w:hAnsi="標楷體"/>
              </w:rPr>
            </w:pPr>
            <w:ins w:id="14374" w:author="家興 余" w:date="2021-04-12T12:03:00Z">
              <w:r>
                <w:rPr>
                  <w:rFonts w:ascii="標楷體" w:eastAsia="標楷體" w:hAnsi="標楷體" w:hint="eastAsia"/>
                </w:rPr>
                <w:t>1</w:t>
              </w:r>
              <w:r>
                <w:rPr>
                  <w:rFonts w:ascii="標楷體" w:eastAsia="標楷體" w:hAnsi="標楷體"/>
                </w:rPr>
                <w:t>00</w:t>
              </w:r>
            </w:ins>
          </w:p>
        </w:tc>
        <w:tc>
          <w:tcPr>
            <w:tcW w:w="276" w:type="pct"/>
          </w:tcPr>
          <w:p w14:paraId="603B4E28" w14:textId="5733A3EB" w:rsidR="00D745D4" w:rsidRDefault="00D745D4" w:rsidP="00D64561">
            <w:pPr>
              <w:widowControl/>
              <w:jc w:val="center"/>
              <w:rPr>
                <w:ins w:id="14375" w:author="家興 余" w:date="2021-04-12T12:03:00Z"/>
                <w:rFonts w:ascii="標楷體" w:eastAsia="標楷體" w:hAnsi="標楷體"/>
              </w:rPr>
            </w:pPr>
            <w:ins w:id="14376" w:author="家興 余" w:date="2021-04-12T12:04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</w:tcPr>
          <w:p w14:paraId="5E3231E4" w14:textId="77777777" w:rsidR="00D745D4" w:rsidRPr="00427BE0" w:rsidRDefault="00D745D4" w:rsidP="00D64561">
            <w:pPr>
              <w:widowControl/>
              <w:rPr>
                <w:ins w:id="14377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5D6EBF2C" w14:textId="77777777" w:rsidTr="00D64561">
        <w:trPr>
          <w:trHeight w:val="340"/>
          <w:ins w:id="14378" w:author="ST1" w:date="2020-12-02T11:46:00Z"/>
          <w:trPrChange w:id="14379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380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7C8EF3AB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81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382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383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1326F02B" w14:textId="2FE19B33" w:rsidR="00D64561" w:rsidRPr="00427BE0" w:rsidRDefault="00D64561" w:rsidP="00D64561">
            <w:pPr>
              <w:widowControl/>
              <w:rPr>
                <w:ins w:id="1438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85" w:author="ST1" w:date="2020-12-02T11:52:00Z">
              <w:r w:rsidRPr="00427BE0">
                <w:rPr>
                  <w:rFonts w:ascii="標楷體" w:eastAsia="標楷體" w:hAnsi="標楷體"/>
                  <w:rPrChange w:id="14386" w:author="ST1" w:date="2020-12-02T11:59:00Z">
                    <w:rPr/>
                  </w:rPrChange>
                </w:rPr>
                <w:t xml:space="preserve">PosInd </w:t>
              </w:r>
            </w:ins>
          </w:p>
        </w:tc>
        <w:tc>
          <w:tcPr>
            <w:tcW w:w="1929" w:type="pct"/>
            <w:shd w:val="clear" w:color="auto" w:fill="auto"/>
            <w:tcPrChange w:id="14387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57D85DA3" w14:textId="77FDBCA2" w:rsidR="00D64561" w:rsidRPr="00427BE0" w:rsidRDefault="00D64561" w:rsidP="00D64561">
            <w:pPr>
              <w:widowControl/>
              <w:rPr>
                <w:ins w:id="14388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89" w:author="ST1" w:date="2020-12-02T11:54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職稱代碼</w:t>
              </w:r>
            </w:ins>
          </w:p>
        </w:tc>
        <w:tc>
          <w:tcPr>
            <w:tcW w:w="276" w:type="pct"/>
            <w:shd w:val="clear" w:color="auto" w:fill="auto"/>
            <w:tcPrChange w:id="14390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228D2303" w14:textId="3711008B" w:rsidR="00D64561" w:rsidRPr="00427BE0" w:rsidRDefault="00D745D4" w:rsidP="00D64561">
            <w:pPr>
              <w:widowControl/>
              <w:jc w:val="center"/>
              <w:rPr>
                <w:ins w:id="14391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92" w:author="家興 余" w:date="2021-04-12T12:03:00Z">
              <w:r>
                <w:rPr>
                  <w:rFonts w:ascii="標楷體" w:eastAsia="標楷體" w:hAnsi="標楷體"/>
                </w:rPr>
                <w:t>9</w:t>
              </w:r>
            </w:ins>
            <w:ins w:id="14393" w:author="ST1" w:date="2020-12-02T11:53:00Z">
              <w:del w:id="14394" w:author="家興 余" w:date="2021-04-12T12:03:00Z">
                <w:r w:rsidR="00D64561" w:rsidRPr="00427BE0" w:rsidDel="00D745D4">
                  <w:rPr>
                    <w:rFonts w:ascii="標楷體" w:eastAsia="標楷體" w:hAnsi="標楷體"/>
                    <w:rPrChange w:id="14395" w:author="ST1" w:date="2020-12-02T11:59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76" w:type="pct"/>
            <w:tcPrChange w:id="14396" w:author="家興 余" w:date="2021-01-22T10:55:00Z">
              <w:tcPr>
                <w:tcW w:w="276" w:type="pct"/>
                <w:gridSpan w:val="2"/>
              </w:tcPr>
            </w:tcPrChange>
          </w:tcPr>
          <w:p w14:paraId="2AB7C87F" w14:textId="0CC5CED9" w:rsidR="00D64561" w:rsidRPr="00427BE0" w:rsidRDefault="00D64561" w:rsidP="00D64561">
            <w:pPr>
              <w:widowControl/>
              <w:jc w:val="center"/>
              <w:rPr>
                <w:ins w:id="14397" w:author="家興 余" w:date="2021-01-22T10:54:00Z"/>
                <w:rFonts w:ascii="標楷體" w:eastAsia="標楷體" w:hAnsi="標楷體"/>
              </w:rPr>
            </w:pPr>
            <w:ins w:id="14398" w:author="家興 余" w:date="2021-01-22T10:54:00Z">
              <w:r w:rsidRPr="00427BE0">
                <w:rPr>
                  <w:rFonts w:ascii="標楷體" w:eastAsia="標楷體" w:hAnsi="標楷體"/>
                  <w:rPrChange w:id="14399" w:author="ST1" w:date="2020-12-02T11:59:00Z">
                    <w:rPr/>
                  </w:rPrChange>
                </w:rPr>
                <w:t xml:space="preserve">2  </w:t>
              </w:r>
            </w:ins>
          </w:p>
        </w:tc>
        <w:tc>
          <w:tcPr>
            <w:tcW w:w="276" w:type="pct"/>
            <w:tcPrChange w:id="14400" w:author="家興 余" w:date="2021-01-22T10:55:00Z">
              <w:tcPr>
                <w:tcW w:w="276" w:type="pct"/>
                <w:gridSpan w:val="2"/>
              </w:tcPr>
            </w:tcPrChange>
          </w:tcPr>
          <w:p w14:paraId="0A0E107F" w14:textId="3AB0852D" w:rsidR="00D64561" w:rsidRPr="00427BE0" w:rsidRDefault="006B144A" w:rsidP="00D64561">
            <w:pPr>
              <w:widowControl/>
              <w:jc w:val="center"/>
              <w:rPr>
                <w:ins w:id="14401" w:author="家興 余" w:date="2021-01-22T10:54:00Z"/>
                <w:rFonts w:ascii="標楷體" w:eastAsia="標楷體" w:hAnsi="標楷體"/>
              </w:rPr>
            </w:pPr>
            <w:ins w:id="14402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403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21CE58D3" w14:textId="77777777" w:rsidR="00D745D4" w:rsidRPr="00D745D4" w:rsidRDefault="00D745D4" w:rsidP="00D745D4">
            <w:pPr>
              <w:widowControl/>
              <w:spacing w:line="240" w:lineRule="exact"/>
              <w:rPr>
                <w:ins w:id="14404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05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本人</w:t>
              </w:r>
            </w:ins>
          </w:p>
          <w:p w14:paraId="043253D6" w14:textId="77777777" w:rsidR="00D745D4" w:rsidRPr="00D745D4" w:rsidRDefault="00D745D4" w:rsidP="00D745D4">
            <w:pPr>
              <w:widowControl/>
              <w:spacing w:line="240" w:lineRule="exact"/>
              <w:rPr>
                <w:ins w:id="1440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07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配偶</w:t>
              </w:r>
            </w:ins>
          </w:p>
          <w:p w14:paraId="19C6E4EA" w14:textId="77777777" w:rsidR="00D745D4" w:rsidRPr="00D745D4" w:rsidRDefault="00D745D4" w:rsidP="00D745D4">
            <w:pPr>
              <w:widowControl/>
              <w:spacing w:line="240" w:lineRule="exact"/>
              <w:rPr>
                <w:ins w:id="1440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09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祖(外祖)父母</w:t>
              </w:r>
            </w:ins>
          </w:p>
          <w:p w14:paraId="7E48AE9F" w14:textId="77777777" w:rsidR="00D745D4" w:rsidRPr="00D745D4" w:rsidRDefault="00D745D4" w:rsidP="00D745D4">
            <w:pPr>
              <w:widowControl/>
              <w:spacing w:line="240" w:lineRule="exact"/>
              <w:rPr>
                <w:ins w:id="1441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11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04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父母</w:t>
              </w:r>
            </w:ins>
          </w:p>
          <w:p w14:paraId="45600881" w14:textId="77777777" w:rsidR="00D745D4" w:rsidRPr="00D745D4" w:rsidRDefault="00D745D4" w:rsidP="00D745D4">
            <w:pPr>
              <w:widowControl/>
              <w:spacing w:line="240" w:lineRule="exact"/>
              <w:rPr>
                <w:ins w:id="14412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13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05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兄弟姊妹</w:t>
              </w:r>
            </w:ins>
          </w:p>
          <w:p w14:paraId="10330CF7" w14:textId="77777777" w:rsidR="00D745D4" w:rsidRPr="00D745D4" w:rsidRDefault="00D745D4" w:rsidP="00D745D4">
            <w:pPr>
              <w:widowControl/>
              <w:spacing w:line="240" w:lineRule="exact"/>
              <w:rPr>
                <w:ins w:id="14414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15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06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子女</w:t>
              </w:r>
            </w:ins>
          </w:p>
          <w:p w14:paraId="118519E1" w14:textId="77777777" w:rsidR="00D745D4" w:rsidRPr="00D745D4" w:rsidRDefault="00D745D4" w:rsidP="00D745D4">
            <w:pPr>
              <w:widowControl/>
              <w:spacing w:line="240" w:lineRule="exact"/>
              <w:rPr>
                <w:ins w:id="1441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17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07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孫(外孫)子女</w:t>
              </w:r>
            </w:ins>
          </w:p>
          <w:p w14:paraId="3A3E7E6B" w14:textId="77777777" w:rsidR="00D745D4" w:rsidRPr="00D745D4" w:rsidRDefault="00D745D4" w:rsidP="00D745D4">
            <w:pPr>
              <w:widowControl/>
              <w:spacing w:line="240" w:lineRule="exact"/>
              <w:rPr>
                <w:ins w:id="1441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19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08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有控制與從屬關係</w:t>
              </w:r>
            </w:ins>
          </w:p>
          <w:p w14:paraId="0A8492C2" w14:textId="77777777" w:rsidR="00D745D4" w:rsidRPr="00D745D4" w:rsidRDefault="00D745D4" w:rsidP="00D745D4">
            <w:pPr>
              <w:widowControl/>
              <w:spacing w:line="240" w:lineRule="exact"/>
              <w:rPr>
                <w:ins w:id="1442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21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09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相互投資關係</w:t>
              </w:r>
            </w:ins>
          </w:p>
          <w:p w14:paraId="1AFEE5AF" w14:textId="77777777" w:rsidR="00D745D4" w:rsidRPr="00D745D4" w:rsidRDefault="00D745D4" w:rsidP="00D745D4">
            <w:pPr>
              <w:widowControl/>
              <w:spacing w:line="240" w:lineRule="exact"/>
              <w:rPr>
                <w:ins w:id="14422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23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董事長</w:t>
              </w:r>
            </w:ins>
          </w:p>
          <w:p w14:paraId="3FBE2FCF" w14:textId="77777777" w:rsidR="00D745D4" w:rsidRPr="00D745D4" w:rsidRDefault="00D745D4" w:rsidP="00D745D4">
            <w:pPr>
              <w:widowControl/>
              <w:spacing w:line="240" w:lineRule="exact"/>
              <w:rPr>
                <w:ins w:id="14424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25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11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董事</w:t>
              </w:r>
            </w:ins>
          </w:p>
          <w:p w14:paraId="7E3CEBBE" w14:textId="77777777" w:rsidR="00D745D4" w:rsidRPr="00D745D4" w:rsidRDefault="00D745D4" w:rsidP="00D745D4">
            <w:pPr>
              <w:widowControl/>
              <w:spacing w:line="240" w:lineRule="exact"/>
              <w:rPr>
                <w:ins w:id="1442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27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12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監察人</w:t>
              </w:r>
            </w:ins>
          </w:p>
          <w:p w14:paraId="14306219" w14:textId="022CC62C" w:rsidR="00D64561" w:rsidRPr="00427BE0" w:rsidDel="00D745D4" w:rsidRDefault="00D745D4">
            <w:pPr>
              <w:widowControl/>
              <w:spacing w:line="240" w:lineRule="exact"/>
              <w:rPr>
                <w:ins w:id="14428" w:author="ST1" w:date="2020-12-02T11:59:00Z"/>
                <w:del w:id="14429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30" w:author="ST1" w:date="2020-12-02T11:59:00Z">
                <w:pPr>
                  <w:widowControl/>
                </w:pPr>
              </w:pPrChange>
            </w:pPr>
            <w:ins w:id="14431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其他</w:t>
              </w:r>
            </w:ins>
            <w:ins w:id="14432" w:author="ST1" w:date="2020-12-02T11:59:00Z">
              <w:del w:id="14433" w:author="家興 余" w:date="2021-04-12T12:05:00Z">
                <w:r w:rsidR="00D64561"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01:董事長</w:delText>
                </w:r>
              </w:del>
            </w:ins>
          </w:p>
          <w:p w14:paraId="1F30073D" w14:textId="77B72E6C" w:rsidR="00D64561" w:rsidRPr="00427BE0" w:rsidDel="00D745D4" w:rsidRDefault="00D64561">
            <w:pPr>
              <w:widowControl/>
              <w:spacing w:line="240" w:lineRule="exact"/>
              <w:rPr>
                <w:ins w:id="14434" w:author="ST1" w:date="2020-12-02T11:59:00Z"/>
                <w:del w:id="14435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36" w:author="ST1" w:date="2020-12-02T11:59:00Z">
                <w:pPr>
                  <w:widowControl/>
                </w:pPr>
              </w:pPrChange>
            </w:pPr>
            <w:ins w:id="14437" w:author="ST1" w:date="2020-12-02T11:59:00Z">
              <w:del w:id="14438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02:副董事長</w:delText>
                </w:r>
              </w:del>
            </w:ins>
          </w:p>
          <w:p w14:paraId="109284CE" w14:textId="09B45C12" w:rsidR="00D64561" w:rsidRPr="00427BE0" w:rsidDel="00D745D4" w:rsidRDefault="00D64561">
            <w:pPr>
              <w:widowControl/>
              <w:spacing w:line="240" w:lineRule="exact"/>
              <w:rPr>
                <w:ins w:id="14439" w:author="ST1" w:date="2020-12-02T11:59:00Z"/>
                <w:del w:id="1444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41" w:author="ST1" w:date="2020-12-02T11:59:00Z">
                <w:pPr>
                  <w:widowControl/>
                </w:pPr>
              </w:pPrChange>
            </w:pPr>
            <w:ins w:id="14442" w:author="ST1" w:date="2020-12-02T11:59:00Z">
              <w:del w:id="14443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03:董事</w:delText>
                </w:r>
              </w:del>
            </w:ins>
          </w:p>
          <w:p w14:paraId="5FFD9DEA" w14:textId="12C3844C" w:rsidR="00D64561" w:rsidRPr="00427BE0" w:rsidDel="00D745D4" w:rsidRDefault="00D64561">
            <w:pPr>
              <w:widowControl/>
              <w:spacing w:line="240" w:lineRule="exact"/>
              <w:rPr>
                <w:ins w:id="14444" w:author="ST1" w:date="2020-12-02T11:59:00Z"/>
                <w:del w:id="14445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46" w:author="ST1" w:date="2020-12-02T11:59:00Z">
                <w:pPr>
                  <w:widowControl/>
                </w:pPr>
              </w:pPrChange>
            </w:pPr>
            <w:ins w:id="14447" w:author="ST1" w:date="2020-12-02T11:59:00Z">
              <w:del w:id="14448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04:監察人</w:delText>
                </w:r>
              </w:del>
            </w:ins>
          </w:p>
          <w:p w14:paraId="1F9FF400" w14:textId="4810C194" w:rsidR="00D64561" w:rsidRPr="00427BE0" w:rsidDel="00D745D4" w:rsidRDefault="00D64561">
            <w:pPr>
              <w:widowControl/>
              <w:spacing w:line="240" w:lineRule="exact"/>
              <w:rPr>
                <w:ins w:id="14449" w:author="ST1" w:date="2020-12-02T11:59:00Z"/>
                <w:del w:id="1445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51" w:author="ST1" w:date="2020-12-02T11:59:00Z">
                <w:pPr>
                  <w:widowControl/>
                </w:pPr>
              </w:pPrChange>
            </w:pPr>
            <w:ins w:id="14452" w:author="ST1" w:date="2020-12-02T11:59:00Z">
              <w:del w:id="14453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05:總經理</w:delText>
                </w:r>
              </w:del>
            </w:ins>
          </w:p>
          <w:p w14:paraId="56605D3F" w14:textId="3D122826" w:rsidR="00D64561" w:rsidRPr="00427BE0" w:rsidDel="00D745D4" w:rsidRDefault="00D64561">
            <w:pPr>
              <w:widowControl/>
              <w:spacing w:line="240" w:lineRule="exact"/>
              <w:rPr>
                <w:ins w:id="14454" w:author="ST1" w:date="2020-12-02T11:59:00Z"/>
                <w:del w:id="14455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56" w:author="ST1" w:date="2020-12-02T11:59:00Z">
                <w:pPr>
                  <w:widowControl/>
                </w:pPr>
              </w:pPrChange>
            </w:pPr>
            <w:ins w:id="14457" w:author="ST1" w:date="2020-12-02T11:59:00Z">
              <w:del w:id="14458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06:副總經理</w:delText>
                </w:r>
              </w:del>
            </w:ins>
          </w:p>
          <w:p w14:paraId="49E60B09" w14:textId="223C9E43" w:rsidR="00D64561" w:rsidRPr="00427BE0" w:rsidDel="00D745D4" w:rsidRDefault="00D64561">
            <w:pPr>
              <w:widowControl/>
              <w:spacing w:line="240" w:lineRule="exact"/>
              <w:rPr>
                <w:ins w:id="14459" w:author="ST1" w:date="2020-12-02T11:59:00Z"/>
                <w:del w:id="1446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61" w:author="ST1" w:date="2020-12-02T11:59:00Z">
                <w:pPr>
                  <w:widowControl/>
                </w:pPr>
              </w:pPrChange>
            </w:pPr>
            <w:ins w:id="14462" w:author="ST1" w:date="2020-12-02T11:59:00Z">
              <w:del w:id="14463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07:協理</w:delText>
                </w:r>
              </w:del>
            </w:ins>
          </w:p>
          <w:p w14:paraId="1942273F" w14:textId="336B5728" w:rsidR="00D64561" w:rsidRPr="00427BE0" w:rsidDel="00D745D4" w:rsidRDefault="00D64561">
            <w:pPr>
              <w:widowControl/>
              <w:spacing w:line="240" w:lineRule="exact"/>
              <w:rPr>
                <w:ins w:id="14464" w:author="ST1" w:date="2020-12-02T11:59:00Z"/>
                <w:del w:id="14465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66" w:author="ST1" w:date="2020-12-02T11:59:00Z">
                <w:pPr>
                  <w:widowControl/>
                </w:pPr>
              </w:pPrChange>
            </w:pPr>
            <w:ins w:id="14467" w:author="ST1" w:date="2020-12-02T11:59:00Z">
              <w:del w:id="14468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08:經理</w:delText>
                </w:r>
              </w:del>
            </w:ins>
          </w:p>
          <w:p w14:paraId="19E86099" w14:textId="3466A745" w:rsidR="00D64561" w:rsidRPr="00427BE0" w:rsidDel="00D745D4" w:rsidRDefault="00D64561">
            <w:pPr>
              <w:widowControl/>
              <w:spacing w:line="240" w:lineRule="exact"/>
              <w:rPr>
                <w:ins w:id="14469" w:author="ST1" w:date="2020-12-02T11:59:00Z"/>
                <w:del w:id="1447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71" w:author="ST1" w:date="2020-12-02T11:59:00Z">
                <w:pPr>
                  <w:widowControl/>
                </w:pPr>
              </w:pPrChange>
            </w:pPr>
            <w:ins w:id="14472" w:author="ST1" w:date="2020-12-02T11:59:00Z">
              <w:del w:id="14473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09:副理</w:delText>
                </w:r>
              </w:del>
            </w:ins>
          </w:p>
          <w:p w14:paraId="02CE96B7" w14:textId="252BDA09" w:rsidR="00D64561" w:rsidRPr="00427BE0" w:rsidDel="00D745D4" w:rsidRDefault="00D64561">
            <w:pPr>
              <w:widowControl/>
              <w:spacing w:line="240" w:lineRule="exact"/>
              <w:rPr>
                <w:ins w:id="14474" w:author="ST1" w:date="2020-12-02T11:59:00Z"/>
                <w:del w:id="14475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76" w:author="ST1" w:date="2020-12-02T11:59:00Z">
                <w:pPr>
                  <w:widowControl/>
                </w:pPr>
              </w:pPrChange>
            </w:pPr>
            <w:ins w:id="14477" w:author="ST1" w:date="2020-12-02T11:59:00Z">
              <w:del w:id="14478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10:辦理授信職員</w:delText>
                </w:r>
              </w:del>
            </w:ins>
          </w:p>
          <w:p w14:paraId="4A78A8BF" w14:textId="73E9A2E1" w:rsidR="00D64561" w:rsidRPr="00427BE0" w:rsidDel="00D745D4" w:rsidRDefault="00D64561">
            <w:pPr>
              <w:widowControl/>
              <w:spacing w:line="240" w:lineRule="exact"/>
              <w:rPr>
                <w:ins w:id="14479" w:author="ST1" w:date="2020-12-02T11:59:00Z"/>
                <w:del w:id="1448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81" w:author="ST1" w:date="2020-12-02T11:59:00Z">
                <w:pPr>
                  <w:widowControl/>
                </w:pPr>
              </w:pPrChange>
            </w:pPr>
            <w:ins w:id="14482" w:author="ST1" w:date="2020-12-02T11:59:00Z">
              <w:del w:id="14483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11:十五日薪</w:delText>
                </w:r>
              </w:del>
            </w:ins>
          </w:p>
          <w:p w14:paraId="11EE7F0F" w14:textId="7EFE65F2" w:rsidR="00D64561" w:rsidRPr="00427BE0" w:rsidDel="00D745D4" w:rsidRDefault="00D64561">
            <w:pPr>
              <w:widowControl/>
              <w:spacing w:line="240" w:lineRule="exact"/>
              <w:rPr>
                <w:ins w:id="14484" w:author="ST1" w:date="2020-12-02T11:59:00Z"/>
                <w:del w:id="14485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86" w:author="ST1" w:date="2020-12-02T11:59:00Z">
                <w:pPr>
                  <w:widowControl/>
                </w:pPr>
              </w:pPrChange>
            </w:pPr>
            <w:ins w:id="14487" w:author="ST1" w:date="2020-12-02T11:59:00Z">
              <w:del w:id="14488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98:其他關係人</w:delText>
                </w:r>
              </w:del>
            </w:ins>
          </w:p>
          <w:p w14:paraId="57792434" w14:textId="2A553491" w:rsidR="00D64561" w:rsidRPr="00427BE0" w:rsidRDefault="00D64561">
            <w:pPr>
              <w:widowControl/>
              <w:spacing w:line="240" w:lineRule="exact"/>
              <w:rPr>
                <w:ins w:id="14489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490" w:author="ST1" w:date="2020-12-02T11:59:00Z">
                <w:pPr>
                  <w:widowControl/>
                </w:pPr>
              </w:pPrChange>
            </w:pPr>
            <w:ins w:id="14491" w:author="ST1" w:date="2020-12-02T11:59:00Z">
              <w:del w:id="14492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99:非關係人</w:delText>
                </w:r>
              </w:del>
            </w:ins>
          </w:p>
        </w:tc>
      </w:tr>
      <w:tr w:rsidR="00D64561" w:rsidRPr="00427BE0" w14:paraId="40B848C8" w14:textId="77777777" w:rsidTr="00D64561">
        <w:trPr>
          <w:trHeight w:val="340"/>
          <w:ins w:id="14493" w:author="ST1" w:date="2020-12-02T11:46:00Z"/>
          <w:trPrChange w:id="14494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495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7CA8E47B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496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497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498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7652394B" w14:textId="4ACBAF12" w:rsidR="00D64561" w:rsidRPr="00427BE0" w:rsidRDefault="00D745D4" w:rsidP="00D64561">
            <w:pPr>
              <w:widowControl/>
              <w:rPr>
                <w:ins w:id="14499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00" w:author="家興 余" w:date="2021-04-12T12:03:00Z">
              <w:r w:rsidRPr="00D745D4">
                <w:rPr>
                  <w:rFonts w:ascii="標楷體" w:eastAsia="標楷體" w:hAnsi="標楷體"/>
                </w:rPr>
                <w:t>RemarkType</w:t>
              </w:r>
            </w:ins>
            <w:ins w:id="14501" w:author="ST1" w:date="2020-12-02T11:52:00Z">
              <w:del w:id="14502" w:author="家興 余" w:date="2021-04-12T12:03:00Z">
                <w:r w:rsidR="00D64561" w:rsidRPr="00427BE0" w:rsidDel="00D745D4">
                  <w:rPr>
                    <w:rFonts w:ascii="標楷體" w:eastAsia="標楷體" w:hAnsi="標楷體"/>
                    <w:rPrChange w:id="14503" w:author="ST1" w:date="2020-12-02T11:59:00Z">
                      <w:rPr/>
                    </w:rPrChange>
                  </w:rPr>
                  <w:delText xml:space="preserve">BfsDay 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504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4B6CE0C4" w14:textId="3CA48D3F" w:rsidR="00D64561" w:rsidRPr="00427BE0" w:rsidRDefault="00D745D4" w:rsidP="00D64561">
            <w:pPr>
              <w:widowControl/>
              <w:rPr>
                <w:ins w:id="14505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06" w:author="家興 余" w:date="2021-04-12T12:04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備註類型</w:t>
              </w:r>
            </w:ins>
            <w:ins w:id="14507" w:author="ST1" w:date="2020-12-02T11:54:00Z">
              <w:del w:id="14508" w:author="家興 余" w:date="2021-04-12T12:04:00Z">
                <w:r w:rsidR="00D64561" w:rsidRPr="00427BE0" w:rsidDel="00D745D4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生效起日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509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2AF7960C" w14:textId="5DAC4819" w:rsidR="00D64561" w:rsidRPr="00427BE0" w:rsidRDefault="00D64561" w:rsidP="00D64561">
            <w:pPr>
              <w:widowControl/>
              <w:jc w:val="center"/>
              <w:rPr>
                <w:ins w:id="1451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11" w:author="ST1" w:date="2020-12-02T11:53:00Z">
              <w:r w:rsidRPr="00427BE0">
                <w:rPr>
                  <w:rFonts w:ascii="標楷體" w:eastAsia="標楷體" w:hAnsi="標楷體"/>
                  <w:rPrChange w:id="14512" w:author="ST1" w:date="2020-12-02T11:59:00Z">
                    <w:rPr/>
                  </w:rPrChange>
                </w:rPr>
                <w:t>9</w:t>
              </w:r>
            </w:ins>
          </w:p>
        </w:tc>
        <w:tc>
          <w:tcPr>
            <w:tcW w:w="276" w:type="pct"/>
            <w:tcPrChange w:id="14513" w:author="家興 余" w:date="2021-01-22T10:55:00Z">
              <w:tcPr>
                <w:tcW w:w="276" w:type="pct"/>
                <w:gridSpan w:val="2"/>
              </w:tcPr>
            </w:tcPrChange>
          </w:tcPr>
          <w:p w14:paraId="1F16108B" w14:textId="137E23E9" w:rsidR="00D64561" w:rsidRPr="00427BE0" w:rsidRDefault="00D745D4" w:rsidP="00D64561">
            <w:pPr>
              <w:widowControl/>
              <w:jc w:val="center"/>
              <w:rPr>
                <w:ins w:id="14514" w:author="家興 余" w:date="2021-01-22T10:54:00Z"/>
                <w:rFonts w:ascii="標楷體" w:eastAsia="標楷體" w:hAnsi="標楷體"/>
              </w:rPr>
            </w:pPr>
            <w:ins w:id="14515" w:author="家興 余" w:date="2021-04-12T12:03:00Z">
              <w:r>
                <w:rPr>
                  <w:rFonts w:ascii="標楷體" w:eastAsia="標楷體" w:hAnsi="標楷體"/>
                </w:rPr>
                <w:t>1</w:t>
              </w:r>
            </w:ins>
            <w:ins w:id="14516" w:author="家興 余" w:date="2021-01-22T10:54:00Z">
              <w:r w:rsidR="00D64561" w:rsidRPr="00427BE0">
                <w:rPr>
                  <w:rFonts w:ascii="標楷體" w:eastAsia="標楷體" w:hAnsi="標楷體"/>
                  <w:rPrChange w:id="14517" w:author="ST1" w:date="2020-12-02T11:59:00Z">
                    <w:rPr/>
                  </w:rPrChange>
                </w:rPr>
                <w:t xml:space="preserve">  </w:t>
              </w:r>
            </w:ins>
          </w:p>
        </w:tc>
        <w:tc>
          <w:tcPr>
            <w:tcW w:w="276" w:type="pct"/>
            <w:tcPrChange w:id="14518" w:author="家興 余" w:date="2021-01-22T10:55:00Z">
              <w:tcPr>
                <w:tcW w:w="276" w:type="pct"/>
                <w:gridSpan w:val="2"/>
              </w:tcPr>
            </w:tcPrChange>
          </w:tcPr>
          <w:p w14:paraId="630B4EE9" w14:textId="37889ED7" w:rsidR="00D64561" w:rsidRPr="00427BE0" w:rsidRDefault="00D745D4" w:rsidP="00D64561">
            <w:pPr>
              <w:widowControl/>
              <w:jc w:val="center"/>
              <w:rPr>
                <w:ins w:id="14519" w:author="家興 余" w:date="2021-01-22T10:54:00Z"/>
                <w:rFonts w:ascii="標楷體" w:eastAsia="標楷體" w:hAnsi="標楷體"/>
              </w:rPr>
            </w:pPr>
            <w:ins w:id="14520" w:author="家興 余" w:date="2021-04-12T12:04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521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1B28BCBE" w14:textId="77777777" w:rsidR="00D745D4" w:rsidRPr="00D745D4" w:rsidRDefault="00D745D4" w:rsidP="00D745D4">
            <w:pPr>
              <w:widowControl/>
              <w:rPr>
                <w:ins w:id="14522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23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關係人</w:t>
              </w:r>
            </w:ins>
          </w:p>
          <w:p w14:paraId="04DD9354" w14:textId="77777777" w:rsidR="00D745D4" w:rsidRPr="00D745D4" w:rsidRDefault="00D745D4" w:rsidP="00D745D4">
            <w:pPr>
              <w:widowControl/>
              <w:rPr>
                <w:ins w:id="14524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25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被持股比例</w:t>
              </w:r>
            </w:ins>
          </w:p>
          <w:p w14:paraId="4369A9E0" w14:textId="77777777" w:rsidR="00D745D4" w:rsidRPr="00D745D4" w:rsidRDefault="00D745D4" w:rsidP="00D745D4">
            <w:pPr>
              <w:widowControl/>
              <w:rPr>
                <w:ins w:id="1452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27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持股比例</w:t>
              </w:r>
            </w:ins>
          </w:p>
          <w:p w14:paraId="47A6BE3B" w14:textId="77777777" w:rsidR="00D745D4" w:rsidRPr="00D745D4" w:rsidRDefault="00D745D4" w:rsidP="00D745D4">
            <w:pPr>
              <w:widowControl/>
              <w:rPr>
                <w:ins w:id="1452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29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持有股份</w:t>
              </w:r>
            </w:ins>
          </w:p>
          <w:p w14:paraId="62DCBEB0" w14:textId="77777777" w:rsidR="00D745D4" w:rsidRPr="00D745D4" w:rsidRDefault="00D745D4" w:rsidP="00D745D4">
            <w:pPr>
              <w:widowControl/>
              <w:rPr>
                <w:ins w:id="1453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31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出資額</w:t>
              </w:r>
            </w:ins>
          </w:p>
          <w:p w14:paraId="096D49E3" w14:textId="498C5D4C" w:rsidR="00D64561" w:rsidRPr="00427BE0" w:rsidRDefault="00D745D4" w:rsidP="00D745D4">
            <w:pPr>
              <w:widowControl/>
              <w:rPr>
                <w:ins w:id="1453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33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其它</w:t>
              </w:r>
            </w:ins>
          </w:p>
        </w:tc>
      </w:tr>
      <w:tr w:rsidR="00D64561" w:rsidRPr="00427BE0" w14:paraId="45D986F4" w14:textId="77777777" w:rsidTr="00D64561">
        <w:trPr>
          <w:trHeight w:val="340"/>
          <w:ins w:id="14534" w:author="ST1" w:date="2020-12-02T11:46:00Z"/>
          <w:trPrChange w:id="14535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536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78CCE6C9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537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538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539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67BEADD2" w14:textId="48381794" w:rsidR="00D64561" w:rsidRPr="00427BE0" w:rsidRDefault="00D745D4" w:rsidP="00D64561">
            <w:pPr>
              <w:widowControl/>
              <w:rPr>
                <w:ins w:id="1454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41" w:author="家興 余" w:date="2021-04-12T12:03:00Z">
              <w:r w:rsidRPr="00D745D4">
                <w:rPr>
                  <w:rFonts w:ascii="標楷體" w:eastAsia="標楷體" w:hAnsi="標楷體"/>
                </w:rPr>
                <w:t>Remark</w:t>
              </w:r>
            </w:ins>
            <w:ins w:id="14542" w:author="ST1" w:date="2020-12-02T11:52:00Z">
              <w:del w:id="14543" w:author="家興 余" w:date="2021-04-12T12:03:00Z">
                <w:r w:rsidR="00D64561" w:rsidRPr="00427BE0" w:rsidDel="00D745D4">
                  <w:rPr>
                    <w:rFonts w:ascii="標楷體" w:eastAsia="標楷體" w:hAnsi="標楷體"/>
                    <w:rPrChange w:id="14544" w:author="ST1" w:date="2020-12-02T11:59:00Z">
                      <w:rPr/>
                    </w:rPrChange>
                  </w:rPr>
                  <w:delText xml:space="preserve">BleDay 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545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191F346C" w14:textId="294A9496" w:rsidR="00D64561" w:rsidRPr="00427BE0" w:rsidRDefault="00D745D4" w:rsidP="00D64561">
            <w:pPr>
              <w:widowControl/>
              <w:rPr>
                <w:ins w:id="1454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47" w:author="家興 余" w:date="2021-04-12T12:04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備註</w:t>
              </w:r>
            </w:ins>
            <w:ins w:id="14548" w:author="ST1" w:date="2020-12-02T11:55:00Z">
              <w:del w:id="14549" w:author="家興 余" w:date="2021-04-12T12:04:00Z">
                <w:r w:rsidR="00D64561" w:rsidRPr="00427BE0" w:rsidDel="00D745D4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生效迄日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550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5D2AD29F" w14:textId="763EAAAA" w:rsidR="00D64561" w:rsidRPr="00427BE0" w:rsidRDefault="00D64561" w:rsidP="00D64561">
            <w:pPr>
              <w:widowControl/>
              <w:jc w:val="center"/>
              <w:rPr>
                <w:ins w:id="14551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52" w:author="ST1" w:date="2020-12-02T11:53:00Z">
              <w:del w:id="14553" w:author="家興 余" w:date="2021-04-12T12:03:00Z">
                <w:r w:rsidRPr="00427BE0" w:rsidDel="00D745D4">
                  <w:rPr>
                    <w:rFonts w:ascii="標楷體" w:eastAsia="標楷體" w:hAnsi="標楷體"/>
                    <w:rPrChange w:id="14554" w:author="ST1" w:date="2020-12-02T11:59:00Z">
                      <w:rPr/>
                    </w:rPrChange>
                  </w:rPr>
                  <w:delText>9</w:delText>
                </w:r>
              </w:del>
            </w:ins>
            <w:ins w:id="14555" w:author="家興 余" w:date="2021-04-12T12:03:00Z">
              <w:r w:rsidR="00D745D4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76" w:type="pct"/>
            <w:tcPrChange w:id="14556" w:author="家興 余" w:date="2021-01-22T10:55:00Z">
              <w:tcPr>
                <w:tcW w:w="276" w:type="pct"/>
                <w:gridSpan w:val="2"/>
              </w:tcPr>
            </w:tcPrChange>
          </w:tcPr>
          <w:p w14:paraId="131F5689" w14:textId="640EA464" w:rsidR="00D64561" w:rsidRPr="00427BE0" w:rsidRDefault="00D745D4" w:rsidP="00D64561">
            <w:pPr>
              <w:widowControl/>
              <w:jc w:val="center"/>
              <w:rPr>
                <w:ins w:id="14557" w:author="家興 余" w:date="2021-01-22T10:54:00Z"/>
                <w:rFonts w:ascii="標楷體" w:eastAsia="標楷體" w:hAnsi="標楷體"/>
              </w:rPr>
            </w:pPr>
            <w:ins w:id="14558" w:author="家興 余" w:date="2021-04-12T12:03:00Z">
              <w:r>
                <w:rPr>
                  <w:rFonts w:ascii="標楷體" w:eastAsia="標楷體" w:hAnsi="標楷體"/>
                </w:rPr>
                <w:t>100</w:t>
              </w:r>
            </w:ins>
            <w:ins w:id="14559" w:author="家興 余" w:date="2021-01-22T10:54:00Z">
              <w:r w:rsidR="00D64561" w:rsidRPr="00427BE0">
                <w:rPr>
                  <w:rFonts w:ascii="標楷體" w:eastAsia="標楷體" w:hAnsi="標楷體"/>
                  <w:rPrChange w:id="14560" w:author="ST1" w:date="2020-12-02T11:59:00Z">
                    <w:rPr/>
                  </w:rPrChange>
                </w:rPr>
                <w:t xml:space="preserve">  </w:t>
              </w:r>
            </w:ins>
          </w:p>
        </w:tc>
        <w:tc>
          <w:tcPr>
            <w:tcW w:w="276" w:type="pct"/>
            <w:tcPrChange w:id="14561" w:author="家興 余" w:date="2021-01-22T10:55:00Z">
              <w:tcPr>
                <w:tcW w:w="276" w:type="pct"/>
                <w:gridSpan w:val="2"/>
              </w:tcPr>
            </w:tcPrChange>
          </w:tcPr>
          <w:p w14:paraId="64F5EB74" w14:textId="20EDD082" w:rsidR="00D64561" w:rsidRPr="00427BE0" w:rsidRDefault="00D745D4" w:rsidP="00D64561">
            <w:pPr>
              <w:widowControl/>
              <w:jc w:val="center"/>
              <w:rPr>
                <w:ins w:id="14562" w:author="家興 余" w:date="2021-01-22T10:54:00Z"/>
                <w:rFonts w:ascii="標楷體" w:eastAsia="標楷體" w:hAnsi="標楷體"/>
              </w:rPr>
            </w:pPr>
            <w:ins w:id="14563" w:author="家興 余" w:date="2021-04-12T12:04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564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6FA91D64" w14:textId="0C7474D1" w:rsidR="00D64561" w:rsidRPr="00427BE0" w:rsidRDefault="00D64561" w:rsidP="00D64561">
            <w:pPr>
              <w:widowControl/>
              <w:rPr>
                <w:ins w:id="14565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451B21C5" w14:textId="64B7B816" w:rsidR="00583560" w:rsidRDefault="00583560" w:rsidP="00583560">
      <w:pPr>
        <w:widowControl/>
        <w:rPr>
          <w:ins w:id="14566" w:author="ST1" w:date="2020-12-06T22:10:00Z"/>
          <w:rFonts w:ascii="標楷體" w:eastAsia="標楷體" w:hAnsi="標楷體"/>
        </w:rPr>
      </w:pPr>
    </w:p>
    <w:p w14:paraId="771E076B" w14:textId="361E0999" w:rsidR="00A06F6A" w:rsidRDefault="00A06F6A" w:rsidP="00583560">
      <w:pPr>
        <w:widowControl/>
        <w:rPr>
          <w:ins w:id="14567" w:author="ST1" w:date="2020-12-06T22:10:00Z"/>
          <w:rFonts w:ascii="標楷體" w:eastAsia="標楷體" w:hAnsi="標楷體"/>
        </w:rPr>
      </w:pPr>
    </w:p>
    <w:p w14:paraId="3962F079" w14:textId="2BE1321E" w:rsidR="00A06F6A" w:rsidRDefault="00A06F6A">
      <w:pPr>
        <w:widowControl/>
        <w:rPr>
          <w:ins w:id="14568" w:author="ST1" w:date="2020-12-06T22:10:00Z"/>
          <w:rFonts w:ascii="標楷體" w:eastAsia="標楷體" w:hAnsi="標楷體"/>
        </w:rPr>
      </w:pPr>
      <w:ins w:id="14569" w:author="ST1" w:date="2020-12-06T22:10:00Z">
        <w:r>
          <w:rPr>
            <w:rFonts w:ascii="標楷體" w:eastAsia="標楷體" w:hAnsi="標楷體"/>
          </w:rPr>
          <w:br w:type="page"/>
        </w:r>
      </w:ins>
    </w:p>
    <w:p w14:paraId="3DF8D13C" w14:textId="77777777" w:rsidR="00A06F6A" w:rsidRPr="004A1C2C" w:rsidRDefault="00A06F6A" w:rsidP="00A06F6A">
      <w:pPr>
        <w:widowControl/>
        <w:rPr>
          <w:ins w:id="14570" w:author="ST1" w:date="2020-12-06T22:11:00Z"/>
          <w:rFonts w:ascii="標楷體" w:eastAsia="標楷體" w:hAnsi="標楷體"/>
        </w:rPr>
      </w:pPr>
    </w:p>
    <w:p w14:paraId="0D7FB1FB" w14:textId="1C8E1F52" w:rsidR="00A06F6A" w:rsidRPr="008F20B5" w:rsidRDefault="00A06F6A">
      <w:pPr>
        <w:pStyle w:val="3"/>
        <w:numPr>
          <w:ilvl w:val="2"/>
          <w:numId w:val="63"/>
        </w:numPr>
        <w:spacing w:before="0" w:after="240"/>
        <w:rPr>
          <w:ins w:id="14571" w:author="ST1" w:date="2020-12-06T22:11:00Z"/>
          <w:rFonts w:ascii="標楷體" w:hAnsi="標楷體"/>
        </w:rPr>
        <w:pPrChange w:id="14572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4573" w:name="_L2418他項權利資料登錄"/>
      <w:bookmarkEnd w:id="14573"/>
      <w:ins w:id="14574" w:author="ST1" w:date="2020-12-06T22:11:00Z">
        <w:r w:rsidRPr="008F20B5">
          <w:rPr>
            <w:rFonts w:ascii="標楷體" w:hAnsi="標楷體"/>
            <w:b/>
            <w:szCs w:val="32"/>
          </w:rPr>
          <w:t>L241</w:t>
        </w:r>
      </w:ins>
      <w:ins w:id="14575" w:author="ST1" w:date="2020-12-06T22:12:00Z">
        <w:r>
          <w:rPr>
            <w:rFonts w:ascii="標楷體" w:hAnsi="標楷體"/>
            <w:b/>
            <w:szCs w:val="32"/>
          </w:rPr>
          <w:t>8</w:t>
        </w:r>
        <w:r w:rsidRPr="00A06F6A">
          <w:rPr>
            <w:rFonts w:ascii="標楷體" w:hAnsi="標楷體" w:hint="eastAsia"/>
          </w:rPr>
          <w:t>他項權利資料登錄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4576" w:author="家興 余" w:date="2021-01-22T10:56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4577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3719AD" w:rsidRPr="00A139D9" w14:paraId="29E73DB5" w14:textId="77777777" w:rsidTr="00D64561">
        <w:trPr>
          <w:trHeight w:val="350"/>
          <w:ins w:id="14578" w:author="ST1" w:date="2020-12-06T22:11:00Z"/>
          <w:trPrChange w:id="14579" w:author="家興 余" w:date="2021-01-22T10:56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4580" w:author="家興 余" w:date="2021-01-22T10:56:00Z">
              <w:tcPr>
                <w:tcW w:w="237" w:type="pct"/>
                <w:shd w:val="clear" w:color="auto" w:fill="auto"/>
                <w:hideMark/>
              </w:tcPr>
            </w:tcPrChange>
          </w:tcPr>
          <w:p w14:paraId="76DBB316" w14:textId="77777777" w:rsidR="003719AD" w:rsidRPr="00A139D9" w:rsidRDefault="003719AD" w:rsidP="00DA4FCA">
            <w:pPr>
              <w:widowControl/>
              <w:jc w:val="center"/>
              <w:rPr>
                <w:ins w:id="1458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82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50" w:type="pct"/>
            <w:shd w:val="clear" w:color="auto" w:fill="auto"/>
            <w:hideMark/>
            <w:tcPrChange w:id="14583" w:author="家興 余" w:date="2021-01-22T10:56:00Z">
              <w:tcPr>
                <w:tcW w:w="1303" w:type="pct"/>
                <w:shd w:val="clear" w:color="auto" w:fill="auto"/>
                <w:hideMark/>
              </w:tcPr>
            </w:tcPrChange>
          </w:tcPr>
          <w:p w14:paraId="65724914" w14:textId="77777777" w:rsidR="003719AD" w:rsidRPr="00A139D9" w:rsidRDefault="003719AD" w:rsidP="00DA4FCA">
            <w:pPr>
              <w:widowControl/>
              <w:jc w:val="center"/>
              <w:rPr>
                <w:ins w:id="1458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85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750" w:type="pct"/>
            <w:shd w:val="clear" w:color="auto" w:fill="auto"/>
            <w:hideMark/>
            <w:tcPrChange w:id="14586" w:author="家興 余" w:date="2021-01-22T10:56:00Z">
              <w:tcPr>
                <w:tcW w:w="1244" w:type="pct"/>
                <w:shd w:val="clear" w:color="auto" w:fill="auto"/>
                <w:hideMark/>
              </w:tcPr>
            </w:tcPrChange>
          </w:tcPr>
          <w:p w14:paraId="6C6A684B" w14:textId="77777777" w:rsidR="003719AD" w:rsidRPr="00A139D9" w:rsidRDefault="003719AD" w:rsidP="00DA4FCA">
            <w:pPr>
              <w:widowControl/>
              <w:jc w:val="center"/>
              <w:rPr>
                <w:ins w:id="1458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88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0" w:type="pct"/>
            <w:shd w:val="clear" w:color="auto" w:fill="auto"/>
            <w:hideMark/>
            <w:tcPrChange w:id="14589" w:author="家興 余" w:date="2021-01-22T10:56:00Z">
              <w:tcPr>
                <w:tcW w:w="348" w:type="pct"/>
                <w:shd w:val="clear" w:color="auto" w:fill="auto"/>
                <w:hideMark/>
              </w:tcPr>
            </w:tcPrChange>
          </w:tcPr>
          <w:p w14:paraId="492FF1E4" w14:textId="77777777" w:rsidR="003719AD" w:rsidRPr="00A139D9" w:rsidRDefault="003719AD" w:rsidP="00DA4FCA">
            <w:pPr>
              <w:widowControl/>
              <w:jc w:val="center"/>
              <w:rPr>
                <w:ins w:id="1459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91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50" w:type="pct"/>
            <w:shd w:val="clear" w:color="auto" w:fill="auto"/>
            <w:hideMark/>
            <w:tcPrChange w:id="14592" w:author="家興 余" w:date="2021-01-22T10:56:00Z">
              <w:tcPr>
                <w:tcW w:w="415" w:type="pct"/>
                <w:shd w:val="clear" w:color="auto" w:fill="auto"/>
                <w:hideMark/>
              </w:tcPr>
            </w:tcPrChange>
          </w:tcPr>
          <w:p w14:paraId="4F5FA05A" w14:textId="77777777" w:rsidR="003719AD" w:rsidRPr="00A139D9" w:rsidRDefault="003719AD" w:rsidP="00DA4FCA">
            <w:pPr>
              <w:widowControl/>
              <w:jc w:val="center"/>
              <w:rPr>
                <w:ins w:id="1459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94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50" w:type="pct"/>
            <w:tcPrChange w:id="14595" w:author="家興 余" w:date="2021-01-22T10:56:00Z">
              <w:tcPr>
                <w:tcW w:w="1" w:type="pct"/>
              </w:tcPr>
            </w:tcPrChange>
          </w:tcPr>
          <w:p w14:paraId="654BBA45" w14:textId="4E371F70" w:rsidR="003719AD" w:rsidRPr="00A139D9" w:rsidRDefault="0036077E">
            <w:pPr>
              <w:widowControl/>
              <w:jc w:val="center"/>
              <w:rPr>
                <w:ins w:id="14596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597" w:author="家興 余" w:date="2021-01-22T09:12:00Z">
                <w:pPr>
                  <w:widowControl/>
                </w:pPr>
              </w:pPrChange>
            </w:pPr>
            <w:ins w:id="14598" w:author="家興 余" w:date="2021-01-22T09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4599" w:author="家興 余" w:date="2021-01-22T10:56:00Z">
              <w:tcPr>
                <w:tcW w:w="1453" w:type="pct"/>
                <w:shd w:val="clear" w:color="auto" w:fill="auto"/>
                <w:hideMark/>
              </w:tcPr>
            </w:tcPrChange>
          </w:tcPr>
          <w:p w14:paraId="22978572" w14:textId="1BCEBD95" w:rsidR="003719AD" w:rsidRPr="00A139D9" w:rsidRDefault="003719AD" w:rsidP="00DA4FCA">
            <w:pPr>
              <w:widowControl/>
              <w:rPr>
                <w:ins w:id="1460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01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3719AD" w:rsidRPr="00A139D9" w14:paraId="38278A5A" w14:textId="77777777" w:rsidTr="00D64561">
        <w:trPr>
          <w:trHeight w:val="340"/>
          <w:ins w:id="14602" w:author="ST1" w:date="2020-12-06T22:11:00Z"/>
          <w:trPrChange w:id="14603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604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273713AF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605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606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607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06FAECA1" w14:textId="77777777" w:rsidR="003719AD" w:rsidRPr="00A139D9" w:rsidRDefault="003719AD" w:rsidP="00DA4FCA">
            <w:pPr>
              <w:widowControl/>
              <w:rPr>
                <w:ins w:id="1460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09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750" w:type="pct"/>
            <w:shd w:val="clear" w:color="auto" w:fill="auto"/>
            <w:tcPrChange w:id="14610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63549DF9" w14:textId="77777777" w:rsidR="003719AD" w:rsidRPr="00A139D9" w:rsidRDefault="003719AD" w:rsidP="00DA4FCA">
            <w:pPr>
              <w:widowControl/>
              <w:rPr>
                <w:ins w:id="1461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12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0" w:type="pct"/>
            <w:shd w:val="clear" w:color="auto" w:fill="auto"/>
            <w:tcPrChange w:id="14613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403D5038" w14:textId="77777777" w:rsidR="003719AD" w:rsidRPr="00A139D9" w:rsidRDefault="003719AD" w:rsidP="00DA4FCA">
            <w:pPr>
              <w:widowControl/>
              <w:jc w:val="center"/>
              <w:rPr>
                <w:ins w:id="1461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15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616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0B3B4A5D" w14:textId="77777777" w:rsidR="003719AD" w:rsidRPr="00A139D9" w:rsidRDefault="003719AD" w:rsidP="00DA4FCA">
            <w:pPr>
              <w:widowControl/>
              <w:jc w:val="center"/>
              <w:rPr>
                <w:ins w:id="1461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1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50" w:type="pct"/>
            <w:tcPrChange w:id="14619" w:author="家興 余" w:date="2021-01-22T10:56:00Z">
              <w:tcPr>
                <w:tcW w:w="1" w:type="pct"/>
              </w:tcPr>
            </w:tcPrChange>
          </w:tcPr>
          <w:p w14:paraId="1BC50179" w14:textId="412D05F4" w:rsidR="003719AD" w:rsidRPr="00A139D9" w:rsidRDefault="0036077E">
            <w:pPr>
              <w:widowControl/>
              <w:jc w:val="center"/>
              <w:rPr>
                <w:ins w:id="14620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621" w:author="家興 余" w:date="2021-01-22T09:12:00Z">
                <w:pPr>
                  <w:widowControl/>
                </w:pPr>
              </w:pPrChange>
            </w:pPr>
            <w:ins w:id="14622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623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CA09957" w14:textId="2535CB4D" w:rsidR="003719AD" w:rsidRPr="00A139D9" w:rsidRDefault="003719AD" w:rsidP="00DA4FCA">
            <w:pPr>
              <w:widowControl/>
              <w:rPr>
                <w:ins w:id="1462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25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L241</w:t>
              </w:r>
            </w:ins>
            <w:ins w:id="14626" w:author="ST1" w:date="2020-12-06T22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8</w:t>
              </w:r>
            </w:ins>
          </w:p>
        </w:tc>
      </w:tr>
      <w:tr w:rsidR="003719AD" w:rsidRPr="00A139D9" w14:paraId="3271D50B" w14:textId="77777777" w:rsidTr="00D64561">
        <w:trPr>
          <w:trHeight w:val="340"/>
          <w:ins w:id="14627" w:author="ST1" w:date="2020-12-06T22:11:00Z"/>
          <w:trPrChange w:id="14628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629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3E7F9903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630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631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632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401DEEAB" w14:textId="77777777" w:rsidR="003719AD" w:rsidRPr="00A139D9" w:rsidRDefault="003719AD" w:rsidP="00DA4FCA">
            <w:pPr>
              <w:widowControl/>
              <w:rPr>
                <w:ins w:id="1463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34" w:author="ST1" w:date="2020-12-06T22:11:00Z">
              <w:r w:rsidRPr="00A139D9">
                <w:rPr>
                  <w:rFonts w:ascii="標楷體" w:eastAsia="標楷體" w:hAnsi="標楷體"/>
                </w:rPr>
                <w:t>ClCode1</w:t>
              </w:r>
            </w:ins>
          </w:p>
        </w:tc>
        <w:tc>
          <w:tcPr>
            <w:tcW w:w="1750" w:type="pct"/>
            <w:shd w:val="clear" w:color="auto" w:fill="auto"/>
            <w:tcPrChange w:id="14635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5759E325" w14:textId="77777777" w:rsidR="003719AD" w:rsidRPr="00A139D9" w:rsidRDefault="003719AD" w:rsidP="00DA4FCA">
            <w:pPr>
              <w:widowControl/>
              <w:rPr>
                <w:ins w:id="1463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37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0" w:type="pct"/>
            <w:shd w:val="clear" w:color="auto" w:fill="auto"/>
            <w:tcPrChange w:id="14638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2E6BF828" w14:textId="77777777" w:rsidR="003719AD" w:rsidRPr="00A139D9" w:rsidRDefault="003719AD" w:rsidP="00DA4FCA">
            <w:pPr>
              <w:widowControl/>
              <w:jc w:val="center"/>
              <w:rPr>
                <w:ins w:id="1463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4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641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F1BD7B7" w14:textId="77777777" w:rsidR="003719AD" w:rsidRPr="00A139D9" w:rsidRDefault="003719AD" w:rsidP="00DA4FCA">
            <w:pPr>
              <w:widowControl/>
              <w:jc w:val="center"/>
              <w:rPr>
                <w:ins w:id="1464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43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50" w:type="pct"/>
            <w:tcPrChange w:id="14644" w:author="家興 余" w:date="2021-01-22T10:56:00Z">
              <w:tcPr>
                <w:tcW w:w="1" w:type="pct"/>
              </w:tcPr>
            </w:tcPrChange>
          </w:tcPr>
          <w:p w14:paraId="071A60D8" w14:textId="5C1AD24C" w:rsidR="003719AD" w:rsidRPr="00A139D9" w:rsidRDefault="0036077E">
            <w:pPr>
              <w:widowControl/>
              <w:jc w:val="center"/>
              <w:rPr>
                <w:ins w:id="14645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646" w:author="家興 余" w:date="2021-01-22T09:12:00Z">
                <w:pPr>
                  <w:widowControl/>
                </w:pPr>
              </w:pPrChange>
            </w:pPr>
            <w:ins w:id="14647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648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6A2F88BB" w14:textId="6FD630C8" w:rsidR="003719AD" w:rsidRPr="00A139D9" w:rsidRDefault="003719AD" w:rsidP="00DA4FCA">
            <w:pPr>
              <w:widowControl/>
              <w:rPr>
                <w:ins w:id="1464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i.必須輸入</w:t>
              </w:r>
            </w:ins>
          </w:p>
          <w:p w14:paraId="3C9D5483" w14:textId="77777777" w:rsidR="003719AD" w:rsidRPr="00A139D9" w:rsidRDefault="003719AD" w:rsidP="00DA4FCA">
            <w:pPr>
              <w:widowControl/>
              <w:rPr>
                <w:ins w:id="1465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7ABFF29D" w14:textId="77777777" w:rsidR="003719AD" w:rsidRPr="00A139D9" w:rsidRDefault="003719AD" w:rsidP="00DA4FCA">
            <w:pPr>
              <w:widowControl/>
              <w:rPr>
                <w:ins w:id="1465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30CB66C0" w14:textId="77777777" w:rsidR="003719AD" w:rsidRPr="00A139D9" w:rsidRDefault="003719AD" w:rsidP="00DA4FCA">
            <w:pPr>
              <w:widowControl/>
              <w:rPr>
                <w:ins w:id="1465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06319504" w14:textId="77777777" w:rsidR="003719AD" w:rsidRPr="00A139D9" w:rsidRDefault="003719AD" w:rsidP="00DA4FCA">
            <w:pPr>
              <w:widowControl/>
              <w:rPr>
                <w:ins w:id="1465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4: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其他有價證券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372E75F2" w14:textId="77777777" w:rsidR="003719AD" w:rsidRPr="00A139D9" w:rsidRDefault="003719AD" w:rsidP="00DA4FCA">
            <w:pPr>
              <w:widowControl/>
              <w:rPr>
                <w:ins w:id="1465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6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5: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0C6FA74C" w14:textId="77777777" w:rsidR="003719AD" w:rsidRPr="00A139D9" w:rsidRDefault="003719AD" w:rsidP="00DA4FCA">
            <w:pPr>
              <w:widowControl/>
              <w:rPr>
                <w:ins w:id="1466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6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</w:t>
              </w:r>
            </w:ins>
          </w:p>
        </w:tc>
      </w:tr>
      <w:tr w:rsidR="003719AD" w:rsidRPr="00A139D9" w14:paraId="35B77A80" w14:textId="77777777" w:rsidTr="00D64561">
        <w:trPr>
          <w:trHeight w:val="340"/>
          <w:ins w:id="14663" w:author="ST1" w:date="2020-12-06T22:11:00Z"/>
          <w:trPrChange w:id="14664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665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5406D6F2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666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667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668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2570D47D" w14:textId="77777777" w:rsidR="003719AD" w:rsidRPr="00A139D9" w:rsidRDefault="003719AD" w:rsidP="00DA4FCA">
            <w:pPr>
              <w:widowControl/>
              <w:rPr>
                <w:ins w:id="1466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0" w:author="ST1" w:date="2020-12-06T22:11:00Z">
              <w:r w:rsidRPr="00A139D9">
                <w:rPr>
                  <w:rFonts w:ascii="標楷體" w:eastAsia="標楷體" w:hAnsi="標楷體"/>
                </w:rPr>
                <w:t>ClCode2</w:t>
              </w:r>
            </w:ins>
          </w:p>
        </w:tc>
        <w:tc>
          <w:tcPr>
            <w:tcW w:w="1750" w:type="pct"/>
            <w:shd w:val="clear" w:color="auto" w:fill="auto"/>
            <w:tcPrChange w:id="14671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74947954" w14:textId="77777777" w:rsidR="003719AD" w:rsidRPr="00A139D9" w:rsidRDefault="003719AD" w:rsidP="00DA4FCA">
            <w:pPr>
              <w:widowControl/>
              <w:rPr>
                <w:ins w:id="1467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3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0" w:type="pct"/>
            <w:shd w:val="clear" w:color="auto" w:fill="auto"/>
            <w:tcPrChange w:id="14674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7EFF7503" w14:textId="77777777" w:rsidR="003719AD" w:rsidRPr="00A139D9" w:rsidRDefault="003719AD" w:rsidP="00DA4FCA">
            <w:pPr>
              <w:widowControl/>
              <w:jc w:val="center"/>
              <w:rPr>
                <w:ins w:id="1467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677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2938EAB4" w14:textId="77777777" w:rsidR="003719AD" w:rsidRPr="00A139D9" w:rsidRDefault="003719AD" w:rsidP="00DA4FCA">
            <w:pPr>
              <w:widowControl/>
              <w:jc w:val="center"/>
              <w:rPr>
                <w:ins w:id="1467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9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14680" w:author="家興 余" w:date="2021-01-22T10:56:00Z">
              <w:tcPr>
                <w:tcW w:w="1" w:type="pct"/>
              </w:tcPr>
            </w:tcPrChange>
          </w:tcPr>
          <w:p w14:paraId="59B10B4E" w14:textId="6C59655D" w:rsidR="003719AD" w:rsidRPr="00A139D9" w:rsidRDefault="0036077E">
            <w:pPr>
              <w:widowControl/>
              <w:jc w:val="center"/>
              <w:rPr>
                <w:ins w:id="14681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682" w:author="家興 余" w:date="2021-01-22T09:12:00Z">
                <w:pPr>
                  <w:widowControl/>
                </w:pPr>
              </w:pPrChange>
            </w:pPr>
            <w:ins w:id="14683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684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0790C38D" w14:textId="1A01FF6F" w:rsidR="003719AD" w:rsidRPr="00A139D9" w:rsidRDefault="003719AD" w:rsidP="00DA4FCA">
            <w:pPr>
              <w:widowControl/>
              <w:rPr>
                <w:ins w:id="1468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i.必須輸入</w:t>
              </w:r>
            </w:ins>
          </w:p>
          <w:p w14:paraId="57AAA8A0" w14:textId="77777777" w:rsidR="003719AD" w:rsidRPr="00A139D9" w:rsidRDefault="003719AD" w:rsidP="00DA4FCA">
            <w:pPr>
              <w:widowControl/>
              <w:rPr>
                <w:ins w:id="1468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8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1為1:房地時</w:t>
              </w:r>
            </w:ins>
          </w:p>
          <w:p w14:paraId="4913E900" w14:textId="77777777" w:rsidR="003719AD" w:rsidRPr="00A139D9" w:rsidRDefault="003719AD" w:rsidP="00DA4FCA">
            <w:pPr>
              <w:widowControl/>
              <w:rPr>
                <w:ins w:id="1468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住宅</w:t>
              </w:r>
            </w:ins>
          </w:p>
          <w:p w14:paraId="1BDE8DE7" w14:textId="77777777" w:rsidR="003719AD" w:rsidRPr="00A139D9" w:rsidRDefault="003719AD" w:rsidP="00DA4FCA">
            <w:pPr>
              <w:widowControl/>
              <w:rPr>
                <w:ins w:id="1469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辦公</w:t>
              </w:r>
            </w:ins>
          </w:p>
          <w:p w14:paraId="43F695C8" w14:textId="77777777" w:rsidR="003719AD" w:rsidRPr="00A139D9" w:rsidRDefault="003719AD" w:rsidP="00DA4FCA">
            <w:pPr>
              <w:widowControl/>
              <w:rPr>
                <w:ins w:id="1469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商場</w:t>
              </w:r>
            </w:ins>
          </w:p>
          <w:p w14:paraId="65DD02B4" w14:textId="77777777" w:rsidR="003719AD" w:rsidRPr="00A139D9" w:rsidRDefault="003719AD" w:rsidP="00DA4FCA">
            <w:pPr>
              <w:widowControl/>
              <w:rPr>
                <w:ins w:id="1469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04: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廠房</w:t>
              </w:r>
            </w:ins>
          </w:p>
          <w:p w14:paraId="6ABDA68E" w14:textId="77777777" w:rsidR="003719AD" w:rsidRPr="00A139D9" w:rsidRDefault="003719AD" w:rsidP="00DA4FCA">
            <w:pPr>
              <w:widowControl/>
              <w:rPr>
                <w:ins w:id="1469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05: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停車位</w:t>
              </w:r>
            </w:ins>
          </w:p>
          <w:p w14:paraId="08AB7666" w14:textId="77777777" w:rsidR="003719AD" w:rsidRPr="00A139D9" w:rsidRDefault="003719AD" w:rsidP="00DA4FCA">
            <w:pPr>
              <w:widowControl/>
              <w:rPr>
                <w:ins w:id="1469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99: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  <w:p w14:paraId="34E9CE3E" w14:textId="77777777" w:rsidR="003719AD" w:rsidRPr="00A139D9" w:rsidRDefault="003719AD" w:rsidP="00DA4FCA">
            <w:pPr>
              <w:widowControl/>
              <w:rPr>
                <w:ins w:id="1470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2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1為2:土地時</w:t>
              </w:r>
            </w:ins>
          </w:p>
          <w:p w14:paraId="0899FA4B" w14:textId="77777777" w:rsidR="003719AD" w:rsidRPr="00A139D9" w:rsidRDefault="003719AD" w:rsidP="00DA4FCA">
            <w:pPr>
              <w:widowControl/>
              <w:rPr>
                <w:ins w:id="1470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住宅區</w:t>
              </w:r>
            </w:ins>
          </w:p>
          <w:p w14:paraId="1623B397" w14:textId="77777777" w:rsidR="003719AD" w:rsidRPr="00A139D9" w:rsidRDefault="003719AD" w:rsidP="00DA4FCA">
            <w:pPr>
              <w:widowControl/>
              <w:rPr>
                <w:ins w:id="1470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商業區</w:t>
              </w:r>
            </w:ins>
          </w:p>
          <w:p w14:paraId="72AD5F00" w14:textId="77777777" w:rsidR="003719AD" w:rsidRPr="00A139D9" w:rsidRDefault="003719AD" w:rsidP="00DA4FCA">
            <w:pPr>
              <w:widowControl/>
              <w:rPr>
                <w:ins w:id="1470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工業區</w:t>
              </w:r>
            </w:ins>
          </w:p>
          <w:p w14:paraId="00227738" w14:textId="77777777" w:rsidR="003719AD" w:rsidRPr="00A139D9" w:rsidRDefault="003719AD" w:rsidP="00DA4FCA">
            <w:pPr>
              <w:widowControl/>
              <w:rPr>
                <w:ins w:id="1470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其他分區</w:t>
              </w:r>
            </w:ins>
          </w:p>
          <w:p w14:paraId="45444854" w14:textId="77777777" w:rsidR="003719AD" w:rsidRPr="00A139D9" w:rsidRDefault="003719AD" w:rsidP="00DA4FCA">
            <w:pPr>
              <w:widowControl/>
              <w:rPr>
                <w:ins w:id="1471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10: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甲種建地</w:t>
              </w:r>
            </w:ins>
          </w:p>
          <w:p w14:paraId="6797A611" w14:textId="77777777" w:rsidR="003719AD" w:rsidRPr="00A139D9" w:rsidRDefault="003719AD" w:rsidP="00DA4FCA">
            <w:pPr>
              <w:widowControl/>
              <w:rPr>
                <w:ins w:id="1471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乙種建地</w:t>
              </w:r>
            </w:ins>
          </w:p>
          <w:p w14:paraId="3FCAC373" w14:textId="77777777" w:rsidR="003719AD" w:rsidRPr="00A139D9" w:rsidRDefault="003719AD" w:rsidP="00DA4FCA">
            <w:pPr>
              <w:widowControl/>
              <w:rPr>
                <w:ins w:id="1471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丙種建地</w:t>
              </w:r>
            </w:ins>
          </w:p>
          <w:p w14:paraId="60B8F47B" w14:textId="77777777" w:rsidR="003719AD" w:rsidRPr="00A139D9" w:rsidRDefault="003719AD" w:rsidP="00DA4FCA">
            <w:pPr>
              <w:widowControl/>
              <w:rPr>
                <w:ins w:id="1471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丁種建地</w:t>
              </w:r>
            </w:ins>
          </w:p>
          <w:p w14:paraId="32880D7E" w14:textId="77777777" w:rsidR="003719AD" w:rsidRPr="00A139D9" w:rsidRDefault="003719AD" w:rsidP="00DA4FCA">
            <w:pPr>
              <w:widowControl/>
              <w:rPr>
                <w:ins w:id="1471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其他用地</w:t>
              </w:r>
            </w:ins>
          </w:p>
          <w:p w14:paraId="287A6973" w14:textId="77777777" w:rsidR="003719AD" w:rsidRPr="00A139D9" w:rsidRDefault="003719AD" w:rsidP="00DA4FCA">
            <w:pPr>
              <w:widowControl/>
              <w:rPr>
                <w:ins w:id="1472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2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1為3: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股票時</w:t>
              </w:r>
            </w:ins>
          </w:p>
          <w:p w14:paraId="7B2C2FF9" w14:textId="77777777" w:rsidR="003719AD" w:rsidRPr="00A139D9" w:rsidRDefault="003719AD" w:rsidP="00DA4FCA">
            <w:pPr>
              <w:widowControl/>
              <w:rPr>
                <w:ins w:id="1472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</w:t>
              </w:r>
            </w:ins>
          </w:p>
          <w:p w14:paraId="6939636F" w14:textId="77777777" w:rsidR="003719AD" w:rsidRPr="00A139D9" w:rsidRDefault="003719AD" w:rsidP="00DA4FCA">
            <w:pPr>
              <w:widowControl/>
              <w:rPr>
                <w:ins w:id="1472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6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1為4: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其他有價證券時</w:t>
              </w:r>
            </w:ins>
          </w:p>
          <w:p w14:paraId="59A87C74" w14:textId="77777777" w:rsidR="003719AD" w:rsidRPr="00A139D9" w:rsidRDefault="003719AD" w:rsidP="00DA4FCA">
            <w:pPr>
              <w:widowControl/>
              <w:rPr>
                <w:ins w:id="1472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其他有價證券</w:t>
              </w:r>
            </w:ins>
          </w:p>
          <w:p w14:paraId="2FBB53E5" w14:textId="77777777" w:rsidR="003719AD" w:rsidRPr="00A139D9" w:rsidRDefault="003719AD" w:rsidP="00DA4FCA">
            <w:pPr>
              <w:widowControl/>
              <w:rPr>
                <w:ins w:id="1472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30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1為5: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銀行保證時</w:t>
              </w:r>
            </w:ins>
          </w:p>
          <w:p w14:paraId="408E454B" w14:textId="77777777" w:rsidR="003719AD" w:rsidRPr="00A139D9" w:rsidRDefault="003719AD" w:rsidP="00DA4FCA">
            <w:pPr>
              <w:widowControl/>
              <w:rPr>
                <w:ins w:id="1473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3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</w:t>
              </w:r>
            </w:ins>
          </w:p>
          <w:p w14:paraId="2D052491" w14:textId="77777777" w:rsidR="003719AD" w:rsidRPr="00A139D9" w:rsidRDefault="003719AD" w:rsidP="00DA4FCA">
            <w:pPr>
              <w:widowControl/>
              <w:rPr>
                <w:ins w:id="1473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34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1為9: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動產時</w:t>
              </w:r>
            </w:ins>
          </w:p>
          <w:p w14:paraId="39588BBE" w14:textId="77777777" w:rsidR="003719AD" w:rsidRPr="00A139D9" w:rsidRDefault="003719AD" w:rsidP="00DA4FCA">
            <w:pPr>
              <w:widowControl/>
              <w:rPr>
                <w:ins w:id="1473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3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車輛</w:t>
              </w:r>
            </w:ins>
          </w:p>
          <w:p w14:paraId="14F5D34A" w14:textId="77777777" w:rsidR="003719AD" w:rsidRPr="00A139D9" w:rsidRDefault="003719AD" w:rsidP="00DA4FCA">
            <w:pPr>
              <w:widowControl/>
              <w:rPr>
                <w:ins w:id="1473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3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機器設備</w:t>
              </w:r>
            </w:ins>
          </w:p>
        </w:tc>
      </w:tr>
      <w:tr w:rsidR="003719AD" w:rsidRPr="00A139D9" w14:paraId="0D704693" w14:textId="77777777" w:rsidTr="00D64561">
        <w:trPr>
          <w:trHeight w:val="340"/>
          <w:ins w:id="14739" w:author="ST1" w:date="2020-12-06T22:11:00Z"/>
          <w:trPrChange w:id="14740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741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5AE35851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742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743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744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5EBFF0C4" w14:textId="77777777" w:rsidR="003719AD" w:rsidRPr="00A139D9" w:rsidRDefault="003719AD" w:rsidP="00DA4FCA">
            <w:pPr>
              <w:widowControl/>
              <w:rPr>
                <w:ins w:id="1474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46" w:author="ST1" w:date="2020-12-06T22:11:00Z">
              <w:r w:rsidRPr="00A139D9">
                <w:rPr>
                  <w:rFonts w:ascii="標楷體" w:eastAsia="標楷體" w:hAnsi="標楷體"/>
                </w:rPr>
                <w:t>ClNo</w:t>
              </w:r>
            </w:ins>
          </w:p>
        </w:tc>
        <w:tc>
          <w:tcPr>
            <w:tcW w:w="1750" w:type="pct"/>
            <w:shd w:val="clear" w:color="auto" w:fill="auto"/>
            <w:tcPrChange w:id="14747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04848B23" w14:textId="77777777" w:rsidR="003719AD" w:rsidRPr="00A139D9" w:rsidRDefault="003719AD" w:rsidP="00DA4FCA">
            <w:pPr>
              <w:widowControl/>
              <w:rPr>
                <w:ins w:id="1474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49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擔保品編號</w:t>
              </w:r>
            </w:ins>
          </w:p>
        </w:tc>
        <w:tc>
          <w:tcPr>
            <w:tcW w:w="270" w:type="pct"/>
            <w:shd w:val="clear" w:color="auto" w:fill="auto"/>
            <w:tcPrChange w:id="14750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6BDA81D3" w14:textId="77777777" w:rsidR="003719AD" w:rsidRPr="00A139D9" w:rsidRDefault="003719AD" w:rsidP="00DA4FCA">
            <w:pPr>
              <w:widowControl/>
              <w:jc w:val="center"/>
              <w:rPr>
                <w:ins w:id="1475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5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753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38B359C3" w14:textId="77777777" w:rsidR="003719AD" w:rsidRPr="00A139D9" w:rsidRDefault="003719AD" w:rsidP="00DA4FCA">
            <w:pPr>
              <w:widowControl/>
              <w:jc w:val="center"/>
              <w:rPr>
                <w:ins w:id="1475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55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50" w:type="pct"/>
            <w:tcPrChange w:id="14756" w:author="家興 余" w:date="2021-01-22T10:56:00Z">
              <w:tcPr>
                <w:tcW w:w="1" w:type="pct"/>
              </w:tcPr>
            </w:tcPrChange>
          </w:tcPr>
          <w:p w14:paraId="715A69D2" w14:textId="7B69C48E" w:rsidR="003719AD" w:rsidRPr="00A139D9" w:rsidRDefault="0036077E">
            <w:pPr>
              <w:widowControl/>
              <w:jc w:val="center"/>
              <w:rPr>
                <w:ins w:id="14757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758" w:author="家興 余" w:date="2021-01-22T09:12:00Z">
                <w:pPr>
                  <w:widowControl/>
                </w:pPr>
              </w:pPrChange>
            </w:pPr>
            <w:ins w:id="14759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760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53876D13" w14:textId="780BA233" w:rsidR="003719AD" w:rsidRPr="00A139D9" w:rsidRDefault="003719AD" w:rsidP="00DA4FCA">
            <w:pPr>
              <w:widowControl/>
              <w:rPr>
                <w:ins w:id="1476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6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i.必須輸入</w:t>
              </w:r>
            </w:ins>
          </w:p>
        </w:tc>
      </w:tr>
      <w:tr w:rsidR="003719AD" w:rsidRPr="00A139D9" w:rsidDel="00ED6024" w14:paraId="5FEC448D" w14:textId="77777777" w:rsidTr="00D64561">
        <w:trPr>
          <w:trHeight w:val="340"/>
          <w:ins w:id="14763" w:author="ST1" w:date="2020-12-06T22:11:00Z"/>
          <w:del w:id="14764" w:author="家興 余" w:date="2020-12-21T11:15:00Z"/>
          <w:trPrChange w:id="14765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766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2750329F" w14:textId="38E0BC99" w:rsidR="003719AD" w:rsidRPr="00A139D9" w:rsidDel="00ED6024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767" w:author="ST1" w:date="2020-12-06T22:11:00Z"/>
                <w:del w:id="1476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  <w:pPrChange w:id="14769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770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4AB2C099" w14:textId="20B00BC8" w:rsidR="003719AD" w:rsidRPr="00A139D9" w:rsidDel="00ED6024" w:rsidRDefault="003719AD" w:rsidP="00A139D9">
            <w:pPr>
              <w:widowControl/>
              <w:rPr>
                <w:ins w:id="14771" w:author="ST1" w:date="2020-12-06T22:11:00Z"/>
                <w:del w:id="1477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73" w:author="ST1" w:date="2020-12-06T22:15:00Z">
              <w:del w:id="14774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75" w:author="ST1" w:date="2020-12-06T22:18:00Z">
                      <w:rPr/>
                    </w:rPrChange>
                  </w:rPr>
                  <w:delText xml:space="preserve">City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776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46938852" w14:textId="1CC0B51A" w:rsidR="003719AD" w:rsidRPr="00A139D9" w:rsidDel="00ED6024" w:rsidRDefault="003719AD" w:rsidP="00A139D9">
            <w:pPr>
              <w:widowControl/>
              <w:rPr>
                <w:ins w:id="14777" w:author="ST1" w:date="2020-12-06T22:11:00Z"/>
                <w:del w:id="1477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79" w:author="ST1" w:date="2020-12-06T22:17:00Z">
              <w:del w:id="14780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781" w:author="ST1" w:date="2020-12-06T22:18:00Z">
                      <w:rPr>
                        <w:rFonts w:hint="eastAsia"/>
                      </w:rPr>
                    </w:rPrChange>
                  </w:rPr>
                  <w:delText>縣市</w:delText>
                </w:r>
                <w:r w:rsidRPr="00A139D9" w:rsidDel="00ED6024">
                  <w:rPr>
                    <w:rFonts w:ascii="標楷體" w:eastAsia="標楷體" w:hAnsi="標楷體"/>
                    <w:rPrChange w:id="14782" w:author="ST1" w:date="2020-12-06T22:18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783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24E18A5B" w14:textId="27F057D3" w:rsidR="003719AD" w:rsidRPr="00A139D9" w:rsidDel="00ED6024" w:rsidRDefault="003719AD" w:rsidP="00A139D9">
            <w:pPr>
              <w:widowControl/>
              <w:jc w:val="center"/>
              <w:rPr>
                <w:ins w:id="14784" w:author="ST1" w:date="2020-12-06T22:11:00Z"/>
                <w:del w:id="1478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86" w:author="ST1" w:date="2020-12-06T22:16:00Z">
              <w:del w:id="14787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88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789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B85935B" w14:textId="4A660807" w:rsidR="003719AD" w:rsidRPr="00A139D9" w:rsidDel="00ED6024" w:rsidRDefault="003719AD" w:rsidP="00A139D9">
            <w:pPr>
              <w:widowControl/>
              <w:jc w:val="center"/>
              <w:rPr>
                <w:ins w:id="14790" w:author="ST1" w:date="2020-12-06T22:11:00Z"/>
                <w:del w:id="1479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92" w:author="ST1" w:date="2020-12-06T22:16:00Z">
              <w:del w:id="14793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94" w:author="ST1" w:date="2020-12-06T22:18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14795" w:author="家興 余" w:date="2021-01-22T10:56:00Z">
              <w:tcPr>
                <w:tcW w:w="1" w:type="pct"/>
              </w:tcPr>
            </w:tcPrChange>
          </w:tcPr>
          <w:p w14:paraId="2B39B548" w14:textId="77777777" w:rsidR="003719AD" w:rsidRPr="00A139D9" w:rsidDel="00ED6024" w:rsidRDefault="003719AD">
            <w:pPr>
              <w:widowControl/>
              <w:jc w:val="center"/>
              <w:rPr>
                <w:ins w:id="14796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797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798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4E730324" w14:textId="349AA1B0" w:rsidR="003719AD" w:rsidRPr="00A139D9" w:rsidDel="00ED6024" w:rsidRDefault="003719AD" w:rsidP="00A139D9">
            <w:pPr>
              <w:widowControl/>
              <w:rPr>
                <w:ins w:id="14799" w:author="ST1" w:date="2020-12-06T22:11:00Z"/>
                <w:del w:id="1480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02CBC4C9" w14:textId="77777777" w:rsidTr="00D64561">
        <w:trPr>
          <w:trHeight w:val="340"/>
          <w:ins w:id="14801" w:author="ST1" w:date="2020-12-06T22:15:00Z"/>
          <w:del w:id="14802" w:author="家興 余" w:date="2020-12-21T11:15:00Z"/>
          <w:trPrChange w:id="14803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804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2F3C957B" w14:textId="09A41E0B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805" w:author="ST1" w:date="2020-12-06T22:15:00Z"/>
                <w:del w:id="1480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807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423F4CC0" w14:textId="7821331B" w:rsidR="003719AD" w:rsidRPr="00A139D9" w:rsidDel="00ED6024" w:rsidRDefault="003719AD" w:rsidP="00A139D9">
            <w:pPr>
              <w:widowControl/>
              <w:rPr>
                <w:ins w:id="14808" w:author="ST1" w:date="2020-12-06T22:15:00Z"/>
                <w:del w:id="1480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10" w:author="ST1" w:date="2020-12-06T22:15:00Z">
              <w:del w:id="14811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12" w:author="ST1" w:date="2020-12-06T22:18:00Z">
                      <w:rPr/>
                    </w:rPrChange>
                  </w:rPr>
                  <w:delText xml:space="preserve">PH1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813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11703D04" w14:textId="2CB28BF8" w:rsidR="003719AD" w:rsidRPr="00A139D9" w:rsidDel="00ED6024" w:rsidRDefault="003719AD" w:rsidP="00A139D9">
            <w:pPr>
              <w:widowControl/>
              <w:rPr>
                <w:ins w:id="14814" w:author="ST1" w:date="2020-12-06T22:15:00Z"/>
                <w:del w:id="1481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16" w:author="ST1" w:date="2020-12-06T22:17:00Z">
              <w:del w:id="14817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818" w:author="ST1" w:date="2020-12-06T22:18:00Z">
                      <w:rPr>
                        <w:rFonts w:hint="eastAsia"/>
                      </w:rPr>
                    </w:rPrChange>
                  </w:rPr>
                  <w:delText>地政</w:delText>
                </w:r>
                <w:r w:rsidRPr="00A139D9" w:rsidDel="00ED6024">
                  <w:rPr>
                    <w:rFonts w:ascii="標楷體" w:eastAsia="標楷體" w:hAnsi="標楷體"/>
                    <w:rPrChange w:id="14819" w:author="ST1" w:date="2020-12-06T22:18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820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19E17F13" w14:textId="58B077FE" w:rsidR="003719AD" w:rsidRPr="00A139D9" w:rsidDel="00ED6024" w:rsidRDefault="003719AD" w:rsidP="00A139D9">
            <w:pPr>
              <w:widowControl/>
              <w:jc w:val="center"/>
              <w:rPr>
                <w:ins w:id="14821" w:author="ST1" w:date="2020-12-06T22:15:00Z"/>
                <w:del w:id="1482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23" w:author="ST1" w:date="2020-12-06T22:16:00Z">
              <w:del w:id="14824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25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826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AD4AD5A" w14:textId="04F82F62" w:rsidR="003719AD" w:rsidRPr="00A139D9" w:rsidDel="00ED6024" w:rsidRDefault="003719AD" w:rsidP="00A139D9">
            <w:pPr>
              <w:widowControl/>
              <w:jc w:val="center"/>
              <w:rPr>
                <w:ins w:id="14827" w:author="ST1" w:date="2020-12-06T22:15:00Z"/>
                <w:del w:id="1482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29" w:author="ST1" w:date="2020-12-06T22:16:00Z">
              <w:del w:id="14830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31" w:author="ST1" w:date="2020-12-06T22:18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14832" w:author="家興 余" w:date="2021-01-22T10:56:00Z">
              <w:tcPr>
                <w:tcW w:w="1" w:type="pct"/>
              </w:tcPr>
            </w:tcPrChange>
          </w:tcPr>
          <w:p w14:paraId="7D28016E" w14:textId="77777777" w:rsidR="003719AD" w:rsidRPr="00A139D9" w:rsidDel="00ED6024" w:rsidRDefault="003719AD">
            <w:pPr>
              <w:widowControl/>
              <w:jc w:val="center"/>
              <w:rPr>
                <w:ins w:id="14833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834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835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4C0B5167" w14:textId="060EB44F" w:rsidR="003719AD" w:rsidRPr="00A139D9" w:rsidDel="00ED6024" w:rsidRDefault="003719AD" w:rsidP="00A139D9">
            <w:pPr>
              <w:widowControl/>
              <w:rPr>
                <w:ins w:id="14836" w:author="ST1" w:date="2020-12-06T22:15:00Z"/>
                <w:del w:id="1483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08A0932A" w14:textId="77777777" w:rsidTr="00D64561">
        <w:trPr>
          <w:trHeight w:val="340"/>
          <w:ins w:id="14838" w:author="ST1" w:date="2020-12-06T22:15:00Z"/>
          <w:del w:id="14839" w:author="家興 余" w:date="2020-12-21T11:15:00Z"/>
          <w:trPrChange w:id="14840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841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D6F888A" w14:textId="02C288F3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842" w:author="ST1" w:date="2020-12-06T22:15:00Z"/>
                <w:del w:id="1484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844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5AD5DF7C" w14:textId="7C0C87EC" w:rsidR="003719AD" w:rsidRPr="00A139D9" w:rsidDel="00ED6024" w:rsidRDefault="003719AD" w:rsidP="00A139D9">
            <w:pPr>
              <w:widowControl/>
              <w:rPr>
                <w:ins w:id="14845" w:author="ST1" w:date="2020-12-06T22:15:00Z"/>
                <w:del w:id="1484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47" w:author="ST1" w:date="2020-12-06T22:15:00Z">
              <w:del w:id="14848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49" w:author="ST1" w:date="2020-12-06T22:18:00Z">
                      <w:rPr/>
                    </w:rPrChange>
                  </w:rPr>
                  <w:delText>ReceiveDateYear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850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59EB9194" w14:textId="07C76B0A" w:rsidR="003719AD" w:rsidRPr="00A139D9" w:rsidDel="00ED6024" w:rsidRDefault="003719AD" w:rsidP="00A139D9">
            <w:pPr>
              <w:widowControl/>
              <w:rPr>
                <w:ins w:id="14851" w:author="ST1" w:date="2020-12-06T22:15:00Z"/>
                <w:del w:id="1485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53" w:author="ST1" w:date="2020-12-06T22:17:00Z">
              <w:del w:id="14854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855" w:author="ST1" w:date="2020-12-06T22:18:00Z">
                      <w:rPr>
                        <w:rFonts w:hint="eastAsia"/>
                      </w:rPr>
                    </w:rPrChange>
                  </w:rPr>
                  <w:delText>收件年</w:delText>
                </w:r>
                <w:r w:rsidRPr="00A139D9" w:rsidDel="00ED6024">
                  <w:rPr>
                    <w:rFonts w:ascii="標楷體" w:eastAsia="標楷體" w:hAnsi="標楷體"/>
                    <w:rPrChange w:id="14856" w:author="ST1" w:date="2020-12-06T22:18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857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3D3CCC6F" w14:textId="0862243F" w:rsidR="003719AD" w:rsidRPr="00A139D9" w:rsidDel="00ED6024" w:rsidRDefault="003719AD" w:rsidP="00A139D9">
            <w:pPr>
              <w:widowControl/>
              <w:jc w:val="center"/>
              <w:rPr>
                <w:ins w:id="14858" w:author="ST1" w:date="2020-12-06T22:15:00Z"/>
                <w:del w:id="1485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60" w:author="ST1" w:date="2020-12-06T22:16:00Z">
              <w:del w:id="14861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62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863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607B86DA" w14:textId="38152E8C" w:rsidR="003719AD" w:rsidRPr="00A139D9" w:rsidDel="00ED6024" w:rsidRDefault="003719AD" w:rsidP="00A139D9">
            <w:pPr>
              <w:widowControl/>
              <w:jc w:val="center"/>
              <w:rPr>
                <w:ins w:id="14864" w:author="ST1" w:date="2020-12-06T22:15:00Z"/>
                <w:del w:id="1486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66" w:author="ST1" w:date="2020-12-06T22:16:00Z">
              <w:del w:id="14867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68" w:author="ST1" w:date="2020-12-06T22:18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14869" w:author="家興 余" w:date="2021-01-22T10:56:00Z">
              <w:tcPr>
                <w:tcW w:w="1" w:type="pct"/>
              </w:tcPr>
            </w:tcPrChange>
          </w:tcPr>
          <w:p w14:paraId="34BE6E77" w14:textId="77777777" w:rsidR="003719AD" w:rsidRPr="00A139D9" w:rsidDel="00ED6024" w:rsidRDefault="003719AD">
            <w:pPr>
              <w:widowControl/>
              <w:jc w:val="center"/>
              <w:rPr>
                <w:ins w:id="14870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871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872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DF152CD" w14:textId="5E49152E" w:rsidR="003719AD" w:rsidRPr="00A139D9" w:rsidDel="00ED6024" w:rsidRDefault="003719AD" w:rsidP="00A139D9">
            <w:pPr>
              <w:widowControl/>
              <w:rPr>
                <w:ins w:id="14873" w:author="ST1" w:date="2020-12-06T22:15:00Z"/>
                <w:del w:id="1487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53DDA47D" w14:textId="77777777" w:rsidTr="00D64561">
        <w:trPr>
          <w:trHeight w:val="340"/>
          <w:ins w:id="14875" w:author="ST1" w:date="2020-12-06T22:15:00Z"/>
          <w:del w:id="14876" w:author="家興 余" w:date="2020-12-21T11:15:00Z"/>
          <w:trPrChange w:id="14877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878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09BE5CFA" w14:textId="2339F2DB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879" w:author="ST1" w:date="2020-12-06T22:15:00Z"/>
                <w:del w:id="1488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881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67019F6F" w14:textId="0126885D" w:rsidR="003719AD" w:rsidRPr="00A139D9" w:rsidDel="00ED6024" w:rsidRDefault="003719AD" w:rsidP="00A139D9">
            <w:pPr>
              <w:widowControl/>
              <w:rPr>
                <w:ins w:id="14882" w:author="ST1" w:date="2020-12-06T22:15:00Z"/>
                <w:del w:id="1488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84" w:author="ST1" w:date="2020-12-06T22:15:00Z">
              <w:del w:id="14885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86" w:author="ST1" w:date="2020-12-06T22:18:00Z">
                      <w:rPr/>
                    </w:rPrChange>
                  </w:rPr>
                  <w:delText xml:space="preserve">PH2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887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444E6381" w14:textId="3E4A123B" w:rsidR="003719AD" w:rsidRPr="00A139D9" w:rsidDel="00ED6024" w:rsidRDefault="003719AD" w:rsidP="00A139D9">
            <w:pPr>
              <w:widowControl/>
              <w:rPr>
                <w:ins w:id="14888" w:author="ST1" w:date="2020-12-06T22:15:00Z"/>
                <w:del w:id="1488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90" w:author="ST1" w:date="2020-12-06T22:17:00Z">
              <w:del w:id="14891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892" w:author="ST1" w:date="2020-12-06T22:18:00Z">
                      <w:rPr>
                        <w:rFonts w:hint="eastAsia"/>
                      </w:rPr>
                    </w:rPrChange>
                  </w:rPr>
                  <w:delText>收件字</w:delText>
                </w:r>
                <w:r w:rsidRPr="00A139D9" w:rsidDel="00ED6024">
                  <w:rPr>
                    <w:rFonts w:ascii="標楷體" w:eastAsia="標楷體" w:hAnsi="標楷體"/>
                    <w:rPrChange w:id="14893" w:author="ST1" w:date="2020-12-06T22:18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894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0E4C2136" w14:textId="3AAA2EFC" w:rsidR="003719AD" w:rsidRPr="00A139D9" w:rsidDel="00ED6024" w:rsidRDefault="003719AD" w:rsidP="00A139D9">
            <w:pPr>
              <w:widowControl/>
              <w:jc w:val="center"/>
              <w:rPr>
                <w:ins w:id="14895" w:author="ST1" w:date="2020-12-06T22:15:00Z"/>
                <w:del w:id="1489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97" w:author="ST1" w:date="2020-12-06T22:16:00Z">
              <w:del w:id="14898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99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900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19A2C3D3" w14:textId="2DD95EC7" w:rsidR="003719AD" w:rsidRPr="00A139D9" w:rsidDel="00ED6024" w:rsidRDefault="003719AD" w:rsidP="00A139D9">
            <w:pPr>
              <w:widowControl/>
              <w:jc w:val="center"/>
              <w:rPr>
                <w:ins w:id="14901" w:author="ST1" w:date="2020-12-06T22:15:00Z"/>
                <w:del w:id="1490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03" w:author="ST1" w:date="2020-12-06T22:16:00Z">
              <w:del w:id="14904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05" w:author="ST1" w:date="2020-12-06T22:18:00Z">
                      <w:rPr/>
                    </w:rPrChange>
                  </w:rPr>
                  <w:delText xml:space="preserve">4 </w:delText>
                </w:r>
              </w:del>
            </w:ins>
          </w:p>
        </w:tc>
        <w:tc>
          <w:tcPr>
            <w:tcW w:w="250" w:type="pct"/>
            <w:tcPrChange w:id="14906" w:author="家興 余" w:date="2021-01-22T10:56:00Z">
              <w:tcPr>
                <w:tcW w:w="1" w:type="pct"/>
              </w:tcPr>
            </w:tcPrChange>
          </w:tcPr>
          <w:p w14:paraId="44859623" w14:textId="77777777" w:rsidR="003719AD" w:rsidRPr="00A139D9" w:rsidDel="00ED6024" w:rsidRDefault="003719AD">
            <w:pPr>
              <w:widowControl/>
              <w:jc w:val="center"/>
              <w:rPr>
                <w:ins w:id="14907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908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909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143F39C4" w14:textId="133A741F" w:rsidR="003719AD" w:rsidRPr="00A139D9" w:rsidDel="00ED6024" w:rsidRDefault="003719AD" w:rsidP="00A139D9">
            <w:pPr>
              <w:widowControl/>
              <w:rPr>
                <w:ins w:id="14910" w:author="ST1" w:date="2020-12-06T22:15:00Z"/>
                <w:del w:id="1491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3B9C622A" w14:textId="77777777" w:rsidTr="00D64561">
        <w:trPr>
          <w:trHeight w:val="340"/>
          <w:ins w:id="14912" w:author="ST1" w:date="2020-12-06T22:15:00Z"/>
          <w:del w:id="14913" w:author="家興 余" w:date="2020-12-21T11:15:00Z"/>
          <w:trPrChange w:id="14914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915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42D2BB76" w14:textId="5879D35A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916" w:author="ST1" w:date="2020-12-06T22:15:00Z"/>
                <w:del w:id="1491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918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296E6859" w14:textId="54AE179C" w:rsidR="003719AD" w:rsidRPr="00A139D9" w:rsidDel="00ED6024" w:rsidRDefault="003719AD" w:rsidP="00A139D9">
            <w:pPr>
              <w:widowControl/>
              <w:rPr>
                <w:ins w:id="14919" w:author="ST1" w:date="2020-12-06T22:15:00Z"/>
                <w:del w:id="1492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21" w:author="ST1" w:date="2020-12-06T22:15:00Z">
              <w:del w:id="14922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23" w:author="ST1" w:date="2020-12-06T22:18:00Z">
                      <w:rPr/>
                    </w:rPrChange>
                  </w:rPr>
                  <w:delText xml:space="preserve">PH3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924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0BA5E6F1" w14:textId="35CC9570" w:rsidR="003719AD" w:rsidRPr="00A139D9" w:rsidDel="00ED6024" w:rsidRDefault="003719AD" w:rsidP="00A139D9">
            <w:pPr>
              <w:widowControl/>
              <w:rPr>
                <w:ins w:id="14925" w:author="ST1" w:date="2020-12-06T22:15:00Z"/>
                <w:del w:id="1492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27" w:author="ST1" w:date="2020-12-06T22:17:00Z">
              <w:del w:id="14928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929" w:author="ST1" w:date="2020-12-06T22:18:00Z">
                      <w:rPr>
                        <w:rFonts w:hint="eastAsia"/>
                      </w:rPr>
                    </w:rPrChange>
                  </w:rPr>
                  <w:delText>收件號</w:delText>
                </w:r>
                <w:r w:rsidRPr="00A139D9" w:rsidDel="00ED6024">
                  <w:rPr>
                    <w:rFonts w:ascii="標楷體" w:eastAsia="標楷體" w:hAnsi="標楷體"/>
                    <w:rPrChange w:id="14930" w:author="ST1" w:date="2020-12-06T22:18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931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76995F66" w14:textId="048DB465" w:rsidR="003719AD" w:rsidRPr="00A139D9" w:rsidDel="00ED6024" w:rsidRDefault="003719AD" w:rsidP="00A139D9">
            <w:pPr>
              <w:widowControl/>
              <w:jc w:val="center"/>
              <w:rPr>
                <w:ins w:id="14932" w:author="ST1" w:date="2020-12-06T22:15:00Z"/>
                <w:del w:id="1493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34" w:author="ST1" w:date="2020-12-06T22:16:00Z">
              <w:del w:id="14935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36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937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4EDC091" w14:textId="4B4E3DD7" w:rsidR="003719AD" w:rsidRPr="00A139D9" w:rsidDel="00ED6024" w:rsidRDefault="003719AD" w:rsidP="00A139D9">
            <w:pPr>
              <w:widowControl/>
              <w:jc w:val="center"/>
              <w:rPr>
                <w:ins w:id="14938" w:author="ST1" w:date="2020-12-06T22:15:00Z"/>
                <w:del w:id="1493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40" w:author="ST1" w:date="2020-12-06T22:16:00Z">
              <w:del w:id="14941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42" w:author="ST1" w:date="2020-12-06T22:18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14943" w:author="家興 余" w:date="2021-01-22T10:56:00Z">
              <w:tcPr>
                <w:tcW w:w="1" w:type="pct"/>
              </w:tcPr>
            </w:tcPrChange>
          </w:tcPr>
          <w:p w14:paraId="00118809" w14:textId="77777777" w:rsidR="003719AD" w:rsidRPr="00A139D9" w:rsidDel="00ED6024" w:rsidRDefault="003719AD">
            <w:pPr>
              <w:widowControl/>
              <w:jc w:val="center"/>
              <w:rPr>
                <w:ins w:id="14944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945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946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600165E6" w14:textId="78FC3F33" w:rsidR="003719AD" w:rsidRPr="00A139D9" w:rsidDel="00ED6024" w:rsidRDefault="003719AD" w:rsidP="00A139D9">
            <w:pPr>
              <w:widowControl/>
              <w:rPr>
                <w:ins w:id="14947" w:author="ST1" w:date="2020-12-06T22:15:00Z"/>
                <w:del w:id="1494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38FB3195" w14:textId="77777777" w:rsidTr="00D64561">
        <w:trPr>
          <w:trHeight w:val="340"/>
          <w:ins w:id="14949" w:author="ST1" w:date="2020-12-06T22:15:00Z"/>
          <w:del w:id="14950" w:author="家興 余" w:date="2020-12-21T11:15:00Z"/>
          <w:trPrChange w:id="14951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952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F36431B" w14:textId="03325061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953" w:author="ST1" w:date="2020-12-06T22:15:00Z"/>
                <w:del w:id="1495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955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7FB93454" w14:textId="3C4251E2" w:rsidR="003719AD" w:rsidRPr="00A139D9" w:rsidDel="00ED6024" w:rsidRDefault="003719AD" w:rsidP="00A139D9">
            <w:pPr>
              <w:widowControl/>
              <w:rPr>
                <w:ins w:id="14956" w:author="ST1" w:date="2020-12-06T22:15:00Z"/>
                <w:del w:id="1495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58" w:author="ST1" w:date="2020-12-06T22:15:00Z">
              <w:del w:id="14959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60" w:author="ST1" w:date="2020-12-06T22:18:00Z">
                      <w:rPr/>
                    </w:rPrChange>
                  </w:rPr>
                  <w:delText xml:space="preserve">PH4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961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7F196C54" w14:textId="574C313B" w:rsidR="003719AD" w:rsidRPr="00A139D9" w:rsidDel="00ED6024" w:rsidRDefault="003719AD" w:rsidP="00A139D9">
            <w:pPr>
              <w:widowControl/>
              <w:rPr>
                <w:ins w:id="14962" w:author="ST1" w:date="2020-12-06T22:15:00Z"/>
                <w:del w:id="1496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64" w:author="ST1" w:date="2020-12-06T22:17:00Z">
              <w:del w:id="14965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966" w:author="ST1" w:date="2020-12-06T22:18:00Z">
                      <w:rPr>
                        <w:rFonts w:hint="eastAsia"/>
                      </w:rPr>
                    </w:rPrChange>
                  </w:rPr>
                  <w:delText>權利價值說明</w:delText>
                </w:r>
                <w:r w:rsidRPr="00A139D9" w:rsidDel="00ED6024">
                  <w:rPr>
                    <w:rFonts w:ascii="標楷體" w:eastAsia="標楷體" w:hAnsi="標楷體"/>
                    <w:rPrChange w:id="14967" w:author="ST1" w:date="2020-12-06T22:18:00Z">
                      <w:rPr/>
                    </w:rPrChange>
                  </w:rPr>
                  <w:delText xml:space="preserve">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968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0D5DCF6D" w14:textId="21098505" w:rsidR="003719AD" w:rsidRPr="00A139D9" w:rsidDel="00ED6024" w:rsidRDefault="003719AD" w:rsidP="00A139D9">
            <w:pPr>
              <w:widowControl/>
              <w:jc w:val="center"/>
              <w:rPr>
                <w:ins w:id="14969" w:author="ST1" w:date="2020-12-06T22:15:00Z"/>
                <w:del w:id="1497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71" w:author="ST1" w:date="2020-12-06T22:16:00Z">
              <w:del w:id="14972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73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974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62EB3447" w14:textId="0540C977" w:rsidR="003719AD" w:rsidRPr="00A139D9" w:rsidDel="00ED6024" w:rsidRDefault="003719AD" w:rsidP="00A139D9">
            <w:pPr>
              <w:widowControl/>
              <w:jc w:val="center"/>
              <w:rPr>
                <w:ins w:id="14975" w:author="ST1" w:date="2020-12-06T22:15:00Z"/>
                <w:del w:id="1497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77" w:author="ST1" w:date="2020-12-06T22:16:00Z">
              <w:del w:id="14978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79" w:author="ST1" w:date="2020-12-06T22:18:00Z">
                      <w:rPr/>
                    </w:rPrChange>
                  </w:rPr>
                  <w:delText>20</w:delText>
                </w:r>
              </w:del>
            </w:ins>
          </w:p>
        </w:tc>
        <w:tc>
          <w:tcPr>
            <w:tcW w:w="250" w:type="pct"/>
            <w:tcPrChange w:id="14980" w:author="家興 余" w:date="2021-01-22T10:56:00Z">
              <w:tcPr>
                <w:tcW w:w="1" w:type="pct"/>
              </w:tcPr>
            </w:tcPrChange>
          </w:tcPr>
          <w:p w14:paraId="2727B298" w14:textId="77777777" w:rsidR="003719AD" w:rsidRPr="00A139D9" w:rsidDel="00ED6024" w:rsidRDefault="003719AD">
            <w:pPr>
              <w:widowControl/>
              <w:jc w:val="center"/>
              <w:rPr>
                <w:ins w:id="14981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982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983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4418405" w14:textId="796EB521" w:rsidR="003719AD" w:rsidRPr="00A139D9" w:rsidDel="00ED6024" w:rsidRDefault="003719AD" w:rsidP="00A139D9">
            <w:pPr>
              <w:widowControl/>
              <w:rPr>
                <w:ins w:id="14984" w:author="ST1" w:date="2020-12-06T22:15:00Z"/>
                <w:del w:id="1498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75BBE5F3" w14:textId="77777777" w:rsidTr="00D64561">
        <w:trPr>
          <w:trHeight w:val="340"/>
          <w:ins w:id="14986" w:author="ST1" w:date="2020-12-06T22:15:00Z"/>
          <w:del w:id="14987" w:author="家興 余" w:date="2020-12-21T11:15:00Z"/>
          <w:trPrChange w:id="14988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989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9AE5DEC" w14:textId="3B2E470E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990" w:author="ST1" w:date="2020-12-06T22:15:00Z"/>
                <w:del w:id="1499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992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5155EFB7" w14:textId="7968C963" w:rsidR="003719AD" w:rsidRPr="00A139D9" w:rsidDel="00ED6024" w:rsidRDefault="003719AD" w:rsidP="00A139D9">
            <w:pPr>
              <w:widowControl/>
              <w:rPr>
                <w:ins w:id="14993" w:author="ST1" w:date="2020-12-06T22:15:00Z"/>
                <w:del w:id="1499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95" w:author="ST1" w:date="2020-12-06T22:15:00Z">
              <w:del w:id="14996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97" w:author="ST1" w:date="2020-12-06T22:18:00Z">
                      <w:rPr/>
                    </w:rPrChange>
                  </w:rPr>
                  <w:delText xml:space="preserve">ClAmt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998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68DA162C" w14:textId="4402CAFC" w:rsidR="003719AD" w:rsidRPr="00A139D9" w:rsidDel="00ED6024" w:rsidRDefault="003719AD" w:rsidP="00A139D9">
            <w:pPr>
              <w:widowControl/>
              <w:rPr>
                <w:ins w:id="14999" w:author="ST1" w:date="2020-12-06T22:15:00Z"/>
                <w:del w:id="1500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5001" w:author="ST1" w:date="2020-12-06T22:17:00Z">
              <w:del w:id="15002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5003" w:author="ST1" w:date="2020-12-06T22:18:00Z">
                      <w:rPr>
                        <w:rFonts w:hint="eastAsia"/>
                      </w:rPr>
                    </w:rPrChange>
                  </w:rPr>
                  <w:delText>擔保債權總金額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5004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119175E5" w14:textId="3A31EE4E" w:rsidR="003719AD" w:rsidRPr="00A139D9" w:rsidDel="00ED6024" w:rsidRDefault="003719AD" w:rsidP="00A139D9">
            <w:pPr>
              <w:widowControl/>
              <w:jc w:val="center"/>
              <w:rPr>
                <w:ins w:id="15005" w:author="ST1" w:date="2020-12-06T22:15:00Z"/>
                <w:del w:id="1500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5007" w:author="ST1" w:date="2020-12-06T22:16:00Z">
              <w:del w:id="15008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5009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5010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146498DA" w14:textId="288FE820" w:rsidR="003719AD" w:rsidRPr="00A139D9" w:rsidDel="00ED6024" w:rsidRDefault="003719AD" w:rsidP="00A139D9">
            <w:pPr>
              <w:widowControl/>
              <w:jc w:val="center"/>
              <w:rPr>
                <w:ins w:id="15011" w:author="ST1" w:date="2020-12-06T22:15:00Z"/>
                <w:del w:id="1501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5013" w:author="ST1" w:date="2020-12-06T22:16:00Z">
              <w:del w:id="15014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5015" w:author="ST1" w:date="2020-12-06T22:18:00Z">
                      <w:rPr/>
                    </w:rPrChange>
                  </w:rPr>
                  <w:delText>14</w:delText>
                </w:r>
              </w:del>
            </w:ins>
          </w:p>
        </w:tc>
        <w:tc>
          <w:tcPr>
            <w:tcW w:w="250" w:type="pct"/>
            <w:tcPrChange w:id="15016" w:author="家興 余" w:date="2021-01-22T10:56:00Z">
              <w:tcPr>
                <w:tcW w:w="1" w:type="pct"/>
              </w:tcPr>
            </w:tcPrChange>
          </w:tcPr>
          <w:p w14:paraId="6F38EBD3" w14:textId="77777777" w:rsidR="003719AD" w:rsidRPr="00A139D9" w:rsidDel="00ED6024" w:rsidRDefault="003719AD">
            <w:pPr>
              <w:widowControl/>
              <w:jc w:val="center"/>
              <w:rPr>
                <w:ins w:id="15017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18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5019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248A1AF" w14:textId="17A9FC18" w:rsidR="003719AD" w:rsidRPr="00A139D9" w:rsidDel="00ED6024" w:rsidRDefault="003719AD" w:rsidP="00A139D9">
            <w:pPr>
              <w:widowControl/>
              <w:rPr>
                <w:ins w:id="15020" w:author="ST1" w:date="2020-12-06T22:15:00Z"/>
                <w:del w:id="1502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2D25F549" w14:textId="77777777" w:rsidTr="00D64561">
        <w:trPr>
          <w:trHeight w:val="340"/>
          <w:ins w:id="15022" w:author="家興 余" w:date="2020-12-21T11:12:00Z"/>
          <w:trPrChange w:id="15023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24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F6E5AD" w14:textId="7AB5E4E1" w:rsidR="003719AD" w:rsidRPr="00ED6024" w:rsidRDefault="003719AD">
            <w:pPr>
              <w:widowControl/>
              <w:rPr>
                <w:ins w:id="15025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26" w:author="家興 余" w:date="2020-12-21T11:15:00Z">
                  <w:rPr>
                    <w:ins w:id="15027" w:author="家興 余" w:date="2020-12-21T11:12:00Z"/>
                  </w:rPr>
                </w:rPrChange>
              </w:rPr>
              <w:pPrChange w:id="15028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29" w:author="家興 余" w:date="2020-12-21T11:15:00Z">
              <w:r w:rsidRPr="00ED6024">
                <w:rPr>
                  <w:rFonts w:ascii="標楷體" w:eastAsia="標楷體" w:hAnsi="標楷體" w:cs="新細明體"/>
                  <w:color w:val="000000"/>
                  <w:kern w:val="0"/>
                  <w:highlight w:val="lightGray"/>
                  <w:rPrChange w:id="15030" w:author="家興 余" w:date="2020-12-21T11:15:00Z">
                    <w:rPr>
                      <w:highlight w:val="lightGray"/>
                    </w:rPr>
                  </w:rPrChange>
                </w:rPr>
                <w:t>5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31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D5DE97" w14:textId="7D2F79C0" w:rsidR="003719AD" w:rsidRPr="008F20B5" w:rsidRDefault="003719AD" w:rsidP="00B84015">
            <w:pPr>
              <w:widowControl/>
              <w:rPr>
                <w:ins w:id="15032" w:author="家興 余" w:date="2020-12-21T11:12:00Z"/>
                <w:rFonts w:ascii="標楷體" w:eastAsia="標楷體" w:hAnsi="標楷體"/>
              </w:rPr>
            </w:pPr>
            <w:ins w:id="15033" w:author="家興 余" w:date="2020-12-21T11:12:00Z">
              <w:r w:rsidRPr="00ED6024">
                <w:rPr>
                  <w:rFonts w:ascii="標楷體" w:eastAsia="標楷體" w:hAnsi="標楷體"/>
                </w:rPr>
                <w:t>L241</w:t>
              </w:r>
              <w:r>
                <w:rPr>
                  <w:rFonts w:ascii="標楷體" w:eastAsia="標楷體" w:hAnsi="標楷體" w:hint="eastAsia"/>
                </w:rPr>
                <w:t>8</w:t>
              </w:r>
              <w:r w:rsidRPr="00ED6024">
                <w:rPr>
                  <w:rFonts w:ascii="標楷體" w:eastAsia="標楷體" w:hAnsi="標楷體"/>
                </w:rPr>
                <w:t>Occurs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34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C8F7F0" w14:textId="77777777" w:rsidR="003719AD" w:rsidRPr="00ED6024" w:rsidRDefault="003719AD" w:rsidP="00B84015">
            <w:pPr>
              <w:widowControl/>
              <w:rPr>
                <w:ins w:id="15035" w:author="家興 余" w:date="2020-12-21T11:12:00Z"/>
                <w:rFonts w:ascii="標楷體" w:eastAsia="標楷體" w:hAnsi="標楷體"/>
              </w:rPr>
            </w:pP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36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DC64B0" w14:textId="77777777" w:rsidR="003719AD" w:rsidRPr="00ED6024" w:rsidRDefault="003719AD" w:rsidP="00B84015">
            <w:pPr>
              <w:widowControl/>
              <w:jc w:val="center"/>
              <w:rPr>
                <w:ins w:id="15037" w:author="家興 余" w:date="2020-12-21T11:12:00Z"/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38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0F9E1C" w14:textId="77777777" w:rsidR="003719AD" w:rsidRPr="00ED6024" w:rsidRDefault="003719AD" w:rsidP="00B84015">
            <w:pPr>
              <w:widowControl/>
              <w:jc w:val="center"/>
              <w:rPr>
                <w:ins w:id="15039" w:author="家興 余" w:date="2020-12-21T11:12:00Z"/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040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48099C7" w14:textId="77777777" w:rsidR="003719AD" w:rsidRPr="00ED6024" w:rsidRDefault="003719AD">
            <w:pPr>
              <w:widowControl/>
              <w:jc w:val="center"/>
              <w:rPr>
                <w:ins w:id="15041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42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43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3180C5" w14:textId="3571FB91" w:rsidR="003719AD" w:rsidRPr="008F20B5" w:rsidRDefault="003719AD" w:rsidP="00B84015">
            <w:pPr>
              <w:widowControl/>
              <w:rPr>
                <w:ins w:id="15044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  <w:ins w:id="15045" w:author="家興 余" w:date="2020-12-21T11:12:00Z">
              <w:r w:rsidRPr="00ED602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可輸入多組</w:t>
              </w:r>
            </w:ins>
            <w:ins w:id="15046" w:author="家興 余" w:date="2021-01-22T09:12:00Z">
              <w:r w:rsidR="0036077E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最少需輸入一組</w:t>
              </w:r>
            </w:ins>
          </w:p>
        </w:tc>
      </w:tr>
      <w:tr w:rsidR="003719AD" w:rsidRPr="008F20B5" w14:paraId="37DDD67C" w14:textId="77777777" w:rsidTr="00D64561">
        <w:trPr>
          <w:trHeight w:val="340"/>
          <w:ins w:id="15047" w:author="家興 余" w:date="2020-12-21T11:12:00Z"/>
          <w:trPrChange w:id="15048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49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3FC4B1" w14:textId="1C5F2231" w:rsidR="003719AD" w:rsidRPr="00ED6024" w:rsidRDefault="003719AD">
            <w:pPr>
              <w:widowControl/>
              <w:rPr>
                <w:ins w:id="15050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51" w:author="家興 余" w:date="2020-12-21T11:15:00Z">
                  <w:rPr>
                    <w:ins w:id="15052" w:author="家興 余" w:date="2020-12-21T11:12:00Z"/>
                  </w:rPr>
                </w:rPrChange>
              </w:rPr>
              <w:pPrChange w:id="15053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54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6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55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69859B" w14:textId="60A5EFF9" w:rsidR="003719AD" w:rsidRPr="008F20B5" w:rsidRDefault="003719AD" w:rsidP="00ED6024">
            <w:pPr>
              <w:widowControl/>
              <w:rPr>
                <w:ins w:id="15056" w:author="家興 余" w:date="2020-12-21T11:12:00Z"/>
                <w:rFonts w:ascii="標楷體" w:eastAsia="標楷體" w:hAnsi="標楷體"/>
              </w:rPr>
            </w:pPr>
            <w:ins w:id="15057" w:author="家興 余" w:date="2020-12-21T11:13:00Z">
              <w:r w:rsidRPr="008C566D">
                <w:rPr>
                  <w:rFonts w:ascii="標楷體" w:eastAsia="標楷體" w:hAnsi="標楷體"/>
                </w:rPr>
                <w:t xml:space="preserve">City           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58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3753D8" w14:textId="2645BBE2" w:rsidR="003719AD" w:rsidRPr="00ED6024" w:rsidRDefault="003719AD" w:rsidP="00ED6024">
            <w:pPr>
              <w:widowControl/>
              <w:rPr>
                <w:ins w:id="15059" w:author="家興 余" w:date="2020-12-21T11:12:00Z"/>
                <w:rFonts w:ascii="標楷體" w:eastAsia="標楷體" w:hAnsi="標楷體"/>
              </w:rPr>
            </w:pPr>
            <w:ins w:id="15060" w:author="家興 余" w:date="2020-12-21T11:13:00Z">
              <w:r w:rsidRPr="008C566D">
                <w:rPr>
                  <w:rFonts w:ascii="標楷體" w:eastAsia="標楷體" w:hAnsi="標楷體" w:hint="eastAsia"/>
                </w:rPr>
                <w:t>縣市</w:t>
              </w:r>
              <w:r w:rsidRPr="008C566D">
                <w:rPr>
                  <w:rFonts w:ascii="標楷體" w:eastAsia="標楷體" w:hAnsi="標楷體"/>
                </w:rPr>
                <w:t xml:space="preserve">  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61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98325A" w14:textId="73C3E404" w:rsidR="003719AD" w:rsidRPr="00ED6024" w:rsidRDefault="003719AD" w:rsidP="00ED6024">
            <w:pPr>
              <w:widowControl/>
              <w:jc w:val="center"/>
              <w:rPr>
                <w:ins w:id="15062" w:author="家興 余" w:date="2020-12-21T11:12:00Z"/>
                <w:rFonts w:ascii="標楷體" w:eastAsia="標楷體" w:hAnsi="標楷體"/>
              </w:rPr>
            </w:pPr>
            <w:ins w:id="15063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64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D078F7" w14:textId="152AC98E" w:rsidR="003719AD" w:rsidRPr="00ED6024" w:rsidRDefault="003719AD" w:rsidP="00ED6024">
            <w:pPr>
              <w:widowControl/>
              <w:jc w:val="center"/>
              <w:rPr>
                <w:ins w:id="15065" w:author="家興 余" w:date="2020-12-21T11:12:00Z"/>
                <w:rFonts w:ascii="標楷體" w:eastAsia="標楷體" w:hAnsi="標楷體"/>
              </w:rPr>
            </w:pPr>
            <w:ins w:id="15066" w:author="家興 余" w:date="2020-12-21T11:13:00Z">
              <w:r w:rsidRPr="008C566D">
                <w:rPr>
                  <w:rFonts w:ascii="標楷體" w:eastAsia="標楷體" w:hAnsi="標楷體"/>
                </w:rPr>
                <w:t xml:space="preserve">3 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067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EABB6AC" w14:textId="5DF75D52" w:rsidR="003719AD" w:rsidRPr="008F20B5" w:rsidRDefault="0036077E">
            <w:pPr>
              <w:widowControl/>
              <w:jc w:val="center"/>
              <w:rPr>
                <w:ins w:id="15068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69" w:author="家興 余" w:date="2021-01-22T09:12:00Z">
                <w:pPr>
                  <w:widowControl/>
                </w:pPr>
              </w:pPrChange>
            </w:pPr>
            <w:ins w:id="15070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71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EBD8681" w14:textId="64983810" w:rsidR="003719AD" w:rsidRPr="008F20B5" w:rsidRDefault="003719AD" w:rsidP="00ED6024">
            <w:pPr>
              <w:widowControl/>
              <w:rPr>
                <w:ins w:id="15072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417613C2" w14:textId="77777777" w:rsidTr="00D64561">
        <w:trPr>
          <w:trHeight w:val="340"/>
          <w:ins w:id="15073" w:author="家興 余" w:date="2020-12-21T11:12:00Z"/>
          <w:trPrChange w:id="15074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75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7A21CC" w14:textId="0EA388BF" w:rsidR="003719AD" w:rsidRPr="00ED6024" w:rsidRDefault="003719AD">
            <w:pPr>
              <w:widowControl/>
              <w:rPr>
                <w:ins w:id="15076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77" w:author="家興 余" w:date="2020-12-21T11:15:00Z">
                  <w:rPr>
                    <w:ins w:id="15078" w:author="家興 余" w:date="2020-12-21T11:12:00Z"/>
                  </w:rPr>
                </w:rPrChange>
              </w:rPr>
              <w:pPrChange w:id="15079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80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7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81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C6F6546" w14:textId="66D53021" w:rsidR="003719AD" w:rsidRPr="008F20B5" w:rsidRDefault="003719AD" w:rsidP="00ED6024">
            <w:pPr>
              <w:widowControl/>
              <w:rPr>
                <w:ins w:id="15082" w:author="家興 余" w:date="2020-12-21T11:12:00Z"/>
                <w:rFonts w:ascii="標楷體" w:eastAsia="標楷體" w:hAnsi="標楷體"/>
              </w:rPr>
            </w:pPr>
            <w:ins w:id="15083" w:author="家興 余" w:date="2020-12-21T11:14:00Z">
              <w:r w:rsidRPr="00ED6024">
                <w:rPr>
                  <w:rFonts w:ascii="標楷體" w:eastAsia="標楷體" w:hAnsi="標楷體"/>
                </w:rPr>
                <w:t>LandAdm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84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8D2A4A" w14:textId="0BED709E" w:rsidR="003719AD" w:rsidRPr="00ED6024" w:rsidRDefault="003719AD" w:rsidP="00ED6024">
            <w:pPr>
              <w:widowControl/>
              <w:rPr>
                <w:ins w:id="15085" w:author="家興 余" w:date="2020-12-21T11:12:00Z"/>
                <w:rFonts w:ascii="標楷體" w:eastAsia="標楷體" w:hAnsi="標楷體"/>
              </w:rPr>
            </w:pPr>
            <w:ins w:id="15086" w:author="家興 余" w:date="2020-12-21T11:13:00Z">
              <w:r w:rsidRPr="008C566D">
                <w:rPr>
                  <w:rFonts w:ascii="標楷體" w:eastAsia="標楷體" w:hAnsi="標楷體" w:hint="eastAsia"/>
                </w:rPr>
                <w:t>地政</w:t>
              </w:r>
              <w:r w:rsidRPr="008C566D">
                <w:rPr>
                  <w:rFonts w:ascii="標楷體" w:eastAsia="標楷體" w:hAnsi="標楷體"/>
                </w:rPr>
                <w:t xml:space="preserve">  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87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9C161A" w14:textId="16DC11E3" w:rsidR="003719AD" w:rsidRPr="00ED6024" w:rsidRDefault="003719AD" w:rsidP="00ED6024">
            <w:pPr>
              <w:widowControl/>
              <w:jc w:val="center"/>
              <w:rPr>
                <w:ins w:id="15088" w:author="家興 余" w:date="2020-12-21T11:12:00Z"/>
                <w:rFonts w:ascii="標楷體" w:eastAsia="標楷體" w:hAnsi="標楷體"/>
              </w:rPr>
            </w:pPr>
            <w:ins w:id="15089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90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108A648" w14:textId="7A6E33E3" w:rsidR="003719AD" w:rsidRPr="00ED6024" w:rsidRDefault="003719AD">
            <w:pPr>
              <w:pStyle w:val="af9"/>
              <w:widowControl/>
              <w:numPr>
                <w:ilvl w:val="1"/>
                <w:numId w:val="51"/>
              </w:numPr>
              <w:ind w:leftChars="0"/>
              <w:jc w:val="center"/>
              <w:rPr>
                <w:ins w:id="15091" w:author="家興 余" w:date="2020-12-21T11:12:00Z"/>
                <w:rFonts w:ascii="標楷體" w:eastAsia="標楷體" w:hAnsi="標楷體"/>
                <w:rPrChange w:id="15092" w:author="家興 余" w:date="2020-12-21T11:15:00Z">
                  <w:rPr>
                    <w:ins w:id="15093" w:author="家興 余" w:date="2020-12-21T11:12:00Z"/>
                  </w:rPr>
                </w:rPrChange>
              </w:rPr>
              <w:pPrChange w:id="15094" w:author="家興 余" w:date="2020-12-21T11:15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095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7FD28BA" w14:textId="177004DA" w:rsidR="003719AD" w:rsidRPr="008F20B5" w:rsidRDefault="0036077E">
            <w:pPr>
              <w:widowControl/>
              <w:jc w:val="center"/>
              <w:rPr>
                <w:ins w:id="15096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97" w:author="家興 余" w:date="2021-01-22T09:12:00Z">
                <w:pPr>
                  <w:widowControl/>
                </w:pPr>
              </w:pPrChange>
            </w:pPr>
            <w:ins w:id="15098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99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DFF2E6" w14:textId="5C8BBDCC" w:rsidR="003719AD" w:rsidRPr="008F20B5" w:rsidRDefault="003719AD" w:rsidP="00ED6024">
            <w:pPr>
              <w:widowControl/>
              <w:rPr>
                <w:ins w:id="15100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7C5F3392" w14:textId="77777777" w:rsidTr="00D64561">
        <w:trPr>
          <w:trHeight w:val="340"/>
          <w:ins w:id="15101" w:author="家興 余" w:date="2020-12-21T11:12:00Z"/>
          <w:trPrChange w:id="15102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03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E0C7C6" w14:textId="1BCF4A9D" w:rsidR="003719AD" w:rsidRPr="00ED6024" w:rsidRDefault="003719AD">
            <w:pPr>
              <w:widowControl/>
              <w:rPr>
                <w:ins w:id="15104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105" w:author="家興 余" w:date="2020-12-21T11:15:00Z">
                  <w:rPr>
                    <w:ins w:id="15106" w:author="家興 余" w:date="2020-12-21T11:12:00Z"/>
                  </w:rPr>
                </w:rPrChange>
              </w:rPr>
              <w:pPrChange w:id="15107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108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8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09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5CF003" w14:textId="2935640A" w:rsidR="003719AD" w:rsidRPr="008F20B5" w:rsidRDefault="003719AD" w:rsidP="00ED6024">
            <w:pPr>
              <w:widowControl/>
              <w:rPr>
                <w:ins w:id="15110" w:author="家興 余" w:date="2020-12-21T11:12:00Z"/>
                <w:rFonts w:ascii="標楷體" w:eastAsia="標楷體" w:hAnsi="標楷體"/>
              </w:rPr>
            </w:pPr>
            <w:ins w:id="15111" w:author="家興 余" w:date="2020-12-21T11:14:00Z">
              <w:r w:rsidRPr="00ED6024">
                <w:rPr>
                  <w:rFonts w:ascii="標楷體" w:eastAsia="標楷體" w:hAnsi="標楷體"/>
                </w:rPr>
                <w:t>RecYear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12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70914F" w14:textId="0831C418" w:rsidR="003719AD" w:rsidRPr="00ED6024" w:rsidRDefault="003719AD" w:rsidP="00ED6024">
            <w:pPr>
              <w:widowControl/>
              <w:rPr>
                <w:ins w:id="15113" w:author="家興 余" w:date="2020-12-21T11:12:00Z"/>
                <w:rFonts w:ascii="標楷體" w:eastAsia="標楷體" w:hAnsi="標楷體"/>
              </w:rPr>
            </w:pPr>
            <w:ins w:id="15114" w:author="家興 余" w:date="2020-12-21T11:13:00Z">
              <w:r w:rsidRPr="008C566D">
                <w:rPr>
                  <w:rFonts w:ascii="標楷體" w:eastAsia="標楷體" w:hAnsi="標楷體" w:hint="eastAsia"/>
                </w:rPr>
                <w:t>收件年</w:t>
              </w:r>
              <w:r w:rsidRPr="008C566D">
                <w:rPr>
                  <w:rFonts w:ascii="標楷體" w:eastAsia="標楷體" w:hAnsi="標楷體"/>
                </w:rPr>
                <w:t xml:space="preserve">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15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836509" w14:textId="4273C254" w:rsidR="003719AD" w:rsidRPr="00ED6024" w:rsidRDefault="003719AD" w:rsidP="00ED6024">
            <w:pPr>
              <w:widowControl/>
              <w:jc w:val="center"/>
              <w:rPr>
                <w:ins w:id="15116" w:author="家興 余" w:date="2020-12-21T11:12:00Z"/>
                <w:rFonts w:ascii="標楷體" w:eastAsia="標楷體" w:hAnsi="標楷體"/>
              </w:rPr>
            </w:pPr>
            <w:ins w:id="15117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18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C7BBE0" w14:textId="30354E73" w:rsidR="003719AD" w:rsidRPr="00ED6024" w:rsidRDefault="003719AD">
            <w:pPr>
              <w:pStyle w:val="af9"/>
              <w:widowControl/>
              <w:numPr>
                <w:ilvl w:val="0"/>
                <w:numId w:val="58"/>
              </w:numPr>
              <w:ind w:leftChars="0"/>
              <w:jc w:val="center"/>
              <w:rPr>
                <w:ins w:id="15119" w:author="家興 余" w:date="2020-12-21T11:12:00Z"/>
                <w:rFonts w:ascii="標楷體" w:eastAsia="標楷體" w:hAnsi="標楷體"/>
                <w:rPrChange w:id="15120" w:author="家興 余" w:date="2020-12-21T11:15:00Z">
                  <w:rPr>
                    <w:ins w:id="15121" w:author="家興 余" w:date="2020-12-21T11:12:00Z"/>
                  </w:rPr>
                </w:rPrChange>
              </w:rPr>
              <w:pPrChange w:id="15122" w:author="家興 余" w:date="2020-12-21T11:15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23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CEB99F3" w14:textId="5ECCA0A8" w:rsidR="003719AD" w:rsidRPr="008F20B5" w:rsidRDefault="0036077E">
            <w:pPr>
              <w:widowControl/>
              <w:jc w:val="center"/>
              <w:rPr>
                <w:ins w:id="15124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25" w:author="家興 余" w:date="2021-01-22T09:12:00Z">
                <w:pPr>
                  <w:widowControl/>
                </w:pPr>
              </w:pPrChange>
            </w:pPr>
            <w:ins w:id="15126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27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07F3D4C" w14:textId="46105DCF" w:rsidR="003719AD" w:rsidRPr="008F20B5" w:rsidRDefault="003719AD" w:rsidP="00ED6024">
            <w:pPr>
              <w:widowControl/>
              <w:rPr>
                <w:ins w:id="15128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5B548554" w14:textId="77777777" w:rsidTr="00D64561">
        <w:trPr>
          <w:trHeight w:val="340"/>
          <w:ins w:id="15129" w:author="家興 余" w:date="2020-12-21T11:12:00Z"/>
          <w:trPrChange w:id="15130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31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4A5342" w14:textId="6C84A759" w:rsidR="003719AD" w:rsidRPr="00ED6024" w:rsidRDefault="003719AD">
            <w:pPr>
              <w:widowControl/>
              <w:rPr>
                <w:ins w:id="15132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133" w:author="家興 余" w:date="2020-12-21T11:15:00Z">
                  <w:rPr>
                    <w:ins w:id="15134" w:author="家興 余" w:date="2020-12-21T11:12:00Z"/>
                  </w:rPr>
                </w:rPrChange>
              </w:rPr>
              <w:pPrChange w:id="15135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136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37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69087C" w14:textId="3FDFCEA6" w:rsidR="003719AD" w:rsidRPr="008F20B5" w:rsidRDefault="003719AD" w:rsidP="00ED6024">
            <w:pPr>
              <w:widowControl/>
              <w:rPr>
                <w:ins w:id="15138" w:author="家興 余" w:date="2020-12-21T11:12:00Z"/>
                <w:rFonts w:ascii="標楷體" w:eastAsia="標楷體" w:hAnsi="標楷體"/>
              </w:rPr>
            </w:pPr>
            <w:ins w:id="15139" w:author="家興 余" w:date="2020-12-21T11:14:00Z">
              <w:r w:rsidRPr="00ED6024">
                <w:rPr>
                  <w:rFonts w:ascii="標楷體" w:eastAsia="標楷體" w:hAnsi="標楷體"/>
                </w:rPr>
                <w:t>RecWord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40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773A1D" w14:textId="07F4CCFD" w:rsidR="003719AD" w:rsidRPr="00ED6024" w:rsidRDefault="003719AD" w:rsidP="00ED6024">
            <w:pPr>
              <w:widowControl/>
              <w:rPr>
                <w:ins w:id="15141" w:author="家興 余" w:date="2020-12-21T11:12:00Z"/>
                <w:rFonts w:ascii="標楷體" w:eastAsia="標楷體" w:hAnsi="標楷體"/>
              </w:rPr>
            </w:pPr>
            <w:ins w:id="15142" w:author="家興 余" w:date="2020-12-21T11:13:00Z">
              <w:r w:rsidRPr="008C566D">
                <w:rPr>
                  <w:rFonts w:ascii="標楷體" w:eastAsia="標楷體" w:hAnsi="標楷體" w:hint="eastAsia"/>
                </w:rPr>
                <w:t>收件字</w:t>
              </w:r>
              <w:r w:rsidRPr="008C566D">
                <w:rPr>
                  <w:rFonts w:ascii="標楷體" w:eastAsia="標楷體" w:hAnsi="標楷體"/>
                </w:rPr>
                <w:t xml:space="preserve">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43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FD45CC" w14:textId="2B94940C" w:rsidR="003719AD" w:rsidRPr="00ED6024" w:rsidRDefault="003719AD" w:rsidP="00ED6024">
            <w:pPr>
              <w:widowControl/>
              <w:jc w:val="center"/>
              <w:rPr>
                <w:ins w:id="15144" w:author="家興 余" w:date="2020-12-21T11:12:00Z"/>
                <w:rFonts w:ascii="標楷體" w:eastAsia="標楷體" w:hAnsi="標楷體"/>
              </w:rPr>
            </w:pPr>
            <w:ins w:id="15145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46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6B8617" w14:textId="4110D2F8" w:rsidR="003719AD" w:rsidRPr="00ED6024" w:rsidRDefault="003719AD">
            <w:pPr>
              <w:pStyle w:val="af9"/>
              <w:widowControl/>
              <w:numPr>
                <w:ilvl w:val="0"/>
                <w:numId w:val="58"/>
              </w:numPr>
              <w:ind w:leftChars="0"/>
              <w:jc w:val="center"/>
              <w:rPr>
                <w:ins w:id="15147" w:author="家興 余" w:date="2020-12-21T11:12:00Z"/>
                <w:rFonts w:ascii="標楷體" w:eastAsia="標楷體" w:hAnsi="標楷體"/>
                <w:rPrChange w:id="15148" w:author="家興 余" w:date="2020-12-21T11:15:00Z">
                  <w:rPr>
                    <w:ins w:id="15149" w:author="家興 余" w:date="2020-12-21T11:12:00Z"/>
                  </w:rPr>
                </w:rPrChange>
              </w:rPr>
              <w:pPrChange w:id="15150" w:author="家興 余" w:date="2020-12-21T11:15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51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BAB1B6D" w14:textId="043FC4AD" w:rsidR="003719AD" w:rsidRPr="008F20B5" w:rsidRDefault="0036077E">
            <w:pPr>
              <w:widowControl/>
              <w:jc w:val="center"/>
              <w:rPr>
                <w:ins w:id="15152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53" w:author="家興 余" w:date="2021-01-22T09:12:00Z">
                <w:pPr>
                  <w:widowControl/>
                </w:pPr>
              </w:pPrChange>
            </w:pPr>
            <w:ins w:id="15154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55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03F82C" w14:textId="757DF19D" w:rsidR="003719AD" w:rsidRPr="008F20B5" w:rsidRDefault="003719AD" w:rsidP="00ED6024">
            <w:pPr>
              <w:widowControl/>
              <w:rPr>
                <w:ins w:id="15156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0B3B1155" w14:textId="77777777" w:rsidTr="00D64561">
        <w:trPr>
          <w:trHeight w:val="340"/>
          <w:ins w:id="15157" w:author="家興 余" w:date="2020-12-21T11:12:00Z"/>
          <w:trPrChange w:id="15158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59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8BBD15" w14:textId="6FED0509" w:rsidR="003719AD" w:rsidRPr="00ED6024" w:rsidRDefault="003719AD">
            <w:pPr>
              <w:widowControl/>
              <w:rPr>
                <w:ins w:id="15160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161" w:author="家興 余" w:date="2020-12-21T11:15:00Z">
                  <w:rPr>
                    <w:ins w:id="15162" w:author="家興 余" w:date="2020-12-21T11:12:00Z"/>
                  </w:rPr>
                </w:rPrChange>
              </w:rPr>
              <w:pPrChange w:id="15163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164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65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E1B91B" w14:textId="075AB3F0" w:rsidR="003719AD" w:rsidRPr="008F20B5" w:rsidRDefault="003719AD" w:rsidP="00ED6024">
            <w:pPr>
              <w:widowControl/>
              <w:rPr>
                <w:ins w:id="15166" w:author="家興 余" w:date="2020-12-21T11:12:00Z"/>
                <w:rFonts w:ascii="標楷體" w:eastAsia="標楷體" w:hAnsi="標楷體"/>
              </w:rPr>
            </w:pPr>
            <w:ins w:id="15167" w:author="家興 余" w:date="2020-12-21T11:14:00Z">
              <w:r w:rsidRPr="00ED6024">
                <w:rPr>
                  <w:rFonts w:ascii="標楷體" w:eastAsia="標楷體" w:hAnsi="標楷體"/>
                </w:rPr>
                <w:t>RecNumber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68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86F88E" w14:textId="372639C3" w:rsidR="003719AD" w:rsidRPr="00ED6024" w:rsidRDefault="003719AD" w:rsidP="00ED6024">
            <w:pPr>
              <w:widowControl/>
              <w:rPr>
                <w:ins w:id="15169" w:author="家興 余" w:date="2020-12-21T11:12:00Z"/>
                <w:rFonts w:ascii="標楷體" w:eastAsia="標楷體" w:hAnsi="標楷體"/>
              </w:rPr>
            </w:pPr>
            <w:ins w:id="15170" w:author="家興 余" w:date="2020-12-21T11:13:00Z">
              <w:r w:rsidRPr="008C566D">
                <w:rPr>
                  <w:rFonts w:ascii="標楷體" w:eastAsia="標楷體" w:hAnsi="標楷體" w:hint="eastAsia"/>
                </w:rPr>
                <w:t>收件號</w:t>
              </w:r>
              <w:r w:rsidRPr="008C566D">
                <w:rPr>
                  <w:rFonts w:ascii="標楷體" w:eastAsia="標楷體" w:hAnsi="標楷體"/>
                </w:rPr>
                <w:t xml:space="preserve">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71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FA3ED3" w14:textId="420868D8" w:rsidR="003719AD" w:rsidRPr="00ED6024" w:rsidRDefault="003719AD" w:rsidP="00ED6024">
            <w:pPr>
              <w:widowControl/>
              <w:jc w:val="center"/>
              <w:rPr>
                <w:ins w:id="15172" w:author="家興 余" w:date="2020-12-21T11:12:00Z"/>
                <w:rFonts w:ascii="標楷體" w:eastAsia="標楷體" w:hAnsi="標楷體"/>
              </w:rPr>
            </w:pPr>
            <w:ins w:id="15173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74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48D2F5" w14:textId="2B79BA8B" w:rsidR="003719AD" w:rsidRPr="00ED6024" w:rsidRDefault="003719AD">
            <w:pPr>
              <w:pStyle w:val="af9"/>
              <w:widowControl/>
              <w:numPr>
                <w:ilvl w:val="0"/>
                <w:numId w:val="58"/>
              </w:numPr>
              <w:ind w:leftChars="0"/>
              <w:jc w:val="center"/>
              <w:rPr>
                <w:ins w:id="15175" w:author="家興 余" w:date="2020-12-21T11:12:00Z"/>
                <w:rFonts w:ascii="標楷體" w:eastAsia="標楷體" w:hAnsi="標楷體"/>
                <w:rPrChange w:id="15176" w:author="家興 余" w:date="2020-12-21T11:16:00Z">
                  <w:rPr>
                    <w:ins w:id="15177" w:author="家興 余" w:date="2020-12-21T11:12:00Z"/>
                  </w:rPr>
                </w:rPrChange>
              </w:rPr>
              <w:pPrChange w:id="15178" w:author="家興 余" w:date="2020-12-21T11:16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79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2060F37" w14:textId="34CB40A1" w:rsidR="003719AD" w:rsidRPr="008F20B5" w:rsidRDefault="0036077E">
            <w:pPr>
              <w:widowControl/>
              <w:jc w:val="center"/>
              <w:rPr>
                <w:ins w:id="15180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81" w:author="家興 余" w:date="2021-01-22T09:12:00Z">
                <w:pPr>
                  <w:widowControl/>
                </w:pPr>
              </w:pPrChange>
            </w:pPr>
            <w:ins w:id="15182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83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D1E496" w14:textId="6E482D7D" w:rsidR="003719AD" w:rsidRPr="008F20B5" w:rsidRDefault="003719AD" w:rsidP="00ED6024">
            <w:pPr>
              <w:widowControl/>
              <w:rPr>
                <w:ins w:id="15184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EBC11DC" w14:textId="77777777" w:rsidTr="00D64561">
        <w:trPr>
          <w:trHeight w:val="340"/>
          <w:ins w:id="15185" w:author="家興 余" w:date="2020-12-21T11:13:00Z"/>
          <w:trPrChange w:id="15186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87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2B3439" w14:textId="1BF602E0" w:rsidR="003719AD" w:rsidRPr="00ED6024" w:rsidRDefault="003719AD">
            <w:pPr>
              <w:widowControl/>
              <w:spacing w:after="48"/>
              <w:rPr>
                <w:ins w:id="15188" w:author="家興 余" w:date="2020-12-21T11:13:00Z"/>
                <w:rFonts w:ascii="標楷體" w:eastAsia="標楷體" w:hAnsi="標楷體" w:cs="新細明體"/>
                <w:color w:val="000000"/>
                <w:kern w:val="0"/>
                <w:rPrChange w:id="15189" w:author="家興 余" w:date="2020-12-21T11:16:00Z">
                  <w:rPr>
                    <w:ins w:id="15190" w:author="家興 余" w:date="2020-12-21T11:13:00Z"/>
                  </w:rPr>
                </w:rPrChange>
              </w:rPr>
              <w:pPrChange w:id="15191" w:author="家興 余" w:date="2020-12-21T11:16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  <w:ins w:id="15192" w:author="家興 余" w:date="2020-12-21T1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11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93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7F3B6F" w14:textId="775CD104" w:rsidR="003719AD" w:rsidRPr="00ED6024" w:rsidRDefault="003719AD" w:rsidP="00B84015">
            <w:pPr>
              <w:widowControl/>
              <w:rPr>
                <w:ins w:id="15194" w:author="家興 余" w:date="2020-12-21T11:13:00Z"/>
                <w:rFonts w:ascii="標楷體" w:eastAsia="標楷體" w:hAnsi="標楷體"/>
              </w:rPr>
            </w:pPr>
            <w:ins w:id="15195" w:author="家興 余" w:date="2020-12-21T11:14:00Z">
              <w:r w:rsidRPr="00ED6024">
                <w:rPr>
                  <w:rFonts w:ascii="標楷體" w:eastAsia="標楷體" w:hAnsi="標楷體"/>
                </w:rPr>
                <w:t>RightsNote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96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17EB2A" w14:textId="77777777" w:rsidR="003719AD" w:rsidRPr="00ED6024" w:rsidRDefault="003719AD" w:rsidP="00B84015">
            <w:pPr>
              <w:widowControl/>
              <w:rPr>
                <w:ins w:id="15197" w:author="家興 余" w:date="2020-12-21T11:13:00Z"/>
                <w:rFonts w:ascii="標楷體" w:eastAsia="標楷體" w:hAnsi="標楷體"/>
              </w:rPr>
            </w:pPr>
            <w:ins w:id="15198" w:author="家興 余" w:date="2020-12-21T11:13:00Z">
              <w:r w:rsidRPr="008C566D">
                <w:rPr>
                  <w:rFonts w:ascii="標楷體" w:eastAsia="標楷體" w:hAnsi="標楷體" w:hint="eastAsia"/>
                </w:rPr>
                <w:t>權利價值說明</w:t>
              </w:r>
              <w:r w:rsidRPr="008C566D">
                <w:rPr>
                  <w:rFonts w:ascii="標楷體" w:eastAsia="標楷體" w:hAnsi="標楷體"/>
                </w:rPr>
                <w:t xml:space="preserve">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99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A57BED" w14:textId="77777777" w:rsidR="003719AD" w:rsidRPr="00ED6024" w:rsidRDefault="003719AD" w:rsidP="00B84015">
            <w:pPr>
              <w:widowControl/>
              <w:jc w:val="center"/>
              <w:rPr>
                <w:ins w:id="15200" w:author="家興 余" w:date="2020-12-21T11:13:00Z"/>
                <w:rFonts w:ascii="標楷體" w:eastAsia="標楷體" w:hAnsi="標楷體"/>
              </w:rPr>
            </w:pPr>
            <w:ins w:id="15201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02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9032DA" w14:textId="77777777" w:rsidR="003719AD" w:rsidRPr="00ED6024" w:rsidRDefault="003719AD" w:rsidP="00B84015">
            <w:pPr>
              <w:widowControl/>
              <w:jc w:val="center"/>
              <w:rPr>
                <w:ins w:id="15203" w:author="家興 余" w:date="2020-12-21T11:13:00Z"/>
                <w:rFonts w:ascii="標楷體" w:eastAsia="標楷體" w:hAnsi="標楷體"/>
              </w:rPr>
            </w:pPr>
            <w:ins w:id="15204" w:author="家興 余" w:date="2020-12-21T11:13:00Z">
              <w:r w:rsidRPr="008C566D">
                <w:rPr>
                  <w:rFonts w:ascii="標楷體" w:eastAsia="標楷體" w:hAnsi="標楷體"/>
                </w:rPr>
                <w:t>20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205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82ABCE3" w14:textId="11767BD3" w:rsidR="003719AD" w:rsidRPr="00A139D9" w:rsidRDefault="0036077E">
            <w:pPr>
              <w:widowControl/>
              <w:jc w:val="center"/>
              <w:rPr>
                <w:ins w:id="15206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207" w:author="家興 余" w:date="2021-01-22T09:12:00Z">
                <w:pPr>
                  <w:widowControl/>
                </w:pPr>
              </w:pPrChange>
            </w:pPr>
            <w:ins w:id="15208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09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FBA37F" w14:textId="1D82A619" w:rsidR="003719AD" w:rsidRPr="00A139D9" w:rsidRDefault="003719AD" w:rsidP="00B84015">
            <w:pPr>
              <w:widowControl/>
              <w:rPr>
                <w:ins w:id="15210" w:author="家興 余" w:date="2020-12-21T11:1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7423438" w14:textId="77777777" w:rsidTr="00D64561">
        <w:trPr>
          <w:trHeight w:val="340"/>
          <w:ins w:id="15211" w:author="家興 余" w:date="2020-12-21T11:13:00Z"/>
          <w:trPrChange w:id="15212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13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05ECC7" w14:textId="6A382584" w:rsidR="003719AD" w:rsidRPr="00ED6024" w:rsidRDefault="003719AD">
            <w:pPr>
              <w:widowControl/>
              <w:spacing w:after="48"/>
              <w:rPr>
                <w:ins w:id="15214" w:author="家興 余" w:date="2020-12-21T11:13:00Z"/>
                <w:rFonts w:ascii="標楷體" w:eastAsia="標楷體" w:hAnsi="標楷體" w:cs="新細明體"/>
                <w:color w:val="000000"/>
                <w:kern w:val="0"/>
                <w:rPrChange w:id="15215" w:author="家興 余" w:date="2020-12-21T11:16:00Z">
                  <w:rPr>
                    <w:ins w:id="15216" w:author="家興 余" w:date="2020-12-21T11:13:00Z"/>
                  </w:rPr>
                </w:rPrChange>
              </w:rPr>
              <w:pPrChange w:id="15217" w:author="家興 余" w:date="2020-12-21T11:16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  <w:ins w:id="15218" w:author="家興 余" w:date="2020-12-21T1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12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19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E596F8E" w14:textId="142B0890" w:rsidR="003719AD" w:rsidRPr="00ED6024" w:rsidRDefault="003719AD" w:rsidP="00B84015">
            <w:pPr>
              <w:widowControl/>
              <w:rPr>
                <w:ins w:id="15220" w:author="家興 余" w:date="2020-12-21T11:13:00Z"/>
                <w:rFonts w:ascii="標楷體" w:eastAsia="標楷體" w:hAnsi="標楷體"/>
              </w:rPr>
            </w:pPr>
            <w:ins w:id="15221" w:author="家興 余" w:date="2020-12-21T11:15:00Z">
              <w:r w:rsidRPr="00ED6024">
                <w:rPr>
                  <w:rFonts w:ascii="標楷體" w:eastAsia="標楷體" w:hAnsi="標楷體"/>
                </w:rPr>
                <w:t>SecuredTotal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22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194539" w14:textId="77777777" w:rsidR="003719AD" w:rsidRPr="00ED6024" w:rsidRDefault="003719AD" w:rsidP="00B84015">
            <w:pPr>
              <w:widowControl/>
              <w:rPr>
                <w:ins w:id="15223" w:author="家興 余" w:date="2020-12-21T11:13:00Z"/>
                <w:rFonts w:ascii="標楷體" w:eastAsia="標楷體" w:hAnsi="標楷體"/>
              </w:rPr>
            </w:pPr>
            <w:ins w:id="15224" w:author="家興 余" w:date="2020-12-21T11:13:00Z">
              <w:r w:rsidRPr="008C566D">
                <w:rPr>
                  <w:rFonts w:ascii="標楷體" w:eastAsia="標楷體" w:hAnsi="標楷體" w:hint="eastAsia"/>
                </w:rPr>
                <w:t>擔保債權總金額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25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815CBF" w14:textId="77777777" w:rsidR="003719AD" w:rsidRPr="00ED6024" w:rsidRDefault="003719AD" w:rsidP="00B84015">
            <w:pPr>
              <w:widowControl/>
              <w:jc w:val="center"/>
              <w:rPr>
                <w:ins w:id="15226" w:author="家興 余" w:date="2020-12-21T11:13:00Z"/>
                <w:rFonts w:ascii="標楷體" w:eastAsia="標楷體" w:hAnsi="標楷體"/>
              </w:rPr>
            </w:pPr>
            <w:ins w:id="15227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28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CFD857" w14:textId="77777777" w:rsidR="003719AD" w:rsidRPr="00ED6024" w:rsidRDefault="003719AD" w:rsidP="00B84015">
            <w:pPr>
              <w:widowControl/>
              <w:jc w:val="center"/>
              <w:rPr>
                <w:ins w:id="15229" w:author="家興 余" w:date="2020-12-21T11:13:00Z"/>
                <w:rFonts w:ascii="標楷體" w:eastAsia="標楷體" w:hAnsi="標楷體"/>
              </w:rPr>
            </w:pPr>
            <w:ins w:id="15230" w:author="家興 余" w:date="2020-12-21T11:13:00Z">
              <w:r w:rsidRPr="008C566D">
                <w:rPr>
                  <w:rFonts w:ascii="標楷體" w:eastAsia="標楷體" w:hAnsi="標楷體"/>
                </w:rPr>
                <w:t>14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231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9C60B82" w14:textId="3CBBD33F" w:rsidR="003719AD" w:rsidRPr="00A139D9" w:rsidRDefault="0036077E">
            <w:pPr>
              <w:widowControl/>
              <w:jc w:val="center"/>
              <w:rPr>
                <w:ins w:id="15232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233" w:author="家興 余" w:date="2021-01-22T09:12:00Z">
                <w:pPr>
                  <w:widowControl/>
                </w:pPr>
              </w:pPrChange>
            </w:pPr>
            <w:ins w:id="15234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35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5AB49FD" w14:textId="5A9D25F5" w:rsidR="003719AD" w:rsidRPr="00A139D9" w:rsidRDefault="003719AD" w:rsidP="00B84015">
            <w:pPr>
              <w:widowControl/>
              <w:rPr>
                <w:ins w:id="15236" w:author="家興 余" w:date="2020-12-21T11:1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2D4A11CF" w14:textId="35445ED5" w:rsidR="00A06F6A" w:rsidRPr="004A1C2C" w:rsidDel="00ED6024" w:rsidRDefault="00A06F6A" w:rsidP="00A06F6A">
      <w:pPr>
        <w:widowControl/>
        <w:rPr>
          <w:ins w:id="15237" w:author="ST1" w:date="2020-12-06T22:11:00Z"/>
          <w:del w:id="15238" w:author="家興 余" w:date="2020-12-21T11:12:00Z"/>
          <w:rFonts w:ascii="標楷體" w:eastAsia="標楷體" w:hAnsi="標楷體"/>
        </w:rPr>
      </w:pPr>
    </w:p>
    <w:p w14:paraId="0D9A0AC5" w14:textId="77777777" w:rsidR="00A06F6A" w:rsidRDefault="00A06F6A" w:rsidP="00A06F6A">
      <w:pPr>
        <w:widowControl/>
        <w:rPr>
          <w:ins w:id="15239" w:author="ST1" w:date="2020-12-06T22:11:00Z"/>
          <w:rFonts w:ascii="標楷體" w:eastAsia="標楷體" w:hAnsi="標楷體"/>
        </w:rPr>
      </w:pPr>
    </w:p>
    <w:p w14:paraId="699BCF80" w14:textId="77777777" w:rsidR="00A06F6A" w:rsidRDefault="00A06F6A" w:rsidP="00A06F6A">
      <w:pPr>
        <w:widowControl/>
        <w:rPr>
          <w:ins w:id="15240" w:author="ST1" w:date="2020-12-06T22:11:00Z"/>
          <w:rFonts w:ascii="標楷體" w:eastAsia="標楷體" w:hAnsi="標楷體"/>
        </w:rPr>
      </w:pPr>
    </w:p>
    <w:p w14:paraId="794C6E5B" w14:textId="75974A6D" w:rsidR="00A06F6A" w:rsidRDefault="00A06F6A" w:rsidP="00583560">
      <w:pPr>
        <w:widowControl/>
        <w:rPr>
          <w:ins w:id="15241" w:author="ST1" w:date="2020-12-06T22:10:00Z"/>
          <w:rFonts w:ascii="標楷體" w:eastAsia="標楷體" w:hAnsi="標楷體"/>
        </w:rPr>
      </w:pPr>
    </w:p>
    <w:p w14:paraId="261292E7" w14:textId="28608A3F" w:rsidR="00A139D9" w:rsidRDefault="00A139D9">
      <w:pPr>
        <w:widowControl/>
        <w:rPr>
          <w:ins w:id="15242" w:author="ST1" w:date="2020-12-06T22:24:00Z"/>
          <w:rFonts w:ascii="標楷體" w:eastAsia="標楷體" w:hAnsi="標楷體"/>
        </w:rPr>
      </w:pPr>
      <w:ins w:id="15243" w:author="ST1" w:date="2020-12-06T22:24:00Z">
        <w:r>
          <w:rPr>
            <w:rFonts w:ascii="標楷體" w:eastAsia="標楷體" w:hAnsi="標楷體"/>
          </w:rPr>
          <w:br w:type="page"/>
        </w:r>
      </w:ins>
    </w:p>
    <w:p w14:paraId="1AA4696E" w14:textId="77777777" w:rsidR="00A139D9" w:rsidRPr="004A1C2C" w:rsidRDefault="00A139D9" w:rsidP="00A139D9">
      <w:pPr>
        <w:widowControl/>
        <w:rPr>
          <w:ins w:id="15244" w:author="ST1" w:date="2020-12-06T22:22:00Z"/>
          <w:rFonts w:ascii="標楷體" w:eastAsia="標楷體" w:hAnsi="標楷體"/>
        </w:rPr>
      </w:pPr>
    </w:p>
    <w:p w14:paraId="319A70D3" w14:textId="3BCB61B9" w:rsidR="00A139D9" w:rsidRPr="008F20B5" w:rsidRDefault="00A139D9">
      <w:pPr>
        <w:pStyle w:val="3"/>
        <w:numPr>
          <w:ilvl w:val="2"/>
          <w:numId w:val="63"/>
        </w:numPr>
        <w:spacing w:before="0" w:after="240"/>
        <w:rPr>
          <w:ins w:id="15245" w:author="ST1" w:date="2020-12-06T22:22:00Z"/>
          <w:rFonts w:ascii="標楷體" w:hAnsi="標楷體"/>
        </w:rPr>
        <w:pPrChange w:id="15246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5247" w:name="_L7911_戶號查詢"/>
      <w:bookmarkEnd w:id="15247"/>
      <w:ins w:id="15248" w:author="ST1" w:date="2020-12-06T22:23:00Z">
        <w:r w:rsidRPr="00A139D9">
          <w:rPr>
            <w:rFonts w:ascii="標楷體" w:hAnsi="標楷體" w:hint="eastAsia"/>
          </w:rPr>
          <w:t>L7911 戶號查詢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5249" w:author="家興 余" w:date="2021-01-22T10:56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5250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D64561" w:rsidRPr="0029020B" w14:paraId="48D107B3" w14:textId="77777777" w:rsidTr="00D64561">
        <w:trPr>
          <w:trHeight w:val="350"/>
          <w:ins w:id="15251" w:author="ST1" w:date="2020-12-06T22:22:00Z"/>
          <w:trPrChange w:id="15252" w:author="家興 余" w:date="2021-01-22T10:56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5253" w:author="家興 余" w:date="2021-01-22T10:56:00Z">
              <w:tcPr>
                <w:tcW w:w="237" w:type="pct"/>
                <w:shd w:val="clear" w:color="auto" w:fill="auto"/>
                <w:hideMark/>
              </w:tcPr>
            </w:tcPrChange>
          </w:tcPr>
          <w:p w14:paraId="0CE71E61" w14:textId="77777777" w:rsidR="00D64561" w:rsidRPr="0029020B" w:rsidRDefault="00D64561" w:rsidP="00DA4FCA">
            <w:pPr>
              <w:widowControl/>
              <w:jc w:val="center"/>
              <w:rPr>
                <w:ins w:id="15254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55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50" w:type="pct"/>
            <w:shd w:val="clear" w:color="auto" w:fill="auto"/>
            <w:hideMark/>
            <w:tcPrChange w:id="15256" w:author="家興 余" w:date="2021-01-22T10:56:00Z">
              <w:tcPr>
                <w:tcW w:w="1303" w:type="pct"/>
                <w:shd w:val="clear" w:color="auto" w:fill="auto"/>
                <w:hideMark/>
              </w:tcPr>
            </w:tcPrChange>
          </w:tcPr>
          <w:p w14:paraId="19852CE8" w14:textId="77777777" w:rsidR="00D64561" w:rsidRPr="0029020B" w:rsidRDefault="00D64561" w:rsidP="00DA4FCA">
            <w:pPr>
              <w:widowControl/>
              <w:jc w:val="center"/>
              <w:rPr>
                <w:ins w:id="15257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58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750" w:type="pct"/>
            <w:shd w:val="clear" w:color="auto" w:fill="auto"/>
            <w:hideMark/>
            <w:tcPrChange w:id="15259" w:author="家興 余" w:date="2021-01-22T10:56:00Z">
              <w:tcPr>
                <w:tcW w:w="1244" w:type="pct"/>
                <w:shd w:val="clear" w:color="auto" w:fill="auto"/>
                <w:hideMark/>
              </w:tcPr>
            </w:tcPrChange>
          </w:tcPr>
          <w:p w14:paraId="25188691" w14:textId="77777777" w:rsidR="00D64561" w:rsidRPr="0029020B" w:rsidRDefault="00D64561" w:rsidP="00DA4FCA">
            <w:pPr>
              <w:widowControl/>
              <w:jc w:val="center"/>
              <w:rPr>
                <w:ins w:id="15260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61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0" w:type="pct"/>
            <w:shd w:val="clear" w:color="auto" w:fill="auto"/>
            <w:hideMark/>
            <w:tcPrChange w:id="15262" w:author="家興 余" w:date="2021-01-22T10:56:00Z">
              <w:tcPr>
                <w:tcW w:w="348" w:type="pct"/>
                <w:shd w:val="clear" w:color="auto" w:fill="auto"/>
                <w:hideMark/>
              </w:tcPr>
            </w:tcPrChange>
          </w:tcPr>
          <w:p w14:paraId="38EF2AB0" w14:textId="77777777" w:rsidR="00D64561" w:rsidRPr="0029020B" w:rsidRDefault="00D64561" w:rsidP="00DA4FCA">
            <w:pPr>
              <w:widowControl/>
              <w:jc w:val="center"/>
              <w:rPr>
                <w:ins w:id="15263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64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50" w:type="pct"/>
            <w:shd w:val="clear" w:color="auto" w:fill="auto"/>
            <w:hideMark/>
            <w:tcPrChange w:id="15265" w:author="家興 余" w:date="2021-01-22T10:56:00Z">
              <w:tcPr>
                <w:tcW w:w="415" w:type="pct"/>
                <w:shd w:val="clear" w:color="auto" w:fill="auto"/>
                <w:hideMark/>
              </w:tcPr>
            </w:tcPrChange>
          </w:tcPr>
          <w:p w14:paraId="4A457CC0" w14:textId="77777777" w:rsidR="00D64561" w:rsidRPr="0029020B" w:rsidRDefault="00D64561" w:rsidP="00DA4FCA">
            <w:pPr>
              <w:widowControl/>
              <w:jc w:val="center"/>
              <w:rPr>
                <w:ins w:id="15266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67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50" w:type="pct"/>
            <w:tcPrChange w:id="15268" w:author="家興 余" w:date="2021-01-22T10:56:00Z">
              <w:tcPr>
                <w:tcW w:w="1" w:type="pct"/>
              </w:tcPr>
            </w:tcPrChange>
          </w:tcPr>
          <w:p w14:paraId="423B3D4A" w14:textId="589600C8" w:rsidR="00D64561" w:rsidRPr="0029020B" w:rsidRDefault="00D64561" w:rsidP="00DA4FCA">
            <w:pPr>
              <w:widowControl/>
              <w:rPr>
                <w:ins w:id="15269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270" w:author="家興 余" w:date="2021-01-22T10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5271" w:author="家興 余" w:date="2021-01-22T10:56:00Z">
              <w:tcPr>
                <w:tcW w:w="1453" w:type="pct"/>
                <w:shd w:val="clear" w:color="auto" w:fill="auto"/>
                <w:hideMark/>
              </w:tcPr>
            </w:tcPrChange>
          </w:tcPr>
          <w:p w14:paraId="66CFB148" w14:textId="5190FCB3" w:rsidR="00D64561" w:rsidRPr="0029020B" w:rsidRDefault="00D64561" w:rsidP="00DA4FCA">
            <w:pPr>
              <w:widowControl/>
              <w:rPr>
                <w:ins w:id="15272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73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29020B" w14:paraId="580D22F4" w14:textId="77777777" w:rsidTr="00D64561">
        <w:trPr>
          <w:trHeight w:val="340"/>
          <w:ins w:id="15274" w:author="ST1" w:date="2020-12-06T22:22:00Z"/>
          <w:trPrChange w:id="15275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276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6213120" w14:textId="77777777" w:rsidR="00D64561" w:rsidRPr="0029020B" w:rsidRDefault="00D64561">
            <w:pPr>
              <w:pStyle w:val="af9"/>
              <w:widowControl/>
              <w:numPr>
                <w:ilvl w:val="0"/>
                <w:numId w:val="54"/>
              </w:numPr>
              <w:spacing w:after="48"/>
              <w:ind w:leftChars="0"/>
              <w:jc w:val="center"/>
              <w:rPr>
                <w:ins w:id="15277" w:author="ST1" w:date="2020-12-06T22:22:00Z"/>
                <w:rFonts w:ascii="標楷體" w:eastAsia="標楷體" w:hAnsi="標楷體" w:cs="新細明體"/>
                <w:color w:val="000000"/>
                <w:kern w:val="0"/>
              </w:rPr>
              <w:pPrChange w:id="15278" w:author="ST1" w:date="2020-12-06T22:23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279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12665CF6" w14:textId="77777777" w:rsidR="00D64561" w:rsidRPr="0029020B" w:rsidRDefault="00D64561" w:rsidP="00DA4FCA">
            <w:pPr>
              <w:widowControl/>
              <w:rPr>
                <w:ins w:id="15280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81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750" w:type="pct"/>
            <w:shd w:val="clear" w:color="auto" w:fill="auto"/>
            <w:tcPrChange w:id="15282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7C091604" w14:textId="77777777" w:rsidR="00D64561" w:rsidRPr="0029020B" w:rsidRDefault="00D64561" w:rsidP="00DA4FCA">
            <w:pPr>
              <w:widowControl/>
              <w:rPr>
                <w:ins w:id="15283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84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0" w:type="pct"/>
            <w:shd w:val="clear" w:color="auto" w:fill="auto"/>
            <w:tcPrChange w:id="15285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039E90B1" w14:textId="77777777" w:rsidR="00D64561" w:rsidRPr="0029020B" w:rsidRDefault="00D64561" w:rsidP="00DA4FCA">
            <w:pPr>
              <w:widowControl/>
              <w:jc w:val="center"/>
              <w:rPr>
                <w:ins w:id="15286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87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288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52185E1" w14:textId="77777777" w:rsidR="00D64561" w:rsidRPr="0029020B" w:rsidRDefault="00D64561" w:rsidP="00DA4FCA">
            <w:pPr>
              <w:widowControl/>
              <w:jc w:val="center"/>
              <w:rPr>
                <w:ins w:id="15289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90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50" w:type="pct"/>
            <w:tcPrChange w:id="15291" w:author="家興 余" w:date="2021-01-22T10:56:00Z">
              <w:tcPr>
                <w:tcW w:w="1" w:type="pct"/>
              </w:tcPr>
            </w:tcPrChange>
          </w:tcPr>
          <w:p w14:paraId="3D2C80BA" w14:textId="466D0CCA" w:rsidR="00D64561" w:rsidRPr="0029020B" w:rsidRDefault="001E4B49" w:rsidP="00DA4FCA">
            <w:pPr>
              <w:widowControl/>
              <w:rPr>
                <w:ins w:id="15292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293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294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2219EFB1" w14:textId="75AB06B0" w:rsidR="00D64561" w:rsidRPr="0029020B" w:rsidRDefault="00D64561" w:rsidP="00DA4FCA">
            <w:pPr>
              <w:widowControl/>
              <w:rPr>
                <w:ins w:id="15295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96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L</w:t>
              </w:r>
            </w:ins>
            <w:ins w:id="15297" w:author="ST1" w:date="2020-12-06T22:25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7911</w:t>
              </w:r>
            </w:ins>
          </w:p>
        </w:tc>
      </w:tr>
      <w:tr w:rsidR="00D64561" w:rsidRPr="0029020B" w14:paraId="3DD12F90" w14:textId="77777777" w:rsidTr="00D64561">
        <w:trPr>
          <w:trHeight w:val="340"/>
          <w:ins w:id="15298" w:author="ST1" w:date="2020-12-06T22:22:00Z"/>
          <w:trPrChange w:id="15299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300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0B02D9B0" w14:textId="77777777" w:rsidR="00D64561" w:rsidRPr="0029020B" w:rsidRDefault="00D64561">
            <w:pPr>
              <w:pStyle w:val="af9"/>
              <w:widowControl/>
              <w:numPr>
                <w:ilvl w:val="0"/>
                <w:numId w:val="54"/>
              </w:numPr>
              <w:spacing w:after="48"/>
              <w:ind w:leftChars="0"/>
              <w:jc w:val="center"/>
              <w:rPr>
                <w:ins w:id="15301" w:author="ST1" w:date="2020-12-06T22:22:00Z"/>
                <w:rFonts w:ascii="標楷體" w:eastAsia="標楷體" w:hAnsi="標楷體" w:cs="新細明體"/>
                <w:color w:val="000000"/>
                <w:kern w:val="0"/>
              </w:rPr>
              <w:pPrChange w:id="15302" w:author="ST1" w:date="2020-12-06T22:23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303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0765EFC3" w14:textId="5659874A" w:rsidR="00D64561" w:rsidRPr="0029020B" w:rsidRDefault="00D64561" w:rsidP="00DA4FCA">
            <w:pPr>
              <w:widowControl/>
              <w:rPr>
                <w:ins w:id="15304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305" w:author="ST1" w:date="2020-12-06T22:26:00Z">
              <w:r w:rsidRPr="00797D01">
                <w:rPr>
                  <w:rFonts w:ascii="標楷體" w:eastAsia="標楷體" w:hAnsi="標楷體"/>
                </w:rPr>
                <w:t>CustId</w:t>
              </w:r>
            </w:ins>
          </w:p>
        </w:tc>
        <w:tc>
          <w:tcPr>
            <w:tcW w:w="1750" w:type="pct"/>
            <w:shd w:val="clear" w:color="auto" w:fill="auto"/>
            <w:tcPrChange w:id="15306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6CABAF81" w14:textId="67E5D466" w:rsidR="00D64561" w:rsidRPr="0029020B" w:rsidRDefault="00D64561" w:rsidP="00DA4FCA">
            <w:pPr>
              <w:widowControl/>
              <w:rPr>
                <w:ins w:id="15307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308" w:author="ST1" w:date="2020-12-06T22:26:00Z">
              <w:r w:rsidRPr="00797D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身份證字號/統一編號</w:t>
              </w:r>
            </w:ins>
          </w:p>
        </w:tc>
        <w:tc>
          <w:tcPr>
            <w:tcW w:w="270" w:type="pct"/>
            <w:shd w:val="clear" w:color="auto" w:fill="auto"/>
            <w:tcPrChange w:id="15309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1178D363" w14:textId="77777777" w:rsidR="00D64561" w:rsidRPr="0029020B" w:rsidRDefault="00D64561" w:rsidP="00DA4FCA">
            <w:pPr>
              <w:widowControl/>
              <w:jc w:val="center"/>
              <w:rPr>
                <w:ins w:id="15310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311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312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6352499D" w14:textId="57C32B01" w:rsidR="00D64561" w:rsidRPr="0029020B" w:rsidRDefault="00D64561" w:rsidP="00DA4FCA">
            <w:pPr>
              <w:widowControl/>
              <w:jc w:val="center"/>
              <w:rPr>
                <w:ins w:id="15313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314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  <w:ins w:id="15315" w:author="ST1" w:date="2020-12-06T22:26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  <w:tc>
          <w:tcPr>
            <w:tcW w:w="250" w:type="pct"/>
            <w:tcPrChange w:id="15316" w:author="家興 余" w:date="2021-01-22T10:56:00Z">
              <w:tcPr>
                <w:tcW w:w="1" w:type="pct"/>
              </w:tcPr>
            </w:tcPrChange>
          </w:tcPr>
          <w:p w14:paraId="6860B0B5" w14:textId="4F861711" w:rsidR="00D64561" w:rsidRPr="0029020B" w:rsidRDefault="001E4B49">
            <w:pPr>
              <w:widowControl/>
              <w:rPr>
                <w:ins w:id="15317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318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319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32B3FBD7" w14:textId="6F5343E6" w:rsidR="00D64561" w:rsidRPr="0029020B" w:rsidRDefault="00D64561">
            <w:pPr>
              <w:widowControl/>
              <w:rPr>
                <w:ins w:id="15320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321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必須輸入</w:t>
              </w:r>
            </w:ins>
            <w:ins w:id="15322" w:author="ST1" w:date="2020-12-06T22:23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</w:t>
              </w:r>
            </w:ins>
          </w:p>
        </w:tc>
      </w:tr>
    </w:tbl>
    <w:p w14:paraId="7D1357CC" w14:textId="2E08718C" w:rsidR="00A139D9" w:rsidRDefault="00A139D9" w:rsidP="00A139D9">
      <w:pPr>
        <w:widowControl/>
        <w:rPr>
          <w:ins w:id="15323" w:author="ST1" w:date="2020-12-06T22:27:00Z"/>
          <w:rFonts w:ascii="標楷體" w:eastAsia="標楷體" w:hAnsi="標楷體"/>
        </w:rPr>
      </w:pPr>
    </w:p>
    <w:p w14:paraId="14F8C6A7" w14:textId="77777777" w:rsidR="00797D01" w:rsidRPr="004A1C2C" w:rsidRDefault="00797D01" w:rsidP="00A139D9">
      <w:pPr>
        <w:widowControl/>
        <w:rPr>
          <w:ins w:id="15324" w:author="ST1" w:date="2020-12-06T22:22:00Z"/>
          <w:rFonts w:ascii="標楷體" w:eastAsia="標楷體" w:hAnsi="標楷體"/>
        </w:rPr>
      </w:pPr>
    </w:p>
    <w:p w14:paraId="5F3B07A9" w14:textId="77777777" w:rsidR="00A139D9" w:rsidRPr="00797D01" w:rsidRDefault="00A139D9" w:rsidP="00A139D9">
      <w:pPr>
        <w:spacing w:line="140" w:lineRule="atLeast"/>
        <w:ind w:leftChars="200" w:left="480"/>
        <w:rPr>
          <w:ins w:id="15325" w:author="ST1" w:date="2020-12-06T22:22:00Z"/>
          <w:rFonts w:ascii="標楷體" w:eastAsia="標楷體" w:hAnsi="標楷體" w:cs="新細明體"/>
          <w:b/>
          <w:bCs/>
          <w:kern w:val="0"/>
          <w:sz w:val="28"/>
          <w:szCs w:val="28"/>
          <w:rPrChange w:id="15326" w:author="ST1" w:date="2020-12-06T22:26:00Z">
            <w:rPr>
              <w:ins w:id="15327" w:author="ST1" w:date="2020-12-06T22:22:00Z"/>
              <w:rFonts w:ascii="標楷體" w:eastAsia="標楷體" w:hAnsi="標楷體" w:cs="新細明體"/>
              <w:b/>
              <w:bCs/>
              <w:color w:val="0070C0"/>
              <w:kern w:val="0"/>
              <w:sz w:val="28"/>
              <w:szCs w:val="28"/>
            </w:rPr>
          </w:rPrChange>
        </w:rPr>
      </w:pPr>
      <w:ins w:id="15328" w:author="ST1" w:date="2020-12-06T22:22:00Z">
        <w:r w:rsidRPr="00797D01">
          <w:rPr>
            <w:rFonts w:ascii="標楷體" w:eastAsia="標楷體" w:hAnsi="標楷體" w:cs="新細明體" w:hint="eastAsia"/>
            <w:b/>
            <w:bCs/>
            <w:kern w:val="0"/>
            <w:sz w:val="28"/>
            <w:szCs w:val="28"/>
            <w:rPrChange w:id="15329" w:author="ST1" w:date="2020-12-06T22:26:00Z">
              <w:rPr>
                <w:rFonts w:ascii="標楷體" w:eastAsia="標楷體" w:hAnsi="標楷體" w:cs="新細明體" w:hint="eastAsia"/>
                <w:b/>
                <w:bCs/>
                <w:color w:val="0070C0"/>
                <w:kern w:val="0"/>
                <w:sz w:val="28"/>
                <w:szCs w:val="28"/>
              </w:rPr>
            </w:rPrChange>
          </w:rPr>
          <w:t>下行</w:t>
        </w:r>
        <w:r w:rsidRPr="00797D01">
          <w:rPr>
            <w:rFonts w:ascii="標楷體" w:eastAsia="標楷體" w:hAnsi="標楷體" w:cs="新細明體"/>
            <w:b/>
            <w:bCs/>
            <w:kern w:val="0"/>
            <w:sz w:val="28"/>
            <w:szCs w:val="28"/>
            <w:rPrChange w:id="15330" w:author="ST1" w:date="2020-12-06T22:26:00Z">
              <w:rPr>
                <w:rFonts w:ascii="標楷體" w:eastAsia="標楷體" w:hAnsi="標楷體" w:cs="新細明體"/>
                <w:b/>
                <w:bCs/>
                <w:color w:val="0070C0"/>
                <w:kern w:val="0"/>
                <w:sz w:val="28"/>
                <w:szCs w:val="28"/>
              </w:rPr>
            </w:rPrChange>
          </w:rPr>
          <w:t>欄位</w:t>
        </w:r>
      </w:ins>
    </w:p>
    <w:tbl>
      <w:tblPr>
        <w:tblW w:w="9639" w:type="dxa"/>
        <w:tblInd w:w="-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797D01" w:rsidRPr="00797D01" w14:paraId="3F6AC802" w14:textId="77777777" w:rsidTr="00797D01">
        <w:trPr>
          <w:ins w:id="15331" w:author="ST1" w:date="2020-12-06T22:22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A1BE4D" w14:textId="77777777" w:rsidR="00A139D9" w:rsidRPr="00797D01" w:rsidRDefault="00A139D9" w:rsidP="00DA4FCA">
            <w:pPr>
              <w:widowControl/>
              <w:jc w:val="center"/>
              <w:rPr>
                <w:ins w:id="15332" w:author="ST1" w:date="2020-12-06T22:22:00Z"/>
                <w:rFonts w:ascii="標楷體" w:eastAsia="標楷體" w:hAnsi="標楷體"/>
                <w:bCs/>
                <w:rPrChange w:id="15333" w:author="ST1" w:date="2020-12-06T22:26:00Z">
                  <w:rPr>
                    <w:ins w:id="15334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35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36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序</w:t>
              </w:r>
            </w:ins>
          </w:p>
          <w:p w14:paraId="360E7CFF" w14:textId="77777777" w:rsidR="00A139D9" w:rsidRPr="00797D01" w:rsidRDefault="00A139D9" w:rsidP="00DA4FCA">
            <w:pPr>
              <w:widowControl/>
              <w:jc w:val="center"/>
              <w:rPr>
                <w:ins w:id="15337" w:author="ST1" w:date="2020-12-06T22:22:00Z"/>
                <w:rFonts w:ascii="標楷體" w:eastAsia="標楷體" w:hAnsi="標楷體"/>
                <w:bCs/>
                <w:rPrChange w:id="15338" w:author="ST1" w:date="2020-12-06T22:26:00Z">
                  <w:rPr>
                    <w:ins w:id="15339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40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41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DE0133" w14:textId="77777777" w:rsidR="00A139D9" w:rsidRPr="00797D01" w:rsidRDefault="00A139D9" w:rsidP="00DA4FCA">
            <w:pPr>
              <w:widowControl/>
              <w:jc w:val="center"/>
              <w:rPr>
                <w:ins w:id="15342" w:author="ST1" w:date="2020-12-06T22:22:00Z"/>
                <w:rFonts w:ascii="標楷體" w:eastAsia="標楷體" w:hAnsi="標楷體"/>
                <w:bCs/>
                <w:rPrChange w:id="15343" w:author="ST1" w:date="2020-12-06T22:26:00Z">
                  <w:rPr>
                    <w:ins w:id="15344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45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46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E0F511" w14:textId="77777777" w:rsidR="00A139D9" w:rsidRPr="00797D01" w:rsidRDefault="00A139D9" w:rsidP="00DA4FCA">
            <w:pPr>
              <w:widowControl/>
              <w:jc w:val="center"/>
              <w:rPr>
                <w:ins w:id="15347" w:author="ST1" w:date="2020-12-06T22:22:00Z"/>
                <w:rFonts w:ascii="標楷體" w:eastAsia="標楷體" w:hAnsi="標楷體"/>
                <w:bCs/>
                <w:rPrChange w:id="15348" w:author="ST1" w:date="2020-12-06T22:26:00Z">
                  <w:rPr>
                    <w:ins w:id="15349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50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51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266A76" w14:textId="77777777" w:rsidR="00A139D9" w:rsidRPr="00797D01" w:rsidRDefault="00A139D9" w:rsidP="00DA4FCA">
            <w:pPr>
              <w:widowControl/>
              <w:jc w:val="center"/>
              <w:rPr>
                <w:ins w:id="15352" w:author="ST1" w:date="2020-12-06T22:22:00Z"/>
                <w:rFonts w:ascii="標楷體" w:eastAsia="標楷體" w:hAnsi="標楷體"/>
                <w:bCs/>
                <w:rPrChange w:id="15353" w:author="ST1" w:date="2020-12-06T22:26:00Z">
                  <w:rPr>
                    <w:ins w:id="15354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55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56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CF102D" w14:textId="77777777" w:rsidR="00A139D9" w:rsidRPr="00797D01" w:rsidRDefault="00A139D9" w:rsidP="00DA4FCA">
            <w:pPr>
              <w:widowControl/>
              <w:jc w:val="center"/>
              <w:rPr>
                <w:ins w:id="15357" w:author="ST1" w:date="2020-12-06T22:22:00Z"/>
                <w:rFonts w:ascii="標楷體" w:eastAsia="標楷體" w:hAnsi="標楷體"/>
                <w:bCs/>
                <w:rPrChange w:id="15358" w:author="ST1" w:date="2020-12-06T22:26:00Z">
                  <w:rPr>
                    <w:ins w:id="15359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60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61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C69FD" w14:textId="77777777" w:rsidR="00A139D9" w:rsidRPr="00797D01" w:rsidRDefault="00A139D9" w:rsidP="00DA4FCA">
            <w:pPr>
              <w:spacing w:line="140" w:lineRule="atLeast"/>
              <w:jc w:val="center"/>
              <w:rPr>
                <w:ins w:id="15362" w:author="ST1" w:date="2020-12-06T22:22:00Z"/>
                <w:rFonts w:ascii="標楷體" w:eastAsia="標楷體" w:hAnsi="標楷體"/>
                <w:bCs/>
                <w:rPrChange w:id="15363" w:author="ST1" w:date="2020-12-06T22:26:00Z">
                  <w:rPr>
                    <w:ins w:id="15364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65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66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欄位說明</w:t>
              </w:r>
            </w:ins>
          </w:p>
        </w:tc>
      </w:tr>
      <w:tr w:rsidR="00797D01" w:rsidRPr="00797D01" w14:paraId="09C655C3" w14:textId="77777777" w:rsidTr="00797D01">
        <w:trPr>
          <w:ins w:id="15367" w:author="ST1" w:date="2020-12-06T22:22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87B7EF" w14:textId="0F4E497A" w:rsidR="00797D01" w:rsidRPr="00797D01" w:rsidRDefault="00797D01">
            <w:pPr>
              <w:pStyle w:val="af9"/>
              <w:numPr>
                <w:ilvl w:val="0"/>
                <w:numId w:val="55"/>
              </w:numPr>
              <w:spacing w:line="140" w:lineRule="atLeast"/>
              <w:ind w:leftChars="0"/>
              <w:rPr>
                <w:ins w:id="15368" w:author="ST1" w:date="2020-12-06T22:22:00Z"/>
                <w:rFonts w:ascii="標楷體" w:eastAsia="標楷體" w:hAnsi="標楷體"/>
                <w:rPrChange w:id="15369" w:author="ST1" w:date="2020-12-06T22:27:00Z">
                  <w:rPr>
                    <w:ins w:id="15370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  <w:pPrChange w:id="15371" w:author="ST1" w:date="2020-12-06T22:27:00Z">
                <w:pPr>
                  <w:spacing w:line="140" w:lineRule="atLeast"/>
                </w:pPr>
              </w:pPrChange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A84968" w14:textId="582FCCB4" w:rsidR="00797D01" w:rsidRPr="00797D01" w:rsidRDefault="00D8000D" w:rsidP="00797D01">
            <w:pPr>
              <w:spacing w:line="140" w:lineRule="atLeast"/>
              <w:rPr>
                <w:ins w:id="15372" w:author="ST1" w:date="2020-12-06T22:22:00Z"/>
                <w:rFonts w:ascii="標楷體" w:eastAsia="標楷體" w:hAnsi="標楷體"/>
                <w:rPrChange w:id="15373" w:author="ST1" w:date="2020-12-06T22:26:00Z">
                  <w:rPr>
                    <w:ins w:id="15374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75" w:author="ST1" w:date="2020-12-07T00:21:00Z">
              <w:r>
                <w:rPr>
                  <w:rFonts w:ascii="標楷體" w:eastAsia="標楷體" w:hAnsi="標楷體" w:hint="eastAsia"/>
                  <w:color w:val="000000"/>
                </w:rPr>
                <w:t>O</w:t>
              </w:r>
            </w:ins>
            <w:ins w:id="15376" w:author="ST1" w:date="2020-12-06T22:27:00Z">
              <w:r w:rsidR="00797D01">
                <w:rPr>
                  <w:rFonts w:ascii="標楷體" w:eastAsia="標楷體" w:hAnsi="標楷體" w:hint="eastAsia"/>
                  <w:color w:val="000000"/>
                </w:rPr>
                <w:t>CustId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14DEBE" w14:textId="0089ED60" w:rsidR="00797D01" w:rsidRPr="00797D01" w:rsidRDefault="00797D01" w:rsidP="00797D01">
            <w:pPr>
              <w:spacing w:line="140" w:lineRule="atLeast"/>
              <w:rPr>
                <w:ins w:id="15377" w:author="ST1" w:date="2020-12-06T22:22:00Z"/>
                <w:rFonts w:ascii="標楷體" w:eastAsia="標楷體" w:hAnsi="標楷體"/>
                <w:rPrChange w:id="15378" w:author="ST1" w:date="2020-12-06T22:26:00Z">
                  <w:rPr>
                    <w:ins w:id="15379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80" w:author="ST1" w:date="2020-12-06T22:27:00Z">
              <w:r>
                <w:rPr>
                  <w:rFonts w:ascii="標楷體" w:eastAsia="標楷體" w:hAnsi="標楷體" w:hint="eastAsia"/>
                  <w:color w:val="000000"/>
                </w:rPr>
                <w:t>身份證字號/統一編號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B1EF33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381" w:author="ST1" w:date="2020-12-06T22:22:00Z"/>
                <w:rFonts w:ascii="標楷體" w:eastAsia="標楷體" w:hAnsi="標楷體"/>
                <w:rPrChange w:id="15382" w:author="ST1" w:date="2020-12-06T22:26:00Z">
                  <w:rPr>
                    <w:ins w:id="15383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84" w:author="ST1" w:date="2020-12-06T22:22:00Z">
              <w:r w:rsidRPr="00797D01">
                <w:rPr>
                  <w:rFonts w:ascii="標楷體" w:eastAsia="標楷體" w:hAnsi="標楷體" w:cs="新細明體"/>
                  <w:kern w:val="0"/>
                  <w:rPrChange w:id="15385" w:author="ST1" w:date="2020-12-06T22:26:00Z">
                    <w:rPr>
                      <w:rFonts w:ascii="標楷體" w:eastAsia="標楷體" w:hAnsi="標楷體" w:cs="新細明體"/>
                      <w:color w:val="0070C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3238A3" w14:textId="2DC53D5C" w:rsidR="00797D01" w:rsidRPr="00797D01" w:rsidRDefault="00797D01" w:rsidP="00797D01">
            <w:pPr>
              <w:spacing w:line="140" w:lineRule="atLeast"/>
              <w:jc w:val="center"/>
              <w:rPr>
                <w:ins w:id="15386" w:author="ST1" w:date="2020-12-06T22:22:00Z"/>
                <w:rFonts w:ascii="標楷體" w:eastAsia="標楷體" w:hAnsi="標楷體"/>
                <w:rPrChange w:id="15387" w:author="ST1" w:date="2020-12-06T22:26:00Z">
                  <w:rPr>
                    <w:ins w:id="15388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89" w:author="ST1" w:date="2020-12-06T22:28:00Z">
              <w:r>
                <w:rPr>
                  <w:rFonts w:ascii="標楷體" w:eastAsia="標楷體" w:hAnsi="標楷體" w:hint="eastAsia"/>
                  <w:color w:val="000000"/>
                </w:rPr>
                <w:t>10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B3BF80" w14:textId="77777777" w:rsidR="00797D01" w:rsidRPr="00797D01" w:rsidRDefault="00797D01" w:rsidP="00797D01">
            <w:pPr>
              <w:spacing w:line="140" w:lineRule="atLeast"/>
              <w:rPr>
                <w:ins w:id="15390" w:author="ST1" w:date="2020-12-06T22:22:00Z"/>
                <w:rFonts w:ascii="標楷體" w:eastAsia="標楷體" w:hAnsi="標楷體"/>
                <w:rPrChange w:id="15391" w:author="ST1" w:date="2020-12-06T22:26:00Z">
                  <w:rPr>
                    <w:ins w:id="15392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</w:p>
        </w:tc>
      </w:tr>
      <w:tr w:rsidR="00797D01" w:rsidRPr="00797D01" w14:paraId="401D1772" w14:textId="77777777" w:rsidTr="00797D01">
        <w:trPr>
          <w:ins w:id="15393" w:author="ST1" w:date="2020-12-06T22:27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23700E" w14:textId="49657688" w:rsidR="00797D01" w:rsidRPr="00797D01" w:rsidRDefault="00797D01">
            <w:pPr>
              <w:pStyle w:val="af9"/>
              <w:numPr>
                <w:ilvl w:val="0"/>
                <w:numId w:val="55"/>
              </w:numPr>
              <w:spacing w:line="140" w:lineRule="atLeast"/>
              <w:ind w:leftChars="0"/>
              <w:rPr>
                <w:ins w:id="15394" w:author="ST1" w:date="2020-12-06T22:27:00Z"/>
                <w:rFonts w:ascii="標楷體" w:eastAsia="標楷體" w:hAnsi="標楷體"/>
                <w:rPrChange w:id="15395" w:author="ST1" w:date="2020-12-06T22:27:00Z">
                  <w:rPr>
                    <w:ins w:id="15396" w:author="ST1" w:date="2020-12-06T22:27:00Z"/>
                  </w:rPr>
                </w:rPrChange>
              </w:rPr>
              <w:pPrChange w:id="15397" w:author="ST1" w:date="2020-12-06T22:27:00Z">
                <w:pPr>
                  <w:spacing w:line="140" w:lineRule="atLeast"/>
                </w:pPr>
              </w:pPrChange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8EB4AE" w14:textId="088A8FCD" w:rsidR="00797D01" w:rsidRPr="00797D01" w:rsidRDefault="00D8000D" w:rsidP="00797D01">
            <w:pPr>
              <w:spacing w:line="140" w:lineRule="atLeast"/>
              <w:rPr>
                <w:ins w:id="15398" w:author="ST1" w:date="2020-12-06T22:27:00Z"/>
                <w:rFonts w:ascii="標楷體" w:eastAsia="標楷體" w:hAnsi="標楷體"/>
              </w:rPr>
            </w:pPr>
            <w:ins w:id="15399" w:author="ST1" w:date="2020-12-07T00:21:00Z">
              <w:r>
                <w:rPr>
                  <w:rFonts w:ascii="標楷體" w:eastAsia="標楷體" w:hAnsi="標楷體" w:hint="eastAsia"/>
                  <w:color w:val="000000"/>
                </w:rPr>
                <w:t>O</w:t>
              </w:r>
            </w:ins>
            <w:ins w:id="15400" w:author="ST1" w:date="2020-12-06T22:27:00Z">
              <w:r w:rsidR="00797D01">
                <w:rPr>
                  <w:rFonts w:ascii="標楷體" w:eastAsia="標楷體" w:hAnsi="標楷體" w:hint="eastAsia"/>
                  <w:color w:val="000000"/>
                </w:rPr>
                <w:t>CustNo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B6711F" w14:textId="0E2E4DB7" w:rsidR="00797D01" w:rsidRPr="00797D01" w:rsidRDefault="00797D01" w:rsidP="00797D01">
            <w:pPr>
              <w:spacing w:line="140" w:lineRule="atLeast"/>
              <w:rPr>
                <w:ins w:id="15401" w:author="ST1" w:date="2020-12-06T22:27:00Z"/>
                <w:rFonts w:ascii="標楷體" w:eastAsia="標楷體" w:hAnsi="標楷體" w:cs="新細明體"/>
                <w:kern w:val="0"/>
              </w:rPr>
            </w:pPr>
            <w:ins w:id="15402" w:author="ST1" w:date="2020-12-06T22:27:00Z">
              <w:r>
                <w:rPr>
                  <w:rFonts w:ascii="標楷體" w:eastAsia="標楷體" w:hAnsi="標楷體" w:hint="eastAsia"/>
                  <w:color w:val="000000"/>
                </w:rPr>
                <w:t>戶號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1E7A1E" w14:textId="2C20A2C3" w:rsidR="00797D01" w:rsidRPr="00797D01" w:rsidRDefault="00797D01" w:rsidP="00797D01">
            <w:pPr>
              <w:spacing w:line="140" w:lineRule="atLeast"/>
              <w:jc w:val="center"/>
              <w:rPr>
                <w:ins w:id="15403" w:author="ST1" w:date="2020-12-06T22:27:00Z"/>
                <w:rFonts w:ascii="標楷體" w:eastAsia="標楷體" w:hAnsi="標楷體" w:cs="新細明體"/>
                <w:kern w:val="0"/>
              </w:rPr>
            </w:pPr>
            <w:ins w:id="15404" w:author="ST1" w:date="2020-12-06T22:27:00Z">
              <w:r>
                <w:rPr>
                  <w:rFonts w:ascii="標楷體" w:eastAsia="標楷體" w:hAnsi="標楷體" w:cs="新細明體" w:hint="eastAsia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3FB229" w14:textId="02CFAB39" w:rsidR="00797D01" w:rsidRPr="00797D01" w:rsidRDefault="00797D01" w:rsidP="00797D01">
            <w:pPr>
              <w:spacing w:line="140" w:lineRule="atLeast"/>
              <w:jc w:val="center"/>
              <w:rPr>
                <w:ins w:id="15405" w:author="ST1" w:date="2020-12-06T22:27:00Z"/>
                <w:rFonts w:ascii="標楷體" w:eastAsia="標楷體" w:hAnsi="標楷體" w:cs="新細明體"/>
                <w:kern w:val="0"/>
              </w:rPr>
            </w:pPr>
            <w:ins w:id="15406" w:author="ST1" w:date="2020-12-06T22:28:00Z">
              <w:r>
                <w:rPr>
                  <w:rFonts w:ascii="標楷體" w:eastAsia="標楷體" w:hAnsi="標楷體" w:hint="eastAsia"/>
                  <w:color w:val="00000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A27987" w14:textId="77777777" w:rsidR="00797D01" w:rsidRPr="00797D01" w:rsidRDefault="00797D01" w:rsidP="00797D01">
            <w:pPr>
              <w:spacing w:line="140" w:lineRule="atLeast"/>
              <w:rPr>
                <w:ins w:id="15407" w:author="ST1" w:date="2020-12-06T22:27:00Z"/>
                <w:rFonts w:ascii="標楷體" w:eastAsia="標楷體" w:hAnsi="標楷體"/>
              </w:rPr>
            </w:pPr>
          </w:p>
        </w:tc>
      </w:tr>
      <w:tr w:rsidR="00797D01" w:rsidRPr="00797D01" w14:paraId="6EDCB1F4" w14:textId="77777777" w:rsidTr="00797D01">
        <w:trPr>
          <w:ins w:id="15408" w:author="ST1" w:date="2020-12-06T22:27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BB18CA" w14:textId="5481157F" w:rsidR="00797D01" w:rsidRPr="00797D01" w:rsidRDefault="00797D01">
            <w:pPr>
              <w:pStyle w:val="af9"/>
              <w:numPr>
                <w:ilvl w:val="0"/>
                <w:numId w:val="55"/>
              </w:numPr>
              <w:spacing w:line="140" w:lineRule="atLeast"/>
              <w:ind w:leftChars="0"/>
              <w:rPr>
                <w:ins w:id="15409" w:author="ST1" w:date="2020-12-06T22:27:00Z"/>
                <w:rFonts w:ascii="標楷體" w:eastAsia="標楷體" w:hAnsi="標楷體"/>
                <w:rPrChange w:id="15410" w:author="ST1" w:date="2020-12-06T22:27:00Z">
                  <w:rPr>
                    <w:ins w:id="15411" w:author="ST1" w:date="2020-12-06T22:27:00Z"/>
                  </w:rPr>
                </w:rPrChange>
              </w:rPr>
              <w:pPrChange w:id="15412" w:author="ST1" w:date="2020-12-06T22:27:00Z">
                <w:pPr>
                  <w:spacing w:line="140" w:lineRule="atLeast"/>
                </w:pPr>
              </w:pPrChange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B2C370" w14:textId="7B2ABC2E" w:rsidR="00797D01" w:rsidRPr="00797D01" w:rsidRDefault="00D8000D" w:rsidP="00797D01">
            <w:pPr>
              <w:spacing w:line="140" w:lineRule="atLeast"/>
              <w:rPr>
                <w:ins w:id="15413" w:author="ST1" w:date="2020-12-06T22:27:00Z"/>
                <w:rFonts w:ascii="標楷體" w:eastAsia="標楷體" w:hAnsi="標楷體"/>
              </w:rPr>
            </w:pPr>
            <w:ins w:id="15414" w:author="ST1" w:date="2020-12-07T00:21:00Z">
              <w:r>
                <w:rPr>
                  <w:rFonts w:ascii="標楷體" w:eastAsia="標楷體" w:hAnsi="標楷體" w:hint="eastAsia"/>
                  <w:color w:val="000000"/>
                </w:rPr>
                <w:t>O</w:t>
              </w:r>
            </w:ins>
            <w:ins w:id="15415" w:author="ST1" w:date="2020-12-06T22:27:00Z">
              <w:r w:rsidR="00797D01">
                <w:rPr>
                  <w:rFonts w:ascii="標楷體" w:eastAsia="標楷體" w:hAnsi="標楷體" w:hint="eastAsia"/>
                  <w:color w:val="000000"/>
                </w:rPr>
                <w:t>CustName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009986" w14:textId="3155E365" w:rsidR="00797D01" w:rsidRPr="00797D01" w:rsidRDefault="00797D01" w:rsidP="00797D01">
            <w:pPr>
              <w:spacing w:line="140" w:lineRule="atLeast"/>
              <w:rPr>
                <w:ins w:id="15416" w:author="ST1" w:date="2020-12-06T22:27:00Z"/>
                <w:rFonts w:ascii="標楷體" w:eastAsia="標楷體" w:hAnsi="標楷體" w:cs="新細明體"/>
                <w:kern w:val="0"/>
              </w:rPr>
            </w:pPr>
            <w:ins w:id="15417" w:author="ST1" w:date="2020-12-06T22:27:00Z">
              <w:r>
                <w:rPr>
                  <w:rFonts w:ascii="標楷體" w:eastAsia="標楷體" w:hAnsi="標楷體" w:hint="eastAsia"/>
                  <w:color w:val="000000"/>
                </w:rPr>
                <w:t>戶名/公司名稱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0E6AA5" w14:textId="624CC3E7" w:rsidR="00797D01" w:rsidRPr="00797D01" w:rsidRDefault="00797D01" w:rsidP="00797D01">
            <w:pPr>
              <w:spacing w:line="140" w:lineRule="atLeast"/>
              <w:jc w:val="center"/>
              <w:rPr>
                <w:ins w:id="15418" w:author="ST1" w:date="2020-12-06T22:27:00Z"/>
                <w:rFonts w:ascii="標楷體" w:eastAsia="標楷體" w:hAnsi="標楷體" w:cs="新細明體"/>
                <w:kern w:val="0"/>
              </w:rPr>
            </w:pPr>
            <w:ins w:id="15419" w:author="ST1" w:date="2020-12-06T22:27:00Z">
              <w:r>
                <w:rPr>
                  <w:rFonts w:ascii="標楷體" w:eastAsia="標楷體" w:hAnsi="標楷體" w:cs="新細明體" w:hint="eastAsia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1E01EC" w14:textId="73E8510B" w:rsidR="00797D01" w:rsidRPr="00797D01" w:rsidRDefault="00797D01" w:rsidP="00797D01">
            <w:pPr>
              <w:spacing w:line="140" w:lineRule="atLeast"/>
              <w:jc w:val="center"/>
              <w:rPr>
                <w:ins w:id="15420" w:author="ST1" w:date="2020-12-06T22:27:00Z"/>
                <w:rFonts w:ascii="標楷體" w:eastAsia="標楷體" w:hAnsi="標楷體" w:cs="新細明體"/>
                <w:kern w:val="0"/>
              </w:rPr>
            </w:pPr>
            <w:ins w:id="15421" w:author="ST1" w:date="2020-12-06T22:28:00Z">
              <w:r>
                <w:rPr>
                  <w:rFonts w:ascii="標楷體" w:eastAsia="標楷體" w:hAnsi="標楷體" w:hint="eastAsia"/>
                  <w:color w:val="000000"/>
                </w:rPr>
                <w:t>100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CAD99" w14:textId="77777777" w:rsidR="00797D01" w:rsidRPr="00797D01" w:rsidRDefault="00797D01" w:rsidP="00797D01">
            <w:pPr>
              <w:spacing w:line="140" w:lineRule="atLeast"/>
              <w:rPr>
                <w:ins w:id="15422" w:author="ST1" w:date="2020-12-06T22:27:00Z"/>
                <w:rFonts w:ascii="標楷體" w:eastAsia="標楷體" w:hAnsi="標楷體"/>
              </w:rPr>
            </w:pPr>
          </w:p>
        </w:tc>
      </w:tr>
    </w:tbl>
    <w:p w14:paraId="412CFD96" w14:textId="1A028F24" w:rsidR="00A06F6A" w:rsidRPr="00797D01" w:rsidRDefault="00A06F6A" w:rsidP="00583560">
      <w:pPr>
        <w:widowControl/>
        <w:rPr>
          <w:ins w:id="15423" w:author="ST1" w:date="2020-12-06T22:10:00Z"/>
          <w:rFonts w:ascii="標楷體" w:eastAsia="標楷體" w:hAnsi="標楷體"/>
        </w:rPr>
      </w:pPr>
    </w:p>
    <w:p w14:paraId="6F3A26FA" w14:textId="594C5DBD" w:rsidR="00A06F6A" w:rsidRDefault="00A06F6A" w:rsidP="00583560">
      <w:pPr>
        <w:widowControl/>
        <w:rPr>
          <w:ins w:id="15424" w:author="ST1" w:date="2020-12-06T22:28:00Z"/>
          <w:rFonts w:ascii="標楷體" w:eastAsia="標楷體" w:hAnsi="標楷體"/>
        </w:rPr>
      </w:pPr>
    </w:p>
    <w:p w14:paraId="61B4F6FF" w14:textId="0615E116" w:rsidR="00797D01" w:rsidRDefault="00797D01" w:rsidP="00583560">
      <w:pPr>
        <w:widowControl/>
        <w:rPr>
          <w:ins w:id="15425" w:author="ST1" w:date="2020-12-06T22:28:00Z"/>
          <w:rFonts w:ascii="標楷體" w:eastAsia="標楷體" w:hAnsi="標楷體"/>
        </w:rPr>
      </w:pPr>
    </w:p>
    <w:p w14:paraId="1068C4CA" w14:textId="7E909E5F" w:rsidR="00797D01" w:rsidRDefault="00797D01">
      <w:pPr>
        <w:widowControl/>
        <w:rPr>
          <w:ins w:id="15426" w:author="ST1" w:date="2020-12-06T22:28:00Z"/>
          <w:rFonts w:ascii="標楷體" w:eastAsia="標楷體" w:hAnsi="標楷體"/>
        </w:rPr>
      </w:pPr>
      <w:ins w:id="15427" w:author="ST1" w:date="2020-12-06T22:28:00Z">
        <w:r>
          <w:rPr>
            <w:rFonts w:ascii="標楷體" w:eastAsia="標楷體" w:hAnsi="標楷體"/>
          </w:rPr>
          <w:br w:type="page"/>
        </w:r>
      </w:ins>
    </w:p>
    <w:p w14:paraId="0D18B167" w14:textId="77777777" w:rsidR="00797D01" w:rsidRPr="00797D01" w:rsidRDefault="00797D01" w:rsidP="00583560">
      <w:pPr>
        <w:widowControl/>
        <w:rPr>
          <w:ins w:id="15428" w:author="ST1" w:date="2020-12-06T22:10:00Z"/>
          <w:rFonts w:ascii="標楷體" w:eastAsia="標楷體" w:hAnsi="標楷體"/>
        </w:rPr>
      </w:pPr>
    </w:p>
    <w:p w14:paraId="4E56DAC4" w14:textId="0C7018D6" w:rsidR="00797D01" w:rsidRPr="008F20B5" w:rsidRDefault="00797D01">
      <w:pPr>
        <w:pStyle w:val="3"/>
        <w:numPr>
          <w:ilvl w:val="2"/>
          <w:numId w:val="63"/>
        </w:numPr>
        <w:spacing w:before="0" w:after="240"/>
        <w:rPr>
          <w:ins w:id="15429" w:author="ST1" w:date="2020-12-06T22:28:00Z"/>
          <w:rFonts w:ascii="標楷體" w:hAnsi="標楷體"/>
        </w:rPr>
        <w:pPrChange w:id="15430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5431" w:name="_L7912_額度資料查詢"/>
      <w:bookmarkEnd w:id="15431"/>
      <w:ins w:id="15432" w:author="ST1" w:date="2020-12-06T22:28:00Z">
        <w:r w:rsidRPr="00797D01">
          <w:rPr>
            <w:rFonts w:ascii="標楷體" w:hAnsi="標楷體" w:hint="eastAsia"/>
          </w:rPr>
          <w:t>L7912 額度資料查詢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5433" w:author="家興 余" w:date="2021-01-22T10:57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5434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D64561" w:rsidRPr="0029020B" w14:paraId="7F778E09" w14:textId="77777777" w:rsidTr="0066205D">
        <w:trPr>
          <w:trHeight w:val="350"/>
          <w:ins w:id="15435" w:author="ST1" w:date="2020-12-06T22:28:00Z"/>
          <w:trPrChange w:id="15436" w:author="家興 余" w:date="2021-01-22T10:57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5437" w:author="家興 余" w:date="2021-01-22T10:57:00Z">
              <w:tcPr>
                <w:tcW w:w="237" w:type="pct"/>
                <w:shd w:val="clear" w:color="auto" w:fill="auto"/>
                <w:hideMark/>
              </w:tcPr>
            </w:tcPrChange>
          </w:tcPr>
          <w:p w14:paraId="7513700F" w14:textId="77777777" w:rsidR="00D64561" w:rsidRPr="0029020B" w:rsidRDefault="00D64561" w:rsidP="00DA4FCA">
            <w:pPr>
              <w:widowControl/>
              <w:jc w:val="center"/>
              <w:rPr>
                <w:ins w:id="15438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39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50" w:type="pct"/>
            <w:shd w:val="clear" w:color="auto" w:fill="auto"/>
            <w:hideMark/>
            <w:tcPrChange w:id="15440" w:author="家興 余" w:date="2021-01-22T10:57:00Z">
              <w:tcPr>
                <w:tcW w:w="1303" w:type="pct"/>
                <w:shd w:val="clear" w:color="auto" w:fill="auto"/>
                <w:hideMark/>
              </w:tcPr>
            </w:tcPrChange>
          </w:tcPr>
          <w:p w14:paraId="05BEEE02" w14:textId="77777777" w:rsidR="00D64561" w:rsidRPr="0029020B" w:rsidRDefault="00D64561" w:rsidP="00DA4FCA">
            <w:pPr>
              <w:widowControl/>
              <w:jc w:val="center"/>
              <w:rPr>
                <w:ins w:id="15441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42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750" w:type="pct"/>
            <w:shd w:val="clear" w:color="auto" w:fill="auto"/>
            <w:hideMark/>
            <w:tcPrChange w:id="15443" w:author="家興 余" w:date="2021-01-22T10:57:00Z">
              <w:tcPr>
                <w:tcW w:w="1244" w:type="pct"/>
                <w:shd w:val="clear" w:color="auto" w:fill="auto"/>
                <w:hideMark/>
              </w:tcPr>
            </w:tcPrChange>
          </w:tcPr>
          <w:p w14:paraId="08BD6E43" w14:textId="77777777" w:rsidR="00D64561" w:rsidRPr="0029020B" w:rsidRDefault="00D64561" w:rsidP="00DA4FCA">
            <w:pPr>
              <w:widowControl/>
              <w:jc w:val="center"/>
              <w:rPr>
                <w:ins w:id="15444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45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0" w:type="pct"/>
            <w:shd w:val="clear" w:color="auto" w:fill="auto"/>
            <w:hideMark/>
            <w:tcPrChange w:id="15446" w:author="家興 余" w:date="2021-01-22T10:57:00Z">
              <w:tcPr>
                <w:tcW w:w="348" w:type="pct"/>
                <w:shd w:val="clear" w:color="auto" w:fill="auto"/>
                <w:hideMark/>
              </w:tcPr>
            </w:tcPrChange>
          </w:tcPr>
          <w:p w14:paraId="663BC845" w14:textId="77777777" w:rsidR="00D64561" w:rsidRPr="0029020B" w:rsidRDefault="00D64561" w:rsidP="00DA4FCA">
            <w:pPr>
              <w:widowControl/>
              <w:jc w:val="center"/>
              <w:rPr>
                <w:ins w:id="15447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48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50" w:type="pct"/>
            <w:shd w:val="clear" w:color="auto" w:fill="auto"/>
            <w:hideMark/>
            <w:tcPrChange w:id="15449" w:author="家興 余" w:date="2021-01-22T10:57:00Z">
              <w:tcPr>
                <w:tcW w:w="415" w:type="pct"/>
                <w:shd w:val="clear" w:color="auto" w:fill="auto"/>
                <w:hideMark/>
              </w:tcPr>
            </w:tcPrChange>
          </w:tcPr>
          <w:p w14:paraId="1E7EE74B" w14:textId="77777777" w:rsidR="00D64561" w:rsidRPr="0029020B" w:rsidRDefault="00D64561" w:rsidP="00DA4FCA">
            <w:pPr>
              <w:widowControl/>
              <w:jc w:val="center"/>
              <w:rPr>
                <w:ins w:id="15450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51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50" w:type="pct"/>
            <w:tcPrChange w:id="15452" w:author="家興 余" w:date="2021-01-22T10:57:00Z">
              <w:tcPr>
                <w:tcW w:w="1" w:type="pct"/>
              </w:tcPr>
            </w:tcPrChange>
          </w:tcPr>
          <w:p w14:paraId="27CE751D" w14:textId="57CEF8D5" w:rsidR="00D64561" w:rsidRPr="0029020B" w:rsidRDefault="00D64561" w:rsidP="00DA4FCA">
            <w:pPr>
              <w:widowControl/>
              <w:rPr>
                <w:ins w:id="15453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454" w:author="家興 余" w:date="2021-01-22T10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5455" w:author="家興 余" w:date="2021-01-22T10:57:00Z">
              <w:tcPr>
                <w:tcW w:w="1453" w:type="pct"/>
                <w:shd w:val="clear" w:color="auto" w:fill="auto"/>
                <w:hideMark/>
              </w:tcPr>
            </w:tcPrChange>
          </w:tcPr>
          <w:p w14:paraId="057BF520" w14:textId="6847DBF7" w:rsidR="00D64561" w:rsidRPr="0029020B" w:rsidRDefault="00D64561" w:rsidP="00DA4FCA">
            <w:pPr>
              <w:widowControl/>
              <w:rPr>
                <w:ins w:id="15456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57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29020B" w14:paraId="6FA9593C" w14:textId="77777777" w:rsidTr="0066205D">
        <w:trPr>
          <w:trHeight w:val="340"/>
          <w:ins w:id="15458" w:author="ST1" w:date="2020-12-06T22:28:00Z"/>
          <w:trPrChange w:id="15459" w:author="家興 余" w:date="2021-01-22T10:57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460" w:author="家興 余" w:date="2021-01-22T10:57:00Z">
              <w:tcPr>
                <w:tcW w:w="237" w:type="pct"/>
                <w:shd w:val="clear" w:color="auto" w:fill="auto"/>
              </w:tcPr>
            </w:tcPrChange>
          </w:tcPr>
          <w:p w14:paraId="2890DF10" w14:textId="77777777" w:rsidR="00D64561" w:rsidRPr="0029020B" w:rsidRDefault="00D64561">
            <w:pPr>
              <w:pStyle w:val="af9"/>
              <w:widowControl/>
              <w:numPr>
                <w:ilvl w:val="0"/>
                <w:numId w:val="56"/>
              </w:numPr>
              <w:spacing w:after="48"/>
              <w:ind w:leftChars="0"/>
              <w:jc w:val="center"/>
              <w:rPr>
                <w:ins w:id="15461" w:author="ST1" w:date="2020-12-06T22:28:00Z"/>
                <w:rFonts w:ascii="標楷體" w:eastAsia="標楷體" w:hAnsi="標楷體" w:cs="新細明體"/>
                <w:color w:val="000000"/>
                <w:kern w:val="0"/>
              </w:rPr>
              <w:pPrChange w:id="15462" w:author="ST1" w:date="2020-12-06T22:28:00Z">
                <w:pPr>
                  <w:pStyle w:val="af9"/>
                  <w:widowControl/>
                  <w:numPr>
                    <w:numId w:val="54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463" w:author="家興 余" w:date="2021-01-22T10:57:00Z">
              <w:tcPr>
                <w:tcW w:w="1303" w:type="pct"/>
                <w:shd w:val="clear" w:color="auto" w:fill="auto"/>
              </w:tcPr>
            </w:tcPrChange>
          </w:tcPr>
          <w:p w14:paraId="58CA42F3" w14:textId="77777777" w:rsidR="00D64561" w:rsidRPr="0029020B" w:rsidRDefault="00D64561" w:rsidP="00DA4FCA">
            <w:pPr>
              <w:widowControl/>
              <w:rPr>
                <w:ins w:id="15464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65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750" w:type="pct"/>
            <w:shd w:val="clear" w:color="auto" w:fill="auto"/>
            <w:tcPrChange w:id="15466" w:author="家興 余" w:date="2021-01-22T10:57:00Z">
              <w:tcPr>
                <w:tcW w:w="1244" w:type="pct"/>
                <w:shd w:val="clear" w:color="auto" w:fill="auto"/>
              </w:tcPr>
            </w:tcPrChange>
          </w:tcPr>
          <w:p w14:paraId="627751D2" w14:textId="77777777" w:rsidR="00D64561" w:rsidRPr="0029020B" w:rsidRDefault="00D64561" w:rsidP="00DA4FCA">
            <w:pPr>
              <w:widowControl/>
              <w:rPr>
                <w:ins w:id="15467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68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0" w:type="pct"/>
            <w:shd w:val="clear" w:color="auto" w:fill="auto"/>
            <w:tcPrChange w:id="15469" w:author="家興 余" w:date="2021-01-22T10:57:00Z">
              <w:tcPr>
                <w:tcW w:w="348" w:type="pct"/>
                <w:shd w:val="clear" w:color="auto" w:fill="auto"/>
              </w:tcPr>
            </w:tcPrChange>
          </w:tcPr>
          <w:p w14:paraId="168AD48F" w14:textId="77777777" w:rsidR="00D64561" w:rsidRPr="0029020B" w:rsidRDefault="00D64561" w:rsidP="00DA4FCA">
            <w:pPr>
              <w:widowControl/>
              <w:jc w:val="center"/>
              <w:rPr>
                <w:ins w:id="15470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71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472" w:author="家興 余" w:date="2021-01-22T10:57:00Z">
              <w:tcPr>
                <w:tcW w:w="415" w:type="pct"/>
                <w:shd w:val="clear" w:color="auto" w:fill="auto"/>
              </w:tcPr>
            </w:tcPrChange>
          </w:tcPr>
          <w:p w14:paraId="670941AC" w14:textId="77777777" w:rsidR="00D64561" w:rsidRPr="0029020B" w:rsidRDefault="00D64561" w:rsidP="00DA4FCA">
            <w:pPr>
              <w:widowControl/>
              <w:jc w:val="center"/>
              <w:rPr>
                <w:ins w:id="15473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74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50" w:type="pct"/>
            <w:tcPrChange w:id="15475" w:author="家興 余" w:date="2021-01-22T10:57:00Z">
              <w:tcPr>
                <w:tcW w:w="1" w:type="pct"/>
              </w:tcPr>
            </w:tcPrChange>
          </w:tcPr>
          <w:p w14:paraId="7358BD0A" w14:textId="0A9E9D6E" w:rsidR="00D64561" w:rsidRPr="0029020B" w:rsidRDefault="001E4B49" w:rsidP="00DA4FCA">
            <w:pPr>
              <w:widowControl/>
              <w:rPr>
                <w:ins w:id="15476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477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478" w:author="家興 余" w:date="2021-01-22T10:57:00Z">
              <w:tcPr>
                <w:tcW w:w="1453" w:type="pct"/>
                <w:shd w:val="clear" w:color="auto" w:fill="auto"/>
              </w:tcPr>
            </w:tcPrChange>
          </w:tcPr>
          <w:p w14:paraId="69294783" w14:textId="366F9FF8" w:rsidR="00D64561" w:rsidRPr="0029020B" w:rsidRDefault="00D64561" w:rsidP="00DA4FCA">
            <w:pPr>
              <w:widowControl/>
              <w:rPr>
                <w:ins w:id="15479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80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7912</w:t>
              </w:r>
            </w:ins>
          </w:p>
        </w:tc>
      </w:tr>
      <w:tr w:rsidR="00D64561" w:rsidRPr="0029020B" w14:paraId="7553B508" w14:textId="77777777" w:rsidTr="0066205D">
        <w:trPr>
          <w:trHeight w:val="340"/>
          <w:ins w:id="15481" w:author="ST1" w:date="2020-12-06T22:28:00Z"/>
          <w:trPrChange w:id="15482" w:author="家興 余" w:date="2021-01-22T10:57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483" w:author="家興 余" w:date="2021-01-22T10:57:00Z">
              <w:tcPr>
                <w:tcW w:w="237" w:type="pct"/>
                <w:shd w:val="clear" w:color="auto" w:fill="auto"/>
              </w:tcPr>
            </w:tcPrChange>
          </w:tcPr>
          <w:p w14:paraId="4ED13B2C" w14:textId="77777777" w:rsidR="00D64561" w:rsidRPr="0029020B" w:rsidRDefault="00D64561">
            <w:pPr>
              <w:pStyle w:val="af9"/>
              <w:widowControl/>
              <w:numPr>
                <w:ilvl w:val="0"/>
                <w:numId w:val="56"/>
              </w:numPr>
              <w:spacing w:after="48"/>
              <w:ind w:leftChars="0"/>
              <w:jc w:val="center"/>
              <w:rPr>
                <w:ins w:id="15484" w:author="ST1" w:date="2020-12-06T22:28:00Z"/>
                <w:rFonts w:ascii="標楷體" w:eastAsia="標楷體" w:hAnsi="標楷體" w:cs="新細明體"/>
                <w:color w:val="000000"/>
                <w:kern w:val="0"/>
              </w:rPr>
              <w:pPrChange w:id="15485" w:author="ST1" w:date="2020-12-06T22:28:00Z">
                <w:pPr>
                  <w:pStyle w:val="af9"/>
                  <w:widowControl/>
                  <w:numPr>
                    <w:numId w:val="54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486" w:author="家興 余" w:date="2021-01-22T10:57:00Z">
              <w:tcPr>
                <w:tcW w:w="1303" w:type="pct"/>
                <w:shd w:val="clear" w:color="auto" w:fill="auto"/>
              </w:tcPr>
            </w:tcPrChange>
          </w:tcPr>
          <w:p w14:paraId="4BD7E1DF" w14:textId="77777777" w:rsidR="00D64561" w:rsidRPr="0029020B" w:rsidRDefault="00D64561" w:rsidP="00DA4FCA">
            <w:pPr>
              <w:widowControl/>
              <w:rPr>
                <w:ins w:id="15487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88" w:author="ST1" w:date="2020-12-06T22:28:00Z">
              <w:r w:rsidRPr="00797D01">
                <w:rPr>
                  <w:rFonts w:ascii="標楷體" w:eastAsia="標楷體" w:hAnsi="標楷體"/>
                </w:rPr>
                <w:t>CustId</w:t>
              </w:r>
            </w:ins>
          </w:p>
        </w:tc>
        <w:tc>
          <w:tcPr>
            <w:tcW w:w="1750" w:type="pct"/>
            <w:shd w:val="clear" w:color="auto" w:fill="auto"/>
            <w:tcPrChange w:id="15489" w:author="家興 余" w:date="2021-01-22T10:57:00Z">
              <w:tcPr>
                <w:tcW w:w="1244" w:type="pct"/>
                <w:shd w:val="clear" w:color="auto" w:fill="auto"/>
              </w:tcPr>
            </w:tcPrChange>
          </w:tcPr>
          <w:p w14:paraId="34010E84" w14:textId="77777777" w:rsidR="00D64561" w:rsidRPr="0029020B" w:rsidRDefault="00D64561" w:rsidP="00DA4FCA">
            <w:pPr>
              <w:widowControl/>
              <w:rPr>
                <w:ins w:id="15490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91" w:author="ST1" w:date="2020-12-06T22:28:00Z">
              <w:r w:rsidRPr="00797D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身份證字號/統一編號</w:t>
              </w:r>
            </w:ins>
          </w:p>
        </w:tc>
        <w:tc>
          <w:tcPr>
            <w:tcW w:w="270" w:type="pct"/>
            <w:shd w:val="clear" w:color="auto" w:fill="auto"/>
            <w:tcPrChange w:id="15492" w:author="家興 余" w:date="2021-01-22T10:57:00Z">
              <w:tcPr>
                <w:tcW w:w="348" w:type="pct"/>
                <w:shd w:val="clear" w:color="auto" w:fill="auto"/>
              </w:tcPr>
            </w:tcPrChange>
          </w:tcPr>
          <w:p w14:paraId="2796A403" w14:textId="77777777" w:rsidR="00D64561" w:rsidRPr="0029020B" w:rsidRDefault="00D64561" w:rsidP="00DA4FCA">
            <w:pPr>
              <w:widowControl/>
              <w:jc w:val="center"/>
              <w:rPr>
                <w:ins w:id="15493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94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495" w:author="家興 余" w:date="2021-01-22T10:57:00Z">
              <w:tcPr>
                <w:tcW w:w="415" w:type="pct"/>
                <w:shd w:val="clear" w:color="auto" w:fill="auto"/>
              </w:tcPr>
            </w:tcPrChange>
          </w:tcPr>
          <w:p w14:paraId="591EDA8F" w14:textId="77777777" w:rsidR="00D64561" w:rsidRPr="0029020B" w:rsidRDefault="00D64561" w:rsidP="00DA4FCA">
            <w:pPr>
              <w:widowControl/>
              <w:jc w:val="center"/>
              <w:rPr>
                <w:ins w:id="15496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97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  <w:tc>
          <w:tcPr>
            <w:tcW w:w="250" w:type="pct"/>
            <w:tcPrChange w:id="15498" w:author="家興 余" w:date="2021-01-22T10:57:00Z">
              <w:tcPr>
                <w:tcW w:w="1" w:type="pct"/>
              </w:tcPr>
            </w:tcPrChange>
          </w:tcPr>
          <w:p w14:paraId="2C69981C" w14:textId="7E58B625" w:rsidR="00D64561" w:rsidRPr="0029020B" w:rsidRDefault="001E4B49" w:rsidP="00DA4FCA">
            <w:pPr>
              <w:widowControl/>
              <w:rPr>
                <w:ins w:id="15499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500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501" w:author="家興 余" w:date="2021-01-22T10:57:00Z">
              <w:tcPr>
                <w:tcW w:w="1453" w:type="pct"/>
                <w:shd w:val="clear" w:color="auto" w:fill="auto"/>
              </w:tcPr>
            </w:tcPrChange>
          </w:tcPr>
          <w:p w14:paraId="0FB38721" w14:textId="2E592192" w:rsidR="00D64561" w:rsidRPr="0029020B" w:rsidRDefault="00D64561" w:rsidP="00DA4FCA">
            <w:pPr>
              <w:widowControl/>
              <w:rPr>
                <w:ins w:id="15502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503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必須輸入 </w:t>
              </w:r>
            </w:ins>
          </w:p>
        </w:tc>
      </w:tr>
    </w:tbl>
    <w:p w14:paraId="2754EF04" w14:textId="77777777" w:rsidR="00797D01" w:rsidRDefault="00797D01" w:rsidP="00797D01">
      <w:pPr>
        <w:widowControl/>
        <w:rPr>
          <w:ins w:id="15504" w:author="ST1" w:date="2020-12-06T22:28:00Z"/>
          <w:rFonts w:ascii="標楷體" w:eastAsia="標楷體" w:hAnsi="標楷體"/>
        </w:rPr>
      </w:pPr>
    </w:p>
    <w:p w14:paraId="006230B8" w14:textId="77777777" w:rsidR="00797D01" w:rsidRPr="004A1C2C" w:rsidRDefault="00797D01" w:rsidP="00797D01">
      <w:pPr>
        <w:widowControl/>
        <w:rPr>
          <w:ins w:id="15505" w:author="ST1" w:date="2020-12-06T22:28:00Z"/>
          <w:rFonts w:ascii="標楷體" w:eastAsia="標楷體" w:hAnsi="標楷體"/>
        </w:rPr>
      </w:pPr>
    </w:p>
    <w:p w14:paraId="51F3A22A" w14:textId="77777777" w:rsidR="00797D01" w:rsidRPr="0029020B" w:rsidRDefault="00797D01" w:rsidP="00797D01">
      <w:pPr>
        <w:spacing w:line="140" w:lineRule="atLeast"/>
        <w:ind w:leftChars="200" w:left="480"/>
        <w:rPr>
          <w:ins w:id="15506" w:author="ST1" w:date="2020-12-06T22:28:00Z"/>
          <w:rFonts w:ascii="標楷體" w:eastAsia="標楷體" w:hAnsi="標楷體" w:cs="新細明體"/>
          <w:b/>
          <w:bCs/>
          <w:kern w:val="0"/>
          <w:sz w:val="28"/>
          <w:szCs w:val="28"/>
        </w:rPr>
      </w:pPr>
      <w:ins w:id="15507" w:author="ST1" w:date="2020-12-06T22:28:00Z">
        <w:r w:rsidRPr="0029020B">
          <w:rPr>
            <w:rFonts w:ascii="標楷體" w:eastAsia="標楷體" w:hAnsi="標楷體" w:cs="新細明體" w:hint="eastAsia"/>
            <w:b/>
            <w:bCs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kern w:val="0"/>
            <w:sz w:val="28"/>
            <w:szCs w:val="28"/>
          </w:rPr>
          <w:t>欄位</w:t>
        </w:r>
      </w:ins>
    </w:p>
    <w:tbl>
      <w:tblPr>
        <w:tblW w:w="10093" w:type="dxa"/>
        <w:tblInd w:w="-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  <w:tblPrChange w:id="15508" w:author="家興 余" w:date="2021-03-16T14:45:00Z">
          <w:tblPr>
            <w:tblW w:w="10093" w:type="dxa"/>
            <w:tblInd w:w="-36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454"/>
        <w:gridCol w:w="2522"/>
        <w:gridCol w:w="2722"/>
        <w:gridCol w:w="709"/>
        <w:gridCol w:w="851"/>
        <w:gridCol w:w="2835"/>
        <w:tblGridChange w:id="15509">
          <w:tblGrid>
            <w:gridCol w:w="454"/>
            <w:gridCol w:w="410"/>
            <w:gridCol w:w="454"/>
            <w:gridCol w:w="254"/>
            <w:gridCol w:w="1404"/>
            <w:gridCol w:w="864"/>
            <w:gridCol w:w="1858"/>
            <w:gridCol w:w="552"/>
            <w:gridCol w:w="157"/>
            <w:gridCol w:w="155"/>
            <w:gridCol w:w="255"/>
            <w:gridCol w:w="441"/>
            <w:gridCol w:w="13"/>
            <w:gridCol w:w="255"/>
            <w:gridCol w:w="596"/>
            <w:gridCol w:w="1971"/>
            <w:gridCol w:w="410"/>
            <w:gridCol w:w="454"/>
          </w:tblGrid>
        </w:tblGridChange>
      </w:tblGrid>
      <w:tr w:rsidR="00273EAC" w:rsidRPr="00797D01" w14:paraId="15794E55" w14:textId="77777777" w:rsidTr="00003694">
        <w:trPr>
          <w:ins w:id="15510" w:author="ST1" w:date="2020-12-06T22:28:00Z"/>
          <w:trPrChange w:id="15511" w:author="家興 余" w:date="2021-03-16T14:45:00Z">
            <w:trPr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12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A0FC41" w14:textId="77777777" w:rsidR="00797D01" w:rsidRPr="00797D01" w:rsidRDefault="00797D01" w:rsidP="00DA4FCA">
            <w:pPr>
              <w:widowControl/>
              <w:jc w:val="center"/>
              <w:rPr>
                <w:ins w:id="15513" w:author="ST1" w:date="2020-12-06T22:28:00Z"/>
                <w:rFonts w:ascii="標楷體" w:eastAsia="標楷體" w:hAnsi="標楷體"/>
                <w:bCs/>
              </w:rPr>
            </w:pPr>
            <w:ins w:id="15514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序</w:t>
              </w:r>
            </w:ins>
          </w:p>
          <w:p w14:paraId="5CFA070E" w14:textId="77777777" w:rsidR="00797D01" w:rsidRPr="00797D01" w:rsidRDefault="00797D01" w:rsidP="00DA4FCA">
            <w:pPr>
              <w:widowControl/>
              <w:jc w:val="center"/>
              <w:rPr>
                <w:ins w:id="15515" w:author="ST1" w:date="2020-12-06T22:28:00Z"/>
                <w:rFonts w:ascii="標楷體" w:eastAsia="標楷體" w:hAnsi="標楷體"/>
                <w:bCs/>
              </w:rPr>
            </w:pPr>
            <w:ins w:id="15516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號</w:t>
              </w:r>
            </w:ins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17" w:author="家興 余" w:date="2021-03-16T14:45:00Z">
              <w:tcPr>
                <w:tcW w:w="25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ED7BD3" w14:textId="77777777" w:rsidR="00797D01" w:rsidRPr="00797D01" w:rsidRDefault="00797D01" w:rsidP="00DA4FCA">
            <w:pPr>
              <w:widowControl/>
              <w:jc w:val="center"/>
              <w:rPr>
                <w:ins w:id="15518" w:author="ST1" w:date="2020-12-06T22:28:00Z"/>
                <w:rFonts w:ascii="標楷體" w:eastAsia="標楷體" w:hAnsi="標楷體"/>
                <w:bCs/>
              </w:rPr>
            </w:pPr>
            <w:ins w:id="15519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英文名稱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20" w:author="家興 余" w:date="2021-03-16T14:45:00Z">
              <w:tcPr>
                <w:tcW w:w="2722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7B44263" w14:textId="77777777" w:rsidR="00797D01" w:rsidRPr="00797D01" w:rsidRDefault="00797D01" w:rsidP="00DA4FCA">
            <w:pPr>
              <w:widowControl/>
              <w:jc w:val="center"/>
              <w:rPr>
                <w:ins w:id="15521" w:author="ST1" w:date="2020-12-06T22:28:00Z"/>
                <w:rFonts w:ascii="標楷體" w:eastAsia="標楷體" w:hAnsi="標楷體"/>
                <w:bCs/>
              </w:rPr>
            </w:pPr>
            <w:ins w:id="15522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中文名稱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23" w:author="家興 余" w:date="2021-03-16T14:45:00Z">
              <w:tcPr>
                <w:tcW w:w="709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63D02A" w14:textId="77777777" w:rsidR="00797D01" w:rsidRPr="00797D01" w:rsidRDefault="00797D01" w:rsidP="00DA4FCA">
            <w:pPr>
              <w:widowControl/>
              <w:jc w:val="center"/>
              <w:rPr>
                <w:ins w:id="15524" w:author="ST1" w:date="2020-12-06T22:28:00Z"/>
                <w:rFonts w:ascii="標楷體" w:eastAsia="標楷體" w:hAnsi="標楷體"/>
                <w:bCs/>
              </w:rPr>
            </w:pPr>
            <w:ins w:id="15525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型態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26" w:author="家興 余" w:date="2021-03-16T14:45:00Z">
              <w:tcPr>
                <w:tcW w:w="851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535D35E" w14:textId="77777777" w:rsidR="00797D01" w:rsidRPr="00797D01" w:rsidRDefault="00797D01" w:rsidP="00DA4FCA">
            <w:pPr>
              <w:widowControl/>
              <w:jc w:val="center"/>
              <w:rPr>
                <w:ins w:id="15527" w:author="ST1" w:date="2020-12-06T22:28:00Z"/>
                <w:rFonts w:ascii="標楷體" w:eastAsia="標楷體" w:hAnsi="標楷體"/>
                <w:bCs/>
              </w:rPr>
            </w:pPr>
            <w:ins w:id="15528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長度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29" w:author="家興 余" w:date="2021-03-16T14:45:00Z">
              <w:tcPr>
                <w:tcW w:w="2835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FA9D81" w14:textId="77777777" w:rsidR="00797D01" w:rsidRPr="00797D01" w:rsidRDefault="00797D01" w:rsidP="00DA4FCA">
            <w:pPr>
              <w:spacing w:line="140" w:lineRule="atLeast"/>
              <w:jc w:val="center"/>
              <w:rPr>
                <w:ins w:id="15530" w:author="ST1" w:date="2020-12-06T22:28:00Z"/>
                <w:rFonts w:ascii="標楷體" w:eastAsia="標楷體" w:hAnsi="標楷體"/>
                <w:bCs/>
              </w:rPr>
            </w:pPr>
            <w:ins w:id="15531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欄位說明</w:t>
              </w:r>
            </w:ins>
          </w:p>
        </w:tc>
      </w:tr>
      <w:tr w:rsidR="00797D01" w:rsidRPr="00797D01" w14:paraId="3F9049F3" w14:textId="77777777" w:rsidTr="00003694">
        <w:trPr>
          <w:ins w:id="15532" w:author="ST1" w:date="2020-12-06T22:28:00Z"/>
          <w:trPrChange w:id="15533" w:author="家興 余" w:date="2021-03-16T14:45:00Z">
            <w:trPr>
              <w:gridBefore w:val="2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34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9BEDF01" w14:textId="77777777" w:rsidR="00797D01" w:rsidRPr="00797D01" w:rsidRDefault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35" w:author="ST1" w:date="2020-12-06T22:28:00Z"/>
                <w:rFonts w:ascii="標楷體" w:eastAsia="標楷體" w:hAnsi="標楷體"/>
              </w:rPr>
              <w:pPrChange w:id="15536" w:author="ST1" w:date="2020-12-06T22:28:00Z">
                <w:pPr>
                  <w:pStyle w:val="af9"/>
                  <w:numPr>
                    <w:numId w:val="55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37" w:author="家興 余" w:date="2021-03-16T14:45:00Z">
              <w:tcPr>
                <w:tcW w:w="2522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7E182E" w14:textId="74B02BA8" w:rsidR="00797D01" w:rsidRPr="00797D01" w:rsidRDefault="00D8000D" w:rsidP="00797D01">
            <w:pPr>
              <w:spacing w:line="140" w:lineRule="atLeast"/>
              <w:rPr>
                <w:ins w:id="15538" w:author="ST1" w:date="2020-12-06T22:28:00Z"/>
                <w:rFonts w:ascii="標楷體" w:eastAsia="標楷體" w:hAnsi="標楷體"/>
              </w:rPr>
            </w:pPr>
            <w:ins w:id="1553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40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CustNo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41" w:author="家興 余" w:date="2021-03-16T14:45:00Z">
              <w:tcPr>
                <w:tcW w:w="27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728F5A" w14:textId="6C7510CC" w:rsidR="00797D01" w:rsidRPr="00797D01" w:rsidRDefault="00797D01" w:rsidP="00797D01">
            <w:pPr>
              <w:spacing w:line="140" w:lineRule="atLeast"/>
              <w:rPr>
                <w:ins w:id="15542" w:author="ST1" w:date="2020-12-06T22:28:00Z"/>
                <w:rFonts w:ascii="標楷體" w:eastAsia="標楷體" w:hAnsi="標楷體"/>
              </w:rPr>
            </w:pPr>
            <w:ins w:id="1554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借款人戶號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4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F24616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545" w:author="ST1" w:date="2020-12-06T22:28:00Z"/>
                <w:rFonts w:ascii="標楷體" w:eastAsia="標楷體" w:hAnsi="標楷體"/>
              </w:rPr>
            </w:pPr>
            <w:ins w:id="15546" w:author="ST1" w:date="2020-12-06T22:28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47" w:author="家興 余" w:date="2021-03-16T14:45:00Z">
              <w:tcPr>
                <w:tcW w:w="851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77A464" w14:textId="06BD6240" w:rsidR="00797D01" w:rsidRPr="00797D01" w:rsidRDefault="00797D01" w:rsidP="00797D01">
            <w:pPr>
              <w:spacing w:line="140" w:lineRule="atLeast"/>
              <w:jc w:val="center"/>
              <w:rPr>
                <w:ins w:id="15548" w:author="ST1" w:date="2020-12-06T22:28:00Z"/>
                <w:rFonts w:ascii="標楷體" w:eastAsia="標楷體" w:hAnsi="標楷體"/>
              </w:rPr>
            </w:pPr>
            <w:ins w:id="1554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7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50" w:author="家興 余" w:date="2021-03-16T14:45:00Z">
              <w:tcPr>
                <w:tcW w:w="2835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EA6778" w14:textId="77777777" w:rsidR="00797D01" w:rsidRPr="00797D01" w:rsidRDefault="00797D01" w:rsidP="00797D01">
            <w:pPr>
              <w:spacing w:line="140" w:lineRule="atLeast"/>
              <w:rPr>
                <w:ins w:id="15551" w:author="ST1" w:date="2020-12-06T22:28:00Z"/>
                <w:rFonts w:ascii="標楷體" w:eastAsia="標楷體" w:hAnsi="標楷體"/>
              </w:rPr>
            </w:pPr>
          </w:p>
        </w:tc>
      </w:tr>
      <w:tr w:rsidR="00797D01" w:rsidRPr="00797D01" w14:paraId="4FEE80BF" w14:textId="77777777" w:rsidTr="00003694">
        <w:trPr>
          <w:ins w:id="15552" w:author="ST1" w:date="2020-12-06T22:28:00Z"/>
          <w:trPrChange w:id="15553" w:author="家興 余" w:date="2021-03-16T14:45:00Z">
            <w:trPr>
              <w:gridBefore w:val="2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54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71C393" w14:textId="77777777" w:rsidR="00797D01" w:rsidRPr="00797D01" w:rsidRDefault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55" w:author="ST1" w:date="2020-12-06T22:28:00Z"/>
                <w:rFonts w:ascii="標楷體" w:eastAsia="標楷體" w:hAnsi="標楷體"/>
              </w:rPr>
              <w:pPrChange w:id="15556" w:author="ST1" w:date="2020-12-06T22:28:00Z">
                <w:pPr>
                  <w:pStyle w:val="af9"/>
                  <w:numPr>
                    <w:numId w:val="55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57" w:author="家興 余" w:date="2021-03-16T14:45:00Z">
              <w:tcPr>
                <w:tcW w:w="2522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689F24" w14:textId="0FFD5A5F" w:rsidR="00797D01" w:rsidRPr="00797D01" w:rsidRDefault="00D8000D" w:rsidP="00797D01">
            <w:pPr>
              <w:spacing w:line="140" w:lineRule="atLeast"/>
              <w:rPr>
                <w:ins w:id="15558" w:author="ST1" w:date="2020-12-06T22:28:00Z"/>
                <w:rFonts w:ascii="標楷體" w:eastAsia="標楷體" w:hAnsi="標楷體"/>
              </w:rPr>
            </w:pPr>
            <w:ins w:id="1555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60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FacmNo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61" w:author="家興 余" w:date="2021-03-16T14:45:00Z">
              <w:tcPr>
                <w:tcW w:w="27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8ADFF85" w14:textId="4E8C51F1" w:rsidR="00797D01" w:rsidRPr="00797D01" w:rsidRDefault="00797D01" w:rsidP="00797D01">
            <w:pPr>
              <w:spacing w:line="140" w:lineRule="atLeast"/>
              <w:rPr>
                <w:ins w:id="15562" w:author="ST1" w:date="2020-12-06T22:28:00Z"/>
                <w:rFonts w:ascii="標楷體" w:eastAsia="標楷體" w:hAnsi="標楷體" w:cs="新細明體"/>
                <w:kern w:val="0"/>
              </w:rPr>
            </w:pPr>
            <w:ins w:id="1556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額度編號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6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6306A2F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565" w:author="ST1" w:date="2020-12-06T22:28:00Z"/>
                <w:rFonts w:ascii="標楷體" w:eastAsia="標楷體" w:hAnsi="標楷體" w:cs="新細明體"/>
                <w:kern w:val="0"/>
              </w:rPr>
            </w:pPr>
            <w:ins w:id="15566" w:author="ST1" w:date="2020-12-06T22:28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67" w:author="家興 余" w:date="2021-03-16T14:45:00Z">
              <w:tcPr>
                <w:tcW w:w="851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6650E3" w14:textId="78D9C14D" w:rsidR="00797D01" w:rsidRPr="00797D01" w:rsidRDefault="00797D01" w:rsidP="00797D01">
            <w:pPr>
              <w:spacing w:line="140" w:lineRule="atLeast"/>
              <w:jc w:val="center"/>
              <w:rPr>
                <w:ins w:id="15568" w:author="ST1" w:date="2020-12-06T22:28:00Z"/>
                <w:rFonts w:ascii="標楷體" w:eastAsia="標楷體" w:hAnsi="標楷體" w:cs="新細明體"/>
                <w:kern w:val="0"/>
              </w:rPr>
            </w:pPr>
            <w:ins w:id="1556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70" w:author="家興 余" w:date="2021-03-16T14:45:00Z">
              <w:tcPr>
                <w:tcW w:w="2835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239D6B4" w14:textId="77777777" w:rsidR="00797D01" w:rsidRPr="00797D01" w:rsidRDefault="00797D01" w:rsidP="00797D01">
            <w:pPr>
              <w:spacing w:line="140" w:lineRule="atLeast"/>
              <w:rPr>
                <w:ins w:id="15571" w:author="ST1" w:date="2020-12-06T22:28:00Z"/>
                <w:rFonts w:ascii="標楷體" w:eastAsia="標楷體" w:hAnsi="標楷體"/>
              </w:rPr>
            </w:pPr>
          </w:p>
        </w:tc>
      </w:tr>
      <w:tr w:rsidR="00797D01" w:rsidRPr="00797D01" w14:paraId="166070E8" w14:textId="77777777" w:rsidTr="00003694">
        <w:trPr>
          <w:ins w:id="15572" w:author="ST1" w:date="2020-12-06T22:28:00Z"/>
          <w:trPrChange w:id="15573" w:author="家興 余" w:date="2021-03-16T14:45:00Z">
            <w:trPr>
              <w:gridBefore w:val="2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74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BCDF290" w14:textId="77777777" w:rsidR="00797D01" w:rsidRPr="00797D01" w:rsidRDefault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75" w:author="ST1" w:date="2020-12-06T22:28:00Z"/>
                <w:rFonts w:ascii="標楷體" w:eastAsia="標楷體" w:hAnsi="標楷體"/>
              </w:rPr>
              <w:pPrChange w:id="15576" w:author="ST1" w:date="2020-12-06T22:28:00Z">
                <w:pPr>
                  <w:pStyle w:val="af9"/>
                  <w:numPr>
                    <w:numId w:val="55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77" w:author="家興 余" w:date="2021-03-16T14:45:00Z">
              <w:tcPr>
                <w:tcW w:w="2522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6DF2340" w14:textId="06DD880A" w:rsidR="00797D01" w:rsidRPr="00797D01" w:rsidRDefault="00D8000D" w:rsidP="00797D01">
            <w:pPr>
              <w:spacing w:line="140" w:lineRule="atLeast"/>
              <w:rPr>
                <w:ins w:id="15578" w:author="ST1" w:date="2020-12-06T22:28:00Z"/>
                <w:rFonts w:ascii="標楷體" w:eastAsia="標楷體" w:hAnsi="標楷體"/>
              </w:rPr>
            </w:pPr>
            <w:ins w:id="1557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80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ApplNo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81" w:author="家興 余" w:date="2021-03-16T14:45:00Z">
              <w:tcPr>
                <w:tcW w:w="27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9583D24" w14:textId="58D254B8" w:rsidR="00797D01" w:rsidRPr="00797D01" w:rsidRDefault="00797D01" w:rsidP="00797D01">
            <w:pPr>
              <w:spacing w:line="140" w:lineRule="atLeast"/>
              <w:rPr>
                <w:ins w:id="15582" w:author="ST1" w:date="2020-12-06T22:28:00Z"/>
                <w:rFonts w:ascii="標楷體" w:eastAsia="標楷體" w:hAnsi="標楷體" w:cs="新細明體"/>
                <w:kern w:val="0"/>
              </w:rPr>
            </w:pPr>
            <w:ins w:id="1558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申請號碼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8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2E87AF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585" w:author="ST1" w:date="2020-12-06T22:28:00Z"/>
                <w:rFonts w:ascii="標楷體" w:eastAsia="標楷體" w:hAnsi="標楷體" w:cs="新細明體"/>
                <w:kern w:val="0"/>
              </w:rPr>
            </w:pPr>
            <w:ins w:id="15586" w:author="ST1" w:date="2020-12-06T22:28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87" w:author="家興 余" w:date="2021-03-16T14:45:00Z">
              <w:tcPr>
                <w:tcW w:w="851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9183D36" w14:textId="3EA7073C" w:rsidR="00797D01" w:rsidRPr="00797D01" w:rsidRDefault="00797D01" w:rsidP="00797D01">
            <w:pPr>
              <w:spacing w:line="140" w:lineRule="atLeast"/>
              <w:jc w:val="center"/>
              <w:rPr>
                <w:ins w:id="15588" w:author="ST1" w:date="2020-12-06T22:28:00Z"/>
                <w:rFonts w:ascii="標楷體" w:eastAsia="標楷體" w:hAnsi="標楷體" w:cs="新細明體"/>
                <w:kern w:val="0"/>
              </w:rPr>
            </w:pPr>
            <w:ins w:id="1558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7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90" w:author="家興 余" w:date="2021-03-16T14:45:00Z">
              <w:tcPr>
                <w:tcW w:w="2835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F1052E" w14:textId="77777777" w:rsidR="00797D01" w:rsidRPr="00797D01" w:rsidRDefault="00797D01" w:rsidP="00797D01">
            <w:pPr>
              <w:spacing w:line="140" w:lineRule="atLeast"/>
              <w:rPr>
                <w:ins w:id="15591" w:author="ST1" w:date="2020-12-06T22:28:00Z"/>
                <w:rFonts w:ascii="標楷體" w:eastAsia="標楷體" w:hAnsi="標楷體"/>
              </w:rPr>
            </w:pPr>
          </w:p>
        </w:tc>
      </w:tr>
      <w:tr w:rsidR="00797D01" w:rsidRPr="00797D01" w14:paraId="41C43EE2" w14:textId="77777777" w:rsidTr="00003694">
        <w:tblPrEx>
          <w:tblPrExChange w:id="15592" w:author="家興 余" w:date="2021-03-16T14:45:00Z">
            <w:tblPrEx>
              <w:tblW w:w="9639" w:type="dxa"/>
            </w:tblPrEx>
          </w:tblPrExChange>
        </w:tblPrEx>
        <w:trPr>
          <w:ins w:id="15593" w:author="ST1" w:date="2020-12-06T22:29:00Z"/>
          <w:trPrChange w:id="15594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95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7EE1DD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96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97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ABE24F" w14:textId="442D0DA3" w:rsidR="00797D01" w:rsidRPr="00797D01" w:rsidRDefault="00D8000D" w:rsidP="00797D01">
            <w:pPr>
              <w:spacing w:line="140" w:lineRule="atLeast"/>
              <w:rPr>
                <w:ins w:id="15598" w:author="ST1" w:date="2020-12-06T22:29:00Z"/>
                <w:rFonts w:ascii="標楷體" w:eastAsia="標楷體" w:hAnsi="標楷體"/>
                <w:color w:val="000000"/>
              </w:rPr>
            </w:pPr>
            <w:ins w:id="1559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00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AcctCode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01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B15B076" w14:textId="2B4B0CA2" w:rsidR="00797D01" w:rsidRPr="00797D01" w:rsidRDefault="00797D01" w:rsidP="00797D01">
            <w:pPr>
              <w:spacing w:line="140" w:lineRule="atLeast"/>
              <w:rPr>
                <w:ins w:id="15602" w:author="ST1" w:date="2020-12-06T22:29:00Z"/>
                <w:rFonts w:ascii="標楷體" w:eastAsia="標楷體" w:hAnsi="標楷體"/>
                <w:color w:val="000000"/>
              </w:rPr>
            </w:pPr>
            <w:ins w:id="1560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核准科目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04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1F8ED0" w14:textId="503F646C" w:rsidR="00797D01" w:rsidRPr="00797D01" w:rsidRDefault="00797D01" w:rsidP="00797D01">
            <w:pPr>
              <w:spacing w:line="140" w:lineRule="atLeast"/>
              <w:jc w:val="center"/>
              <w:rPr>
                <w:ins w:id="15605" w:author="ST1" w:date="2020-12-06T22:29:00Z"/>
                <w:rFonts w:ascii="標楷體" w:eastAsia="標楷體" w:hAnsi="標楷體" w:cs="新細明體"/>
                <w:kern w:val="0"/>
              </w:rPr>
            </w:pPr>
            <w:ins w:id="15606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07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7B6836C" w14:textId="28CD517B" w:rsidR="00797D01" w:rsidRPr="00797D01" w:rsidRDefault="00797D01" w:rsidP="00797D01">
            <w:pPr>
              <w:spacing w:line="140" w:lineRule="atLeast"/>
              <w:jc w:val="center"/>
              <w:rPr>
                <w:ins w:id="15608" w:author="ST1" w:date="2020-12-06T22:29:00Z"/>
                <w:rFonts w:ascii="標楷體" w:eastAsia="標楷體" w:hAnsi="標楷體"/>
                <w:color w:val="000000"/>
              </w:rPr>
            </w:pPr>
            <w:ins w:id="1560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10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FDCB97A" w14:textId="77777777" w:rsidR="00797D01" w:rsidRPr="00797D01" w:rsidRDefault="00797D01" w:rsidP="00797D01">
            <w:pPr>
              <w:spacing w:line="140" w:lineRule="atLeast"/>
              <w:rPr>
                <w:ins w:id="15611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16E68AD1" w14:textId="77777777" w:rsidTr="00003694">
        <w:tblPrEx>
          <w:tblPrExChange w:id="15612" w:author="家興 余" w:date="2021-03-16T14:45:00Z">
            <w:tblPrEx>
              <w:tblW w:w="9639" w:type="dxa"/>
            </w:tblPrEx>
          </w:tblPrExChange>
        </w:tblPrEx>
        <w:trPr>
          <w:ins w:id="15613" w:author="ST1" w:date="2020-12-06T22:29:00Z"/>
          <w:trPrChange w:id="15614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15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453A30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16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17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D622D2" w14:textId="1AA0B748" w:rsidR="00797D01" w:rsidRPr="00797D01" w:rsidRDefault="00D8000D" w:rsidP="00797D01">
            <w:pPr>
              <w:spacing w:line="140" w:lineRule="atLeast"/>
              <w:rPr>
                <w:ins w:id="15618" w:author="ST1" w:date="2020-12-06T22:29:00Z"/>
                <w:rFonts w:ascii="標楷體" w:eastAsia="標楷體" w:hAnsi="標楷體"/>
                <w:color w:val="000000"/>
              </w:rPr>
            </w:pPr>
            <w:ins w:id="1561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20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LineAmt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21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02B4E6" w14:textId="534F0DEE" w:rsidR="00797D01" w:rsidRPr="00797D01" w:rsidRDefault="00797D01" w:rsidP="00797D01">
            <w:pPr>
              <w:spacing w:line="140" w:lineRule="atLeast"/>
              <w:rPr>
                <w:ins w:id="15622" w:author="ST1" w:date="2020-12-06T22:29:00Z"/>
                <w:rFonts w:ascii="標楷體" w:eastAsia="標楷體" w:hAnsi="標楷體"/>
                <w:color w:val="000000"/>
              </w:rPr>
            </w:pPr>
            <w:ins w:id="1562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核准額度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24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BE29088" w14:textId="2AFC75BA" w:rsidR="00797D01" w:rsidRPr="00797D01" w:rsidRDefault="00797D01" w:rsidP="00797D01">
            <w:pPr>
              <w:spacing w:line="140" w:lineRule="atLeast"/>
              <w:jc w:val="center"/>
              <w:rPr>
                <w:ins w:id="15625" w:author="ST1" w:date="2020-12-06T22:29:00Z"/>
                <w:rFonts w:ascii="標楷體" w:eastAsia="標楷體" w:hAnsi="標楷體" w:cs="新細明體"/>
                <w:kern w:val="0"/>
              </w:rPr>
            </w:pPr>
            <w:ins w:id="15626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27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CF74FF" w14:textId="4405CDA8" w:rsidR="00797D01" w:rsidRPr="00797D01" w:rsidRDefault="00797D01" w:rsidP="00797D01">
            <w:pPr>
              <w:spacing w:line="140" w:lineRule="atLeast"/>
              <w:jc w:val="center"/>
              <w:rPr>
                <w:ins w:id="15628" w:author="ST1" w:date="2020-12-06T22:29:00Z"/>
                <w:rFonts w:ascii="標楷體" w:eastAsia="標楷體" w:hAnsi="標楷體"/>
                <w:color w:val="000000"/>
              </w:rPr>
            </w:pPr>
            <w:ins w:id="1562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  <w:ins w:id="15630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4.2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3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C807F7" w14:textId="77777777" w:rsidR="00797D01" w:rsidRPr="00797D01" w:rsidRDefault="00797D01" w:rsidP="00797D01">
            <w:pPr>
              <w:spacing w:line="140" w:lineRule="atLeast"/>
              <w:rPr>
                <w:ins w:id="15632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5AE84610" w14:textId="77777777" w:rsidTr="00003694">
        <w:tblPrEx>
          <w:tblPrExChange w:id="15633" w:author="家興 余" w:date="2021-03-16T14:45:00Z">
            <w:tblPrEx>
              <w:tblW w:w="9639" w:type="dxa"/>
            </w:tblPrEx>
          </w:tblPrExChange>
        </w:tblPrEx>
        <w:trPr>
          <w:ins w:id="15634" w:author="ST1" w:date="2020-12-06T22:29:00Z"/>
          <w:trPrChange w:id="1563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3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8BF1C71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3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3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B2F689" w14:textId="36C3BC5E" w:rsidR="00797D01" w:rsidRPr="00797D01" w:rsidRDefault="00D8000D" w:rsidP="00797D01">
            <w:pPr>
              <w:spacing w:line="140" w:lineRule="atLeast"/>
              <w:rPr>
                <w:ins w:id="15639" w:author="ST1" w:date="2020-12-06T22:29:00Z"/>
                <w:rFonts w:ascii="標楷體" w:eastAsia="標楷體" w:hAnsi="標楷體"/>
                <w:color w:val="000000"/>
              </w:rPr>
            </w:pPr>
            <w:ins w:id="1564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4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LoanTermYy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4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AA8DDA7" w14:textId="297BB351" w:rsidR="00797D01" w:rsidRPr="00797D01" w:rsidRDefault="00797D01" w:rsidP="00797D01">
            <w:pPr>
              <w:spacing w:line="140" w:lineRule="atLeast"/>
              <w:rPr>
                <w:ins w:id="15643" w:author="ST1" w:date="2020-12-06T22:29:00Z"/>
                <w:rFonts w:ascii="標楷體" w:eastAsia="標楷體" w:hAnsi="標楷體"/>
                <w:color w:val="000000"/>
              </w:rPr>
            </w:pPr>
            <w:ins w:id="1564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貸款期間年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4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B4C417C" w14:textId="323D2907" w:rsidR="00797D01" w:rsidRPr="00797D01" w:rsidRDefault="00797D01" w:rsidP="00797D01">
            <w:pPr>
              <w:spacing w:line="140" w:lineRule="atLeast"/>
              <w:jc w:val="center"/>
              <w:rPr>
                <w:ins w:id="15646" w:author="ST1" w:date="2020-12-06T22:29:00Z"/>
                <w:rFonts w:ascii="標楷體" w:eastAsia="標楷體" w:hAnsi="標楷體" w:cs="新細明體"/>
                <w:kern w:val="0"/>
              </w:rPr>
            </w:pPr>
            <w:ins w:id="1564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4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7790896" w14:textId="22899CE5" w:rsidR="00797D01" w:rsidRPr="00797D01" w:rsidRDefault="00797D01" w:rsidP="00797D01">
            <w:pPr>
              <w:spacing w:line="140" w:lineRule="atLeast"/>
              <w:jc w:val="center"/>
              <w:rPr>
                <w:ins w:id="15649" w:author="ST1" w:date="2020-12-06T22:29:00Z"/>
                <w:rFonts w:ascii="標楷體" w:eastAsia="標楷體" w:hAnsi="標楷體"/>
                <w:color w:val="000000"/>
              </w:rPr>
            </w:pPr>
            <w:ins w:id="1565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5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4B5AD3" w14:textId="77777777" w:rsidR="00797D01" w:rsidRPr="00797D01" w:rsidRDefault="00797D01" w:rsidP="00797D01">
            <w:pPr>
              <w:spacing w:line="140" w:lineRule="atLeast"/>
              <w:rPr>
                <w:ins w:id="15652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33E93FF0" w14:textId="77777777" w:rsidTr="00003694">
        <w:tblPrEx>
          <w:tblPrExChange w:id="15653" w:author="家興 余" w:date="2021-03-16T14:45:00Z">
            <w:tblPrEx>
              <w:tblW w:w="9639" w:type="dxa"/>
            </w:tblPrEx>
          </w:tblPrExChange>
        </w:tblPrEx>
        <w:trPr>
          <w:ins w:id="15654" w:author="ST1" w:date="2020-12-06T22:29:00Z"/>
          <w:trPrChange w:id="1565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5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396AF7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5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5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4C93550" w14:textId="336E0475" w:rsidR="00797D01" w:rsidRPr="00797D01" w:rsidRDefault="00D8000D" w:rsidP="00797D01">
            <w:pPr>
              <w:spacing w:line="140" w:lineRule="atLeast"/>
              <w:rPr>
                <w:ins w:id="15659" w:author="ST1" w:date="2020-12-06T22:29:00Z"/>
                <w:rFonts w:ascii="標楷體" w:eastAsia="標楷體" w:hAnsi="標楷體"/>
                <w:color w:val="000000"/>
              </w:rPr>
            </w:pPr>
            <w:ins w:id="1566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6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LoanTermMm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6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0EFEA7" w14:textId="18A99147" w:rsidR="00797D01" w:rsidRPr="00797D01" w:rsidRDefault="00797D01" w:rsidP="00797D01">
            <w:pPr>
              <w:spacing w:line="140" w:lineRule="atLeast"/>
              <w:rPr>
                <w:ins w:id="15663" w:author="ST1" w:date="2020-12-06T22:29:00Z"/>
                <w:rFonts w:ascii="標楷體" w:eastAsia="標楷體" w:hAnsi="標楷體"/>
                <w:color w:val="000000"/>
              </w:rPr>
            </w:pPr>
            <w:ins w:id="1566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貸款期間月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6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4C162B" w14:textId="6F5BBDD1" w:rsidR="00797D01" w:rsidRPr="00797D01" w:rsidRDefault="00797D01" w:rsidP="00797D01">
            <w:pPr>
              <w:spacing w:line="140" w:lineRule="atLeast"/>
              <w:jc w:val="center"/>
              <w:rPr>
                <w:ins w:id="15666" w:author="ST1" w:date="2020-12-06T22:29:00Z"/>
                <w:rFonts w:ascii="標楷體" w:eastAsia="標楷體" w:hAnsi="標楷體" w:cs="新細明體"/>
                <w:kern w:val="0"/>
              </w:rPr>
            </w:pPr>
            <w:ins w:id="1566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6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FB7718" w14:textId="1454C25A" w:rsidR="00797D01" w:rsidRPr="00797D01" w:rsidRDefault="00797D01" w:rsidP="00797D01">
            <w:pPr>
              <w:spacing w:line="140" w:lineRule="atLeast"/>
              <w:jc w:val="center"/>
              <w:rPr>
                <w:ins w:id="15669" w:author="ST1" w:date="2020-12-06T22:29:00Z"/>
                <w:rFonts w:ascii="標楷體" w:eastAsia="標楷體" w:hAnsi="標楷體"/>
                <w:color w:val="000000"/>
              </w:rPr>
            </w:pPr>
            <w:ins w:id="1567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7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1496C7" w14:textId="77777777" w:rsidR="00797D01" w:rsidRPr="00797D01" w:rsidRDefault="00797D01" w:rsidP="00797D01">
            <w:pPr>
              <w:spacing w:line="140" w:lineRule="atLeast"/>
              <w:rPr>
                <w:ins w:id="15672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228635DB" w14:textId="77777777" w:rsidTr="00003694">
        <w:tblPrEx>
          <w:tblPrExChange w:id="15673" w:author="家興 余" w:date="2021-03-16T14:45:00Z">
            <w:tblPrEx>
              <w:tblW w:w="9639" w:type="dxa"/>
            </w:tblPrEx>
          </w:tblPrExChange>
        </w:tblPrEx>
        <w:trPr>
          <w:ins w:id="15674" w:author="ST1" w:date="2020-12-06T22:29:00Z"/>
          <w:trPrChange w:id="1567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7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20D3F2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7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7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6FA62F" w14:textId="543540C4" w:rsidR="00797D01" w:rsidRPr="00797D01" w:rsidRDefault="00D8000D" w:rsidP="00797D01">
            <w:pPr>
              <w:spacing w:line="140" w:lineRule="atLeast"/>
              <w:rPr>
                <w:ins w:id="15679" w:author="ST1" w:date="2020-12-06T22:29:00Z"/>
                <w:rFonts w:ascii="標楷體" w:eastAsia="標楷體" w:hAnsi="標楷體"/>
                <w:color w:val="000000"/>
              </w:rPr>
            </w:pPr>
            <w:ins w:id="1568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8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LoanTermDd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8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47268D" w14:textId="279446C1" w:rsidR="00797D01" w:rsidRPr="00797D01" w:rsidRDefault="00797D01" w:rsidP="00797D01">
            <w:pPr>
              <w:spacing w:line="140" w:lineRule="atLeast"/>
              <w:rPr>
                <w:ins w:id="15683" w:author="ST1" w:date="2020-12-06T22:29:00Z"/>
                <w:rFonts w:ascii="標楷體" w:eastAsia="標楷體" w:hAnsi="標楷體"/>
                <w:color w:val="000000"/>
              </w:rPr>
            </w:pPr>
            <w:ins w:id="1568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貸款期間日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8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9EC205" w14:textId="2D8DF7AF" w:rsidR="00797D01" w:rsidRPr="00797D01" w:rsidRDefault="00797D01" w:rsidP="00797D01">
            <w:pPr>
              <w:spacing w:line="140" w:lineRule="atLeast"/>
              <w:jc w:val="center"/>
              <w:rPr>
                <w:ins w:id="15686" w:author="ST1" w:date="2020-12-06T22:29:00Z"/>
                <w:rFonts w:ascii="標楷體" w:eastAsia="標楷體" w:hAnsi="標楷體" w:cs="新細明體"/>
                <w:kern w:val="0"/>
              </w:rPr>
            </w:pPr>
            <w:ins w:id="1568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8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F8608A5" w14:textId="12B0C346" w:rsidR="00797D01" w:rsidRPr="00797D01" w:rsidRDefault="00797D01" w:rsidP="00797D01">
            <w:pPr>
              <w:spacing w:line="140" w:lineRule="atLeast"/>
              <w:jc w:val="center"/>
              <w:rPr>
                <w:ins w:id="15689" w:author="ST1" w:date="2020-12-06T22:29:00Z"/>
                <w:rFonts w:ascii="標楷體" w:eastAsia="標楷體" w:hAnsi="標楷體"/>
                <w:color w:val="000000"/>
              </w:rPr>
            </w:pPr>
            <w:ins w:id="1569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9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0658B7" w14:textId="77777777" w:rsidR="00797D01" w:rsidRPr="00797D01" w:rsidRDefault="00797D01" w:rsidP="00797D01">
            <w:pPr>
              <w:spacing w:line="140" w:lineRule="atLeast"/>
              <w:rPr>
                <w:ins w:id="15692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6370A5B6" w14:textId="77777777" w:rsidTr="00003694">
        <w:tblPrEx>
          <w:tblPrExChange w:id="15693" w:author="家興 余" w:date="2021-03-16T14:45:00Z">
            <w:tblPrEx>
              <w:tblW w:w="9639" w:type="dxa"/>
            </w:tblPrEx>
          </w:tblPrExChange>
        </w:tblPrEx>
        <w:trPr>
          <w:ins w:id="15694" w:author="ST1" w:date="2020-12-06T22:29:00Z"/>
          <w:trPrChange w:id="1569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9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ED1EE3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9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9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C6B76A" w14:textId="4EA4CF9C" w:rsidR="00797D01" w:rsidRPr="00797D01" w:rsidRDefault="00D8000D" w:rsidP="00797D01">
            <w:pPr>
              <w:spacing w:line="140" w:lineRule="atLeast"/>
              <w:rPr>
                <w:ins w:id="15699" w:author="ST1" w:date="2020-12-06T22:29:00Z"/>
                <w:rFonts w:ascii="標楷體" w:eastAsia="標楷體" w:hAnsi="標楷體"/>
                <w:color w:val="000000"/>
              </w:rPr>
            </w:pPr>
            <w:ins w:id="1570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0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UtilDeadline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0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B774C40" w14:textId="70227B6A" w:rsidR="00797D01" w:rsidRPr="00797D01" w:rsidRDefault="00797D01" w:rsidP="00797D01">
            <w:pPr>
              <w:spacing w:line="140" w:lineRule="atLeast"/>
              <w:rPr>
                <w:ins w:id="15703" w:author="ST1" w:date="2020-12-06T22:29:00Z"/>
                <w:rFonts w:ascii="標楷體" w:eastAsia="標楷體" w:hAnsi="標楷體"/>
                <w:color w:val="000000"/>
              </w:rPr>
            </w:pPr>
            <w:ins w:id="1570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動支期限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0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B51F13" w14:textId="3A63B8AF" w:rsidR="00797D01" w:rsidRPr="00797D01" w:rsidRDefault="00797D01" w:rsidP="00797D01">
            <w:pPr>
              <w:spacing w:line="140" w:lineRule="atLeast"/>
              <w:jc w:val="center"/>
              <w:rPr>
                <w:ins w:id="15706" w:author="ST1" w:date="2020-12-06T22:29:00Z"/>
                <w:rFonts w:ascii="標楷體" w:eastAsia="標楷體" w:hAnsi="標楷體" w:cs="新細明體"/>
                <w:kern w:val="0"/>
              </w:rPr>
            </w:pPr>
            <w:ins w:id="1570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0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75DDFD" w14:textId="22402056" w:rsidR="00797D01" w:rsidRPr="00797D01" w:rsidRDefault="00797D01" w:rsidP="00797D01">
            <w:pPr>
              <w:spacing w:line="140" w:lineRule="atLeast"/>
              <w:jc w:val="center"/>
              <w:rPr>
                <w:ins w:id="15709" w:author="ST1" w:date="2020-12-06T22:29:00Z"/>
                <w:rFonts w:ascii="標楷體" w:eastAsia="標楷體" w:hAnsi="標楷體"/>
                <w:color w:val="000000"/>
              </w:rPr>
            </w:pPr>
            <w:ins w:id="1571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1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1D214B1" w14:textId="77777777" w:rsidR="00797D01" w:rsidRPr="00797D01" w:rsidRDefault="00797D01" w:rsidP="00797D01">
            <w:pPr>
              <w:spacing w:line="140" w:lineRule="atLeast"/>
              <w:rPr>
                <w:ins w:id="15712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750F18E5" w14:textId="77777777" w:rsidTr="00003694">
        <w:tblPrEx>
          <w:tblPrExChange w:id="15713" w:author="家興 余" w:date="2021-03-16T14:45:00Z">
            <w:tblPrEx>
              <w:tblW w:w="9639" w:type="dxa"/>
            </w:tblPrEx>
          </w:tblPrExChange>
        </w:tblPrEx>
        <w:trPr>
          <w:ins w:id="15714" w:author="ST1" w:date="2020-12-06T22:29:00Z"/>
          <w:trPrChange w:id="1571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1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DDBA4CC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1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1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4E20D7" w14:textId="676EF43E" w:rsidR="00797D01" w:rsidRPr="00797D01" w:rsidRDefault="00D8000D" w:rsidP="00797D01">
            <w:pPr>
              <w:spacing w:line="140" w:lineRule="atLeast"/>
              <w:rPr>
                <w:ins w:id="15719" w:author="ST1" w:date="2020-12-06T22:29:00Z"/>
                <w:rFonts w:ascii="標楷體" w:eastAsia="標楷體" w:hAnsi="標楷體"/>
                <w:color w:val="000000"/>
              </w:rPr>
            </w:pPr>
            <w:ins w:id="1572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2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FacMaturityDate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2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4EC62D" w14:textId="0341C2CC" w:rsidR="00797D01" w:rsidRPr="00797D01" w:rsidRDefault="00797D01" w:rsidP="00797D01">
            <w:pPr>
              <w:spacing w:line="140" w:lineRule="atLeast"/>
              <w:rPr>
                <w:ins w:id="15723" w:author="ST1" w:date="2020-12-06T22:29:00Z"/>
                <w:rFonts w:ascii="標楷體" w:eastAsia="標楷體" w:hAnsi="標楷體"/>
                <w:color w:val="000000"/>
              </w:rPr>
            </w:pPr>
            <w:ins w:id="1572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額度到期日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2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7157FAB" w14:textId="1EB0EFB0" w:rsidR="00797D01" w:rsidRPr="00797D01" w:rsidRDefault="00797D01" w:rsidP="00797D01">
            <w:pPr>
              <w:spacing w:line="140" w:lineRule="atLeast"/>
              <w:jc w:val="center"/>
              <w:rPr>
                <w:ins w:id="15726" w:author="ST1" w:date="2020-12-06T22:29:00Z"/>
                <w:rFonts w:ascii="標楷體" w:eastAsia="標楷體" w:hAnsi="標楷體" w:cs="新細明體"/>
                <w:kern w:val="0"/>
              </w:rPr>
            </w:pPr>
            <w:ins w:id="1572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2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CF9C5C" w14:textId="112536CC" w:rsidR="00797D01" w:rsidRPr="00797D01" w:rsidRDefault="00797D01" w:rsidP="00797D01">
            <w:pPr>
              <w:spacing w:line="140" w:lineRule="atLeast"/>
              <w:jc w:val="center"/>
              <w:rPr>
                <w:ins w:id="15729" w:author="ST1" w:date="2020-12-06T22:29:00Z"/>
                <w:rFonts w:ascii="標楷體" w:eastAsia="標楷體" w:hAnsi="標楷體"/>
                <w:color w:val="000000"/>
              </w:rPr>
            </w:pPr>
            <w:ins w:id="1573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3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AE5C14" w14:textId="77777777" w:rsidR="00797D01" w:rsidRPr="00797D01" w:rsidRDefault="00797D01" w:rsidP="00797D01">
            <w:pPr>
              <w:spacing w:line="140" w:lineRule="atLeast"/>
              <w:rPr>
                <w:ins w:id="15732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164E65BA" w14:textId="77777777" w:rsidTr="00003694">
        <w:tblPrEx>
          <w:tblPrExChange w:id="15733" w:author="家興 余" w:date="2021-03-16T14:45:00Z">
            <w:tblPrEx>
              <w:tblW w:w="9639" w:type="dxa"/>
            </w:tblPrEx>
          </w:tblPrExChange>
        </w:tblPrEx>
        <w:trPr>
          <w:ins w:id="15734" w:author="ST1" w:date="2020-12-06T22:29:00Z"/>
          <w:trPrChange w:id="1573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3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0586CD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3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3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611288F" w14:textId="54878378" w:rsidR="00797D01" w:rsidRPr="00797D01" w:rsidRDefault="00D8000D" w:rsidP="00797D01">
            <w:pPr>
              <w:spacing w:line="140" w:lineRule="atLeast"/>
              <w:rPr>
                <w:ins w:id="15739" w:author="ST1" w:date="2020-12-06T22:29:00Z"/>
                <w:rFonts w:ascii="標楷體" w:eastAsia="標楷體" w:hAnsi="標楷體"/>
                <w:color w:val="000000"/>
              </w:rPr>
            </w:pPr>
            <w:ins w:id="1574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4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BaseRateCode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4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B4DD7BA" w14:textId="418F912A" w:rsidR="00797D01" w:rsidRPr="00797D01" w:rsidRDefault="00797D01" w:rsidP="00797D01">
            <w:pPr>
              <w:spacing w:line="140" w:lineRule="atLeast"/>
              <w:rPr>
                <w:ins w:id="15743" w:author="ST1" w:date="2020-12-06T22:29:00Z"/>
                <w:rFonts w:ascii="標楷體" w:eastAsia="標楷體" w:hAnsi="標楷體"/>
                <w:color w:val="000000"/>
              </w:rPr>
            </w:pPr>
            <w:ins w:id="1574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指標利率代碼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4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59FC59" w14:textId="04E7EBD0" w:rsidR="00797D01" w:rsidRPr="00797D01" w:rsidRDefault="00797D01" w:rsidP="00797D01">
            <w:pPr>
              <w:spacing w:line="140" w:lineRule="atLeast"/>
              <w:jc w:val="center"/>
              <w:rPr>
                <w:ins w:id="15746" w:author="ST1" w:date="2020-12-06T22:29:00Z"/>
                <w:rFonts w:ascii="標楷體" w:eastAsia="標楷體" w:hAnsi="標楷體" w:cs="新細明體"/>
                <w:kern w:val="0"/>
              </w:rPr>
            </w:pPr>
            <w:ins w:id="1574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4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B32ACE3" w14:textId="5BB3E263" w:rsidR="00797D01" w:rsidRPr="00797D01" w:rsidRDefault="00797D01" w:rsidP="00797D01">
            <w:pPr>
              <w:spacing w:line="140" w:lineRule="atLeast"/>
              <w:jc w:val="center"/>
              <w:rPr>
                <w:ins w:id="15749" w:author="ST1" w:date="2020-12-06T22:29:00Z"/>
                <w:rFonts w:ascii="標楷體" w:eastAsia="標楷體" w:hAnsi="標楷體"/>
                <w:color w:val="000000"/>
              </w:rPr>
            </w:pPr>
            <w:ins w:id="1575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5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21F500A" w14:textId="77777777" w:rsidR="00797D01" w:rsidRPr="00797D01" w:rsidRDefault="00797D01" w:rsidP="00797D01">
            <w:pPr>
              <w:spacing w:line="140" w:lineRule="atLeast"/>
              <w:rPr>
                <w:ins w:id="15752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48AFE0B4" w14:textId="77777777" w:rsidTr="00003694">
        <w:tblPrEx>
          <w:tblPrExChange w:id="15753" w:author="家興 余" w:date="2021-03-16T14:45:00Z">
            <w:tblPrEx>
              <w:tblW w:w="9639" w:type="dxa"/>
            </w:tblPrEx>
          </w:tblPrExChange>
        </w:tblPrEx>
        <w:trPr>
          <w:ins w:id="15754" w:author="ST1" w:date="2020-12-06T22:29:00Z"/>
          <w:trPrChange w:id="1575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5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4B2A90B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5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5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0BC909" w14:textId="1AE94172" w:rsidR="00797D01" w:rsidRPr="00797D01" w:rsidRDefault="00D8000D" w:rsidP="00797D01">
            <w:pPr>
              <w:spacing w:line="140" w:lineRule="atLeast"/>
              <w:rPr>
                <w:ins w:id="15759" w:author="ST1" w:date="2020-12-06T22:29:00Z"/>
                <w:rFonts w:ascii="標楷體" w:eastAsia="標楷體" w:hAnsi="標楷體"/>
                <w:color w:val="000000"/>
              </w:rPr>
            </w:pPr>
            <w:ins w:id="1576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6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RecycleCode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6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02C4765" w14:textId="6D5CF4DB" w:rsidR="00797D01" w:rsidRPr="00797D01" w:rsidRDefault="00797D01" w:rsidP="00797D01">
            <w:pPr>
              <w:spacing w:line="140" w:lineRule="atLeast"/>
              <w:rPr>
                <w:ins w:id="15763" w:author="ST1" w:date="2020-12-06T22:29:00Z"/>
                <w:rFonts w:ascii="標楷體" w:eastAsia="標楷體" w:hAnsi="標楷體"/>
                <w:color w:val="000000"/>
              </w:rPr>
            </w:pPr>
            <w:ins w:id="1576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循環動用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6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BBC175" w14:textId="504E38DE" w:rsidR="00797D01" w:rsidRPr="00797D01" w:rsidRDefault="00797D01" w:rsidP="00797D01">
            <w:pPr>
              <w:spacing w:line="140" w:lineRule="atLeast"/>
              <w:jc w:val="center"/>
              <w:rPr>
                <w:ins w:id="15766" w:author="ST1" w:date="2020-12-06T22:29:00Z"/>
                <w:rFonts w:ascii="標楷體" w:eastAsia="標楷體" w:hAnsi="標楷體" w:cs="新細明體"/>
                <w:kern w:val="0"/>
              </w:rPr>
            </w:pPr>
            <w:ins w:id="1576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6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F9A88E" w14:textId="1F00C53C" w:rsidR="00797D01" w:rsidRPr="00797D01" w:rsidRDefault="00797D01" w:rsidP="00797D01">
            <w:pPr>
              <w:spacing w:line="140" w:lineRule="atLeast"/>
              <w:jc w:val="center"/>
              <w:rPr>
                <w:ins w:id="15769" w:author="ST1" w:date="2020-12-06T22:29:00Z"/>
                <w:rFonts w:ascii="標楷體" w:eastAsia="標楷體" w:hAnsi="標楷體"/>
                <w:color w:val="000000"/>
              </w:rPr>
            </w:pPr>
            <w:ins w:id="1577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7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2C41D96" w14:textId="77777777" w:rsidR="00797D01" w:rsidRPr="00797D01" w:rsidRDefault="00797D01" w:rsidP="00797D01">
            <w:pPr>
              <w:spacing w:line="140" w:lineRule="atLeast"/>
              <w:rPr>
                <w:ins w:id="15772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754A74E5" w14:textId="77777777" w:rsidTr="00003694">
        <w:tblPrEx>
          <w:tblPrExChange w:id="15773" w:author="家興 余" w:date="2021-03-16T14:45:00Z">
            <w:tblPrEx>
              <w:tblW w:w="9639" w:type="dxa"/>
            </w:tblPrEx>
          </w:tblPrExChange>
        </w:tblPrEx>
        <w:trPr>
          <w:ins w:id="15774" w:author="ST1" w:date="2020-12-06T22:29:00Z"/>
          <w:trPrChange w:id="1577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7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817EBF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7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7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E8248D" w14:textId="4B97AC25" w:rsidR="00797D01" w:rsidRPr="00797D01" w:rsidRDefault="00D8000D" w:rsidP="00797D01">
            <w:pPr>
              <w:spacing w:line="140" w:lineRule="atLeast"/>
              <w:rPr>
                <w:ins w:id="15779" w:author="ST1" w:date="2020-12-06T22:29:00Z"/>
                <w:rFonts w:ascii="標楷體" w:eastAsia="標楷體" w:hAnsi="標楷體"/>
                <w:color w:val="000000"/>
              </w:rPr>
            </w:pPr>
            <w:ins w:id="1578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8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RecycleDeadline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8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3CF13C8" w14:textId="4DF259D5" w:rsidR="00797D01" w:rsidRPr="00797D01" w:rsidRDefault="00797D01" w:rsidP="00797D01">
            <w:pPr>
              <w:spacing w:line="140" w:lineRule="atLeast"/>
              <w:rPr>
                <w:ins w:id="15783" w:author="ST1" w:date="2020-12-06T22:29:00Z"/>
                <w:rFonts w:ascii="標楷體" w:eastAsia="標楷體" w:hAnsi="標楷體"/>
                <w:color w:val="000000"/>
              </w:rPr>
            </w:pPr>
            <w:ins w:id="1578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循環動用期限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8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36C256" w14:textId="63E8803A" w:rsidR="00797D01" w:rsidRPr="00797D01" w:rsidRDefault="00797D01" w:rsidP="00797D01">
            <w:pPr>
              <w:spacing w:line="140" w:lineRule="atLeast"/>
              <w:jc w:val="center"/>
              <w:rPr>
                <w:ins w:id="15786" w:author="ST1" w:date="2020-12-06T22:29:00Z"/>
                <w:rFonts w:ascii="標楷體" w:eastAsia="標楷體" w:hAnsi="標楷體" w:cs="新細明體"/>
                <w:kern w:val="0"/>
              </w:rPr>
            </w:pPr>
            <w:ins w:id="1578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8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CA3F9F" w14:textId="7B9B5D65" w:rsidR="00797D01" w:rsidRPr="00797D01" w:rsidRDefault="00797D01" w:rsidP="00797D01">
            <w:pPr>
              <w:spacing w:line="140" w:lineRule="atLeast"/>
              <w:jc w:val="center"/>
              <w:rPr>
                <w:ins w:id="15789" w:author="ST1" w:date="2020-12-06T22:29:00Z"/>
                <w:rFonts w:ascii="標楷體" w:eastAsia="標楷體" w:hAnsi="標楷體"/>
                <w:color w:val="000000"/>
              </w:rPr>
            </w:pPr>
            <w:ins w:id="1579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9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6F7A38E" w14:textId="77777777" w:rsidR="00797D01" w:rsidRPr="00797D01" w:rsidRDefault="00797D01" w:rsidP="00797D01">
            <w:pPr>
              <w:spacing w:line="140" w:lineRule="atLeast"/>
              <w:rPr>
                <w:ins w:id="15792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292A94CB" w14:textId="77777777" w:rsidTr="00003694">
        <w:tblPrEx>
          <w:tblPrExChange w:id="15793" w:author="家興 余" w:date="2021-03-16T14:45:00Z">
            <w:tblPrEx>
              <w:tblW w:w="9639" w:type="dxa"/>
            </w:tblPrEx>
          </w:tblPrExChange>
        </w:tblPrEx>
        <w:trPr>
          <w:ins w:id="15794" w:author="ST1" w:date="2020-12-06T22:29:00Z"/>
          <w:trPrChange w:id="1579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9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C33B48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9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9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C61817" w14:textId="4F3F32E8" w:rsidR="00797D01" w:rsidRPr="00797D01" w:rsidRDefault="00D8000D" w:rsidP="00797D01">
            <w:pPr>
              <w:spacing w:line="140" w:lineRule="atLeast"/>
              <w:rPr>
                <w:ins w:id="15799" w:author="ST1" w:date="2020-12-06T22:29:00Z"/>
                <w:rFonts w:ascii="標楷體" w:eastAsia="標楷體" w:hAnsi="標楷體"/>
                <w:color w:val="000000"/>
              </w:rPr>
            </w:pPr>
            <w:ins w:id="1580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0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RateIncr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0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5970984" w14:textId="23DBDBCE" w:rsidR="00797D01" w:rsidRPr="00797D01" w:rsidRDefault="00797D01" w:rsidP="00797D01">
            <w:pPr>
              <w:spacing w:line="140" w:lineRule="atLeast"/>
              <w:rPr>
                <w:ins w:id="15803" w:author="ST1" w:date="2020-12-06T22:29:00Z"/>
                <w:rFonts w:ascii="標楷體" w:eastAsia="標楷體" w:hAnsi="標楷體"/>
                <w:color w:val="000000"/>
              </w:rPr>
            </w:pPr>
            <w:ins w:id="1580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加碼利率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0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E54DAA7" w14:textId="698C1A44" w:rsidR="00797D01" w:rsidRPr="00797D01" w:rsidRDefault="00797D01" w:rsidP="00797D01">
            <w:pPr>
              <w:spacing w:line="140" w:lineRule="atLeast"/>
              <w:jc w:val="center"/>
              <w:rPr>
                <w:ins w:id="15806" w:author="ST1" w:date="2020-12-06T22:29:00Z"/>
                <w:rFonts w:ascii="標楷體" w:eastAsia="標楷體" w:hAnsi="標楷體" w:cs="新細明體"/>
                <w:kern w:val="0"/>
              </w:rPr>
            </w:pPr>
            <w:ins w:id="1580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0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55205E" w14:textId="329DFDAD" w:rsidR="00797D01" w:rsidRPr="00797D01" w:rsidRDefault="00797D01" w:rsidP="00797D01">
            <w:pPr>
              <w:spacing w:line="140" w:lineRule="atLeast"/>
              <w:jc w:val="center"/>
              <w:rPr>
                <w:ins w:id="15809" w:author="ST1" w:date="2020-12-06T22:29:00Z"/>
                <w:rFonts w:ascii="標楷體" w:eastAsia="標楷體" w:hAnsi="標楷體"/>
                <w:color w:val="000000"/>
              </w:rPr>
            </w:pPr>
            <w:ins w:id="15810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2.4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1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C79EF8" w14:textId="77777777" w:rsidR="00797D01" w:rsidRPr="00797D01" w:rsidRDefault="00797D01" w:rsidP="00797D01">
            <w:pPr>
              <w:spacing w:line="140" w:lineRule="atLeast"/>
              <w:rPr>
                <w:ins w:id="15812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7F2A3FB4" w14:textId="77777777" w:rsidTr="00003694">
        <w:tblPrEx>
          <w:tblPrExChange w:id="15813" w:author="家興 余" w:date="2021-03-16T14:45:00Z">
            <w:tblPrEx>
              <w:tblW w:w="9639" w:type="dxa"/>
            </w:tblPrEx>
          </w:tblPrExChange>
        </w:tblPrEx>
        <w:trPr>
          <w:ins w:id="15814" w:author="ST1" w:date="2020-12-06T22:29:00Z"/>
          <w:trPrChange w:id="1581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1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3380B8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1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1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DDEDBC" w14:textId="7ACF2DC0" w:rsidR="00797D01" w:rsidRPr="00797D01" w:rsidRDefault="00D8000D" w:rsidP="00797D01">
            <w:pPr>
              <w:spacing w:line="140" w:lineRule="atLeast"/>
              <w:rPr>
                <w:ins w:id="15819" w:author="ST1" w:date="2020-12-06T22:29:00Z"/>
                <w:rFonts w:ascii="標楷體" w:eastAsia="標楷體" w:hAnsi="標楷體"/>
                <w:color w:val="000000"/>
              </w:rPr>
            </w:pPr>
            <w:ins w:id="1582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2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LoanBal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2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3F60570" w14:textId="51568FAB" w:rsidR="00797D01" w:rsidRPr="00797D01" w:rsidRDefault="00797D01" w:rsidP="00797D01">
            <w:pPr>
              <w:spacing w:line="140" w:lineRule="atLeast"/>
              <w:rPr>
                <w:ins w:id="15823" w:author="ST1" w:date="2020-12-06T22:29:00Z"/>
                <w:rFonts w:ascii="標楷體" w:eastAsia="標楷體" w:hAnsi="標楷體"/>
                <w:color w:val="000000"/>
              </w:rPr>
            </w:pPr>
            <w:ins w:id="1582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放款餘額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2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03B5FBF" w14:textId="3ED8A3CE" w:rsidR="00797D01" w:rsidRPr="00797D01" w:rsidRDefault="00797D01" w:rsidP="00797D01">
            <w:pPr>
              <w:spacing w:line="140" w:lineRule="atLeast"/>
              <w:jc w:val="center"/>
              <w:rPr>
                <w:ins w:id="15826" w:author="ST1" w:date="2020-12-06T22:29:00Z"/>
                <w:rFonts w:ascii="標楷體" w:eastAsia="標楷體" w:hAnsi="標楷體" w:cs="新細明體"/>
                <w:kern w:val="0"/>
              </w:rPr>
            </w:pPr>
            <w:ins w:id="1582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2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0D4F5DC" w14:textId="4D7D911D" w:rsidR="00797D01" w:rsidRPr="00797D01" w:rsidRDefault="00797D01" w:rsidP="00797D01">
            <w:pPr>
              <w:spacing w:line="140" w:lineRule="atLeast"/>
              <w:jc w:val="center"/>
              <w:rPr>
                <w:ins w:id="15829" w:author="ST1" w:date="2020-12-06T22:29:00Z"/>
                <w:rFonts w:ascii="標楷體" w:eastAsia="標楷體" w:hAnsi="標楷體"/>
                <w:color w:val="000000"/>
              </w:rPr>
            </w:pPr>
            <w:ins w:id="1583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  <w:ins w:id="15831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4.2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3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E8B9BC" w14:textId="77777777" w:rsidR="00797D01" w:rsidRPr="00797D01" w:rsidRDefault="00797D01" w:rsidP="00797D01">
            <w:pPr>
              <w:spacing w:line="140" w:lineRule="atLeast"/>
              <w:rPr>
                <w:ins w:id="1583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084F3D6E" w14:textId="77777777" w:rsidTr="00003694">
        <w:tblPrEx>
          <w:tblPrExChange w:id="15834" w:author="家興 余" w:date="2021-03-16T14:45:00Z">
            <w:tblPrEx>
              <w:tblW w:w="9639" w:type="dxa"/>
            </w:tblPrEx>
          </w:tblPrExChange>
        </w:tblPrEx>
        <w:trPr>
          <w:ins w:id="15835" w:author="ST1" w:date="2020-12-06T22:29:00Z"/>
          <w:trPrChange w:id="1583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3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3360406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3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3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A454434" w14:textId="1ACA7B69" w:rsidR="00797D01" w:rsidRPr="00797D01" w:rsidRDefault="00D8000D" w:rsidP="00797D01">
            <w:pPr>
              <w:spacing w:line="140" w:lineRule="atLeast"/>
              <w:rPr>
                <w:ins w:id="15840" w:author="ST1" w:date="2020-12-06T22:29:00Z"/>
                <w:rFonts w:ascii="標楷體" w:eastAsia="標楷體" w:hAnsi="標楷體"/>
                <w:color w:val="000000"/>
              </w:rPr>
            </w:pPr>
            <w:ins w:id="1584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4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ApproveRate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4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E56598E" w14:textId="27905E2A" w:rsidR="00797D01" w:rsidRPr="00797D01" w:rsidRDefault="00797D01" w:rsidP="00797D01">
            <w:pPr>
              <w:spacing w:line="140" w:lineRule="atLeast"/>
              <w:rPr>
                <w:ins w:id="15844" w:author="ST1" w:date="2020-12-06T22:29:00Z"/>
                <w:rFonts w:ascii="標楷體" w:eastAsia="標楷體" w:hAnsi="標楷體"/>
                <w:color w:val="000000"/>
              </w:rPr>
            </w:pPr>
            <w:ins w:id="1584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核准利率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4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1B66E30" w14:textId="1810EE67" w:rsidR="00797D01" w:rsidRPr="00797D01" w:rsidRDefault="00797D01" w:rsidP="00797D01">
            <w:pPr>
              <w:spacing w:line="140" w:lineRule="atLeast"/>
              <w:jc w:val="center"/>
              <w:rPr>
                <w:ins w:id="15847" w:author="ST1" w:date="2020-12-06T22:29:00Z"/>
                <w:rFonts w:ascii="標楷體" w:eastAsia="標楷體" w:hAnsi="標楷體" w:cs="新細明體"/>
                <w:kern w:val="0"/>
              </w:rPr>
            </w:pPr>
            <w:ins w:id="1584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4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EADD37F" w14:textId="1353C677" w:rsidR="00797D01" w:rsidRPr="00797D01" w:rsidRDefault="00797D01" w:rsidP="00797D01">
            <w:pPr>
              <w:spacing w:line="140" w:lineRule="atLeast"/>
              <w:jc w:val="center"/>
              <w:rPr>
                <w:ins w:id="15850" w:author="ST1" w:date="2020-12-06T22:29:00Z"/>
                <w:rFonts w:ascii="標楷體" w:eastAsia="標楷體" w:hAnsi="標楷體"/>
                <w:color w:val="000000"/>
              </w:rPr>
            </w:pPr>
            <w:ins w:id="15851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2.4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5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97817C" w14:textId="77777777" w:rsidR="00797D01" w:rsidRPr="00797D01" w:rsidRDefault="00797D01" w:rsidP="00797D01">
            <w:pPr>
              <w:spacing w:line="140" w:lineRule="atLeast"/>
              <w:rPr>
                <w:ins w:id="1585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04551CB4" w14:textId="77777777" w:rsidTr="00003694">
        <w:tblPrEx>
          <w:tblPrExChange w:id="15854" w:author="家興 余" w:date="2021-03-16T14:45:00Z">
            <w:tblPrEx>
              <w:tblW w:w="9639" w:type="dxa"/>
            </w:tblPrEx>
          </w:tblPrExChange>
        </w:tblPrEx>
        <w:trPr>
          <w:ins w:id="15855" w:author="ST1" w:date="2020-12-06T22:29:00Z"/>
          <w:trPrChange w:id="1585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5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0F9CFAF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5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5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A152C7" w14:textId="40E13664" w:rsidR="00797D01" w:rsidRPr="00797D01" w:rsidRDefault="00D8000D" w:rsidP="00797D01">
            <w:pPr>
              <w:spacing w:line="140" w:lineRule="atLeast"/>
              <w:rPr>
                <w:ins w:id="15860" w:author="ST1" w:date="2020-12-06T22:29:00Z"/>
                <w:rFonts w:ascii="標楷體" w:eastAsia="標楷體" w:hAnsi="標楷體"/>
                <w:color w:val="000000"/>
              </w:rPr>
            </w:pPr>
            <w:ins w:id="1586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6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FirstDrawdownDate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6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F16CD7" w14:textId="0E9C4E45" w:rsidR="00797D01" w:rsidRPr="00797D01" w:rsidRDefault="00797D01" w:rsidP="00797D01">
            <w:pPr>
              <w:spacing w:line="140" w:lineRule="atLeast"/>
              <w:rPr>
                <w:ins w:id="15864" w:author="ST1" w:date="2020-12-06T22:29:00Z"/>
                <w:rFonts w:ascii="標楷體" w:eastAsia="標楷體" w:hAnsi="標楷體"/>
                <w:color w:val="000000"/>
              </w:rPr>
            </w:pPr>
            <w:ins w:id="1586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初貸日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6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E95810" w14:textId="5C96B3B7" w:rsidR="00797D01" w:rsidRPr="00797D01" w:rsidRDefault="00797D01" w:rsidP="00797D01">
            <w:pPr>
              <w:spacing w:line="140" w:lineRule="atLeast"/>
              <w:jc w:val="center"/>
              <w:rPr>
                <w:ins w:id="15867" w:author="ST1" w:date="2020-12-06T22:29:00Z"/>
                <w:rFonts w:ascii="標楷體" w:eastAsia="標楷體" w:hAnsi="標楷體" w:cs="新細明體"/>
                <w:kern w:val="0"/>
              </w:rPr>
            </w:pPr>
            <w:ins w:id="1586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6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E41D21" w14:textId="5CF01F6C" w:rsidR="00797D01" w:rsidRPr="00797D01" w:rsidRDefault="00797D01" w:rsidP="00797D01">
            <w:pPr>
              <w:spacing w:line="140" w:lineRule="atLeast"/>
              <w:jc w:val="center"/>
              <w:rPr>
                <w:ins w:id="15870" w:author="ST1" w:date="2020-12-06T22:29:00Z"/>
                <w:rFonts w:ascii="標楷體" w:eastAsia="標楷體" w:hAnsi="標楷體"/>
                <w:color w:val="000000"/>
              </w:rPr>
            </w:pPr>
            <w:ins w:id="1587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7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3E4120" w14:textId="77777777" w:rsidR="00797D01" w:rsidRPr="00797D01" w:rsidRDefault="00797D01" w:rsidP="00797D01">
            <w:pPr>
              <w:spacing w:line="140" w:lineRule="atLeast"/>
              <w:rPr>
                <w:ins w:id="1587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5702F1BE" w14:textId="77777777" w:rsidTr="00003694">
        <w:tblPrEx>
          <w:tblPrExChange w:id="15874" w:author="家興 余" w:date="2021-03-16T14:45:00Z">
            <w:tblPrEx>
              <w:tblW w:w="9639" w:type="dxa"/>
            </w:tblPrEx>
          </w:tblPrExChange>
        </w:tblPrEx>
        <w:trPr>
          <w:ins w:id="15875" w:author="ST1" w:date="2020-12-06T22:29:00Z"/>
          <w:trPrChange w:id="1587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7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0915EB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7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7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A9AB760" w14:textId="45683A68" w:rsidR="00797D01" w:rsidRPr="00797D01" w:rsidRDefault="00D8000D" w:rsidP="00797D01">
            <w:pPr>
              <w:spacing w:line="140" w:lineRule="atLeast"/>
              <w:rPr>
                <w:ins w:id="15880" w:author="ST1" w:date="2020-12-06T22:29:00Z"/>
                <w:rFonts w:ascii="標楷體" w:eastAsia="標楷體" w:hAnsi="標楷體"/>
                <w:color w:val="000000"/>
              </w:rPr>
            </w:pPr>
            <w:ins w:id="1588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8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MaturityDate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8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C79EA5E" w14:textId="6F3A1B6E" w:rsidR="00797D01" w:rsidRPr="00797D01" w:rsidRDefault="00797D01" w:rsidP="00797D01">
            <w:pPr>
              <w:spacing w:line="140" w:lineRule="atLeast"/>
              <w:rPr>
                <w:ins w:id="15884" w:author="ST1" w:date="2020-12-06T22:29:00Z"/>
                <w:rFonts w:ascii="標楷體" w:eastAsia="標楷體" w:hAnsi="標楷體"/>
                <w:color w:val="000000"/>
              </w:rPr>
            </w:pPr>
            <w:ins w:id="1588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到期日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8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20E1CE" w14:textId="1C796C91" w:rsidR="00797D01" w:rsidRPr="00797D01" w:rsidRDefault="00797D01" w:rsidP="00797D01">
            <w:pPr>
              <w:spacing w:line="140" w:lineRule="atLeast"/>
              <w:jc w:val="center"/>
              <w:rPr>
                <w:ins w:id="15887" w:author="ST1" w:date="2020-12-06T22:29:00Z"/>
                <w:rFonts w:ascii="標楷體" w:eastAsia="標楷體" w:hAnsi="標楷體" w:cs="新細明體"/>
                <w:kern w:val="0"/>
              </w:rPr>
            </w:pPr>
            <w:ins w:id="1588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8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4836484" w14:textId="02F253F2" w:rsidR="00797D01" w:rsidRPr="00797D01" w:rsidRDefault="00797D01" w:rsidP="00797D01">
            <w:pPr>
              <w:spacing w:line="140" w:lineRule="atLeast"/>
              <w:jc w:val="center"/>
              <w:rPr>
                <w:ins w:id="15890" w:author="ST1" w:date="2020-12-06T22:29:00Z"/>
                <w:rFonts w:ascii="標楷體" w:eastAsia="標楷體" w:hAnsi="標楷體"/>
                <w:color w:val="000000"/>
              </w:rPr>
            </w:pPr>
            <w:ins w:id="1589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9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B3FD23" w14:textId="77777777" w:rsidR="00797D01" w:rsidRPr="00797D01" w:rsidRDefault="00797D01" w:rsidP="00797D01">
            <w:pPr>
              <w:spacing w:line="140" w:lineRule="atLeast"/>
              <w:rPr>
                <w:ins w:id="1589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5EE32D03" w14:textId="77777777" w:rsidTr="00003694">
        <w:tblPrEx>
          <w:tblPrExChange w:id="15894" w:author="家興 余" w:date="2021-03-16T14:45:00Z">
            <w:tblPrEx>
              <w:tblW w:w="9639" w:type="dxa"/>
            </w:tblPrEx>
          </w:tblPrExChange>
        </w:tblPrEx>
        <w:trPr>
          <w:ins w:id="15895" w:author="ST1" w:date="2020-12-06T22:29:00Z"/>
          <w:trPrChange w:id="1589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9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003176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9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9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766FC8" w14:textId="59C2547B" w:rsidR="00797D01" w:rsidRPr="00797D01" w:rsidRDefault="00D8000D" w:rsidP="00797D01">
            <w:pPr>
              <w:spacing w:line="140" w:lineRule="atLeast"/>
              <w:rPr>
                <w:ins w:id="15900" w:author="ST1" w:date="2020-12-06T22:29:00Z"/>
                <w:rFonts w:ascii="標楷體" w:eastAsia="標楷體" w:hAnsi="標楷體"/>
                <w:color w:val="000000"/>
              </w:rPr>
            </w:pPr>
            <w:ins w:id="1590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0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Overdue1MFlag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0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AB256C" w14:textId="287C422A" w:rsidR="00797D01" w:rsidRPr="00797D01" w:rsidRDefault="00797D01" w:rsidP="00797D01">
            <w:pPr>
              <w:spacing w:line="140" w:lineRule="atLeast"/>
              <w:rPr>
                <w:ins w:id="15904" w:author="ST1" w:date="2020-12-06T22:29:00Z"/>
                <w:rFonts w:ascii="標楷體" w:eastAsia="標楷體" w:hAnsi="標楷體"/>
                <w:color w:val="000000"/>
              </w:rPr>
            </w:pPr>
            <w:ins w:id="1590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半年內曾滯繳一期以上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0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C76AF1" w14:textId="7946BE87" w:rsidR="00797D01" w:rsidRPr="00797D01" w:rsidRDefault="00797D01" w:rsidP="00797D01">
            <w:pPr>
              <w:spacing w:line="140" w:lineRule="atLeast"/>
              <w:jc w:val="center"/>
              <w:rPr>
                <w:ins w:id="15907" w:author="ST1" w:date="2020-12-06T22:29:00Z"/>
                <w:rFonts w:ascii="標楷體" w:eastAsia="標楷體" w:hAnsi="標楷體" w:cs="新細明體"/>
                <w:kern w:val="0"/>
              </w:rPr>
            </w:pPr>
            <w:ins w:id="1590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0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5E56B3" w14:textId="258B18FF" w:rsidR="00797D01" w:rsidRPr="00797D01" w:rsidRDefault="00797D01" w:rsidP="00797D01">
            <w:pPr>
              <w:spacing w:line="140" w:lineRule="atLeast"/>
              <w:jc w:val="center"/>
              <w:rPr>
                <w:ins w:id="15910" w:author="ST1" w:date="2020-12-06T22:29:00Z"/>
                <w:rFonts w:ascii="標楷體" w:eastAsia="標楷體" w:hAnsi="標楷體"/>
                <w:color w:val="000000"/>
              </w:rPr>
            </w:pPr>
            <w:ins w:id="1591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1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530DEE1" w14:textId="0E12F1C2" w:rsidR="00797D01" w:rsidRPr="00797D01" w:rsidRDefault="00797D01" w:rsidP="00797D01">
            <w:pPr>
              <w:spacing w:line="140" w:lineRule="atLeast"/>
              <w:rPr>
                <w:ins w:id="15913" w:author="ST1" w:date="2020-12-06T22:29:00Z"/>
                <w:rFonts w:ascii="標楷體" w:eastAsia="標楷體" w:hAnsi="標楷體"/>
              </w:rPr>
            </w:pPr>
            <w:ins w:id="15914" w:author="ST1" w:date="2020-12-06T22:32:00Z">
              <w:r w:rsidRPr="00797D01">
                <w:rPr>
                  <w:rFonts w:ascii="標楷體" w:eastAsia="標楷體" w:hAnsi="標楷體"/>
                  <w:color w:val="000000"/>
                </w:rPr>
                <w:t>0:無 1:有</w:t>
              </w:r>
            </w:ins>
          </w:p>
        </w:tc>
      </w:tr>
      <w:tr w:rsidR="00797D01" w:rsidRPr="00797D01" w14:paraId="03DDCDC3" w14:textId="77777777" w:rsidTr="00003694">
        <w:tblPrEx>
          <w:tblPrExChange w:id="15915" w:author="家興 余" w:date="2021-03-16T14:45:00Z">
            <w:tblPrEx>
              <w:tblW w:w="9639" w:type="dxa"/>
            </w:tblPrEx>
          </w:tblPrExChange>
        </w:tblPrEx>
        <w:trPr>
          <w:ins w:id="15916" w:author="ST1" w:date="2020-12-06T22:29:00Z"/>
          <w:trPrChange w:id="15917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18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059A7A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19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20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03F058" w14:textId="76FF9809" w:rsidR="00797D01" w:rsidRPr="00797D01" w:rsidRDefault="00D8000D" w:rsidP="00797D01">
            <w:pPr>
              <w:spacing w:line="140" w:lineRule="atLeast"/>
              <w:rPr>
                <w:ins w:id="15921" w:author="ST1" w:date="2020-12-06T22:29:00Z"/>
                <w:rFonts w:ascii="標楷體" w:eastAsia="標楷體" w:hAnsi="標楷體"/>
                <w:color w:val="000000"/>
              </w:rPr>
            </w:pPr>
            <w:ins w:id="15922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23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Overdue7DFlag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24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283863" w14:textId="3EB41AEC" w:rsidR="00797D01" w:rsidRPr="00797D01" w:rsidRDefault="00797D01" w:rsidP="00797D01">
            <w:pPr>
              <w:spacing w:line="140" w:lineRule="atLeast"/>
              <w:rPr>
                <w:ins w:id="15925" w:author="ST1" w:date="2020-12-06T22:29:00Z"/>
                <w:rFonts w:ascii="標楷體" w:eastAsia="標楷體" w:hAnsi="標楷體"/>
                <w:color w:val="000000"/>
              </w:rPr>
            </w:pPr>
            <w:ins w:id="15926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近一年有二期以上延遲逾</w:t>
              </w:r>
              <w:r w:rsidRPr="00797D01">
                <w:rPr>
                  <w:rFonts w:ascii="標楷體" w:eastAsia="標楷體" w:hAnsi="標楷體"/>
                  <w:color w:val="000000"/>
                </w:rPr>
                <w:t>7日（含）繳款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27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07EE55" w14:textId="2A0848AA" w:rsidR="00797D01" w:rsidRPr="00797D01" w:rsidRDefault="00797D01" w:rsidP="00797D01">
            <w:pPr>
              <w:spacing w:line="140" w:lineRule="atLeast"/>
              <w:jc w:val="center"/>
              <w:rPr>
                <w:ins w:id="15928" w:author="ST1" w:date="2020-12-06T22:29:00Z"/>
                <w:rFonts w:ascii="標楷體" w:eastAsia="標楷體" w:hAnsi="標楷體" w:cs="新細明體"/>
                <w:kern w:val="0"/>
              </w:rPr>
            </w:pPr>
            <w:ins w:id="15929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30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D4EE77A" w14:textId="644ABD50" w:rsidR="00797D01" w:rsidRPr="00797D01" w:rsidRDefault="00797D01" w:rsidP="00797D01">
            <w:pPr>
              <w:spacing w:line="140" w:lineRule="atLeast"/>
              <w:jc w:val="center"/>
              <w:rPr>
                <w:ins w:id="15931" w:author="ST1" w:date="2020-12-06T22:29:00Z"/>
                <w:rFonts w:ascii="標楷體" w:eastAsia="標楷體" w:hAnsi="標楷體"/>
                <w:color w:val="000000"/>
              </w:rPr>
            </w:pPr>
            <w:ins w:id="15932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33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71320CB" w14:textId="3C47CD36" w:rsidR="00797D01" w:rsidRPr="00797D01" w:rsidRDefault="00797D01" w:rsidP="00797D01">
            <w:pPr>
              <w:spacing w:line="140" w:lineRule="atLeast"/>
              <w:rPr>
                <w:ins w:id="15934" w:author="ST1" w:date="2020-12-06T22:29:00Z"/>
                <w:rFonts w:ascii="標楷體" w:eastAsia="標楷體" w:hAnsi="標楷體"/>
              </w:rPr>
            </w:pPr>
            <w:ins w:id="15935" w:author="ST1" w:date="2020-12-06T22:34:00Z">
              <w:r w:rsidRPr="00797D01">
                <w:rPr>
                  <w:rFonts w:ascii="標楷體" w:eastAsia="標楷體" w:hAnsi="標楷體"/>
                  <w:color w:val="000000"/>
                </w:rPr>
                <w:t>0:無 1:有</w:t>
              </w:r>
            </w:ins>
          </w:p>
        </w:tc>
      </w:tr>
      <w:tr w:rsidR="00797D01" w:rsidRPr="00797D01" w14:paraId="6D51D9E4" w14:textId="77777777" w:rsidTr="00003694">
        <w:tblPrEx>
          <w:tblPrExChange w:id="15936" w:author="家興 余" w:date="2021-03-16T14:45:00Z">
            <w:tblPrEx>
              <w:tblW w:w="9639" w:type="dxa"/>
            </w:tblPrEx>
          </w:tblPrExChange>
        </w:tblPrEx>
        <w:trPr>
          <w:ins w:id="15937" w:author="ST1" w:date="2020-12-06T22:29:00Z"/>
          <w:trPrChange w:id="15938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39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606D2A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40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41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48BB19" w14:textId="61A6686D" w:rsidR="00797D01" w:rsidRPr="00797D01" w:rsidRDefault="00D8000D" w:rsidP="00797D01">
            <w:pPr>
              <w:spacing w:line="140" w:lineRule="atLeast"/>
              <w:rPr>
                <w:ins w:id="15942" w:author="ST1" w:date="2020-12-06T22:29:00Z"/>
                <w:rFonts w:ascii="標楷體" w:eastAsia="標楷體" w:hAnsi="標楷體"/>
                <w:color w:val="000000"/>
              </w:rPr>
            </w:pPr>
            <w:ins w:id="15943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44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RecycleCode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45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3E9BEE" w14:textId="3DC70E6D" w:rsidR="00797D01" w:rsidRPr="00797D01" w:rsidRDefault="00797D01" w:rsidP="00797D01">
            <w:pPr>
              <w:spacing w:line="140" w:lineRule="atLeast"/>
              <w:rPr>
                <w:ins w:id="15946" w:author="ST1" w:date="2020-12-06T22:29:00Z"/>
                <w:rFonts w:ascii="標楷體" w:eastAsia="標楷體" w:hAnsi="標楷體"/>
                <w:color w:val="000000"/>
              </w:rPr>
            </w:pPr>
            <w:ins w:id="15947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循環動用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48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0F0B7E0" w14:textId="1AD872E8" w:rsidR="00797D01" w:rsidRPr="00797D01" w:rsidRDefault="00797D01" w:rsidP="00797D01">
            <w:pPr>
              <w:spacing w:line="140" w:lineRule="atLeast"/>
              <w:jc w:val="center"/>
              <w:rPr>
                <w:ins w:id="15949" w:author="ST1" w:date="2020-12-06T22:29:00Z"/>
                <w:rFonts w:ascii="標楷體" w:eastAsia="標楷體" w:hAnsi="標楷體" w:cs="新細明體"/>
                <w:kern w:val="0"/>
              </w:rPr>
            </w:pPr>
            <w:ins w:id="15950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51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CAF1FB" w14:textId="224D8C44" w:rsidR="00797D01" w:rsidRPr="00797D01" w:rsidRDefault="00797D01" w:rsidP="00797D01">
            <w:pPr>
              <w:spacing w:line="140" w:lineRule="atLeast"/>
              <w:jc w:val="center"/>
              <w:rPr>
                <w:ins w:id="15952" w:author="ST1" w:date="2020-12-06T22:29:00Z"/>
                <w:rFonts w:ascii="標楷體" w:eastAsia="標楷體" w:hAnsi="標楷體"/>
                <w:color w:val="000000"/>
              </w:rPr>
            </w:pPr>
            <w:ins w:id="15953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54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DB1E959" w14:textId="6A07D168" w:rsidR="00797D01" w:rsidRPr="00797D01" w:rsidRDefault="00797D01" w:rsidP="00797D01">
            <w:pPr>
              <w:spacing w:line="140" w:lineRule="atLeast"/>
              <w:rPr>
                <w:ins w:id="15955" w:author="ST1" w:date="2020-12-06T22:29:00Z"/>
                <w:rFonts w:ascii="標楷體" w:eastAsia="標楷體" w:hAnsi="標楷體"/>
              </w:rPr>
            </w:pPr>
            <w:ins w:id="15956" w:author="ST1" w:date="2020-12-06T22:33:00Z">
              <w:r w:rsidRPr="00797D01">
                <w:rPr>
                  <w:rFonts w:ascii="標楷體" w:eastAsia="標楷體" w:hAnsi="標楷體"/>
                </w:rPr>
                <w:t>1</w:t>
              </w:r>
            </w:ins>
            <w:ins w:id="15957" w:author="ST1" w:date="2020-12-06T22:34:00Z">
              <w:r w:rsidRPr="00797D01">
                <w:rPr>
                  <w:rFonts w:ascii="標楷體" w:eastAsia="標楷體" w:hAnsi="標楷體"/>
                </w:rPr>
                <w:t>:非</w:t>
              </w:r>
              <w:r w:rsidRPr="00797D01">
                <w:rPr>
                  <w:rFonts w:ascii="標楷體" w:eastAsia="標楷體" w:hAnsi="標楷體" w:hint="eastAsia"/>
                </w:rPr>
                <w:t>循環</w:t>
              </w:r>
              <w:r w:rsidRPr="00797D01">
                <w:rPr>
                  <w:rFonts w:ascii="標楷體" w:eastAsia="標楷體" w:hAnsi="標楷體"/>
                </w:rPr>
                <w:t xml:space="preserve"> </w:t>
              </w:r>
            </w:ins>
            <w:ins w:id="15958" w:author="ST1" w:date="2020-12-06T22:33:00Z">
              <w:r w:rsidRPr="00797D01">
                <w:rPr>
                  <w:rFonts w:ascii="標楷體" w:eastAsia="標楷體" w:hAnsi="標楷體"/>
                </w:rPr>
                <w:t>2</w:t>
              </w:r>
            </w:ins>
            <w:ins w:id="15959" w:author="ST1" w:date="2020-12-06T22:34:00Z">
              <w:r w:rsidRPr="00797D01">
                <w:rPr>
                  <w:rFonts w:ascii="標楷體" w:eastAsia="標楷體" w:hAnsi="標楷體"/>
                </w:rPr>
                <w:t>:</w:t>
              </w:r>
            </w:ins>
            <w:ins w:id="15960" w:author="ST1" w:date="2020-12-06T22:33:00Z">
              <w:r w:rsidRPr="00797D01">
                <w:rPr>
                  <w:rFonts w:ascii="標楷體" w:eastAsia="標楷體" w:hAnsi="標楷體" w:hint="eastAsia"/>
                </w:rPr>
                <w:t>循環</w:t>
              </w:r>
            </w:ins>
          </w:p>
        </w:tc>
      </w:tr>
      <w:tr w:rsidR="00797D01" w:rsidRPr="00797D01" w14:paraId="3DC6F6F8" w14:textId="77777777" w:rsidTr="00003694">
        <w:tblPrEx>
          <w:tblPrExChange w:id="15961" w:author="家興 余" w:date="2021-03-16T14:45:00Z">
            <w:tblPrEx>
              <w:tblW w:w="9639" w:type="dxa"/>
            </w:tblPrEx>
          </w:tblPrExChange>
        </w:tblPrEx>
        <w:trPr>
          <w:ins w:id="15962" w:author="ST1" w:date="2020-12-06T22:29:00Z"/>
          <w:trPrChange w:id="15963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64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C596E3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65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6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3A5E1B" w14:textId="1BEFEA62" w:rsidR="00797D01" w:rsidRPr="00797D01" w:rsidRDefault="00D8000D" w:rsidP="00797D01">
            <w:pPr>
              <w:spacing w:line="140" w:lineRule="atLeast"/>
              <w:rPr>
                <w:ins w:id="15967" w:author="ST1" w:date="2020-12-06T22:29:00Z"/>
                <w:rFonts w:ascii="標楷體" w:eastAsia="標楷體" w:hAnsi="標楷體"/>
                <w:color w:val="000000"/>
              </w:rPr>
            </w:pPr>
            <w:ins w:id="1596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69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UtilBal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70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38EAE8" w14:textId="32434C02" w:rsidR="00797D01" w:rsidRPr="00797D01" w:rsidRDefault="00797D01" w:rsidP="00797D01">
            <w:pPr>
              <w:spacing w:line="140" w:lineRule="atLeast"/>
              <w:rPr>
                <w:ins w:id="15971" w:author="ST1" w:date="2020-12-06T22:29:00Z"/>
                <w:rFonts w:ascii="標楷體" w:eastAsia="標楷體" w:hAnsi="標楷體"/>
                <w:color w:val="000000"/>
              </w:rPr>
            </w:pPr>
            <w:ins w:id="15972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已動用額度餘額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73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698897F" w14:textId="7CBCFD41" w:rsidR="00797D01" w:rsidRPr="00797D01" w:rsidRDefault="00797D01" w:rsidP="00797D01">
            <w:pPr>
              <w:spacing w:line="140" w:lineRule="atLeast"/>
              <w:jc w:val="center"/>
              <w:rPr>
                <w:ins w:id="15974" w:author="ST1" w:date="2020-12-06T22:29:00Z"/>
                <w:rFonts w:ascii="標楷體" w:eastAsia="標楷體" w:hAnsi="標楷體" w:cs="新細明體"/>
                <w:kern w:val="0"/>
              </w:rPr>
            </w:pPr>
            <w:ins w:id="15975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76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DF7DFE" w14:textId="396961FC" w:rsidR="00797D01" w:rsidRPr="00797D01" w:rsidRDefault="00797D01" w:rsidP="00797D01">
            <w:pPr>
              <w:spacing w:line="140" w:lineRule="atLeast"/>
              <w:jc w:val="center"/>
              <w:rPr>
                <w:ins w:id="15977" w:author="ST1" w:date="2020-12-06T22:29:00Z"/>
                <w:rFonts w:ascii="標楷體" w:eastAsia="標楷體" w:hAnsi="標楷體"/>
                <w:color w:val="000000"/>
              </w:rPr>
            </w:pPr>
            <w:ins w:id="1597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  <w:ins w:id="15979" w:author="ST1" w:date="2020-12-06T22:32:00Z">
              <w:r w:rsidRPr="00797D01">
                <w:rPr>
                  <w:rFonts w:ascii="標楷體" w:eastAsia="標楷體" w:hAnsi="標楷體"/>
                  <w:color w:val="000000"/>
                </w:rPr>
                <w:t>4.2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80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F13D3C" w14:textId="77777777" w:rsidR="00797D01" w:rsidRPr="00797D01" w:rsidRDefault="00797D01" w:rsidP="00797D01">
            <w:pPr>
              <w:spacing w:line="140" w:lineRule="atLeast"/>
              <w:rPr>
                <w:ins w:id="15981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278A1CF5" w14:textId="77777777" w:rsidTr="00003694">
        <w:tblPrEx>
          <w:tblPrExChange w:id="15982" w:author="家興 余" w:date="2021-03-16T14:45:00Z">
            <w:tblPrEx>
              <w:tblW w:w="9639" w:type="dxa"/>
            </w:tblPrEx>
          </w:tblPrExChange>
        </w:tblPrEx>
        <w:trPr>
          <w:ins w:id="15983" w:author="ST1" w:date="2020-12-06T22:29:00Z"/>
          <w:trPrChange w:id="15984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85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EECED9C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86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87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642B47" w14:textId="5C63CD82" w:rsidR="00797D01" w:rsidRPr="00797D01" w:rsidRDefault="00D8000D" w:rsidP="00797D01">
            <w:pPr>
              <w:spacing w:line="140" w:lineRule="atLeast"/>
              <w:rPr>
                <w:ins w:id="15988" w:author="ST1" w:date="2020-12-06T22:29:00Z"/>
                <w:rFonts w:ascii="標楷體" w:eastAsia="標楷體" w:hAnsi="標楷體"/>
                <w:color w:val="000000"/>
              </w:rPr>
            </w:pPr>
            <w:ins w:id="1598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90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CurrencyCode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91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DCFFB5" w14:textId="39C585C6" w:rsidR="00797D01" w:rsidRPr="00797D01" w:rsidRDefault="00797D01" w:rsidP="00797D01">
            <w:pPr>
              <w:spacing w:line="140" w:lineRule="atLeast"/>
              <w:rPr>
                <w:ins w:id="15992" w:author="ST1" w:date="2020-12-06T22:29:00Z"/>
                <w:rFonts w:ascii="標楷體" w:eastAsia="標楷體" w:hAnsi="標楷體"/>
                <w:color w:val="000000"/>
              </w:rPr>
            </w:pPr>
            <w:ins w:id="1599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核准幣別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94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4AB672" w14:textId="794C91AF" w:rsidR="00797D01" w:rsidRPr="00797D01" w:rsidRDefault="00797D01" w:rsidP="00797D01">
            <w:pPr>
              <w:spacing w:line="140" w:lineRule="atLeast"/>
              <w:jc w:val="center"/>
              <w:rPr>
                <w:ins w:id="15995" w:author="ST1" w:date="2020-12-06T22:29:00Z"/>
                <w:rFonts w:ascii="標楷體" w:eastAsia="標楷體" w:hAnsi="標楷體" w:cs="新細明體"/>
                <w:kern w:val="0"/>
              </w:rPr>
            </w:pPr>
            <w:ins w:id="15996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97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460F47" w14:textId="7FD6C433" w:rsidR="00797D01" w:rsidRPr="00797D01" w:rsidRDefault="00797D01" w:rsidP="00797D01">
            <w:pPr>
              <w:spacing w:line="140" w:lineRule="atLeast"/>
              <w:jc w:val="center"/>
              <w:rPr>
                <w:ins w:id="15998" w:author="ST1" w:date="2020-12-06T22:29:00Z"/>
                <w:rFonts w:ascii="標楷體" w:eastAsia="標楷體" w:hAnsi="標楷體"/>
                <w:color w:val="000000"/>
              </w:rPr>
            </w:pPr>
            <w:ins w:id="1599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00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7C4E4CC" w14:textId="77777777" w:rsidR="00797D01" w:rsidRPr="00797D01" w:rsidRDefault="00797D01" w:rsidP="00797D01">
            <w:pPr>
              <w:spacing w:line="140" w:lineRule="atLeast"/>
              <w:rPr>
                <w:ins w:id="16001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4E8214EF" w14:textId="77777777" w:rsidTr="00003694">
        <w:tblPrEx>
          <w:tblPrExChange w:id="16002" w:author="家興 余" w:date="2021-03-16T14:45:00Z">
            <w:tblPrEx>
              <w:tblW w:w="9639" w:type="dxa"/>
            </w:tblPrEx>
          </w:tblPrExChange>
        </w:tblPrEx>
        <w:trPr>
          <w:ins w:id="16003" w:author="ST1" w:date="2020-12-06T22:29:00Z"/>
          <w:trPrChange w:id="16004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05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DC78FAE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6006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07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DFEC91" w14:textId="7B7E038B" w:rsidR="00797D01" w:rsidRPr="00797D01" w:rsidRDefault="00D8000D" w:rsidP="00797D01">
            <w:pPr>
              <w:spacing w:line="140" w:lineRule="atLeast"/>
              <w:rPr>
                <w:ins w:id="16008" w:author="ST1" w:date="2020-12-06T22:29:00Z"/>
                <w:rFonts w:ascii="標楷體" w:eastAsia="標楷體" w:hAnsi="標楷體"/>
                <w:color w:val="000000"/>
              </w:rPr>
            </w:pPr>
            <w:ins w:id="1600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10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FireOfficer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11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832EF2" w14:textId="34282F29" w:rsidR="00797D01" w:rsidRPr="00797D01" w:rsidRDefault="00797D01" w:rsidP="00797D01">
            <w:pPr>
              <w:spacing w:line="140" w:lineRule="atLeast"/>
              <w:rPr>
                <w:ins w:id="16012" w:author="ST1" w:date="2020-12-06T22:29:00Z"/>
                <w:rFonts w:ascii="標楷體" w:eastAsia="標楷體" w:hAnsi="標楷體"/>
                <w:color w:val="000000"/>
              </w:rPr>
            </w:pPr>
            <w:ins w:id="1601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火險服務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14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ACE390" w14:textId="097DD625" w:rsidR="00797D01" w:rsidRPr="00797D01" w:rsidRDefault="00797D01" w:rsidP="00797D01">
            <w:pPr>
              <w:spacing w:line="140" w:lineRule="atLeast"/>
              <w:jc w:val="center"/>
              <w:rPr>
                <w:ins w:id="16015" w:author="ST1" w:date="2020-12-06T22:29:00Z"/>
                <w:rFonts w:ascii="標楷體" w:eastAsia="標楷體" w:hAnsi="標楷體" w:cs="新細明體"/>
                <w:kern w:val="0"/>
              </w:rPr>
            </w:pPr>
            <w:ins w:id="16016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17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2A2E9A6" w14:textId="6D31E491" w:rsidR="00797D01" w:rsidRPr="00797D01" w:rsidRDefault="00797D01" w:rsidP="00797D01">
            <w:pPr>
              <w:spacing w:line="140" w:lineRule="atLeast"/>
              <w:jc w:val="center"/>
              <w:rPr>
                <w:ins w:id="16018" w:author="ST1" w:date="2020-12-06T22:29:00Z"/>
                <w:rFonts w:ascii="標楷體" w:eastAsia="標楷體" w:hAnsi="標楷體"/>
                <w:color w:val="000000"/>
              </w:rPr>
            </w:pPr>
            <w:ins w:id="1601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6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20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EA5315" w14:textId="77777777" w:rsidR="00797D01" w:rsidRPr="00797D01" w:rsidRDefault="00797D01" w:rsidP="00797D01">
            <w:pPr>
              <w:spacing w:line="140" w:lineRule="atLeast"/>
              <w:rPr>
                <w:ins w:id="16021" w:author="ST1" w:date="2020-12-06T22:29:00Z"/>
                <w:rFonts w:ascii="標楷體" w:eastAsia="標楷體" w:hAnsi="標楷體"/>
              </w:rPr>
            </w:pPr>
          </w:p>
        </w:tc>
      </w:tr>
      <w:tr w:rsidR="00003694" w:rsidRPr="00797D01" w14:paraId="1ECCC991" w14:textId="77777777" w:rsidTr="00003694">
        <w:trPr>
          <w:ins w:id="16022" w:author="家興 余" w:date="2021-03-16T14:44:00Z"/>
          <w:trPrChange w:id="16023" w:author="家興 余" w:date="2021-03-16T14:45:00Z">
            <w:trPr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24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EBDCC1" w14:textId="77777777" w:rsidR="00003694" w:rsidRPr="00797D01" w:rsidRDefault="00003694">
            <w:pPr>
              <w:pStyle w:val="af9"/>
              <w:spacing w:line="140" w:lineRule="atLeast"/>
              <w:ind w:leftChars="0"/>
              <w:rPr>
                <w:ins w:id="16025" w:author="家興 余" w:date="2021-03-16T14:44:00Z"/>
                <w:rFonts w:ascii="標楷體" w:eastAsia="標楷體" w:hAnsi="標楷體"/>
              </w:rPr>
              <w:pPrChange w:id="16026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16027" w:author="家興 余" w:date="2021-03-16T14:45:00Z">
              <w:tcPr>
                <w:tcW w:w="25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580B63A" w14:textId="0526E277" w:rsidR="00003694" w:rsidRDefault="00003694" w:rsidP="00003694">
            <w:pPr>
              <w:spacing w:line="140" w:lineRule="atLeast"/>
              <w:rPr>
                <w:ins w:id="16028" w:author="家興 余" w:date="2021-03-16T14:44:00Z"/>
                <w:rFonts w:ascii="標楷體" w:eastAsia="標楷體" w:hAnsi="標楷體"/>
                <w:color w:val="000000"/>
              </w:rPr>
            </w:pPr>
            <w:ins w:id="16029" w:author="家興 余" w:date="2021-03-16T14:44:00Z">
              <w:r>
                <w:rPr>
                  <w:rFonts w:ascii="標楷體" w:eastAsia="標楷體" w:hAnsi="標楷體" w:hint="eastAsia"/>
                </w:rPr>
                <w:t>多筆式資料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0" w:author="家興 余" w:date="2021-03-16T14:45:00Z">
              <w:tcPr>
                <w:tcW w:w="2722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DB87F1" w14:textId="77777777" w:rsidR="00003694" w:rsidRPr="00797D01" w:rsidRDefault="00003694" w:rsidP="00003694">
            <w:pPr>
              <w:spacing w:line="140" w:lineRule="atLeast"/>
              <w:rPr>
                <w:ins w:id="16031" w:author="家興 余" w:date="2021-03-16T14:44:00Z"/>
                <w:rFonts w:ascii="標楷體" w:eastAsia="標楷體" w:hAnsi="標楷體"/>
                <w:color w:val="00000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2" w:author="家興 余" w:date="2021-03-16T14:45:00Z">
              <w:tcPr>
                <w:tcW w:w="709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1FAFD38" w14:textId="77777777" w:rsidR="00003694" w:rsidRPr="00797D01" w:rsidRDefault="00003694" w:rsidP="00003694">
            <w:pPr>
              <w:spacing w:line="140" w:lineRule="atLeast"/>
              <w:jc w:val="center"/>
              <w:rPr>
                <w:ins w:id="16033" w:author="家興 余" w:date="2021-03-16T14:44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4" w:author="家興 余" w:date="2021-03-16T14:45:00Z">
              <w:tcPr>
                <w:tcW w:w="851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D130EC" w14:textId="77777777" w:rsidR="00003694" w:rsidRPr="00797D01" w:rsidRDefault="00003694" w:rsidP="00003694">
            <w:pPr>
              <w:spacing w:line="140" w:lineRule="atLeast"/>
              <w:jc w:val="center"/>
              <w:rPr>
                <w:ins w:id="16035" w:author="家興 余" w:date="2021-03-16T14:44:00Z"/>
                <w:rFonts w:ascii="標楷體" w:eastAsia="標楷體" w:hAnsi="標楷體"/>
                <w:color w:val="000000"/>
              </w:rPr>
            </w:pP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6" w:author="家興 余" w:date="2021-03-16T14:45:00Z">
              <w:tcPr>
                <w:tcW w:w="2835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4EB6F0" w14:textId="77777777" w:rsidR="00003694" w:rsidRPr="00797D01" w:rsidRDefault="00003694" w:rsidP="00003694">
            <w:pPr>
              <w:spacing w:line="140" w:lineRule="atLeast"/>
              <w:rPr>
                <w:ins w:id="16037" w:author="家興 余" w:date="2021-03-16T14:44:00Z"/>
                <w:rFonts w:ascii="標楷體" w:eastAsia="標楷體" w:hAnsi="標楷體"/>
              </w:rPr>
            </w:pPr>
          </w:p>
        </w:tc>
      </w:tr>
      <w:tr w:rsidR="00003694" w:rsidRPr="00797D01" w14:paraId="194781FE" w14:textId="77777777" w:rsidTr="00003694">
        <w:tblPrEx>
          <w:tblPrExChange w:id="16038" w:author="家興 余" w:date="2021-03-16T14:45:00Z">
            <w:tblPrEx>
              <w:tblW w:w="9639" w:type="dxa"/>
            </w:tblPrEx>
          </w:tblPrExChange>
        </w:tblPrEx>
        <w:trPr>
          <w:ins w:id="16039" w:author="ST1" w:date="2020-12-06T22:29:00Z"/>
          <w:trPrChange w:id="16040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41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FEADEF" w14:textId="77777777" w:rsidR="00003694" w:rsidRPr="00797D01" w:rsidRDefault="00003694">
            <w:pPr>
              <w:pStyle w:val="af9"/>
              <w:numPr>
                <w:ilvl w:val="0"/>
                <w:numId w:val="62"/>
              </w:numPr>
              <w:spacing w:line="140" w:lineRule="atLeast"/>
              <w:ind w:leftChars="0"/>
              <w:rPr>
                <w:ins w:id="16042" w:author="ST1" w:date="2020-12-06T22:29:00Z"/>
                <w:rFonts w:ascii="標楷體" w:eastAsia="標楷體" w:hAnsi="標楷體"/>
              </w:rPr>
              <w:pPrChange w:id="16043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4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5635582" w14:textId="278C22F8" w:rsidR="00003694" w:rsidRPr="00797D01" w:rsidRDefault="00003694" w:rsidP="00003694">
            <w:pPr>
              <w:spacing w:line="140" w:lineRule="atLeast"/>
              <w:rPr>
                <w:ins w:id="16045" w:author="ST1" w:date="2020-12-06T22:29:00Z"/>
                <w:rFonts w:ascii="標楷體" w:eastAsia="標楷體" w:hAnsi="標楷體"/>
                <w:color w:val="000000"/>
              </w:rPr>
            </w:pPr>
            <w:ins w:id="1604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47" w:author="家興 余" w:date="2021-03-08T09:33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4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ClCode1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49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D43219" w14:textId="71AA0EFA" w:rsidR="00003694" w:rsidRPr="00797D01" w:rsidRDefault="00003694" w:rsidP="00003694">
            <w:pPr>
              <w:spacing w:line="140" w:lineRule="atLeast"/>
              <w:rPr>
                <w:ins w:id="16050" w:author="ST1" w:date="2020-12-06T22:29:00Z"/>
                <w:rFonts w:ascii="標楷體" w:eastAsia="標楷體" w:hAnsi="標楷體"/>
                <w:color w:val="000000"/>
              </w:rPr>
            </w:pPr>
            <w:ins w:id="1605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擔保品代號</w:t>
              </w:r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52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92AE2A" w14:textId="3B8D0EC0" w:rsidR="00003694" w:rsidRPr="00797D01" w:rsidRDefault="00003694" w:rsidP="00003694">
            <w:pPr>
              <w:spacing w:line="140" w:lineRule="atLeast"/>
              <w:jc w:val="center"/>
              <w:rPr>
                <w:ins w:id="16053" w:author="ST1" w:date="2020-12-06T22:29:00Z"/>
                <w:rFonts w:ascii="標楷體" w:eastAsia="標楷體" w:hAnsi="標楷體" w:cs="新細明體"/>
                <w:kern w:val="0"/>
              </w:rPr>
            </w:pPr>
            <w:ins w:id="16054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5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306D3A" w14:textId="2E1A7B40" w:rsidR="00003694" w:rsidRPr="00797D01" w:rsidRDefault="00003694" w:rsidP="00003694">
            <w:pPr>
              <w:spacing w:line="140" w:lineRule="atLeast"/>
              <w:jc w:val="center"/>
              <w:rPr>
                <w:ins w:id="16056" w:author="ST1" w:date="2020-12-06T22:29:00Z"/>
                <w:rFonts w:ascii="標楷體" w:eastAsia="標楷體" w:hAnsi="標楷體"/>
                <w:color w:val="000000"/>
              </w:rPr>
            </w:pPr>
            <w:ins w:id="16057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58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DB4087" w14:textId="77777777" w:rsidR="00003694" w:rsidRPr="00797D01" w:rsidRDefault="00003694" w:rsidP="00003694">
            <w:pPr>
              <w:spacing w:line="140" w:lineRule="atLeast"/>
              <w:rPr>
                <w:ins w:id="16059" w:author="ST1" w:date="2020-12-06T22:29:00Z"/>
                <w:rFonts w:ascii="標楷體" w:eastAsia="標楷體" w:hAnsi="標楷體"/>
              </w:rPr>
            </w:pPr>
          </w:p>
        </w:tc>
      </w:tr>
      <w:tr w:rsidR="00003694" w:rsidRPr="00797D01" w14:paraId="12D515DE" w14:textId="77777777" w:rsidTr="00003694">
        <w:tblPrEx>
          <w:tblPrExChange w:id="16060" w:author="家興 余" w:date="2021-03-16T14:45:00Z">
            <w:tblPrEx>
              <w:tblW w:w="9639" w:type="dxa"/>
            </w:tblPrEx>
          </w:tblPrExChange>
        </w:tblPrEx>
        <w:trPr>
          <w:ins w:id="16061" w:author="ST1" w:date="2020-12-06T22:29:00Z"/>
          <w:trPrChange w:id="16062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63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AF7F7B" w14:textId="77777777" w:rsidR="00003694" w:rsidRPr="00797D01" w:rsidRDefault="00003694">
            <w:pPr>
              <w:pStyle w:val="af9"/>
              <w:numPr>
                <w:ilvl w:val="0"/>
                <w:numId w:val="62"/>
              </w:numPr>
              <w:spacing w:line="140" w:lineRule="atLeast"/>
              <w:ind w:leftChars="0"/>
              <w:rPr>
                <w:ins w:id="16064" w:author="ST1" w:date="2020-12-06T22:29:00Z"/>
                <w:rFonts w:ascii="標楷體" w:eastAsia="標楷體" w:hAnsi="標楷體"/>
              </w:rPr>
              <w:pPrChange w:id="16065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6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3BA8080" w14:textId="33BD4DC9" w:rsidR="00003694" w:rsidRPr="00797D01" w:rsidRDefault="00003694" w:rsidP="00003694">
            <w:pPr>
              <w:spacing w:line="140" w:lineRule="atLeast"/>
              <w:rPr>
                <w:ins w:id="16067" w:author="ST1" w:date="2020-12-06T22:29:00Z"/>
                <w:rFonts w:ascii="標楷體" w:eastAsia="標楷體" w:hAnsi="標楷體"/>
                <w:color w:val="000000"/>
              </w:rPr>
            </w:pPr>
            <w:ins w:id="1606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69" w:author="家興 余" w:date="2021-03-08T09:33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7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ClCode2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71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E0A124" w14:textId="32FCBE23" w:rsidR="00003694" w:rsidRPr="00797D01" w:rsidRDefault="00003694" w:rsidP="00003694">
            <w:pPr>
              <w:spacing w:line="140" w:lineRule="atLeast"/>
              <w:rPr>
                <w:ins w:id="16072" w:author="ST1" w:date="2020-12-06T22:29:00Z"/>
                <w:rFonts w:ascii="標楷體" w:eastAsia="標楷體" w:hAnsi="標楷體"/>
                <w:color w:val="000000"/>
              </w:rPr>
            </w:pPr>
            <w:ins w:id="1607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擔保品代號</w:t>
              </w:r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74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892B879" w14:textId="2D7BB644" w:rsidR="00003694" w:rsidRPr="00797D01" w:rsidRDefault="00003694" w:rsidP="00003694">
            <w:pPr>
              <w:spacing w:line="140" w:lineRule="atLeast"/>
              <w:jc w:val="center"/>
              <w:rPr>
                <w:ins w:id="16075" w:author="ST1" w:date="2020-12-06T22:29:00Z"/>
                <w:rFonts w:ascii="標楷體" w:eastAsia="標楷體" w:hAnsi="標楷體" w:cs="新細明體"/>
                <w:kern w:val="0"/>
              </w:rPr>
            </w:pPr>
            <w:ins w:id="16076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77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BBBDFF" w14:textId="48F7015E" w:rsidR="00003694" w:rsidRPr="00797D01" w:rsidRDefault="00003694" w:rsidP="00003694">
            <w:pPr>
              <w:spacing w:line="140" w:lineRule="atLeast"/>
              <w:jc w:val="center"/>
              <w:rPr>
                <w:ins w:id="16078" w:author="ST1" w:date="2020-12-06T22:29:00Z"/>
                <w:rFonts w:ascii="標楷體" w:eastAsia="標楷體" w:hAnsi="標楷體"/>
                <w:color w:val="000000"/>
              </w:rPr>
            </w:pPr>
            <w:ins w:id="1607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80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74906B" w14:textId="77777777" w:rsidR="00003694" w:rsidRPr="00797D01" w:rsidRDefault="00003694" w:rsidP="00003694">
            <w:pPr>
              <w:spacing w:line="140" w:lineRule="atLeast"/>
              <w:rPr>
                <w:ins w:id="16081" w:author="ST1" w:date="2020-12-06T22:29:00Z"/>
                <w:rFonts w:ascii="標楷體" w:eastAsia="標楷體" w:hAnsi="標楷體"/>
              </w:rPr>
            </w:pPr>
          </w:p>
        </w:tc>
      </w:tr>
      <w:tr w:rsidR="00003694" w:rsidRPr="00797D01" w14:paraId="30A1A9A2" w14:textId="77777777" w:rsidTr="00003694">
        <w:tblPrEx>
          <w:tblPrExChange w:id="16082" w:author="家興 余" w:date="2021-03-16T14:45:00Z">
            <w:tblPrEx>
              <w:tblW w:w="9639" w:type="dxa"/>
            </w:tblPrEx>
          </w:tblPrExChange>
        </w:tblPrEx>
        <w:trPr>
          <w:ins w:id="16083" w:author="ST1" w:date="2020-12-06T22:29:00Z"/>
          <w:trPrChange w:id="16084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85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0501791" w14:textId="77777777" w:rsidR="00003694" w:rsidRPr="00797D01" w:rsidRDefault="00003694">
            <w:pPr>
              <w:pStyle w:val="af9"/>
              <w:numPr>
                <w:ilvl w:val="0"/>
                <w:numId w:val="62"/>
              </w:numPr>
              <w:spacing w:line="140" w:lineRule="atLeast"/>
              <w:ind w:leftChars="0"/>
              <w:rPr>
                <w:ins w:id="16086" w:author="ST1" w:date="2020-12-06T22:29:00Z"/>
                <w:rFonts w:ascii="標楷體" w:eastAsia="標楷體" w:hAnsi="標楷體"/>
              </w:rPr>
              <w:pPrChange w:id="16087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8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BA4E314" w14:textId="335CDD33" w:rsidR="00003694" w:rsidRPr="00797D01" w:rsidRDefault="00003694" w:rsidP="00003694">
            <w:pPr>
              <w:spacing w:line="140" w:lineRule="atLeast"/>
              <w:rPr>
                <w:ins w:id="16089" w:author="ST1" w:date="2020-12-06T22:29:00Z"/>
                <w:rFonts w:ascii="標楷體" w:eastAsia="標楷體" w:hAnsi="標楷體"/>
                <w:color w:val="000000"/>
              </w:rPr>
            </w:pPr>
            <w:ins w:id="1609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91" w:author="家興 余" w:date="2021-03-08T09:33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92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ClNo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9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A84217" w14:textId="021329BD" w:rsidR="00003694" w:rsidRPr="00797D01" w:rsidRDefault="00003694" w:rsidP="00003694">
            <w:pPr>
              <w:spacing w:line="140" w:lineRule="atLeast"/>
              <w:rPr>
                <w:ins w:id="16094" w:author="ST1" w:date="2020-12-06T22:29:00Z"/>
                <w:rFonts w:ascii="標楷體" w:eastAsia="標楷體" w:hAnsi="標楷體"/>
                <w:color w:val="000000"/>
              </w:rPr>
            </w:pPr>
            <w:ins w:id="1609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擔保品編號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9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FC65AB" w14:textId="7E0C125C" w:rsidR="00003694" w:rsidRPr="00797D01" w:rsidRDefault="00003694" w:rsidP="00003694">
            <w:pPr>
              <w:spacing w:line="140" w:lineRule="atLeast"/>
              <w:jc w:val="center"/>
              <w:rPr>
                <w:ins w:id="16097" w:author="ST1" w:date="2020-12-06T22:29:00Z"/>
                <w:rFonts w:ascii="標楷體" w:eastAsia="標楷體" w:hAnsi="標楷體" w:cs="新細明體"/>
                <w:kern w:val="0"/>
              </w:rPr>
            </w:pPr>
            <w:ins w:id="1609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9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D50799" w14:textId="46FC590D" w:rsidR="00003694" w:rsidRPr="00797D01" w:rsidRDefault="00003694" w:rsidP="00003694">
            <w:pPr>
              <w:spacing w:line="140" w:lineRule="atLeast"/>
              <w:jc w:val="center"/>
              <w:rPr>
                <w:ins w:id="16100" w:author="ST1" w:date="2020-12-06T22:29:00Z"/>
                <w:rFonts w:ascii="標楷體" w:eastAsia="標楷體" w:hAnsi="標楷體"/>
                <w:color w:val="000000"/>
              </w:rPr>
            </w:pPr>
            <w:ins w:id="1610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7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10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4912E14" w14:textId="77777777" w:rsidR="00003694" w:rsidRPr="00797D01" w:rsidRDefault="00003694" w:rsidP="00003694">
            <w:pPr>
              <w:spacing w:line="140" w:lineRule="atLeast"/>
              <w:rPr>
                <w:ins w:id="16103" w:author="ST1" w:date="2020-12-06T22:29:00Z"/>
                <w:rFonts w:ascii="標楷體" w:eastAsia="標楷體" w:hAnsi="標楷體"/>
              </w:rPr>
            </w:pPr>
          </w:p>
        </w:tc>
      </w:tr>
    </w:tbl>
    <w:p w14:paraId="0CD83ACB" w14:textId="3BE378AE" w:rsidR="00797D01" w:rsidRPr="0029020B" w:rsidDel="00003694" w:rsidRDefault="00797D01" w:rsidP="00797D01">
      <w:pPr>
        <w:widowControl/>
        <w:rPr>
          <w:ins w:id="16104" w:author="ST1" w:date="2020-12-06T22:28:00Z"/>
          <w:del w:id="16105" w:author="家興 余" w:date="2021-03-16T14:45:00Z"/>
          <w:rFonts w:ascii="標楷體" w:eastAsia="標楷體" w:hAnsi="標楷體"/>
        </w:rPr>
      </w:pPr>
    </w:p>
    <w:p w14:paraId="5E54454D" w14:textId="77777777" w:rsidR="00797D01" w:rsidRPr="0029020B" w:rsidDel="00003694" w:rsidRDefault="00797D01" w:rsidP="00797D01">
      <w:pPr>
        <w:widowControl/>
        <w:rPr>
          <w:ins w:id="16106" w:author="ST1" w:date="2020-12-06T22:28:00Z"/>
          <w:del w:id="16107" w:author="家興 余" w:date="2021-03-16T14:45:00Z"/>
          <w:rFonts w:ascii="標楷體" w:eastAsia="標楷體" w:hAnsi="標楷體"/>
        </w:rPr>
      </w:pPr>
    </w:p>
    <w:p w14:paraId="63B65683" w14:textId="77777777" w:rsidR="00A06F6A" w:rsidRPr="004A1C2C" w:rsidRDefault="00A06F6A" w:rsidP="00583560">
      <w:pPr>
        <w:widowControl/>
        <w:rPr>
          <w:ins w:id="16108" w:author="ST1" w:date="2020-12-02T11:46:00Z"/>
          <w:rFonts w:ascii="標楷體" w:eastAsia="標楷體" w:hAnsi="標楷體"/>
        </w:rPr>
      </w:pPr>
    </w:p>
    <w:p w14:paraId="06B8418D" w14:textId="3C82162B" w:rsidR="00626E43" w:rsidRPr="004A1C2C" w:rsidRDefault="00626E43" w:rsidP="004A1C2C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A754F35" w14:textId="121CA3F0" w:rsidR="0014495F" w:rsidRPr="004A1C2C" w:rsidRDefault="0014495F" w:rsidP="0014495F">
      <w:pPr>
        <w:pStyle w:val="3"/>
        <w:spacing w:before="0"/>
      </w:pPr>
      <w:bookmarkStart w:id="16109" w:name="_Toc55997534"/>
      <w:r>
        <w:rPr>
          <w:rFonts w:ascii="標楷體" w:hAnsi="標楷體" w:hint="eastAsia"/>
          <w:b/>
          <w:szCs w:val="32"/>
          <w:highlight w:val="lightGray"/>
        </w:rPr>
        <w:t xml:space="preserve">(19) </w:t>
      </w: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9</w:t>
      </w:r>
      <w:r>
        <w:rPr>
          <w:rFonts w:ascii="標楷體" w:hAnsi="標楷體" w:hint="eastAsia"/>
          <w:b/>
          <w:szCs w:val="32"/>
        </w:rPr>
        <w:t xml:space="preserve">13 </w:t>
      </w:r>
      <w:r w:rsidRPr="00EA2F38">
        <w:rPr>
          <w:rFonts w:hint="eastAsia"/>
        </w:rPr>
        <w:t>eLoan</w:t>
      </w:r>
      <w:r w:rsidRPr="00EA2F38">
        <w:rPr>
          <w:rFonts w:hint="eastAsia"/>
        </w:rPr>
        <w:t>評級資訊</w:t>
      </w:r>
      <w:r>
        <w:rPr>
          <w:rFonts w:hint="eastAsia"/>
        </w:rPr>
        <w:t>查詢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495F" w:rsidRPr="008F20B5" w14:paraId="6090A520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16C813E" w14:textId="77777777" w:rsidR="0014495F" w:rsidRPr="004A1C2C" w:rsidRDefault="0014495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A6EAF6" w14:textId="3BA10911" w:rsidR="0014495F" w:rsidRPr="0014495F" w:rsidRDefault="0014495F" w:rsidP="0014495F">
            <w:pPr>
              <w:rPr>
                <w:rFonts w:ascii="標楷體" w:eastAsia="標楷體" w:hAnsi="標楷體"/>
              </w:rPr>
            </w:pPr>
            <w:r w:rsidRPr="0014495F">
              <w:rPr>
                <w:rFonts w:ascii="標楷體" w:eastAsia="標楷體" w:hAnsi="標楷體" w:hint="eastAsia"/>
              </w:rPr>
              <w:t>eLoan評級資訊查詢</w:t>
            </w:r>
          </w:p>
        </w:tc>
      </w:tr>
      <w:tr w:rsidR="0014495F" w:rsidRPr="008F20B5" w14:paraId="787D4B4A" w14:textId="77777777" w:rsidTr="0014495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81B9A96" w14:textId="77777777" w:rsidR="0014495F" w:rsidRPr="004A1C2C" w:rsidRDefault="0014495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6063DCA" w14:textId="3B9034CA" w:rsidR="0014495F" w:rsidRPr="004A1C2C" w:rsidRDefault="0014495F" w:rsidP="00AA79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 w:rsidRPr="0014495F">
              <w:rPr>
                <w:rFonts w:ascii="標楷體" w:eastAsia="標楷體" w:hAnsi="標楷體" w:hint="eastAsia"/>
              </w:rPr>
              <w:t>eLoan評級資訊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14495F" w:rsidRPr="008F20B5" w14:paraId="4F23F1BB" w14:textId="77777777" w:rsidTr="0014495F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9BE5F13" w14:textId="77777777" w:rsidR="0014495F" w:rsidRPr="004A1C2C" w:rsidRDefault="0014495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7524C39" w14:textId="22065722" w:rsidR="0014495F" w:rsidRPr="004037BD" w:rsidRDefault="0014495F" w:rsidP="0014495F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</w:t>
            </w:r>
            <w:r w:rsidR="00F63373" w:rsidRPr="00F63373">
              <w:rPr>
                <w:rFonts w:ascii="標楷體" w:eastAsia="標楷體" w:hAnsi="標楷體" w:cs="Courier New"/>
                <w:color w:val="222222"/>
                <w:shd w:val="clear" w:color="auto" w:fill="FFFFFF"/>
              </w:rPr>
              <w:t>作業流程.AML定審作業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4B42E4F9" w14:textId="72FEDC18" w:rsidR="0014495F" w:rsidRDefault="0014495F" w:rsidP="0014495F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="00AA791F" w:rsidRPr="00AA791F">
              <w:rPr>
                <w:rFonts w:ascii="標楷體" w:eastAsia="標楷體" w:hAnsi="標楷體" w:hint="eastAsia"/>
              </w:rPr>
              <w:t>Eloan評級</w:t>
            </w:r>
            <w:r w:rsidR="00AA791F">
              <w:rPr>
                <w:rFonts w:ascii="標楷體" w:eastAsia="標楷體" w:hAnsi="標楷體" w:hint="eastAsia"/>
              </w:rPr>
              <w:t>檔(</w:t>
            </w:r>
            <w:r w:rsidR="00AA791F" w:rsidRPr="00AA791F">
              <w:rPr>
                <w:rFonts w:ascii="標楷體" w:eastAsia="標楷體" w:hAnsi="標楷體"/>
              </w:rPr>
              <w:t>TxAmlRating</w:t>
            </w:r>
            <w:r w:rsidR="00AA791F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6056FC1F" w14:textId="77777777" w:rsidR="0014495F" w:rsidRDefault="0014495F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6F281A6D" w14:textId="0D52B0ED" w:rsidR="0014495F" w:rsidRPr="0014495F" w:rsidRDefault="0014495F" w:rsidP="00DD46EE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 w:rsidRPr="0014495F">
              <w:rPr>
                <w:rFonts w:ascii="標楷體" w:eastAsia="標楷體" w:hAnsi="標楷體" w:hint="eastAsia"/>
              </w:rPr>
              <w:t>(</w:t>
            </w:r>
            <w:r w:rsidRPr="0014495F">
              <w:rPr>
                <w:rFonts w:ascii="標楷體" w:eastAsia="標楷體" w:hAnsi="標楷體"/>
              </w:rPr>
              <w:t>1</w:t>
            </w:r>
            <w:r w:rsidRPr="0014495F">
              <w:rPr>
                <w:rFonts w:ascii="標楷體" w:eastAsia="標楷體" w:hAnsi="標楷體" w:hint="eastAsia"/>
              </w:rPr>
              <w:t>).</w:t>
            </w:r>
            <w:r w:rsidR="00DD46EE">
              <w:rPr>
                <w:rFonts w:ascii="標楷體" w:eastAsia="標楷體" w:hAnsi="標楷體"/>
              </w:rPr>
              <w:t>[</w:t>
            </w:r>
            <w:r w:rsidRPr="0014495F">
              <w:rPr>
                <w:rFonts w:ascii="標楷體" w:eastAsia="標楷體" w:hAnsi="標楷體" w:hint="eastAsia"/>
              </w:rPr>
              <w:t>借</w:t>
            </w:r>
            <w:r w:rsidR="00DD46EE">
              <w:rPr>
                <w:rFonts w:ascii="標楷體" w:eastAsia="標楷體" w:hAnsi="標楷體" w:hint="eastAsia"/>
              </w:rPr>
              <w:t>款</w:t>
            </w:r>
            <w:r w:rsidRPr="0014495F">
              <w:rPr>
                <w:rFonts w:ascii="標楷體" w:eastAsia="標楷體" w:hAnsi="標楷體" w:hint="eastAsia"/>
              </w:rPr>
              <w:t>戶戶號</w:t>
            </w:r>
            <w:r w:rsidR="00DD46EE">
              <w:rPr>
                <w:rFonts w:ascii="標楷體" w:eastAsia="標楷體" w:hAnsi="標楷體" w:hint="eastAsia"/>
              </w:rPr>
              <w:t>(</w:t>
            </w:r>
            <w:r w:rsidR="00DD46EE">
              <w:rPr>
                <w:rFonts w:ascii="標楷體" w:eastAsia="標楷體" w:hAnsi="標楷體"/>
              </w:rPr>
              <w:t>CustNo)]</w:t>
            </w:r>
            <w:r w:rsidR="00DD46EE" w:rsidRPr="000454CF">
              <w:rPr>
                <w:rFonts w:ascii="標楷體" w:eastAsia="標楷體" w:hAnsi="標楷體"/>
              </w:rPr>
              <w:t xml:space="preserve"> = </w:t>
            </w:r>
            <w:r w:rsidR="00DD46EE" w:rsidRPr="000454CF">
              <w:rPr>
                <w:rFonts w:ascii="標楷體" w:eastAsia="標楷體" w:hAnsi="標楷體" w:hint="eastAsia"/>
                <w:lang w:eastAsia="zh-HK"/>
              </w:rPr>
              <w:t>輸入條件「</w:t>
            </w:r>
            <w:r w:rsidR="00DD46EE" w:rsidRPr="0014495F">
              <w:rPr>
                <w:rFonts w:ascii="標楷體" w:eastAsia="標楷體" w:hAnsi="標楷體" w:hint="eastAsia"/>
              </w:rPr>
              <w:t>借戶戶號</w:t>
            </w:r>
            <w:r w:rsidR="00DD46EE" w:rsidRPr="000454CF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14495F">
              <w:rPr>
                <w:rFonts w:ascii="標楷體" w:eastAsia="標楷體" w:hAnsi="標楷體"/>
              </w:rPr>
              <w:t>(2).</w:t>
            </w:r>
            <w:r w:rsidR="00DD46EE">
              <w:rPr>
                <w:rFonts w:ascii="標楷體" w:eastAsia="標楷體" w:hAnsi="標楷體"/>
              </w:rPr>
              <w:t>[</w:t>
            </w:r>
            <w:r w:rsidRPr="0014495F">
              <w:rPr>
                <w:rFonts w:ascii="標楷體" w:eastAsia="標楷體" w:hAnsi="標楷體" w:hint="eastAsia"/>
              </w:rPr>
              <w:t>案件編號</w:t>
            </w:r>
            <w:r w:rsidR="00DD46EE">
              <w:rPr>
                <w:rFonts w:ascii="標楷體" w:eastAsia="標楷體" w:hAnsi="標楷體" w:hint="eastAsia"/>
              </w:rPr>
              <w:t>(</w:t>
            </w:r>
            <w:r w:rsidR="00AA791F">
              <w:rPr>
                <w:rFonts w:ascii="標楷體" w:eastAsia="標楷體" w:hAnsi="標楷體" w:hint="eastAsia"/>
              </w:rPr>
              <w:t>C</w:t>
            </w:r>
            <w:r w:rsidR="00AA791F">
              <w:rPr>
                <w:rFonts w:ascii="標楷體" w:eastAsia="標楷體" w:hAnsi="標楷體"/>
              </w:rPr>
              <w:t>aseNo</w:t>
            </w:r>
            <w:r w:rsidR="00DD46EE">
              <w:rPr>
                <w:rFonts w:ascii="標楷體" w:eastAsia="標楷體" w:hAnsi="標楷體"/>
              </w:rPr>
              <w:t>)]</w:t>
            </w:r>
            <w:r w:rsidR="00DD46EE" w:rsidRPr="000454CF">
              <w:rPr>
                <w:rFonts w:ascii="標楷體" w:eastAsia="標楷體" w:hAnsi="標楷體"/>
              </w:rPr>
              <w:t xml:space="preserve"> = </w:t>
            </w:r>
            <w:r w:rsidR="00DD46EE" w:rsidRPr="000454CF">
              <w:rPr>
                <w:rFonts w:ascii="標楷體" w:eastAsia="標楷體" w:hAnsi="標楷體" w:hint="eastAsia"/>
                <w:lang w:eastAsia="zh-HK"/>
              </w:rPr>
              <w:t>輸入條件「</w:t>
            </w:r>
            <w:r w:rsidR="00DD46EE" w:rsidRPr="0014495F">
              <w:rPr>
                <w:rFonts w:ascii="標楷體" w:eastAsia="標楷體" w:hAnsi="標楷體" w:hint="eastAsia"/>
              </w:rPr>
              <w:t>eLoan案件編號</w:t>
            </w:r>
            <w:r w:rsidR="00DD46EE" w:rsidRPr="000454CF">
              <w:rPr>
                <w:rFonts w:ascii="標楷體" w:eastAsia="標楷體" w:hAnsi="標楷體" w:hint="eastAsia"/>
                <w:lang w:eastAsia="zh-HK"/>
              </w:rPr>
              <w:t>」</w:t>
            </w:r>
          </w:p>
          <w:p w14:paraId="16F2191F" w14:textId="77777777" w:rsidR="0014495F" w:rsidRDefault="0014495F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.排序方式:</w:t>
            </w:r>
          </w:p>
          <w:p w14:paraId="5C58A0F6" w14:textId="7BA8B319" w:rsidR="0014495F" w:rsidRPr="0058227F" w:rsidRDefault="0014495F" w:rsidP="00AA791F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AA791F">
              <w:rPr>
                <w:rFonts w:ascii="標楷體" w:eastAsia="標楷體" w:hAnsi="標楷體"/>
                <w:color w:val="000000"/>
                <w:szCs w:val="20"/>
              </w:rPr>
              <w:t>[</w:t>
            </w:r>
            <w:r w:rsidR="00AA791F" w:rsidRPr="0014495F">
              <w:rPr>
                <w:rFonts w:ascii="標楷體" w:eastAsia="標楷體" w:hAnsi="標楷體" w:hint="eastAsia"/>
              </w:rPr>
              <w:t>案件編號</w:t>
            </w:r>
            <w:r w:rsidR="00AA791F">
              <w:rPr>
                <w:rFonts w:ascii="標楷體" w:eastAsia="標楷體" w:hAnsi="標楷體" w:hint="eastAsia"/>
              </w:rPr>
              <w:t>(C</w:t>
            </w:r>
            <w:r w:rsidR="00AA791F">
              <w:rPr>
                <w:rFonts w:ascii="標楷體" w:eastAsia="標楷體" w:hAnsi="標楷體"/>
              </w:rPr>
              <w:t>aseNo)</w:t>
            </w:r>
            <w:r w:rsidR="00AA791F">
              <w:rPr>
                <w:rFonts w:ascii="標楷體" w:eastAsia="標楷體" w:hAnsi="標楷體"/>
                <w:color w:val="000000"/>
                <w:szCs w:val="20"/>
              </w:rPr>
              <w:t>]</w:t>
            </w:r>
            <w:r w:rsidR="00AA791F" w:rsidRPr="000454CF">
              <w:rPr>
                <w:rFonts w:ascii="標楷體" w:eastAsia="標楷體" w:hAnsi="標楷體" w:hint="eastAsia"/>
                <w:color w:val="000000"/>
                <w:szCs w:val="20"/>
              </w:rPr>
              <w:t>(</w:t>
            </w:r>
            <w:r w:rsidR="00AA791F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由小到大排序</w:t>
            </w:r>
            <w:r w:rsidR="00AA791F">
              <w:rPr>
                <w:rFonts w:ascii="標楷體" w:eastAsia="標楷體" w:hAnsi="標楷體"/>
                <w:color w:val="000000"/>
                <w:szCs w:val="20"/>
              </w:rPr>
              <w:t>)</w:t>
            </w:r>
          </w:p>
        </w:tc>
      </w:tr>
      <w:tr w:rsidR="0014495F" w:rsidRPr="008F20B5" w14:paraId="4E37BF6A" w14:textId="77777777" w:rsidTr="0014495F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0FD7025" w14:textId="77777777" w:rsidR="0014495F" w:rsidRPr="004A1C2C" w:rsidRDefault="0014495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5C413C9" w14:textId="77777777" w:rsidR="0014495F" w:rsidRPr="004A1C2C" w:rsidRDefault="0014495F" w:rsidP="0014495F">
            <w:pPr>
              <w:rPr>
                <w:rFonts w:ascii="標楷體" w:eastAsia="標楷體" w:hAnsi="標楷體"/>
              </w:rPr>
            </w:pPr>
          </w:p>
        </w:tc>
      </w:tr>
      <w:tr w:rsidR="0014495F" w:rsidRPr="008F20B5" w14:paraId="4268D319" w14:textId="77777777" w:rsidTr="0014495F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BB72497" w14:textId="77777777" w:rsidR="0014495F" w:rsidRPr="004A1C2C" w:rsidRDefault="0014495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03A1F3" w14:textId="77777777" w:rsidR="0014495F" w:rsidRPr="004A1C2C" w:rsidRDefault="0014495F" w:rsidP="0014495F">
            <w:pPr>
              <w:rPr>
                <w:rFonts w:ascii="標楷體" w:eastAsia="標楷體" w:hAnsi="標楷體"/>
              </w:rPr>
            </w:pPr>
          </w:p>
        </w:tc>
      </w:tr>
      <w:tr w:rsidR="0014495F" w:rsidRPr="008F20B5" w14:paraId="245DA1DA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A774E88" w14:textId="77777777" w:rsidR="0014495F" w:rsidRPr="004A1C2C" w:rsidRDefault="0014495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E0C9930" w14:textId="77777777" w:rsidR="0014495F" w:rsidRPr="004A1C2C" w:rsidRDefault="0014495F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提供資料查詢輸出</w:t>
            </w:r>
          </w:p>
        </w:tc>
      </w:tr>
      <w:tr w:rsidR="0014495F" w:rsidRPr="008F20B5" w14:paraId="6500693E" w14:textId="77777777" w:rsidTr="0014495F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716F2C0" w14:textId="77777777" w:rsidR="0014495F" w:rsidRPr="004A1C2C" w:rsidRDefault="0014495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66B7F54" w14:textId="77777777" w:rsidR="0014495F" w:rsidRPr="004A1C2C" w:rsidRDefault="0014495F" w:rsidP="0014495F">
            <w:pPr>
              <w:rPr>
                <w:rFonts w:ascii="標楷體" w:eastAsia="標楷體" w:hAnsi="標楷體"/>
              </w:rPr>
            </w:pPr>
          </w:p>
        </w:tc>
      </w:tr>
      <w:tr w:rsidR="0014495F" w:rsidRPr="008F20B5" w14:paraId="3CC8226C" w14:textId="77777777" w:rsidTr="0014495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BD26469" w14:textId="77777777" w:rsidR="0014495F" w:rsidRPr="004A1C2C" w:rsidRDefault="0014495F" w:rsidP="0014495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162F7C6" w14:textId="05427B93" w:rsidR="0014495F" w:rsidRPr="004A1C2C" w:rsidRDefault="00F63373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資料來源為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</w:rPr>
              <w:t>ELOAN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評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</w:rPr>
              <w:t>級資料透過informatica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匯入</w:t>
            </w:r>
          </w:p>
        </w:tc>
      </w:tr>
    </w:tbl>
    <w:p w14:paraId="64DD6B9D" w14:textId="77777777" w:rsidR="0014495F" w:rsidRPr="0068704E" w:rsidRDefault="0014495F" w:rsidP="0014495F">
      <w:pPr>
        <w:ind w:left="1440"/>
      </w:pPr>
    </w:p>
    <w:p w14:paraId="1D7652D5" w14:textId="77777777" w:rsidR="0014495F" w:rsidRPr="00AB764C" w:rsidRDefault="0014495F" w:rsidP="0014495F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495F" w:rsidRPr="0022279A" w14:paraId="3A866CEE" w14:textId="77777777" w:rsidTr="0014495F">
        <w:tc>
          <w:tcPr>
            <w:tcW w:w="851" w:type="dxa"/>
            <w:shd w:val="clear" w:color="auto" w:fill="D9D9D9" w:themeFill="background1" w:themeFillShade="D9"/>
          </w:tcPr>
          <w:p w14:paraId="5F548553" w14:textId="77777777" w:rsidR="0014495F" w:rsidRPr="0022279A" w:rsidRDefault="0014495F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88BBA16" w14:textId="77777777" w:rsidR="0014495F" w:rsidRPr="0022279A" w:rsidRDefault="0014495F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36EBE47" w14:textId="77777777" w:rsidR="0014495F" w:rsidRPr="0022279A" w:rsidRDefault="0014495F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495F" w:rsidRPr="0022279A" w14:paraId="23FD0B3A" w14:textId="77777777" w:rsidTr="0014495F">
        <w:tc>
          <w:tcPr>
            <w:tcW w:w="851" w:type="dxa"/>
          </w:tcPr>
          <w:p w14:paraId="520DB6B5" w14:textId="77777777" w:rsidR="0014495F" w:rsidRPr="0022279A" w:rsidRDefault="0014495F" w:rsidP="0014495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73272C32" w14:textId="7C42AEDA" w:rsidR="0014495F" w:rsidRPr="0022279A" w:rsidRDefault="00AA791F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FacMain</w:t>
            </w:r>
          </w:p>
        </w:tc>
        <w:tc>
          <w:tcPr>
            <w:tcW w:w="4110" w:type="dxa"/>
          </w:tcPr>
          <w:p w14:paraId="40D77054" w14:textId="5C6F844E" w:rsidR="0014495F" w:rsidRPr="0022279A" w:rsidRDefault="00AA791F" w:rsidP="0014495F">
            <w:pPr>
              <w:rPr>
                <w:rFonts w:ascii="標楷體" w:eastAsia="標楷體" w:hAnsi="標楷體"/>
              </w:rPr>
            </w:pPr>
            <w:r w:rsidRPr="00AA791F">
              <w:rPr>
                <w:rFonts w:ascii="標楷體" w:eastAsia="標楷體" w:hAnsi="標楷體" w:hint="eastAsia"/>
              </w:rPr>
              <w:t>額度主檔</w:t>
            </w:r>
          </w:p>
        </w:tc>
      </w:tr>
      <w:tr w:rsidR="0014495F" w:rsidRPr="0022279A" w14:paraId="4DB317EF" w14:textId="77777777" w:rsidTr="0014495F">
        <w:tc>
          <w:tcPr>
            <w:tcW w:w="851" w:type="dxa"/>
          </w:tcPr>
          <w:p w14:paraId="3DA47933" w14:textId="77777777" w:rsidR="0014495F" w:rsidRPr="0022279A" w:rsidRDefault="0014495F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69CA7E27" w14:textId="5A79C91C" w:rsidR="0014495F" w:rsidRPr="00F92C37" w:rsidRDefault="00AA791F" w:rsidP="0014495F">
            <w:pPr>
              <w:rPr>
                <w:rFonts w:ascii="標楷體" w:eastAsia="標楷體" w:hAnsi="標楷體"/>
              </w:rPr>
            </w:pPr>
            <w:r w:rsidRPr="00AA791F">
              <w:rPr>
                <w:rFonts w:ascii="標楷體" w:eastAsia="標楷體" w:hAnsi="標楷體"/>
              </w:rPr>
              <w:t>TxAmlRating</w:t>
            </w:r>
          </w:p>
        </w:tc>
        <w:tc>
          <w:tcPr>
            <w:tcW w:w="4110" w:type="dxa"/>
          </w:tcPr>
          <w:p w14:paraId="18569C33" w14:textId="7B791167" w:rsidR="0014495F" w:rsidRPr="00F92C37" w:rsidRDefault="00AA791F" w:rsidP="0014495F">
            <w:pPr>
              <w:rPr>
                <w:rFonts w:ascii="標楷體" w:eastAsia="標楷體" w:hAnsi="標楷體"/>
              </w:rPr>
            </w:pPr>
            <w:r w:rsidRPr="00AA791F">
              <w:rPr>
                <w:rFonts w:ascii="標楷體" w:eastAsia="標楷體" w:hAnsi="標楷體" w:hint="eastAsia"/>
              </w:rPr>
              <w:t>Eloan評級</w:t>
            </w:r>
            <w:r>
              <w:rPr>
                <w:rFonts w:ascii="標楷體" w:eastAsia="標楷體" w:hAnsi="標楷體" w:hint="eastAsia"/>
              </w:rPr>
              <w:t>檔</w:t>
            </w:r>
          </w:p>
        </w:tc>
      </w:tr>
    </w:tbl>
    <w:p w14:paraId="6AAA09A2" w14:textId="77777777" w:rsidR="0014495F" w:rsidRDefault="0014495F" w:rsidP="0014495F">
      <w:pPr>
        <w:ind w:left="1440"/>
      </w:pPr>
    </w:p>
    <w:p w14:paraId="18407594" w14:textId="77777777" w:rsidR="0014495F" w:rsidRPr="004A1C2C" w:rsidRDefault="0014495F" w:rsidP="0014495F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7BEB6D8D" w14:textId="1E415BA9" w:rsidR="0014495F" w:rsidRDefault="003A1593" w:rsidP="0014495F">
      <w:pPr>
        <w:rPr>
          <w:noProof/>
        </w:rPr>
      </w:pPr>
      <w:r w:rsidRPr="003A1593">
        <w:rPr>
          <w:noProof/>
        </w:rPr>
        <w:drawing>
          <wp:inline distT="0" distB="0" distL="0" distR="0" wp14:anchorId="4C661BA4" wp14:editId="2439AA2C">
            <wp:extent cx="6479540" cy="1463675"/>
            <wp:effectExtent l="0" t="0" r="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C2AC" w14:textId="77777777" w:rsidR="0014495F" w:rsidRDefault="0014495F" w:rsidP="0014495F">
      <w:pPr>
        <w:ind w:left="1440"/>
      </w:pPr>
    </w:p>
    <w:p w14:paraId="76F6EB1E" w14:textId="77777777" w:rsidR="0014495F" w:rsidRPr="009C6A42" w:rsidRDefault="0014495F" w:rsidP="0014495F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79A6C54C" w14:textId="77777777" w:rsidR="0014495F" w:rsidRDefault="0014495F" w:rsidP="0014495F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4495F" w:rsidRPr="00F5236F" w14:paraId="317C0AAE" w14:textId="77777777" w:rsidTr="0014495F">
        <w:tc>
          <w:tcPr>
            <w:tcW w:w="848" w:type="dxa"/>
            <w:shd w:val="clear" w:color="auto" w:fill="D9D9D9" w:themeFill="background1" w:themeFillShade="D9"/>
          </w:tcPr>
          <w:p w14:paraId="0DEBE7ED" w14:textId="77777777" w:rsidR="0014495F" w:rsidRPr="00F5236F" w:rsidRDefault="0014495F" w:rsidP="0014495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2E2D378E" w14:textId="77777777" w:rsidR="0014495F" w:rsidRPr="00F5236F" w:rsidRDefault="0014495F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17B90EDE" w14:textId="77777777" w:rsidR="0014495F" w:rsidRPr="00F5236F" w:rsidRDefault="0014495F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495F" w:rsidRPr="00F5236F" w14:paraId="69CF9EC1" w14:textId="77777777" w:rsidTr="0014495F">
        <w:tc>
          <w:tcPr>
            <w:tcW w:w="848" w:type="dxa"/>
          </w:tcPr>
          <w:p w14:paraId="7EB2793E" w14:textId="77777777" w:rsidR="0014495F" w:rsidRPr="00F5236F" w:rsidRDefault="0014495F" w:rsidP="0014495F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FE23D08" w14:textId="77777777" w:rsidR="0014495F" w:rsidRDefault="0014495F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454C18F9" w14:textId="77777777" w:rsidR="0014495F" w:rsidRDefault="0014495F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1366E3B9" w14:textId="77777777" w:rsidR="0014495F" w:rsidRPr="00651325" w:rsidRDefault="0014495F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466E11E" w14:textId="77777777" w:rsidR="00AA791F" w:rsidRDefault="00AA791F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依輸入條件檢核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09A114F3" w14:textId="77777777" w:rsidR="001750DA" w:rsidRDefault="00AA791F" w:rsidP="001750D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(1).依</w:t>
            </w:r>
            <w:r w:rsidRPr="000454CF">
              <w:rPr>
                <w:rFonts w:ascii="標楷體" w:eastAsia="標楷體" w:hAnsi="標楷體" w:hint="eastAsia"/>
                <w:lang w:eastAsia="zh-HK"/>
              </w:rPr>
              <w:t>「</w:t>
            </w:r>
            <w:r>
              <w:rPr>
                <w:rFonts w:ascii="標楷體" w:eastAsia="標楷體" w:hAnsi="標楷體" w:hint="eastAsia"/>
              </w:rPr>
              <w:t>借戶戶號</w:t>
            </w:r>
            <w:r w:rsidRPr="000454CF"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>檢核是否存在於[額度主檔</w:t>
            </w:r>
            <w:r>
              <w:rPr>
                <w:rFonts w:ascii="標楷體" w:eastAsia="標楷體" w:hAnsi="標楷體"/>
              </w:rPr>
              <w:t>(FacMain</w:t>
            </w:r>
            <w:r>
              <w:rPr>
                <w:rFonts w:ascii="標楷體" w:eastAsia="標楷體" w:hAnsi="標楷體" w:hint="eastAsia"/>
              </w:rPr>
              <w:t>)]，</w:t>
            </w:r>
            <w:r w:rsidR="001750DA">
              <w:rPr>
                <w:rFonts w:ascii="標楷體" w:eastAsia="標楷體" w:hAnsi="標楷體" w:hint="eastAsia"/>
              </w:rPr>
              <w:t>不</w:t>
            </w:r>
          </w:p>
          <w:p w14:paraId="5D0D9725" w14:textId="225E8F61" w:rsidR="001750DA" w:rsidRDefault="001750DA" w:rsidP="001750D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存在則</w:t>
            </w:r>
            <w:r w:rsidRPr="00651325">
              <w:rPr>
                <w:rFonts w:ascii="標楷體" w:eastAsia="標楷體" w:hAnsi="標楷體" w:hint="eastAsia"/>
                <w:lang w:eastAsia="zh-HK"/>
              </w:rPr>
              <w:t>顯示</w:t>
            </w:r>
            <w:r>
              <w:rPr>
                <w:rFonts w:ascii="標楷體" w:eastAsia="標楷體" w:hAnsi="標楷體" w:hint="eastAsia"/>
                <w:lang w:eastAsia="zh-HK"/>
              </w:rPr>
              <w:t>錯</w:t>
            </w:r>
            <w:r>
              <w:rPr>
                <w:rFonts w:ascii="標楷體" w:eastAsia="標楷體" w:hAnsi="標楷體" w:hint="eastAsia"/>
              </w:rPr>
              <w:t>誤</w:t>
            </w:r>
            <w:r w:rsidRPr="00651325">
              <w:rPr>
                <w:rFonts w:ascii="標楷體" w:eastAsia="標楷體" w:hAnsi="標楷體" w:hint="eastAsia"/>
                <w:lang w:eastAsia="zh-HK"/>
              </w:rPr>
              <w:t>訊息"</w:t>
            </w:r>
            <w:r>
              <w:t xml:space="preserve"> </w:t>
            </w:r>
            <w:r>
              <w:rPr>
                <w:rFonts w:ascii="標楷體" w:eastAsia="標楷體" w:hAnsi="標楷體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</w:t>
            </w:r>
            <w:r w:rsidRPr="00651325">
              <w:rPr>
                <w:rFonts w:ascii="標楷體" w:eastAsia="標楷體" w:hAnsi="標楷體" w:hint="eastAsia"/>
              </w:rPr>
              <w:t>:</w:t>
            </w:r>
            <w:r w:rsidRPr="0008323D">
              <w:rPr>
                <w:rFonts w:ascii="標楷體" w:eastAsia="標楷體" w:hAnsi="標楷體" w:hint="eastAsia"/>
              </w:rPr>
              <w:t>查詢資料不存在</w:t>
            </w:r>
            <w:r w:rsidRPr="00651325">
              <w:rPr>
                <w:rFonts w:ascii="標楷體" w:eastAsia="標楷體" w:hAnsi="標楷體" w:hint="eastAsia"/>
              </w:rPr>
              <w:t>"</w:t>
            </w:r>
          </w:p>
          <w:p w14:paraId="563A91DA" w14:textId="77777777" w:rsidR="001750DA" w:rsidRDefault="001750DA" w:rsidP="001750D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color w:val="000000"/>
              </w:rPr>
              <w:t>依</w:t>
            </w:r>
            <w:r w:rsidRPr="000454CF">
              <w:rPr>
                <w:rFonts w:ascii="標楷體" w:eastAsia="標楷體" w:hAnsi="標楷體" w:hint="eastAsia"/>
                <w:lang w:eastAsia="zh-HK"/>
              </w:rPr>
              <w:t>「</w:t>
            </w:r>
            <w:r w:rsidRPr="0014495F">
              <w:rPr>
                <w:rFonts w:ascii="標楷體" w:eastAsia="標楷體" w:hAnsi="標楷體" w:hint="eastAsia"/>
              </w:rPr>
              <w:t>eLoan案件編號</w:t>
            </w:r>
            <w:r w:rsidRPr="000454CF"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>檢核是否存在於[額度主檔</w:t>
            </w:r>
          </w:p>
          <w:p w14:paraId="5C773619" w14:textId="77777777" w:rsidR="001750DA" w:rsidRDefault="001750DA" w:rsidP="001750D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/>
              </w:rPr>
              <w:t>(FacMain</w:t>
            </w:r>
            <w:r>
              <w:rPr>
                <w:rFonts w:ascii="標楷體" w:eastAsia="標楷體" w:hAnsi="標楷體" w:hint="eastAsia"/>
              </w:rPr>
              <w:t>)]，不存在則</w:t>
            </w:r>
            <w:r w:rsidRPr="00651325">
              <w:rPr>
                <w:rFonts w:ascii="標楷體" w:eastAsia="標楷體" w:hAnsi="標楷體" w:hint="eastAsia"/>
                <w:lang w:eastAsia="zh-HK"/>
              </w:rPr>
              <w:t>顯示</w:t>
            </w:r>
            <w:r>
              <w:rPr>
                <w:rFonts w:ascii="標楷體" w:eastAsia="標楷體" w:hAnsi="標楷體" w:hint="eastAsia"/>
                <w:lang w:eastAsia="zh-HK"/>
              </w:rPr>
              <w:t>錯</w:t>
            </w:r>
            <w:r>
              <w:rPr>
                <w:rFonts w:ascii="標楷體" w:eastAsia="標楷體" w:hAnsi="標楷體" w:hint="eastAsia"/>
              </w:rPr>
              <w:t>誤</w:t>
            </w:r>
            <w:r w:rsidRPr="00651325">
              <w:rPr>
                <w:rFonts w:ascii="標楷體" w:eastAsia="標楷體" w:hAnsi="標楷體" w:hint="eastAsia"/>
                <w:lang w:eastAsia="zh-HK"/>
              </w:rPr>
              <w:t>訊息</w:t>
            </w:r>
          </w:p>
          <w:p w14:paraId="58265CB0" w14:textId="6457D61B" w:rsidR="001750DA" w:rsidRDefault="001750DA" w:rsidP="001750D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</w:t>
            </w:r>
            <w:r w:rsidRPr="00651325">
              <w:rPr>
                <w:rFonts w:ascii="標楷體" w:eastAsia="標楷體" w:hAnsi="標楷體" w:hint="eastAsia"/>
                <w:lang w:eastAsia="zh-HK"/>
              </w:rPr>
              <w:t>"</w:t>
            </w:r>
            <w:r>
              <w:t xml:space="preserve"> </w:t>
            </w:r>
            <w:r>
              <w:rPr>
                <w:rFonts w:ascii="標楷體" w:eastAsia="標楷體" w:hAnsi="標楷體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</w:t>
            </w:r>
            <w:r w:rsidRPr="00651325">
              <w:rPr>
                <w:rFonts w:ascii="標楷體" w:eastAsia="標楷體" w:hAnsi="標楷體" w:hint="eastAsia"/>
              </w:rPr>
              <w:t>:</w:t>
            </w:r>
            <w:r w:rsidRPr="0008323D">
              <w:rPr>
                <w:rFonts w:ascii="標楷體" w:eastAsia="標楷體" w:hAnsi="標楷體" w:hint="eastAsia"/>
              </w:rPr>
              <w:t>查詢資料不存在</w:t>
            </w:r>
            <w:r w:rsidRPr="00651325">
              <w:rPr>
                <w:rFonts w:ascii="標楷體" w:eastAsia="標楷體" w:hAnsi="標楷體" w:hint="eastAsia"/>
              </w:rPr>
              <w:t>"</w:t>
            </w:r>
          </w:p>
          <w:p w14:paraId="46071C04" w14:textId="77777777" w:rsidR="001750DA" w:rsidRDefault="001750DA" w:rsidP="001750D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3.依上述檢核[額度主檔</w:t>
            </w:r>
            <w:r>
              <w:rPr>
                <w:rFonts w:ascii="標楷體" w:eastAsia="標楷體" w:hAnsi="標楷體"/>
              </w:rPr>
              <w:t>(FacMain</w:t>
            </w:r>
            <w:r>
              <w:rPr>
                <w:rFonts w:ascii="標楷體" w:eastAsia="標楷體" w:hAnsi="標楷體" w:hint="eastAsia"/>
              </w:rPr>
              <w:t>)]的資料檢核該[</w:t>
            </w:r>
            <w:r w:rsidRPr="001750DA">
              <w:rPr>
                <w:rFonts w:ascii="標楷體" w:eastAsia="標楷體" w:hAnsi="標楷體" w:hint="eastAsia"/>
              </w:rPr>
              <w:t>徵審系統案號</w:t>
            </w:r>
          </w:p>
          <w:p w14:paraId="698D92D2" w14:textId="77777777" w:rsidR="001750DA" w:rsidRDefault="001750DA" w:rsidP="001750D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 w:rsidRPr="001750DA">
              <w:rPr>
                <w:rFonts w:ascii="標楷體" w:eastAsia="標楷體" w:hAnsi="標楷體"/>
              </w:rPr>
              <w:t>CreditSysNo</w:t>
            </w:r>
            <w:r>
              <w:rPr>
                <w:rFonts w:ascii="標楷體" w:eastAsia="標楷體" w:hAnsi="標楷體" w:hint="eastAsia"/>
              </w:rPr>
              <w:t>)]是否存在於[</w:t>
            </w:r>
            <w:r w:rsidRPr="00AA791F">
              <w:rPr>
                <w:rFonts w:ascii="標楷體" w:eastAsia="標楷體" w:hAnsi="標楷體" w:hint="eastAsia"/>
              </w:rPr>
              <w:t>Eloan評級</w:t>
            </w:r>
            <w:r>
              <w:rPr>
                <w:rFonts w:ascii="標楷體" w:eastAsia="標楷體" w:hAnsi="標楷體" w:hint="eastAsia"/>
              </w:rPr>
              <w:t>檔(</w:t>
            </w:r>
            <w:r w:rsidRPr="00AA791F">
              <w:rPr>
                <w:rFonts w:ascii="標楷體" w:eastAsia="標楷體" w:hAnsi="標楷體"/>
              </w:rPr>
              <w:t>TxAmlRating</w:t>
            </w:r>
            <w:r>
              <w:rPr>
                <w:rFonts w:ascii="標楷體" w:eastAsia="標楷體" w:hAnsi="標楷體" w:hint="eastAsia"/>
              </w:rPr>
              <w:t>)]的</w:t>
            </w:r>
          </w:p>
          <w:p w14:paraId="054ADA18" w14:textId="77777777" w:rsidR="001750DA" w:rsidRDefault="001750DA" w:rsidP="001750D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[</w:t>
            </w:r>
            <w:r w:rsidRPr="001750DA">
              <w:rPr>
                <w:rFonts w:ascii="標楷體" w:eastAsia="標楷體" w:hAnsi="標楷體" w:hint="eastAsia"/>
              </w:rPr>
              <w:t>案號</w:t>
            </w:r>
            <w:r>
              <w:rPr>
                <w:rFonts w:ascii="標楷體" w:eastAsia="標楷體" w:hAnsi="標楷體" w:hint="eastAsia"/>
              </w:rPr>
              <w:t>(</w:t>
            </w:r>
            <w:r w:rsidRPr="001750DA">
              <w:rPr>
                <w:rFonts w:ascii="標楷體" w:eastAsia="標楷體" w:hAnsi="標楷體"/>
              </w:rPr>
              <w:t>CaseNo</w:t>
            </w:r>
            <w:r>
              <w:rPr>
                <w:rFonts w:ascii="標楷體" w:eastAsia="標楷體" w:hAnsi="標楷體" w:hint="eastAsia"/>
              </w:rPr>
              <w:t>)]，不存在則</w:t>
            </w:r>
            <w:r w:rsidRPr="00651325">
              <w:rPr>
                <w:rFonts w:ascii="標楷體" w:eastAsia="標楷體" w:hAnsi="標楷體" w:hint="eastAsia"/>
                <w:lang w:eastAsia="zh-HK"/>
              </w:rPr>
              <w:t>顯示</w:t>
            </w:r>
            <w:r>
              <w:rPr>
                <w:rFonts w:ascii="標楷體" w:eastAsia="標楷體" w:hAnsi="標楷體" w:hint="eastAsia"/>
                <w:lang w:eastAsia="zh-HK"/>
              </w:rPr>
              <w:t>錯</w:t>
            </w:r>
            <w:r>
              <w:rPr>
                <w:rFonts w:ascii="標楷體" w:eastAsia="標楷體" w:hAnsi="標楷體" w:hint="eastAsia"/>
              </w:rPr>
              <w:t>誤</w:t>
            </w:r>
            <w:r w:rsidRPr="00651325">
              <w:rPr>
                <w:rFonts w:ascii="標楷體" w:eastAsia="標楷體" w:hAnsi="標楷體" w:hint="eastAsia"/>
                <w:lang w:eastAsia="zh-HK"/>
              </w:rPr>
              <w:t>訊息</w:t>
            </w:r>
          </w:p>
          <w:p w14:paraId="20AF2FDE" w14:textId="291F47F8" w:rsidR="001750DA" w:rsidRPr="001750DA" w:rsidRDefault="001750DA" w:rsidP="001750D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651325">
              <w:rPr>
                <w:rFonts w:ascii="標楷體" w:eastAsia="標楷體" w:hAnsi="標楷體" w:hint="eastAsia"/>
                <w:lang w:eastAsia="zh-HK"/>
              </w:rPr>
              <w:t>"</w:t>
            </w:r>
            <w:r>
              <w:t xml:space="preserve"> </w:t>
            </w:r>
            <w:r>
              <w:rPr>
                <w:rFonts w:ascii="標楷體" w:eastAsia="標楷體" w:hAnsi="標楷體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</w:t>
            </w:r>
            <w:r w:rsidRPr="00651325">
              <w:rPr>
                <w:rFonts w:ascii="標楷體" w:eastAsia="標楷體" w:hAnsi="標楷體" w:hint="eastAsia"/>
              </w:rPr>
              <w:t>:</w:t>
            </w:r>
            <w:r w:rsidRPr="0008323D">
              <w:rPr>
                <w:rFonts w:ascii="標楷體" w:eastAsia="標楷體" w:hAnsi="標楷體" w:hint="eastAsia"/>
              </w:rPr>
              <w:t>查詢資料不存在</w:t>
            </w:r>
            <w:r w:rsidRPr="00651325">
              <w:rPr>
                <w:rFonts w:ascii="標楷體" w:eastAsia="標楷體" w:hAnsi="標楷體" w:hint="eastAsia"/>
              </w:rPr>
              <w:t>"</w:t>
            </w:r>
          </w:p>
          <w:p w14:paraId="089C3279" w14:textId="1251C272" w:rsidR="0014495F" w:rsidRPr="00293C02" w:rsidRDefault="0014495F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B48FAEF" w14:textId="77777777" w:rsidR="0014495F" w:rsidRDefault="0014495F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14495F" w:rsidRPr="00F5236F" w14:paraId="2698E4DD" w14:textId="77777777" w:rsidTr="0014495F">
        <w:tc>
          <w:tcPr>
            <w:tcW w:w="848" w:type="dxa"/>
          </w:tcPr>
          <w:p w14:paraId="5D0A3CBC" w14:textId="77777777" w:rsidR="0014495F" w:rsidRDefault="0014495F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6CC8E457" w14:textId="77777777" w:rsidR="0014495F" w:rsidRDefault="0014495F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71ECDAF5" w14:textId="77777777" w:rsidR="0014495F" w:rsidRDefault="0014495F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4495F" w:rsidRPr="00F5236F" w14:paraId="64FA8AC4" w14:textId="77777777" w:rsidTr="0014495F">
        <w:tc>
          <w:tcPr>
            <w:tcW w:w="848" w:type="dxa"/>
          </w:tcPr>
          <w:p w14:paraId="5290AF80" w14:textId="77777777" w:rsidR="0014495F" w:rsidRDefault="0014495F" w:rsidP="0014495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13A9AAB4" w14:textId="77777777" w:rsidR="0014495F" w:rsidRDefault="0014495F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6F066FC3" w14:textId="77777777" w:rsidR="0014495F" w:rsidRDefault="0014495F" w:rsidP="0014495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6DA8A02B" w14:textId="77777777" w:rsidR="0014495F" w:rsidRDefault="0014495F" w:rsidP="0014495F">
      <w:pPr>
        <w:ind w:left="1440"/>
      </w:pPr>
    </w:p>
    <w:p w14:paraId="791572CD" w14:textId="77777777" w:rsidR="0014495F" w:rsidRPr="007C1268" w:rsidRDefault="0014495F" w:rsidP="0014495F">
      <w:pPr>
        <w:pStyle w:val="a"/>
      </w:pPr>
      <w:r w:rsidRPr="007C1268">
        <w:t>輸入畫面資料說明</w:t>
      </w:r>
    </w:p>
    <w:p w14:paraId="46E212F1" w14:textId="77777777" w:rsidR="0014495F" w:rsidRDefault="0014495F" w:rsidP="0014495F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4495F" w:rsidRPr="00456B60" w14:paraId="2F81102F" w14:textId="77777777" w:rsidTr="0014495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9FD73C0" w14:textId="77777777" w:rsidR="0014495F" w:rsidRPr="00456B60" w:rsidRDefault="0014495F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3B4E828A" w14:textId="77777777" w:rsidR="0014495F" w:rsidRPr="00456B60" w:rsidRDefault="0014495F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4DF2B04A" w14:textId="77777777" w:rsidR="0014495F" w:rsidRPr="00456B60" w:rsidRDefault="0014495F" w:rsidP="0014495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261DDA6" w14:textId="77777777" w:rsidR="0014495F" w:rsidRPr="00456B60" w:rsidRDefault="0014495F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495F" w:rsidRPr="00456B60" w14:paraId="2D13B643" w14:textId="77777777" w:rsidTr="0014495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05569DB0" w14:textId="77777777" w:rsidR="0014495F" w:rsidRPr="00456B60" w:rsidRDefault="0014495F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66EC2EC5" w14:textId="77777777" w:rsidR="0014495F" w:rsidRPr="00456B60" w:rsidRDefault="0014495F" w:rsidP="0014495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0DCB2080" w14:textId="77777777" w:rsidR="0014495F" w:rsidRPr="00456B60" w:rsidRDefault="0014495F" w:rsidP="0014495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4AA7550" w14:textId="77777777" w:rsidR="0014495F" w:rsidRPr="00456B60" w:rsidRDefault="0014495F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5A635B59" w14:textId="77777777" w:rsidR="0014495F" w:rsidRPr="00456B60" w:rsidRDefault="0014495F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30B444A4" w14:textId="77777777" w:rsidR="0014495F" w:rsidRPr="00456B60" w:rsidRDefault="0014495F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0EBA2338" w14:textId="77777777" w:rsidR="0014495F" w:rsidRPr="00456B60" w:rsidRDefault="0014495F" w:rsidP="0014495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15E5D471" w14:textId="77777777" w:rsidR="0014495F" w:rsidRPr="00456B60" w:rsidRDefault="0014495F" w:rsidP="0014495F">
            <w:pPr>
              <w:rPr>
                <w:rFonts w:ascii="標楷體" w:eastAsia="標楷體" w:hAnsi="標楷體"/>
              </w:rPr>
            </w:pPr>
          </w:p>
        </w:tc>
      </w:tr>
      <w:tr w:rsidR="003A1593" w:rsidRPr="00456B60" w14:paraId="22ED54F1" w14:textId="77777777" w:rsidTr="00AA791F">
        <w:trPr>
          <w:trHeight w:val="244"/>
          <w:jc w:val="center"/>
        </w:trPr>
        <w:tc>
          <w:tcPr>
            <w:tcW w:w="10322" w:type="dxa"/>
            <w:gridSpan w:val="8"/>
          </w:tcPr>
          <w:p w14:paraId="38D6C917" w14:textId="742AD6AE" w:rsidR="003A1593" w:rsidRPr="001B4EDF" w:rsidRDefault="003A1593" w:rsidP="0014495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Pr="00AF6D18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以下欄位</w:t>
            </w:r>
            <w:r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</w:rPr>
              <w:t>借戶戶號]</w:t>
            </w:r>
            <w:r w:rsidRPr="00AF6D18"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 w:hint="eastAsia"/>
              </w:rPr>
              <w:t>[</w:t>
            </w:r>
            <w:r w:rsidRPr="0014495F">
              <w:rPr>
                <w:rFonts w:ascii="標楷體" w:eastAsia="標楷體" w:hAnsi="標楷體" w:hint="eastAsia"/>
              </w:rPr>
              <w:t>eLoan案件編號</w:t>
            </w:r>
            <w:r>
              <w:rPr>
                <w:rFonts w:ascii="標楷體" w:eastAsia="標楷體" w:hAnsi="標楷體" w:hint="eastAsia"/>
              </w:rPr>
              <w:t>]</w:t>
            </w:r>
            <w:r w:rsidRPr="00AF6D18">
              <w:rPr>
                <w:rFonts w:ascii="標楷體" w:eastAsia="標楷體" w:hAnsi="標楷體" w:hint="eastAsia"/>
              </w:rPr>
              <w:t>擇一輸入</w:t>
            </w:r>
          </w:p>
        </w:tc>
      </w:tr>
      <w:tr w:rsidR="003A1593" w:rsidRPr="00456B60" w14:paraId="5147AF44" w14:textId="77777777" w:rsidTr="0014495F">
        <w:trPr>
          <w:trHeight w:val="244"/>
          <w:jc w:val="center"/>
        </w:trPr>
        <w:tc>
          <w:tcPr>
            <w:tcW w:w="530" w:type="dxa"/>
          </w:tcPr>
          <w:p w14:paraId="6843FF8E" w14:textId="39D87FE6" w:rsidR="003A1593" w:rsidRPr="00456B60" w:rsidRDefault="003A1593" w:rsidP="003A1593">
            <w:pPr>
              <w:rPr>
                <w:rFonts w:ascii="標楷體" w:eastAsia="標楷體" w:hAnsi="標楷體"/>
                <w:color w:val="000000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308" w:type="dxa"/>
          </w:tcPr>
          <w:p w14:paraId="13AFD4EA" w14:textId="6866E664" w:rsidR="003A1593" w:rsidRPr="00456B60" w:rsidRDefault="003A1593" w:rsidP="003A1593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借戶戶號</w:t>
            </w:r>
          </w:p>
        </w:tc>
        <w:tc>
          <w:tcPr>
            <w:tcW w:w="783" w:type="dxa"/>
          </w:tcPr>
          <w:p w14:paraId="5B87BED1" w14:textId="1E49AE63" w:rsidR="003A1593" w:rsidRPr="00456B60" w:rsidRDefault="003A1593" w:rsidP="003A15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1B03F68" w14:textId="77777777" w:rsidR="003A1593" w:rsidRPr="00456B60" w:rsidRDefault="003A1593" w:rsidP="003A1593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17D2656" w14:textId="77777777" w:rsidR="003A1593" w:rsidRPr="00456B60" w:rsidRDefault="003A1593" w:rsidP="003A1593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9349BDF" w14:textId="77777777" w:rsidR="003A1593" w:rsidRPr="00456B60" w:rsidRDefault="003A1593" w:rsidP="003A1593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124C7056" w14:textId="0C8E5C96" w:rsidR="003A1593" w:rsidRPr="00456B60" w:rsidRDefault="003A1593" w:rsidP="003A1593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822D64F" w14:textId="2FC66053" w:rsidR="003A1593" w:rsidRDefault="003A1593" w:rsidP="003A1593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3221E0">
              <w:rPr>
                <w:rFonts w:ascii="標楷體" w:eastAsia="標楷體" w:hAnsi="標楷體" w:hint="eastAsia"/>
              </w:rPr>
              <w:t>限輸入數字</w:t>
            </w:r>
          </w:p>
          <w:p w14:paraId="55A90C3F" w14:textId="01E53B7E" w:rsidR="003221E0" w:rsidRPr="00456B60" w:rsidRDefault="003221E0" w:rsidP="003A1593">
            <w:pPr>
              <w:snapToGrid w:val="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2.若有輸入數字，</w:t>
            </w:r>
            <w:r w:rsidRPr="0008323D">
              <w:rPr>
                <w:rFonts w:ascii="標楷體" w:eastAsia="標楷體" w:hAnsi="標楷體" w:hint="eastAsia"/>
              </w:rPr>
              <w:t>檢</w:t>
            </w:r>
            <w:r w:rsidRPr="0008323D">
              <w:rPr>
                <w:rFonts w:ascii="標楷體" w:eastAsia="標楷體" w:hAnsi="標楷體" w:hint="eastAsia"/>
                <w:lang w:eastAsia="zh-HK"/>
              </w:rPr>
              <w:t>查</w:t>
            </w:r>
            <w:r>
              <w:rPr>
                <w:rFonts w:ascii="標楷體" w:eastAsia="標楷體" w:hAnsi="標楷體" w:hint="eastAsia"/>
              </w:rPr>
              <w:t>[</w:t>
            </w:r>
            <w:r w:rsidR="00AA75CE">
              <w:rPr>
                <w:rFonts w:ascii="標楷體" w:eastAsia="標楷體" w:hAnsi="標楷體" w:hint="eastAsia"/>
              </w:rPr>
              <w:t>借戶戶號</w:t>
            </w:r>
            <w:r>
              <w:rPr>
                <w:rFonts w:ascii="標楷體" w:eastAsia="標楷體" w:hAnsi="標楷體" w:hint="eastAsia"/>
              </w:rPr>
              <w:t>]</w:t>
            </w:r>
            <w:r w:rsidRPr="0008323D">
              <w:rPr>
                <w:rFonts w:ascii="標楷體" w:eastAsia="標楷體" w:hAnsi="標楷體" w:hint="eastAsia"/>
              </w:rPr>
              <w:t>, 是否存在於</w:t>
            </w:r>
            <w:r>
              <w:rPr>
                <w:rFonts w:ascii="標楷體" w:eastAsia="標楷體" w:hAnsi="標楷體" w:hint="eastAsia"/>
              </w:rPr>
              <w:t>[</w:t>
            </w:r>
            <w:r w:rsidRPr="00F533E6">
              <w:rPr>
                <w:rFonts w:ascii="標楷體" w:eastAsia="標楷體" w:hAnsi="標楷體" w:hint="eastAsia"/>
              </w:rPr>
              <w:t>客戶資料主檔</w:t>
            </w:r>
            <w:r w:rsidRPr="0008323D">
              <w:rPr>
                <w:rFonts w:ascii="標楷體" w:eastAsia="標楷體" w:hAnsi="標楷體" w:hint="eastAsia"/>
              </w:rPr>
              <w:t>(</w:t>
            </w:r>
            <w:r w:rsidRPr="006306B3">
              <w:rPr>
                <w:rFonts w:ascii="標楷體" w:eastAsia="標楷體" w:hAnsi="標楷體"/>
              </w:rPr>
              <w:t>CustMain</w:t>
            </w:r>
            <w:r w:rsidRPr="0008323D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 w:rsidRPr="0008323D">
              <w:rPr>
                <w:rFonts w:ascii="標楷體" w:eastAsia="標楷體" w:hAnsi="標楷體" w:hint="eastAsia"/>
              </w:rPr>
              <w:t>,</w:t>
            </w:r>
            <w:r w:rsidRPr="0008323D">
              <w:rPr>
                <w:rFonts w:ascii="標楷體" w:eastAsia="標楷體" w:hAnsi="標楷體" w:hint="eastAsia"/>
                <w:lang w:eastAsia="zh-HK"/>
              </w:rPr>
              <w:t>不存在時顯示</w:t>
            </w:r>
            <w:r w:rsidRPr="0008323D"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 w:hint="eastAsia"/>
              </w:rPr>
              <w:t>E</w:t>
            </w:r>
            <w:r>
              <w:rPr>
                <w:rFonts w:ascii="標楷體" w:eastAsia="標楷體" w:hAnsi="標楷體"/>
              </w:rPr>
              <w:t>0001:</w:t>
            </w:r>
            <w:r w:rsidRPr="0008323D">
              <w:rPr>
                <w:rFonts w:ascii="標楷體" w:eastAsia="標楷體" w:hAnsi="標楷體" w:hint="eastAsia"/>
              </w:rPr>
              <w:t>查詢資料不存在"</w:t>
            </w:r>
          </w:p>
        </w:tc>
      </w:tr>
      <w:tr w:rsidR="003A1593" w:rsidRPr="00181DFC" w14:paraId="38F03BEB" w14:textId="77777777" w:rsidTr="0014495F">
        <w:trPr>
          <w:trHeight w:val="244"/>
          <w:jc w:val="center"/>
        </w:trPr>
        <w:tc>
          <w:tcPr>
            <w:tcW w:w="530" w:type="dxa"/>
          </w:tcPr>
          <w:p w14:paraId="461BB080" w14:textId="578968A6" w:rsidR="003A1593" w:rsidRPr="00181DFC" w:rsidRDefault="003A1593" w:rsidP="003A15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2F4EEE73" w14:textId="3E93ED93" w:rsidR="003A1593" w:rsidRPr="00181DFC" w:rsidRDefault="003A1593" w:rsidP="003A1593">
            <w:pPr>
              <w:rPr>
                <w:rFonts w:ascii="標楷體" w:eastAsia="標楷體" w:hAnsi="標楷體"/>
              </w:rPr>
            </w:pPr>
            <w:r w:rsidRPr="0014495F">
              <w:rPr>
                <w:rFonts w:ascii="標楷體" w:eastAsia="標楷體" w:hAnsi="標楷體" w:hint="eastAsia"/>
              </w:rPr>
              <w:t>eLoan案件編號</w:t>
            </w:r>
          </w:p>
        </w:tc>
        <w:tc>
          <w:tcPr>
            <w:tcW w:w="783" w:type="dxa"/>
          </w:tcPr>
          <w:p w14:paraId="021E845A" w14:textId="75E4BEDF" w:rsidR="003A1593" w:rsidRPr="00181DFC" w:rsidRDefault="003A1593" w:rsidP="003A15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67C82A9D" w14:textId="77777777" w:rsidR="003A1593" w:rsidRPr="00181DFC" w:rsidRDefault="003A1593" w:rsidP="003A1593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517B28A" w14:textId="77777777" w:rsidR="003A1593" w:rsidRPr="00181DFC" w:rsidRDefault="003A1593" w:rsidP="003A1593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9291904" w14:textId="77777777" w:rsidR="003A1593" w:rsidRPr="00181DFC" w:rsidRDefault="003A1593" w:rsidP="003A1593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8B1BA32" w14:textId="6B3DCDAD" w:rsidR="003A1593" w:rsidRPr="00181DFC" w:rsidRDefault="003A1593" w:rsidP="003A15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2156261" w14:textId="33D494B4" w:rsidR="003A1593" w:rsidRDefault="003A1593" w:rsidP="003A15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1.若[借戶戶號]為0則必須</w:t>
            </w:r>
          </w:p>
          <w:p w14:paraId="32FF6C92" w14:textId="77777777" w:rsidR="003A1593" w:rsidRDefault="003A1593" w:rsidP="003A15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輸入數字，否則跳過欄位，</w:t>
            </w:r>
          </w:p>
          <w:p w14:paraId="7185E6B2" w14:textId="1516D6D8" w:rsidR="003A1593" w:rsidRPr="003A1593" w:rsidRDefault="003A1593" w:rsidP="003A15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374271">
              <w:rPr>
                <w:rFonts w:ascii="標楷體" w:eastAsia="標楷體" w:hAnsi="標楷體" w:hint="eastAsia"/>
              </w:rPr>
              <w:t>檢核條件：</w:t>
            </w:r>
            <w:r>
              <w:rPr>
                <w:rFonts w:ascii="標楷體" w:eastAsia="標楷體" w:hAnsi="標楷體" w:hint="eastAsia"/>
                <w:lang w:eastAsia="zh-HK"/>
              </w:rPr>
              <w:t>不可</w:t>
            </w:r>
            <w:r>
              <w:rPr>
                <w:rFonts w:ascii="標楷體" w:eastAsia="標楷體" w:hAnsi="標楷體" w:hint="eastAsia"/>
              </w:rPr>
              <w:t>為0</w:t>
            </w:r>
            <w:r w:rsidRPr="00281B4F"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</w:t>
            </w:r>
            <w:r>
              <w:rPr>
                <w:rFonts w:ascii="標楷體" w:eastAsia="標楷體" w:hAnsi="標楷體" w:hint="eastAsia"/>
              </w:rPr>
              <w:t>2</w:t>
            </w:r>
            <w:r w:rsidRPr="00281B4F">
              <w:rPr>
                <w:rFonts w:ascii="標楷體" w:eastAsia="標楷體" w:hAnsi="標楷體"/>
              </w:rPr>
              <w:t>)</w:t>
            </w:r>
          </w:p>
        </w:tc>
      </w:tr>
    </w:tbl>
    <w:p w14:paraId="73376695" w14:textId="77777777" w:rsidR="0014495F" w:rsidRPr="00181DFC" w:rsidRDefault="0014495F" w:rsidP="0014495F">
      <w:pPr>
        <w:ind w:left="1440"/>
      </w:pPr>
    </w:p>
    <w:p w14:paraId="2F675585" w14:textId="77777777" w:rsidR="0014495F" w:rsidRDefault="0014495F" w:rsidP="0014495F">
      <w:pPr>
        <w:pStyle w:val="a"/>
      </w:pPr>
      <w:r>
        <w:rPr>
          <w:rFonts w:hint="eastAsia"/>
        </w:rPr>
        <w:t>輸出畫面</w:t>
      </w:r>
    </w:p>
    <w:p w14:paraId="2A489EAB" w14:textId="579B41E6" w:rsidR="0014495F" w:rsidRPr="00EB0B36" w:rsidRDefault="002B11E7" w:rsidP="003A1593">
      <w:r w:rsidRPr="002B11E7">
        <w:rPr>
          <w:noProof/>
        </w:rPr>
        <w:drawing>
          <wp:inline distT="0" distB="0" distL="0" distR="0" wp14:anchorId="7A3BE733" wp14:editId="5F88A283">
            <wp:extent cx="6479540" cy="248475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FC96" w14:textId="43BD6B57" w:rsidR="0014495F" w:rsidRDefault="0014495F" w:rsidP="00362851"/>
    <w:p w14:paraId="6BFBECFE" w14:textId="77777777" w:rsidR="0014495F" w:rsidRDefault="0014495F" w:rsidP="0014495F">
      <w:pPr>
        <w:pStyle w:val="a"/>
        <w:numPr>
          <w:ilvl w:val="0"/>
          <w:numId w:val="65"/>
        </w:numPr>
      </w:pPr>
      <w:r>
        <w:rPr>
          <w:rFonts w:hint="eastAsia"/>
        </w:rPr>
        <w:t>輸出畫面資料說明</w:t>
      </w:r>
    </w:p>
    <w:p w14:paraId="3ABFB8B2" w14:textId="77777777" w:rsidR="0014495F" w:rsidRPr="00AE7A9E" w:rsidRDefault="0014495F" w:rsidP="0014495F">
      <w:pPr>
        <w:ind w:left="1440"/>
      </w:pP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8"/>
        <w:gridCol w:w="1005"/>
        <w:gridCol w:w="1360"/>
        <w:gridCol w:w="4056"/>
        <w:gridCol w:w="3224"/>
      </w:tblGrid>
      <w:tr w:rsidR="0014495F" w14:paraId="0D133A4B" w14:textId="77777777" w:rsidTr="001750DA">
        <w:trPr>
          <w:tblHeader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81D5835" w14:textId="77777777" w:rsidR="0014495F" w:rsidRDefault="0014495F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CDD766" w14:textId="77777777" w:rsidR="0014495F" w:rsidRDefault="0014495F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BCD3E59" w14:textId="77777777" w:rsidR="0014495F" w:rsidRDefault="0014495F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BDD8B17" w14:textId="77777777" w:rsidR="0014495F" w:rsidRDefault="0014495F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D2DB204" w14:textId="77777777" w:rsidR="0014495F" w:rsidRDefault="0014495F" w:rsidP="0014495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F02349" w14:paraId="69FF3472" w14:textId="77777777" w:rsidTr="001750DA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6524B" w14:textId="07C57BC0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  <w:lang w:val="x-none"/>
              </w:rPr>
              <w:t>1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FDA57" w14:textId="77777777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8264D" w14:textId="5C52C232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借戶戶號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24AFC" w14:textId="743E9FBA" w:rsidR="00F02349" w:rsidRDefault="001750DA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/>
              </w:rPr>
              <w:t>FacMain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39EC7" w14:textId="3FFC7AB8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借戶戶號</w:t>
            </w:r>
          </w:p>
        </w:tc>
      </w:tr>
      <w:tr w:rsidR="00F02349" w14:paraId="43A77737" w14:textId="77777777" w:rsidTr="001750DA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BF8DD" w14:textId="44F9A3EC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  <w:lang w:val="x-none"/>
              </w:rPr>
              <w:t>2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7355D" w14:textId="77777777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70D06" w14:textId="7C1C56F4" w:rsidR="00F02349" w:rsidRDefault="00F02349" w:rsidP="00F02349">
            <w:pPr>
              <w:tabs>
                <w:tab w:val="left" w:pos="1044"/>
              </w:tabs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4495F">
              <w:rPr>
                <w:rFonts w:ascii="標楷體" w:eastAsia="標楷體" w:hAnsi="標楷體" w:hint="eastAsia"/>
              </w:rPr>
              <w:t>eLoan案件編號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69A9" w14:textId="3FDB43E7" w:rsidR="00F02349" w:rsidRDefault="001750DA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A791F">
              <w:rPr>
                <w:rFonts w:ascii="標楷體" w:eastAsia="標楷體" w:hAnsi="標楷體"/>
              </w:rPr>
              <w:t>TxAmlRating</w:t>
            </w:r>
            <w:r>
              <w:rPr>
                <w:rFonts w:ascii="標楷體" w:eastAsia="標楷體" w:hAnsi="標楷體"/>
              </w:rPr>
              <w:t>.</w:t>
            </w:r>
            <w:r w:rsidRPr="001750DA">
              <w:rPr>
                <w:rFonts w:ascii="標楷體" w:eastAsia="標楷體" w:hAnsi="標楷體"/>
              </w:rPr>
              <w:t>CaseNo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14100" w14:textId="53FCAB33" w:rsidR="00F02349" w:rsidRPr="00040F91" w:rsidRDefault="00F02349" w:rsidP="00F0234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14495F">
              <w:rPr>
                <w:rFonts w:ascii="標楷體" w:eastAsia="標楷體" w:hAnsi="標楷體" w:hint="eastAsia"/>
              </w:rPr>
              <w:t>eLoan案件編號</w:t>
            </w:r>
          </w:p>
        </w:tc>
      </w:tr>
      <w:tr w:rsidR="00F02349" w14:paraId="50D71403" w14:textId="77777777" w:rsidTr="001750DA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54722" w14:textId="0C136425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  <w:lang w:val="x-none"/>
              </w:rPr>
              <w:t>3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6A823" w14:textId="77777777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D16D1" w14:textId="034F6C7D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異動時間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10A12" w14:textId="6780153F" w:rsidR="00F02349" w:rsidRDefault="001750DA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A791F">
              <w:rPr>
                <w:rFonts w:ascii="標楷體" w:eastAsia="標楷體" w:hAnsi="標楷體"/>
              </w:rPr>
              <w:t>TxAmlRating</w:t>
            </w:r>
            <w:r>
              <w:rPr>
                <w:rFonts w:ascii="標楷體" w:eastAsia="標楷體" w:hAnsi="標楷體"/>
              </w:rPr>
              <w:t>.</w:t>
            </w:r>
            <w:r>
              <w:t xml:space="preserve"> </w:t>
            </w:r>
            <w:r w:rsidRPr="001750DA">
              <w:rPr>
                <w:rFonts w:ascii="標楷體" w:eastAsia="標楷體" w:hAnsi="標楷體"/>
              </w:rPr>
              <w:t>LastUpdate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C2C94" w14:textId="7E4D82EE" w:rsidR="00F02349" w:rsidRPr="00040F91" w:rsidRDefault="00F02349" w:rsidP="00F0234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異動時間</w:t>
            </w:r>
            <w:r w:rsidR="001750DA">
              <w:rPr>
                <w:rFonts w:ascii="標楷體" w:eastAsia="標楷體" w:hAnsi="標楷體" w:hint="eastAsia"/>
                <w:color w:val="000000"/>
                <w:lang w:val="x-none"/>
              </w:rPr>
              <w:t>(</w:t>
            </w:r>
            <w:r w:rsidR="001750DA">
              <w:rPr>
                <w:rFonts w:ascii="標楷體" w:eastAsia="標楷體" w:hAnsi="標楷體"/>
                <w:color w:val="000000"/>
                <w:lang w:val="x-none"/>
              </w:rPr>
              <w:t>YYY/MM/DD mm:ss)</w:t>
            </w:r>
          </w:p>
        </w:tc>
      </w:tr>
      <w:tr w:rsidR="00F02349" w14:paraId="720D73F2" w14:textId="77777777" w:rsidTr="001750DA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7A6A8" w14:textId="382232E5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  <w:lang w:val="x-none"/>
              </w:rPr>
              <w:t>4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66A2" w14:textId="77777777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0208" w14:textId="61783AE5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分數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DB0E" w14:textId="301A1899" w:rsidR="00F02349" w:rsidRDefault="001750DA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A791F">
              <w:rPr>
                <w:rFonts w:ascii="標楷體" w:eastAsia="標楷體" w:hAnsi="標楷體"/>
              </w:rPr>
              <w:t>TxAmlRating</w:t>
            </w:r>
            <w:r>
              <w:rPr>
                <w:rFonts w:ascii="標楷體" w:eastAsia="標楷體" w:hAnsi="標楷體"/>
              </w:rPr>
              <w:t>.</w:t>
            </w:r>
            <w:r w:rsidRPr="001750DA">
              <w:rPr>
                <w:rFonts w:ascii="標楷體" w:eastAsia="標楷體" w:hAnsi="標楷體"/>
              </w:rPr>
              <w:t>RspTotalRatingsScore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55C29" w14:textId="31B26ACF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分數</w:t>
            </w:r>
            <w:r w:rsidR="00AA75CE">
              <w:rPr>
                <w:rFonts w:ascii="標楷體" w:eastAsia="標楷體" w:hAnsi="標楷體" w:hint="eastAsia"/>
                <w:color w:val="000000"/>
                <w:lang w:val="x-none"/>
              </w:rPr>
              <w:t>(分數加千分位)</w:t>
            </w:r>
          </w:p>
        </w:tc>
      </w:tr>
      <w:tr w:rsidR="00F02349" w14:paraId="23205EF9" w14:textId="77777777" w:rsidTr="001750DA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61011" w14:textId="72AEE58D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  <w:lang w:val="x-none"/>
              </w:rPr>
              <w:t>5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3071D" w14:textId="77777777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49A15" w14:textId="622B4C41" w:rsidR="00F02349" w:rsidRDefault="00F02349" w:rsidP="00F0234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總評級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7FA76" w14:textId="2866FD8E" w:rsidR="00F02349" w:rsidRDefault="001750DA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A791F">
              <w:rPr>
                <w:rFonts w:ascii="標楷體" w:eastAsia="標楷體" w:hAnsi="標楷體"/>
              </w:rPr>
              <w:t>TxAmlRating</w:t>
            </w:r>
            <w:r>
              <w:rPr>
                <w:rFonts w:ascii="標楷體" w:eastAsia="標楷體" w:hAnsi="標楷體"/>
              </w:rPr>
              <w:t>.</w:t>
            </w:r>
            <w:r w:rsidRPr="001750DA">
              <w:rPr>
                <w:rFonts w:ascii="標楷體" w:eastAsia="標楷體" w:hAnsi="標楷體"/>
              </w:rPr>
              <w:t>RspTotalRatings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B0C44" w14:textId="77777777" w:rsidR="002B11E7" w:rsidRDefault="002B11E7" w:rsidP="00F023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r w:rsidRPr="00AA791F">
              <w:rPr>
                <w:rFonts w:ascii="標楷體" w:eastAsia="標楷體" w:hAnsi="標楷體" w:hint="eastAsia"/>
              </w:rPr>
              <w:t>Eloan評級</w:t>
            </w:r>
            <w:r>
              <w:rPr>
                <w:rFonts w:ascii="標楷體" w:eastAsia="標楷體" w:hAnsi="標楷體" w:hint="eastAsia"/>
              </w:rPr>
              <w:t>檔(</w:t>
            </w:r>
            <w:r w:rsidRPr="00AA791F">
              <w:rPr>
                <w:rFonts w:ascii="標楷體" w:eastAsia="標楷體" w:hAnsi="標楷體"/>
              </w:rPr>
              <w:t>TxAmlRating</w:t>
            </w:r>
            <w:r>
              <w:rPr>
                <w:rFonts w:ascii="標楷體" w:eastAsia="標楷體" w:hAnsi="標楷體" w:hint="eastAsia"/>
              </w:rPr>
              <w:t>)]的[</w:t>
            </w:r>
            <w:r w:rsidRPr="002B11E7">
              <w:rPr>
                <w:rFonts w:ascii="標楷體" w:eastAsia="標楷體" w:hAnsi="標楷體" w:hint="eastAsia"/>
              </w:rPr>
              <w:t xml:space="preserve">總評級(WLF+CDD) </w:t>
            </w:r>
            <w:r>
              <w:rPr>
                <w:rFonts w:ascii="標楷體" w:eastAsia="標楷體" w:hAnsi="標楷體" w:hint="eastAsia"/>
              </w:rPr>
              <w:t>(</w:t>
            </w:r>
            <w:r w:rsidRPr="001750DA">
              <w:rPr>
                <w:rFonts w:ascii="標楷體" w:eastAsia="標楷體" w:hAnsi="標楷體"/>
              </w:rPr>
              <w:t>RspTotalRatings</w:t>
            </w:r>
            <w:r>
              <w:rPr>
                <w:rFonts w:ascii="標楷體" w:eastAsia="標楷體" w:hAnsi="標楷體"/>
              </w:rPr>
              <w:t>)]</w:t>
            </w:r>
          </w:p>
          <w:p w14:paraId="472059D6" w14:textId="3DE2D3FB" w:rsidR="002B11E7" w:rsidRDefault="002B11E7" w:rsidP="00F023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為L時顯示L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低</w:t>
            </w:r>
          </w:p>
          <w:p w14:paraId="7DC8D771" w14:textId="77777777" w:rsidR="002B11E7" w:rsidRDefault="002B11E7" w:rsidP="00F023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為M時顯示M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中</w:t>
            </w:r>
          </w:p>
          <w:p w14:paraId="1263224C" w14:textId="77777777" w:rsidR="002B11E7" w:rsidRDefault="002B11E7" w:rsidP="00F023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為H時顯示H.高</w:t>
            </w:r>
          </w:p>
          <w:p w14:paraId="62604ABF" w14:textId="2ED1E1CF" w:rsidR="002B11E7" w:rsidRPr="002B11E7" w:rsidRDefault="002B11E7" w:rsidP="00F023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為空白時顯示空白</w:t>
            </w:r>
          </w:p>
        </w:tc>
      </w:tr>
      <w:tr w:rsidR="00DA6099" w14:paraId="7ED676B4" w14:textId="77777777" w:rsidTr="001750DA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74156" w14:textId="6D7B69E0" w:rsidR="00DA6099" w:rsidRDefault="00DA6099" w:rsidP="00F0234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2719C" w14:textId="27B8E9B1" w:rsidR="00DA6099" w:rsidRDefault="00DA6099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D40B1" w14:textId="52158413" w:rsidR="00DA6099" w:rsidRDefault="00DA6099" w:rsidP="00F0234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序號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7AA09" w14:textId="45C7EFE8" w:rsidR="00DA6099" w:rsidRDefault="001750DA" w:rsidP="00F0234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A791F">
              <w:rPr>
                <w:rFonts w:ascii="標楷體" w:eastAsia="標楷體" w:hAnsi="標楷體"/>
              </w:rPr>
              <w:t>TxAmlRating</w:t>
            </w:r>
            <w:r>
              <w:rPr>
                <w:rFonts w:ascii="標楷體" w:eastAsia="標楷體" w:hAnsi="標楷體"/>
              </w:rPr>
              <w:t>.</w:t>
            </w:r>
            <w:r w:rsidRPr="001750DA">
              <w:rPr>
                <w:rFonts w:ascii="標楷體" w:eastAsia="標楷體" w:hAnsi="標楷體"/>
              </w:rPr>
              <w:t>LogNo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C5AD" w14:textId="58395F9E" w:rsidR="00DA6099" w:rsidRDefault="00DA6099" w:rsidP="00F0234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序號</w:t>
            </w:r>
          </w:p>
        </w:tc>
      </w:tr>
    </w:tbl>
    <w:p w14:paraId="62919D48" w14:textId="77777777" w:rsidR="0014495F" w:rsidRDefault="0014495F" w:rsidP="0014495F">
      <w:pPr>
        <w:ind w:left="1440"/>
      </w:pPr>
    </w:p>
    <w:p w14:paraId="7AD94B37" w14:textId="4A00708F" w:rsidR="0014495F" w:rsidRDefault="0014495F" w:rsidP="0014495F">
      <w:pPr>
        <w:widowControl/>
      </w:pPr>
      <w:r>
        <w:br w:type="page"/>
      </w:r>
    </w:p>
    <w:p w14:paraId="58AB879B" w14:textId="77777777" w:rsidR="00FD0BA6" w:rsidRPr="008F20B5" w:rsidRDefault="00FD0BA6" w:rsidP="00FD0BA6">
      <w:pPr>
        <w:pStyle w:val="1"/>
        <w:snapToGrid w:val="0"/>
        <w:rPr>
          <w:rFonts w:ascii="標楷體" w:hAnsi="標楷體"/>
          <w:sz w:val="32"/>
          <w:szCs w:val="32"/>
        </w:rPr>
      </w:pPr>
      <w:r w:rsidRPr="008F20B5">
        <w:rPr>
          <w:rFonts w:ascii="標楷體" w:hAnsi="標楷體"/>
          <w:sz w:val="32"/>
          <w:szCs w:val="32"/>
        </w:rPr>
        <w:t>第4章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  <w:sz w:val="32"/>
          <w:szCs w:val="32"/>
        </w:rPr>
        <w:t>其他與附件</w:t>
      </w:r>
      <w:bookmarkEnd w:id="16109"/>
    </w:p>
    <w:p w14:paraId="477E2451" w14:textId="77777777" w:rsidR="00FD0BA6" w:rsidRPr="008F20B5" w:rsidRDefault="00716905" w:rsidP="00FD0BA6">
      <w:pPr>
        <w:pStyle w:val="20"/>
        <w:keepNext w:val="0"/>
        <w:rPr>
          <w:rFonts w:ascii="標楷體" w:hAnsi="標楷體"/>
        </w:rPr>
      </w:pPr>
      <w:bookmarkStart w:id="16110" w:name="_Toc55997535"/>
      <w:r w:rsidRPr="008F20B5">
        <w:rPr>
          <w:rFonts w:ascii="標楷體" w:hAnsi="標楷體"/>
        </w:rPr>
        <w:t xml:space="preserve">4.1    </w:t>
      </w:r>
      <w:r w:rsidR="00FD0BA6" w:rsidRPr="008F20B5">
        <w:rPr>
          <w:rFonts w:ascii="標楷體" w:hAnsi="標楷體"/>
        </w:rPr>
        <w:t>其他</w:t>
      </w:r>
      <w:bookmarkEnd w:id="16110"/>
    </w:p>
    <w:p w14:paraId="4D441D8D" w14:textId="77777777" w:rsidR="00E55F55" w:rsidRPr="008F20B5" w:rsidRDefault="00E55F55" w:rsidP="00E55F55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</w:rPr>
        <w:t>N/A</w:t>
      </w:r>
    </w:p>
    <w:p w14:paraId="492E9A2A" w14:textId="77777777" w:rsidR="00FD0BA6" w:rsidRPr="008F20B5" w:rsidRDefault="00716905" w:rsidP="00FD0BA6">
      <w:pPr>
        <w:pStyle w:val="20"/>
        <w:keepNext w:val="0"/>
        <w:rPr>
          <w:rFonts w:ascii="標楷體" w:hAnsi="標楷體"/>
        </w:rPr>
      </w:pPr>
      <w:bookmarkStart w:id="16111" w:name="_Toc55997536"/>
      <w:r w:rsidRPr="008F20B5">
        <w:rPr>
          <w:rFonts w:ascii="標楷體" w:hAnsi="標楷體"/>
        </w:rPr>
        <w:t xml:space="preserve">4.2    </w:t>
      </w:r>
      <w:r w:rsidR="00FD0BA6" w:rsidRPr="008F20B5">
        <w:rPr>
          <w:rFonts w:ascii="標楷體" w:hAnsi="標楷體"/>
        </w:rPr>
        <w:t>附件</w:t>
      </w:r>
      <w:bookmarkEnd w:id="16111"/>
    </w:p>
    <w:p w14:paraId="1BDD2556" w14:textId="77777777" w:rsidR="00E55F55" w:rsidRPr="008F20B5" w:rsidRDefault="00E55F55" w:rsidP="00E55F55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</w:rPr>
        <w:t>N/A</w:t>
      </w:r>
    </w:p>
    <w:p w14:paraId="0DEE132F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162BBBC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43C8BD9D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71F1139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sectPr w:rsidR="00FD0BA6" w:rsidRPr="008F20B5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2A4DF3" w14:textId="77777777" w:rsidR="009F43FE" w:rsidRDefault="009F43FE">
      <w:r>
        <w:separator/>
      </w:r>
    </w:p>
  </w:endnote>
  <w:endnote w:type="continuationSeparator" w:id="0">
    <w:p w14:paraId="69A2DF21" w14:textId="77777777" w:rsidR="009F43FE" w:rsidRDefault="009F43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0820EF" w14:textId="77777777" w:rsidR="00AA791F" w:rsidRPr="009B11EB" w:rsidRDefault="00AA791F" w:rsidP="00E55F55">
    <w:pPr>
      <w:pStyle w:val="afc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AA791F" w:rsidRPr="009B11EB" w14:paraId="61676342" w14:textId="77777777" w:rsidTr="001F4582">
      <w:trPr>
        <w:cantSplit/>
        <w:trHeight w:val="80"/>
      </w:trPr>
      <w:tc>
        <w:tcPr>
          <w:tcW w:w="4348" w:type="dxa"/>
        </w:tcPr>
        <w:p w14:paraId="1CE455FB" w14:textId="77777777" w:rsidR="00AA791F" w:rsidRPr="009B11EB" w:rsidRDefault="00AA791F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PJ201800012_URS_7介接外部系統.docx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7EC339E6" w14:textId="47610814" w:rsidR="00AA791F" w:rsidRPr="009B11EB" w:rsidRDefault="00AA791F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1C6913">
            <w:rPr>
              <w:rFonts w:ascii="標楷體" w:eastAsia="標楷體" w:hAnsi="標楷體"/>
              <w:noProof/>
            </w:rPr>
            <w:t>V1.27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229123D8" w14:textId="6E00B2EC" w:rsidR="00AA791F" w:rsidRPr="009B11EB" w:rsidRDefault="00AA791F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1C6913" w:rsidRPr="001C6913">
            <w:rPr>
              <w:rFonts w:ascii="標楷體" w:eastAsia="標楷體" w:hAnsi="標楷體"/>
              <w:noProof/>
            </w:rPr>
            <w:t>2021/06/</w:t>
          </w:r>
          <w:r w:rsidR="001C6913">
            <w:rPr>
              <w:noProof/>
            </w:rPr>
            <w:t>25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3518CF8A" w14:textId="77777777" w:rsidR="00AA791F" w:rsidRPr="009B11EB" w:rsidRDefault="00AA791F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13DEB235" w14:textId="5575C2C0" w:rsidR="00AA791F" w:rsidRPr="009B11EB" w:rsidRDefault="00AA791F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1C6913">
            <w:rPr>
              <w:rFonts w:ascii="標楷體" w:eastAsia="標楷體" w:hAnsi="標楷體"/>
              <w:noProof/>
            </w:rPr>
            <w:t>87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5657CA2B" w14:textId="77777777" w:rsidR="00AA791F" w:rsidRPr="0065610E" w:rsidRDefault="00AA791F" w:rsidP="002113B9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F78EFA" w14:textId="77777777" w:rsidR="00AA791F" w:rsidRPr="00E55F55" w:rsidRDefault="00AA791F" w:rsidP="00E55F55">
    <w:pPr>
      <w:pStyle w:val="afc"/>
    </w:pPr>
    <w:r>
      <w:rPr>
        <w:rFonts w:hint="eastAsia"/>
      </w:rPr>
      <w:t>本文件著作權屬新光人壽保險股份有限公司所有，未經許可不准引用或翻印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C106C5" w14:textId="77777777" w:rsidR="009F43FE" w:rsidRDefault="009F43FE">
      <w:r>
        <w:separator/>
      </w:r>
    </w:p>
  </w:footnote>
  <w:footnote w:type="continuationSeparator" w:id="0">
    <w:p w14:paraId="3C01A9B5" w14:textId="77777777" w:rsidR="009F43FE" w:rsidRDefault="009F43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AA791F" w14:paraId="164C40D7" w14:textId="77777777" w:rsidTr="001F4582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2E8AE4B2" w14:textId="77777777" w:rsidR="00AA791F" w:rsidRDefault="00AA791F" w:rsidP="001F4582">
          <w:r>
            <w:rPr>
              <w:rFonts w:hint="eastAsia"/>
              <w:noProof/>
            </w:rPr>
            <w:drawing>
              <wp:anchor distT="0" distB="0" distL="114300" distR="114300" simplePos="0" relativeHeight="251657728" behindDoc="0" locked="0" layoutInCell="1" allowOverlap="1" wp14:anchorId="376D0069" wp14:editId="6BB58054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60" name="圖片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21745DBA" w14:textId="77777777" w:rsidR="00AA791F" w:rsidRPr="00B27847" w:rsidRDefault="00AA791F" w:rsidP="001F4582">
          <w:pPr>
            <w:pStyle w:val="afc"/>
          </w:pPr>
          <w:r w:rsidRPr="00B27847">
            <w:rPr>
              <w:rFonts w:hint="eastAsia"/>
            </w:rPr>
            <w:t>新光人壽保險股份有限公司</w:t>
          </w:r>
        </w:p>
        <w:p w14:paraId="083C72FA" w14:textId="77777777" w:rsidR="00AA791F" w:rsidRPr="00B27847" w:rsidRDefault="00AA791F" w:rsidP="001F4582">
          <w:pPr>
            <w:pStyle w:val="afc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213A276" w14:textId="77777777" w:rsidR="00AA791F" w:rsidRDefault="00AA791F" w:rsidP="001F4582">
          <w:pPr>
            <w:pStyle w:val="afc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066045E3" w14:textId="5E960D96" w:rsidR="00AA791F" w:rsidRDefault="00AA791F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2D08FB98" wp14:editId="2F760B23">
              <wp:simplePos x="0" y="0"/>
              <wp:positionH relativeFrom="column">
                <wp:posOffset>-50800</wp:posOffset>
              </wp:positionH>
              <wp:positionV relativeFrom="paragraph">
                <wp:posOffset>71119</wp:posOffset>
              </wp:positionV>
              <wp:extent cx="6477000" cy="0"/>
              <wp:effectExtent l="0" t="19050" r="19050" b="19050"/>
              <wp:wrapNone/>
              <wp:docPr id="50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28DACD6" id="直線接點 50" o:spid="_x0000_s1026" style="position:absolute;z-index:2516587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pt,5.6pt" to="506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" strokeweight="4.5pt">
              <v:stroke linestyle="thickThin"/>
            </v:line>
          </w:pict>
        </mc:Fallback>
      </mc:AlternateContent>
    </w:r>
    <w:r w:rsidR="009F43FE">
      <w:rPr>
        <w:rFonts w:ascii="標楷體" w:eastAsia="標楷體" w:hAnsi="標楷體"/>
        <w:b/>
        <w:noProof/>
        <w:sz w:val="32"/>
        <w:szCs w:val="32"/>
      </w:rPr>
      <w:pict w14:anchorId="4CA8D1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82B4D0" w14:textId="417ED7AF" w:rsidR="00AA791F" w:rsidRDefault="00AA791F" w:rsidP="00E55F55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6704" behindDoc="0" locked="0" layoutInCell="1" allowOverlap="1" wp14:anchorId="03765ECC" wp14:editId="301C1C85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54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459D293" id="直線接點 54" o:spid="_x0000_s1026" style="position:absolute;z-index:2516567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5680" behindDoc="0" locked="0" layoutInCell="1" allowOverlap="1" wp14:anchorId="6F1F6DAE" wp14:editId="23BFA78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61" name="圖片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B5F557A" w14:textId="77777777" w:rsidR="00AA791F" w:rsidRPr="00E55F55" w:rsidRDefault="00AA791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FCE47206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13B7248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60D5001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" w15:restartNumberingAfterBreak="0">
    <w:nsid w:val="080F4FB4"/>
    <w:multiLevelType w:val="hybridMultilevel"/>
    <w:tmpl w:val="998E4CFA"/>
    <w:lvl w:ilvl="0" w:tplc="8138C462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8C75ED7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95D58A9"/>
    <w:multiLevelType w:val="hybridMultilevel"/>
    <w:tmpl w:val="FB64F3E6"/>
    <w:lvl w:ilvl="0" w:tplc="3850C6CC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97453AD"/>
    <w:multiLevelType w:val="hybridMultilevel"/>
    <w:tmpl w:val="F084B134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7">
      <w:start w:val="1"/>
      <w:numFmt w:val="ideographLegal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A1865DC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9" w15:restartNumberingAfterBreak="0">
    <w:nsid w:val="0B805EAC"/>
    <w:multiLevelType w:val="hybridMultilevel"/>
    <w:tmpl w:val="595A2E90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0DDB4261"/>
    <w:multiLevelType w:val="hybridMultilevel"/>
    <w:tmpl w:val="853E29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0EA62895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2" w15:restartNumberingAfterBreak="0">
    <w:nsid w:val="130E3211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3" w15:restartNumberingAfterBreak="0">
    <w:nsid w:val="16212037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4" w15:restartNumberingAfterBreak="0">
    <w:nsid w:val="173A4AEF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5" w15:restartNumberingAfterBreak="0">
    <w:nsid w:val="183909F8"/>
    <w:multiLevelType w:val="hybridMultilevel"/>
    <w:tmpl w:val="B730630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7" w15:restartNumberingAfterBreak="0">
    <w:nsid w:val="19E05AD2"/>
    <w:multiLevelType w:val="hybridMultilevel"/>
    <w:tmpl w:val="B9B2855A"/>
    <w:lvl w:ilvl="0" w:tplc="04090015">
      <w:start w:val="1"/>
      <w:numFmt w:val="taiwaneseCountingThousand"/>
      <w:lvlText w:val="%1、"/>
      <w:lvlJc w:val="left"/>
      <w:pPr>
        <w:ind w:left="2400" w:hanging="480"/>
      </w:pPr>
    </w:lvl>
    <w:lvl w:ilvl="1" w:tplc="0409000F">
      <w:start w:val="1"/>
      <w:numFmt w:val="decimal"/>
      <w:lvlText w:val="%2."/>
      <w:lvlJc w:val="left"/>
      <w:pPr>
        <w:ind w:left="2880" w:hanging="480"/>
      </w:pPr>
    </w:lvl>
    <w:lvl w:ilvl="2" w:tplc="20F23770">
      <w:start w:val="1"/>
      <w:numFmt w:val="decimal"/>
      <w:lvlText w:val="(%3)"/>
      <w:lvlJc w:val="left"/>
      <w:pPr>
        <w:ind w:left="336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18" w15:restartNumberingAfterBreak="0">
    <w:nsid w:val="19E922E6"/>
    <w:multiLevelType w:val="hybridMultilevel"/>
    <w:tmpl w:val="8BD29DDA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9" w15:restartNumberingAfterBreak="0">
    <w:nsid w:val="1A7B275B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0" w15:restartNumberingAfterBreak="0">
    <w:nsid w:val="1F0B2395"/>
    <w:multiLevelType w:val="hybridMultilevel"/>
    <w:tmpl w:val="6A98E8E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1FD904F3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2" w15:restartNumberingAfterBreak="0">
    <w:nsid w:val="20242C15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3" w15:restartNumberingAfterBreak="0">
    <w:nsid w:val="2ED675FC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59B3DA7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5" w15:restartNumberingAfterBreak="0">
    <w:nsid w:val="3610309A"/>
    <w:multiLevelType w:val="multilevel"/>
    <w:tmpl w:val="D75ED2A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4"/>
      <w:numFmt w:val="decimal"/>
      <w:lvlText w:val="%3.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9"/>
      <w:numFmt w:val="decimal"/>
      <w:lvlText w:val="(%4)"/>
      <w:lvlJc w:val="left"/>
      <w:pPr>
        <w:tabs>
          <w:tab w:val="num" w:pos="1440"/>
        </w:tabs>
        <w:ind w:left="0" w:firstLine="1134"/>
      </w:pPr>
      <w:rPr>
        <w:rFonts w:eastAsia="標楷體" w:hint="eastAsia"/>
        <w:b/>
      </w:rPr>
    </w:lvl>
    <w:lvl w:ilvl="4">
      <w:start w:val="1"/>
      <w:numFmt w:val="decimal"/>
      <w:lvlText w:val="%5."/>
      <w:lvlJc w:val="left"/>
      <w:pPr>
        <w:tabs>
          <w:tab w:val="num" w:pos="5061"/>
        </w:tabs>
        <w:ind w:left="4395" w:firstLine="254"/>
      </w:pPr>
      <w:rPr>
        <w:rFonts w:hint="eastAsia"/>
      </w:rPr>
    </w:lvl>
    <w:lvl w:ilvl="5">
      <w:start w:val="1"/>
      <w:numFmt w:val="decimal"/>
      <w:lvlText w:val="(%6)"/>
      <w:lvlJc w:val="left"/>
      <w:pPr>
        <w:ind w:left="1531" w:hanging="397"/>
      </w:pPr>
      <w:rPr>
        <w:rFonts w:eastAsia="標楷體" w:hint="eastAsia"/>
        <w:b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6" w15:restartNumberingAfterBreak="0">
    <w:nsid w:val="370739CB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7" w15:restartNumberingAfterBreak="0">
    <w:nsid w:val="374D41F3"/>
    <w:multiLevelType w:val="hybridMultilevel"/>
    <w:tmpl w:val="DED669F4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75734BA"/>
    <w:multiLevelType w:val="hybridMultilevel"/>
    <w:tmpl w:val="DFC8839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89023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39216825"/>
    <w:multiLevelType w:val="hybridMultilevel"/>
    <w:tmpl w:val="3DB0DA20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393C0225"/>
    <w:multiLevelType w:val="hybridMultilevel"/>
    <w:tmpl w:val="EAA8E5A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AE47D6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3B5F5968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3B9806E8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5" w15:restartNumberingAfterBreak="0">
    <w:nsid w:val="3C12460A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6" w15:restartNumberingAfterBreak="0">
    <w:nsid w:val="3C9844B3"/>
    <w:multiLevelType w:val="hybridMultilevel"/>
    <w:tmpl w:val="A47A6182"/>
    <w:lvl w:ilvl="0" w:tplc="1AFECDCA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7" w15:restartNumberingAfterBreak="0">
    <w:nsid w:val="3F2F2E33"/>
    <w:multiLevelType w:val="hybridMultilevel"/>
    <w:tmpl w:val="90EC2A86"/>
    <w:lvl w:ilvl="0" w:tplc="E3FCF4A2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abstractNum w:abstractNumId="38" w15:restartNumberingAfterBreak="0">
    <w:nsid w:val="40E71E96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9" w15:restartNumberingAfterBreak="0">
    <w:nsid w:val="41BA4126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432A5A80"/>
    <w:multiLevelType w:val="hybridMultilevel"/>
    <w:tmpl w:val="E190F7C4"/>
    <w:lvl w:ilvl="0" w:tplc="04847BFA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D332D84E">
      <w:start w:val="3"/>
      <w:numFmt w:val="decimal"/>
      <w:lvlText w:val="%2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43A42247"/>
    <w:multiLevelType w:val="hybridMultilevel"/>
    <w:tmpl w:val="4AC6E39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49272A78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3" w15:restartNumberingAfterBreak="0">
    <w:nsid w:val="4AB423E3"/>
    <w:multiLevelType w:val="multilevel"/>
    <w:tmpl w:val="8042DDD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.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40" w:hanging="1800"/>
      </w:pPr>
      <w:rPr>
        <w:rFonts w:hint="default"/>
      </w:rPr>
    </w:lvl>
  </w:abstractNum>
  <w:abstractNum w:abstractNumId="44" w15:restartNumberingAfterBreak="0">
    <w:nsid w:val="523E6888"/>
    <w:multiLevelType w:val="hybridMultilevel"/>
    <w:tmpl w:val="37F2A5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52CE6659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53484376"/>
    <w:multiLevelType w:val="multilevel"/>
    <w:tmpl w:val="96BC19E0"/>
    <w:lvl w:ilvl="0">
      <w:start w:val="3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5629305F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8" w15:restartNumberingAfterBreak="0">
    <w:nsid w:val="573B30CF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9" w15:restartNumberingAfterBreak="0">
    <w:nsid w:val="57BF7678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0" w15:restartNumberingAfterBreak="0">
    <w:nsid w:val="580C0D33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1" w15:restartNumberingAfterBreak="0">
    <w:nsid w:val="583108F6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2" w15:restartNumberingAfterBreak="0">
    <w:nsid w:val="59236111"/>
    <w:multiLevelType w:val="hybridMultilevel"/>
    <w:tmpl w:val="7F72BB3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5D677B26"/>
    <w:multiLevelType w:val="hybridMultilevel"/>
    <w:tmpl w:val="17E896E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5ED432EE"/>
    <w:multiLevelType w:val="hybridMultilevel"/>
    <w:tmpl w:val="11289F4C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5EE24821"/>
    <w:multiLevelType w:val="hybridMultilevel"/>
    <w:tmpl w:val="C50AC37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602E184B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7" w15:restartNumberingAfterBreak="0">
    <w:nsid w:val="615E1AB6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8" w15:restartNumberingAfterBreak="0">
    <w:nsid w:val="63E45F5B"/>
    <w:multiLevelType w:val="hybridMultilevel"/>
    <w:tmpl w:val="B4E2EAC8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 w15:restartNumberingAfterBreak="0">
    <w:nsid w:val="64167C9F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 w15:restartNumberingAfterBreak="0">
    <w:nsid w:val="673C3C07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1" w15:restartNumberingAfterBreak="0">
    <w:nsid w:val="69941DB3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2" w15:restartNumberingAfterBreak="0">
    <w:nsid w:val="6E3B19C1"/>
    <w:multiLevelType w:val="hybridMultilevel"/>
    <w:tmpl w:val="1BACEC4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 w15:restartNumberingAfterBreak="0">
    <w:nsid w:val="6F4F7F04"/>
    <w:multiLevelType w:val="hybridMultilevel"/>
    <w:tmpl w:val="281652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 w15:restartNumberingAfterBreak="0">
    <w:nsid w:val="6F7A79F8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5" w15:restartNumberingAfterBreak="0">
    <w:nsid w:val="6FFE311A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6" w15:restartNumberingAfterBreak="0">
    <w:nsid w:val="70860EFA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7" w15:restartNumberingAfterBreak="0">
    <w:nsid w:val="71203125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8" w15:restartNumberingAfterBreak="0">
    <w:nsid w:val="7280796A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9" w15:restartNumberingAfterBreak="0">
    <w:nsid w:val="72877991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 w15:restartNumberingAfterBreak="0">
    <w:nsid w:val="73B403E5"/>
    <w:multiLevelType w:val="hybridMultilevel"/>
    <w:tmpl w:val="6A00EDB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 w15:restartNumberingAfterBreak="0">
    <w:nsid w:val="74E95A0D"/>
    <w:multiLevelType w:val="singleLevel"/>
    <w:tmpl w:val="0B749CD6"/>
    <w:lvl w:ilvl="0">
      <w:start w:val="1"/>
      <w:numFmt w:val="bullet"/>
      <w:pStyle w:val="4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72" w15:restartNumberingAfterBreak="0">
    <w:nsid w:val="75AE67C8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73" w15:restartNumberingAfterBreak="0">
    <w:nsid w:val="78D7174F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74" w15:restartNumberingAfterBreak="0">
    <w:nsid w:val="7A68453C"/>
    <w:multiLevelType w:val="hybridMultilevel"/>
    <w:tmpl w:val="21922E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5" w15:restartNumberingAfterBreak="0">
    <w:nsid w:val="7C2F6714"/>
    <w:multiLevelType w:val="hybridMultilevel"/>
    <w:tmpl w:val="04DE087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6" w15:restartNumberingAfterBreak="0">
    <w:nsid w:val="7D057AD0"/>
    <w:multiLevelType w:val="multilevel"/>
    <w:tmpl w:val="F5B028B4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0" w:firstLine="1134"/>
      </w:pPr>
      <w:rPr>
        <w:rFonts w:eastAsia="標楷體" w:hint="eastAsia"/>
        <w:b/>
      </w:rPr>
    </w:lvl>
    <w:lvl w:ilvl="4">
      <w:start w:val="1"/>
      <w:numFmt w:val="decimal"/>
      <w:lvlText w:val="%5."/>
      <w:lvlJc w:val="left"/>
      <w:pPr>
        <w:tabs>
          <w:tab w:val="num" w:pos="5061"/>
        </w:tabs>
        <w:ind w:left="4395" w:firstLine="254"/>
      </w:pPr>
      <w:rPr>
        <w:rFonts w:hint="eastAsia"/>
      </w:rPr>
    </w:lvl>
    <w:lvl w:ilvl="5">
      <w:start w:val="1"/>
      <w:numFmt w:val="decimal"/>
      <w:lvlText w:val="(%6)"/>
      <w:lvlJc w:val="left"/>
      <w:pPr>
        <w:ind w:left="1531" w:hanging="397"/>
      </w:pPr>
      <w:rPr>
        <w:rFonts w:eastAsia="標楷體" w:hint="eastAsia"/>
        <w:b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77" w15:restartNumberingAfterBreak="0">
    <w:nsid w:val="7D8B241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8" w15:restartNumberingAfterBreak="0">
    <w:nsid w:val="7ED639FC"/>
    <w:multiLevelType w:val="hybridMultilevel"/>
    <w:tmpl w:val="CC208F78"/>
    <w:lvl w:ilvl="0" w:tplc="97F64F0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51"/>
  </w:num>
  <w:num w:numId="2">
    <w:abstractNumId w:val="71"/>
  </w:num>
  <w:num w:numId="3">
    <w:abstractNumId w:val="2"/>
  </w:num>
  <w:num w:numId="4">
    <w:abstractNumId w:val="0"/>
  </w:num>
  <w:num w:numId="5">
    <w:abstractNumId w:val="16"/>
  </w:num>
  <w:num w:numId="6">
    <w:abstractNumId w:val="51"/>
  </w:num>
  <w:num w:numId="7">
    <w:abstractNumId w:val="63"/>
  </w:num>
  <w:num w:numId="8">
    <w:abstractNumId w:val="58"/>
  </w:num>
  <w:num w:numId="9">
    <w:abstractNumId w:val="18"/>
  </w:num>
  <w:num w:numId="10">
    <w:abstractNumId w:val="51"/>
  </w:num>
  <w:num w:numId="11">
    <w:abstractNumId w:val="51"/>
  </w:num>
  <w:num w:numId="12">
    <w:abstractNumId w:val="76"/>
  </w:num>
  <w:num w:numId="13">
    <w:abstractNumId w:val="25"/>
  </w:num>
  <w:num w:numId="14">
    <w:abstractNumId w:val="17"/>
  </w:num>
  <w:num w:numId="15">
    <w:abstractNumId w:val="5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52"/>
  </w:num>
  <w:num w:numId="18">
    <w:abstractNumId w:val="78"/>
  </w:num>
  <w:num w:numId="19">
    <w:abstractNumId w:val="7"/>
  </w:num>
  <w:num w:numId="20">
    <w:abstractNumId w:val="70"/>
  </w:num>
  <w:num w:numId="21">
    <w:abstractNumId w:val="43"/>
  </w:num>
  <w:num w:numId="22">
    <w:abstractNumId w:val="22"/>
  </w:num>
  <w:num w:numId="23">
    <w:abstractNumId w:val="36"/>
  </w:num>
  <w:num w:numId="24">
    <w:abstractNumId w:val="50"/>
  </w:num>
  <w:num w:numId="25">
    <w:abstractNumId w:val="24"/>
  </w:num>
  <w:num w:numId="26">
    <w:abstractNumId w:val="68"/>
  </w:num>
  <w:num w:numId="27">
    <w:abstractNumId w:val="19"/>
  </w:num>
  <w:num w:numId="28">
    <w:abstractNumId w:val="26"/>
  </w:num>
  <w:num w:numId="29">
    <w:abstractNumId w:val="57"/>
  </w:num>
  <w:num w:numId="30">
    <w:abstractNumId w:val="46"/>
  </w:num>
  <w:num w:numId="31">
    <w:abstractNumId w:val="48"/>
  </w:num>
  <w:num w:numId="32">
    <w:abstractNumId w:val="44"/>
  </w:num>
  <w:num w:numId="33">
    <w:abstractNumId w:val="64"/>
  </w:num>
  <w:num w:numId="34">
    <w:abstractNumId w:val="49"/>
  </w:num>
  <w:num w:numId="35">
    <w:abstractNumId w:val="41"/>
  </w:num>
  <w:num w:numId="36">
    <w:abstractNumId w:val="27"/>
  </w:num>
  <w:num w:numId="37">
    <w:abstractNumId w:val="39"/>
  </w:num>
  <w:num w:numId="38">
    <w:abstractNumId w:val="20"/>
  </w:num>
  <w:num w:numId="39">
    <w:abstractNumId w:val="15"/>
  </w:num>
  <w:num w:numId="40">
    <w:abstractNumId w:val="75"/>
  </w:num>
  <w:num w:numId="41">
    <w:abstractNumId w:val="62"/>
  </w:num>
  <w:num w:numId="42">
    <w:abstractNumId w:val="53"/>
  </w:num>
  <w:num w:numId="43">
    <w:abstractNumId w:val="55"/>
  </w:num>
  <w:num w:numId="44">
    <w:abstractNumId w:val="28"/>
  </w:num>
  <w:num w:numId="45">
    <w:abstractNumId w:val="54"/>
  </w:num>
  <w:num w:numId="46">
    <w:abstractNumId w:val="30"/>
  </w:num>
  <w:num w:numId="47">
    <w:abstractNumId w:val="9"/>
  </w:num>
  <w:num w:numId="48">
    <w:abstractNumId w:val="31"/>
  </w:num>
  <w:num w:numId="49">
    <w:abstractNumId w:val="77"/>
  </w:num>
  <w:num w:numId="50">
    <w:abstractNumId w:val="74"/>
  </w:num>
  <w:num w:numId="51">
    <w:abstractNumId w:val="40"/>
  </w:num>
  <w:num w:numId="52">
    <w:abstractNumId w:val="23"/>
  </w:num>
  <w:num w:numId="53">
    <w:abstractNumId w:val="32"/>
  </w:num>
  <w:num w:numId="54">
    <w:abstractNumId w:val="5"/>
  </w:num>
  <w:num w:numId="55">
    <w:abstractNumId w:val="45"/>
  </w:num>
  <w:num w:numId="56">
    <w:abstractNumId w:val="59"/>
  </w:num>
  <w:num w:numId="57">
    <w:abstractNumId w:val="69"/>
  </w:num>
  <w:num w:numId="58">
    <w:abstractNumId w:val="4"/>
  </w:num>
  <w:num w:numId="59">
    <w:abstractNumId w:val="6"/>
  </w:num>
  <w:num w:numId="60">
    <w:abstractNumId w:val="14"/>
  </w:num>
  <w:num w:numId="61">
    <w:abstractNumId w:val="67"/>
  </w:num>
  <w:num w:numId="62">
    <w:abstractNumId w:val="33"/>
  </w:num>
  <w:num w:numId="63">
    <w:abstractNumId w:val="11"/>
  </w:num>
  <w:num w:numId="64">
    <w:abstractNumId w:val="1"/>
  </w:num>
  <w:num w:numId="65">
    <w:abstractNumId w:val="37"/>
  </w:num>
  <w:num w:numId="66">
    <w:abstractNumId w:val="38"/>
  </w:num>
  <w:num w:numId="67">
    <w:abstractNumId w:val="65"/>
  </w:num>
  <w:num w:numId="68">
    <w:abstractNumId w:val="12"/>
  </w:num>
  <w:num w:numId="69">
    <w:abstractNumId w:val="56"/>
  </w:num>
  <w:num w:numId="70">
    <w:abstractNumId w:val="48"/>
    <w:lvlOverride w:ilvl="0">
      <w:lvl w:ilvl="0">
        <w:numFmt w:val="decimal"/>
        <w:lvlText w:val="%1.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nothing"/>
        <w:lvlText w:val="(%3)"/>
        <w:lvlJc w:val="left"/>
        <w:pPr>
          <w:ind w:left="0" w:firstLine="0"/>
        </w:pPr>
        <w:rPr>
          <w:rFonts w:eastAsia="標楷體" w:hint="eastAsia"/>
          <w:b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suff w:val="space"/>
        <w:lvlText w:val="(%6)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1134"/>
          </w:tabs>
          <w:ind w:left="0" w:firstLine="0"/>
        </w:pPr>
        <w:rPr>
          <w:rFonts w:hint="default"/>
          <w:b w:val="0"/>
          <w:i w:val="0"/>
          <w:sz w:val="26"/>
        </w:rPr>
      </w:lvl>
    </w:lvlOverride>
    <w:lvlOverride w:ilvl="7">
      <w:lvl w:ilvl="7">
        <w:start w:val="1"/>
        <w:numFmt w:val="lowerLetter"/>
        <w:suff w:val="space"/>
        <w:lvlText w:val="%8.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8">
      <w:lvl w:ilvl="8">
        <w:start w:val="1"/>
        <w:numFmt w:val="lowerLetter"/>
        <w:suff w:val="space"/>
        <w:lvlText w:val="(%9)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</w:num>
  <w:num w:numId="71">
    <w:abstractNumId w:val="48"/>
    <w:lvlOverride w:ilvl="0">
      <w:lvl w:ilvl="0">
        <w:numFmt w:val="decimal"/>
        <w:lvlText w:val="%1."/>
        <w:lvlJc w:val="left"/>
        <w:pPr>
          <w:tabs>
            <w:tab w:val="num" w:pos="1134"/>
          </w:tabs>
          <w:ind w:left="284" w:hanging="284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1418"/>
          </w:tabs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suff w:val="nothing"/>
        <w:lvlText w:val="(%3)"/>
        <w:lvlJc w:val="left"/>
        <w:pPr>
          <w:ind w:left="852" w:hanging="284"/>
        </w:pPr>
        <w:rPr>
          <w:rFonts w:eastAsia="標楷體" w:hint="eastAsia"/>
          <w:b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986"/>
          </w:tabs>
          <w:ind w:left="1136" w:hanging="28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270"/>
          </w:tabs>
          <w:ind w:left="1420" w:hanging="284"/>
        </w:pPr>
        <w:rPr>
          <w:rFonts w:hint="eastAsia"/>
        </w:rPr>
      </w:lvl>
    </w:lvlOverride>
    <w:lvlOverride w:ilvl="5">
      <w:lvl w:ilvl="5">
        <w:start w:val="1"/>
        <w:numFmt w:val="decimal"/>
        <w:suff w:val="space"/>
        <w:lvlText w:val="(%6)"/>
        <w:lvlJc w:val="left"/>
        <w:pPr>
          <w:ind w:left="1704" w:hanging="284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2838"/>
          </w:tabs>
          <w:ind w:left="1988" w:hanging="284"/>
        </w:pPr>
        <w:rPr>
          <w:rFonts w:hint="default"/>
          <w:b w:val="0"/>
          <w:i w:val="0"/>
          <w:sz w:val="26"/>
        </w:rPr>
      </w:lvl>
    </w:lvlOverride>
    <w:lvlOverride w:ilvl="7">
      <w:lvl w:ilvl="7">
        <w:start w:val="1"/>
        <w:numFmt w:val="lowerLetter"/>
        <w:suff w:val="space"/>
        <w:lvlText w:val="%8."/>
        <w:lvlJc w:val="left"/>
        <w:pPr>
          <w:ind w:left="2272" w:hanging="284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8">
      <w:lvl w:ilvl="8">
        <w:start w:val="1"/>
        <w:numFmt w:val="lowerLetter"/>
        <w:suff w:val="space"/>
        <w:lvlText w:val="(%9)"/>
        <w:lvlJc w:val="left"/>
        <w:pPr>
          <w:ind w:left="2556" w:hanging="284"/>
        </w:pPr>
        <w:rPr>
          <w:rFonts w:ascii="Times New Roman" w:hAnsi="Times New Roman" w:hint="default"/>
          <w:b w:val="0"/>
          <w:i w:val="0"/>
          <w:sz w:val="24"/>
        </w:rPr>
      </w:lvl>
    </w:lvlOverride>
  </w:num>
  <w:num w:numId="72">
    <w:abstractNumId w:val="13"/>
  </w:num>
  <w:num w:numId="73">
    <w:abstractNumId w:val="35"/>
  </w:num>
  <w:num w:numId="74">
    <w:abstractNumId w:val="8"/>
  </w:num>
  <w:num w:numId="75">
    <w:abstractNumId w:val="61"/>
  </w:num>
  <w:num w:numId="76">
    <w:abstractNumId w:val="60"/>
  </w:num>
  <w:num w:numId="77">
    <w:abstractNumId w:val="72"/>
  </w:num>
  <w:num w:numId="78">
    <w:abstractNumId w:val="34"/>
  </w:num>
  <w:num w:numId="79">
    <w:abstractNumId w:val="73"/>
  </w:num>
  <w:num w:numId="80">
    <w:abstractNumId w:val="47"/>
  </w:num>
  <w:num w:numId="81">
    <w:abstractNumId w:val="3"/>
  </w:num>
  <w:num w:numId="82">
    <w:abstractNumId w:val="42"/>
  </w:num>
  <w:num w:numId="83">
    <w:abstractNumId w:val="21"/>
  </w:num>
  <w:num w:numId="84">
    <w:abstractNumId w:val="29"/>
  </w:num>
  <w:num w:numId="85">
    <w:abstractNumId w:val="66"/>
  </w:num>
  <w:num w:numId="86">
    <w:abstractNumId w:val="0"/>
  </w:num>
  <w:num w:numId="87">
    <w:abstractNumId w:val="0"/>
  </w:num>
  <w:num w:numId="88">
    <w:abstractNumId w:val="0"/>
  </w:num>
  <w:num w:numId="89">
    <w:abstractNumId w:val="0"/>
  </w:num>
  <w:num w:numId="90">
    <w:abstractNumId w:val="0"/>
  </w:num>
  <w:num w:numId="91">
    <w:abstractNumId w:val="0"/>
  </w:num>
  <w:numIdMacAtCleanup w:val="86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T1">
    <w15:presenceInfo w15:providerId="None" w15:userId="ST1"/>
  </w15:person>
  <w15:person w15:author="v06v25n@yahoo.com.tw">
    <w15:presenceInfo w15:providerId="None" w15:userId="v06v25n@yahoo.com.tw"/>
  </w15:person>
  <w15:person w15:author="陳志嵩">
    <w15:presenceInfo w15:providerId="None" w15:userId="陳志嵩"/>
  </w15:person>
  <w15:person w15:author="吳承憲">
    <w15:presenceInfo w15:providerId="AD" w15:userId="S-1-5-21-3139954259-1208731842-2575547559-182189"/>
  </w15:person>
  <w15:person w15:author="Fegie">
    <w15:presenceInfo w15:providerId="None" w15:userId="Fegi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HK" w:vendorID="64" w:dllVersion="131077" w:nlCheck="1" w:checkStyle="1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43A"/>
    <w:rsid w:val="000029C7"/>
    <w:rsid w:val="00002AF9"/>
    <w:rsid w:val="00002D06"/>
    <w:rsid w:val="00002F52"/>
    <w:rsid w:val="0000338A"/>
    <w:rsid w:val="00003694"/>
    <w:rsid w:val="000039A7"/>
    <w:rsid w:val="000040FA"/>
    <w:rsid w:val="00005EAA"/>
    <w:rsid w:val="000061BE"/>
    <w:rsid w:val="000065E9"/>
    <w:rsid w:val="00006BB2"/>
    <w:rsid w:val="00007350"/>
    <w:rsid w:val="000075F1"/>
    <w:rsid w:val="00007A98"/>
    <w:rsid w:val="00007B08"/>
    <w:rsid w:val="000100AE"/>
    <w:rsid w:val="00010453"/>
    <w:rsid w:val="00010B84"/>
    <w:rsid w:val="000115EF"/>
    <w:rsid w:val="0001277F"/>
    <w:rsid w:val="000141AD"/>
    <w:rsid w:val="00014326"/>
    <w:rsid w:val="00016496"/>
    <w:rsid w:val="00016644"/>
    <w:rsid w:val="00016849"/>
    <w:rsid w:val="000174EC"/>
    <w:rsid w:val="0001795A"/>
    <w:rsid w:val="000201E9"/>
    <w:rsid w:val="000205CF"/>
    <w:rsid w:val="0002178C"/>
    <w:rsid w:val="00022EEE"/>
    <w:rsid w:val="00023302"/>
    <w:rsid w:val="00023E88"/>
    <w:rsid w:val="00024E17"/>
    <w:rsid w:val="000257BA"/>
    <w:rsid w:val="00026785"/>
    <w:rsid w:val="000273E6"/>
    <w:rsid w:val="000274CC"/>
    <w:rsid w:val="00027E0D"/>
    <w:rsid w:val="00032C5B"/>
    <w:rsid w:val="00033BED"/>
    <w:rsid w:val="00034215"/>
    <w:rsid w:val="00035DBB"/>
    <w:rsid w:val="0003622D"/>
    <w:rsid w:val="00036417"/>
    <w:rsid w:val="00037444"/>
    <w:rsid w:val="00037829"/>
    <w:rsid w:val="00040E6B"/>
    <w:rsid w:val="00040F91"/>
    <w:rsid w:val="00041318"/>
    <w:rsid w:val="000415CA"/>
    <w:rsid w:val="00044586"/>
    <w:rsid w:val="000465D2"/>
    <w:rsid w:val="00050456"/>
    <w:rsid w:val="000522B8"/>
    <w:rsid w:val="00053209"/>
    <w:rsid w:val="000552DF"/>
    <w:rsid w:val="00055728"/>
    <w:rsid w:val="00055DA7"/>
    <w:rsid w:val="00055F7D"/>
    <w:rsid w:val="00057AC9"/>
    <w:rsid w:val="0006095B"/>
    <w:rsid w:val="00060C13"/>
    <w:rsid w:val="00061FD0"/>
    <w:rsid w:val="00063A94"/>
    <w:rsid w:val="00070111"/>
    <w:rsid w:val="00070711"/>
    <w:rsid w:val="0007158D"/>
    <w:rsid w:val="0007330F"/>
    <w:rsid w:val="00073A85"/>
    <w:rsid w:val="00073BFF"/>
    <w:rsid w:val="0007446C"/>
    <w:rsid w:val="00074DF3"/>
    <w:rsid w:val="00074E4E"/>
    <w:rsid w:val="0007624A"/>
    <w:rsid w:val="0007632D"/>
    <w:rsid w:val="00076DD0"/>
    <w:rsid w:val="00077219"/>
    <w:rsid w:val="00083017"/>
    <w:rsid w:val="000836AB"/>
    <w:rsid w:val="00085835"/>
    <w:rsid w:val="00086EBA"/>
    <w:rsid w:val="000873DE"/>
    <w:rsid w:val="0008744F"/>
    <w:rsid w:val="000900E4"/>
    <w:rsid w:val="00090958"/>
    <w:rsid w:val="00090AE7"/>
    <w:rsid w:val="00090CF0"/>
    <w:rsid w:val="0009144A"/>
    <w:rsid w:val="000915CB"/>
    <w:rsid w:val="00091624"/>
    <w:rsid w:val="0009224C"/>
    <w:rsid w:val="00092FCB"/>
    <w:rsid w:val="00093BD9"/>
    <w:rsid w:val="000943AE"/>
    <w:rsid w:val="000950C7"/>
    <w:rsid w:val="000954BA"/>
    <w:rsid w:val="00095B26"/>
    <w:rsid w:val="00097088"/>
    <w:rsid w:val="000973D1"/>
    <w:rsid w:val="000A044B"/>
    <w:rsid w:val="000A14EF"/>
    <w:rsid w:val="000A1F56"/>
    <w:rsid w:val="000A20B2"/>
    <w:rsid w:val="000A26DC"/>
    <w:rsid w:val="000A40A2"/>
    <w:rsid w:val="000A40C7"/>
    <w:rsid w:val="000A4592"/>
    <w:rsid w:val="000A5622"/>
    <w:rsid w:val="000A6052"/>
    <w:rsid w:val="000B0723"/>
    <w:rsid w:val="000B0995"/>
    <w:rsid w:val="000B0A68"/>
    <w:rsid w:val="000B1128"/>
    <w:rsid w:val="000B1B8F"/>
    <w:rsid w:val="000B2337"/>
    <w:rsid w:val="000B2614"/>
    <w:rsid w:val="000B2D63"/>
    <w:rsid w:val="000B4513"/>
    <w:rsid w:val="000B540E"/>
    <w:rsid w:val="000B5EF6"/>
    <w:rsid w:val="000B68D4"/>
    <w:rsid w:val="000B7797"/>
    <w:rsid w:val="000C0B3B"/>
    <w:rsid w:val="000C264C"/>
    <w:rsid w:val="000C2763"/>
    <w:rsid w:val="000C278B"/>
    <w:rsid w:val="000C3B07"/>
    <w:rsid w:val="000C41C2"/>
    <w:rsid w:val="000C43B5"/>
    <w:rsid w:val="000C477D"/>
    <w:rsid w:val="000C5026"/>
    <w:rsid w:val="000C607F"/>
    <w:rsid w:val="000C61B8"/>
    <w:rsid w:val="000C62BF"/>
    <w:rsid w:val="000C67C7"/>
    <w:rsid w:val="000C78FD"/>
    <w:rsid w:val="000D0E02"/>
    <w:rsid w:val="000D1522"/>
    <w:rsid w:val="000D1BA0"/>
    <w:rsid w:val="000D2ABE"/>
    <w:rsid w:val="000D3BC1"/>
    <w:rsid w:val="000D4D1F"/>
    <w:rsid w:val="000D571F"/>
    <w:rsid w:val="000D6684"/>
    <w:rsid w:val="000E054C"/>
    <w:rsid w:val="000E101F"/>
    <w:rsid w:val="000E19C9"/>
    <w:rsid w:val="000E20EC"/>
    <w:rsid w:val="000E2C1F"/>
    <w:rsid w:val="000E589F"/>
    <w:rsid w:val="000E6CBB"/>
    <w:rsid w:val="000E7041"/>
    <w:rsid w:val="000E7420"/>
    <w:rsid w:val="000E7E18"/>
    <w:rsid w:val="000F0432"/>
    <w:rsid w:val="000F0B39"/>
    <w:rsid w:val="000F28AE"/>
    <w:rsid w:val="000F30D0"/>
    <w:rsid w:val="000F34ED"/>
    <w:rsid w:val="000F3B2E"/>
    <w:rsid w:val="000F4A4A"/>
    <w:rsid w:val="000F57E5"/>
    <w:rsid w:val="000F58EB"/>
    <w:rsid w:val="000F5DF9"/>
    <w:rsid w:val="000F6386"/>
    <w:rsid w:val="000F729B"/>
    <w:rsid w:val="000F754C"/>
    <w:rsid w:val="001000D3"/>
    <w:rsid w:val="00102E10"/>
    <w:rsid w:val="00103E31"/>
    <w:rsid w:val="001046F5"/>
    <w:rsid w:val="00104B0E"/>
    <w:rsid w:val="001053F1"/>
    <w:rsid w:val="001065A0"/>
    <w:rsid w:val="001078A2"/>
    <w:rsid w:val="001105A3"/>
    <w:rsid w:val="00111139"/>
    <w:rsid w:val="001114FD"/>
    <w:rsid w:val="00112007"/>
    <w:rsid w:val="00112481"/>
    <w:rsid w:val="00112B1D"/>
    <w:rsid w:val="001131E0"/>
    <w:rsid w:val="00113A66"/>
    <w:rsid w:val="001144B2"/>
    <w:rsid w:val="0011499F"/>
    <w:rsid w:val="001161D2"/>
    <w:rsid w:val="0011788D"/>
    <w:rsid w:val="00120134"/>
    <w:rsid w:val="00123B53"/>
    <w:rsid w:val="001240BC"/>
    <w:rsid w:val="001254AC"/>
    <w:rsid w:val="00125F44"/>
    <w:rsid w:val="00126634"/>
    <w:rsid w:val="00127E8C"/>
    <w:rsid w:val="001309E5"/>
    <w:rsid w:val="00130D4B"/>
    <w:rsid w:val="00130E8F"/>
    <w:rsid w:val="001317BB"/>
    <w:rsid w:val="0013259F"/>
    <w:rsid w:val="00132C4A"/>
    <w:rsid w:val="001343EE"/>
    <w:rsid w:val="001347FB"/>
    <w:rsid w:val="00134879"/>
    <w:rsid w:val="00135B16"/>
    <w:rsid w:val="00136C0E"/>
    <w:rsid w:val="0013799E"/>
    <w:rsid w:val="00140F64"/>
    <w:rsid w:val="00141FC4"/>
    <w:rsid w:val="0014330A"/>
    <w:rsid w:val="00143629"/>
    <w:rsid w:val="0014495F"/>
    <w:rsid w:val="00146269"/>
    <w:rsid w:val="00150323"/>
    <w:rsid w:val="0015410C"/>
    <w:rsid w:val="001552F9"/>
    <w:rsid w:val="00157160"/>
    <w:rsid w:val="0015729E"/>
    <w:rsid w:val="001606F9"/>
    <w:rsid w:val="00161815"/>
    <w:rsid w:val="00162583"/>
    <w:rsid w:val="001630B9"/>
    <w:rsid w:val="00163BE1"/>
    <w:rsid w:val="0016497C"/>
    <w:rsid w:val="001653FB"/>
    <w:rsid w:val="0016582C"/>
    <w:rsid w:val="0016618A"/>
    <w:rsid w:val="001667D7"/>
    <w:rsid w:val="00166C8B"/>
    <w:rsid w:val="00167D24"/>
    <w:rsid w:val="0017001E"/>
    <w:rsid w:val="00173F3D"/>
    <w:rsid w:val="00174FEB"/>
    <w:rsid w:val="001750DA"/>
    <w:rsid w:val="00175283"/>
    <w:rsid w:val="00175EE9"/>
    <w:rsid w:val="001768D6"/>
    <w:rsid w:val="001807D8"/>
    <w:rsid w:val="00181DFC"/>
    <w:rsid w:val="00186121"/>
    <w:rsid w:val="00190D69"/>
    <w:rsid w:val="00192287"/>
    <w:rsid w:val="0019269C"/>
    <w:rsid w:val="00192D34"/>
    <w:rsid w:val="001934E0"/>
    <w:rsid w:val="001945F0"/>
    <w:rsid w:val="00195689"/>
    <w:rsid w:val="001963F6"/>
    <w:rsid w:val="001A134E"/>
    <w:rsid w:val="001A1733"/>
    <w:rsid w:val="001A1D8F"/>
    <w:rsid w:val="001A2204"/>
    <w:rsid w:val="001A30E3"/>
    <w:rsid w:val="001A5A5A"/>
    <w:rsid w:val="001A5D49"/>
    <w:rsid w:val="001B053C"/>
    <w:rsid w:val="001B2196"/>
    <w:rsid w:val="001B23BC"/>
    <w:rsid w:val="001B26A0"/>
    <w:rsid w:val="001B4EDF"/>
    <w:rsid w:val="001B57DF"/>
    <w:rsid w:val="001B5A3D"/>
    <w:rsid w:val="001B60E8"/>
    <w:rsid w:val="001B773B"/>
    <w:rsid w:val="001B796F"/>
    <w:rsid w:val="001C0D49"/>
    <w:rsid w:val="001C0D61"/>
    <w:rsid w:val="001C138F"/>
    <w:rsid w:val="001C161E"/>
    <w:rsid w:val="001C17EC"/>
    <w:rsid w:val="001C1F22"/>
    <w:rsid w:val="001C211F"/>
    <w:rsid w:val="001C4425"/>
    <w:rsid w:val="001C6913"/>
    <w:rsid w:val="001C6AE9"/>
    <w:rsid w:val="001C6D86"/>
    <w:rsid w:val="001D0791"/>
    <w:rsid w:val="001D0D7D"/>
    <w:rsid w:val="001D0EFD"/>
    <w:rsid w:val="001D2DBD"/>
    <w:rsid w:val="001D3B0E"/>
    <w:rsid w:val="001D457E"/>
    <w:rsid w:val="001D7DFC"/>
    <w:rsid w:val="001E04CB"/>
    <w:rsid w:val="001E0AB3"/>
    <w:rsid w:val="001E368D"/>
    <w:rsid w:val="001E3D16"/>
    <w:rsid w:val="001E4B49"/>
    <w:rsid w:val="001E4E13"/>
    <w:rsid w:val="001E6CBF"/>
    <w:rsid w:val="001E7903"/>
    <w:rsid w:val="001F1357"/>
    <w:rsid w:val="001F1718"/>
    <w:rsid w:val="001F2576"/>
    <w:rsid w:val="001F266E"/>
    <w:rsid w:val="001F27A4"/>
    <w:rsid w:val="001F32B8"/>
    <w:rsid w:val="001F34F2"/>
    <w:rsid w:val="001F3D8B"/>
    <w:rsid w:val="001F4016"/>
    <w:rsid w:val="001F4582"/>
    <w:rsid w:val="001F4BBB"/>
    <w:rsid w:val="001F4C27"/>
    <w:rsid w:val="001F5ACC"/>
    <w:rsid w:val="001F7AF4"/>
    <w:rsid w:val="00200302"/>
    <w:rsid w:val="00200D13"/>
    <w:rsid w:val="002015DB"/>
    <w:rsid w:val="002016E9"/>
    <w:rsid w:val="002037F3"/>
    <w:rsid w:val="00204DCD"/>
    <w:rsid w:val="00206973"/>
    <w:rsid w:val="002079DC"/>
    <w:rsid w:val="00210CAC"/>
    <w:rsid w:val="002113B9"/>
    <w:rsid w:val="002119EA"/>
    <w:rsid w:val="00212939"/>
    <w:rsid w:val="002134F3"/>
    <w:rsid w:val="002144E8"/>
    <w:rsid w:val="002146F6"/>
    <w:rsid w:val="00214BA8"/>
    <w:rsid w:val="00217DBB"/>
    <w:rsid w:val="00220C9B"/>
    <w:rsid w:val="00221401"/>
    <w:rsid w:val="00221AEB"/>
    <w:rsid w:val="0022324A"/>
    <w:rsid w:val="00223251"/>
    <w:rsid w:val="002238C5"/>
    <w:rsid w:val="002247CA"/>
    <w:rsid w:val="00225368"/>
    <w:rsid w:val="00226620"/>
    <w:rsid w:val="002304DA"/>
    <w:rsid w:val="002309A1"/>
    <w:rsid w:val="002309FB"/>
    <w:rsid w:val="00230F1C"/>
    <w:rsid w:val="00231E14"/>
    <w:rsid w:val="00231E4F"/>
    <w:rsid w:val="002324FF"/>
    <w:rsid w:val="0023260F"/>
    <w:rsid w:val="002329A6"/>
    <w:rsid w:val="00233299"/>
    <w:rsid w:val="002336A2"/>
    <w:rsid w:val="00234CD2"/>
    <w:rsid w:val="00235F61"/>
    <w:rsid w:val="002370E9"/>
    <w:rsid w:val="00237734"/>
    <w:rsid w:val="00240089"/>
    <w:rsid w:val="00240C03"/>
    <w:rsid w:val="00241DC2"/>
    <w:rsid w:val="002422E8"/>
    <w:rsid w:val="00242F58"/>
    <w:rsid w:val="002459E4"/>
    <w:rsid w:val="00246A66"/>
    <w:rsid w:val="00246F39"/>
    <w:rsid w:val="002507F4"/>
    <w:rsid w:val="0025189C"/>
    <w:rsid w:val="002526F0"/>
    <w:rsid w:val="002532E3"/>
    <w:rsid w:val="00253356"/>
    <w:rsid w:val="00254E5D"/>
    <w:rsid w:val="00257ECB"/>
    <w:rsid w:val="00257F9D"/>
    <w:rsid w:val="00260F95"/>
    <w:rsid w:val="00264CAA"/>
    <w:rsid w:val="0026518B"/>
    <w:rsid w:val="002660CB"/>
    <w:rsid w:val="00266FE8"/>
    <w:rsid w:val="002671BE"/>
    <w:rsid w:val="002733DD"/>
    <w:rsid w:val="00273CC0"/>
    <w:rsid w:val="00273EAC"/>
    <w:rsid w:val="002757CF"/>
    <w:rsid w:val="00275A50"/>
    <w:rsid w:val="00275F53"/>
    <w:rsid w:val="00276A25"/>
    <w:rsid w:val="00276E7F"/>
    <w:rsid w:val="00277BC2"/>
    <w:rsid w:val="00277D5A"/>
    <w:rsid w:val="00281253"/>
    <w:rsid w:val="002822D6"/>
    <w:rsid w:val="002833C2"/>
    <w:rsid w:val="00283A67"/>
    <w:rsid w:val="002844B9"/>
    <w:rsid w:val="0028467C"/>
    <w:rsid w:val="002850AC"/>
    <w:rsid w:val="00285A28"/>
    <w:rsid w:val="00286D58"/>
    <w:rsid w:val="00286FD8"/>
    <w:rsid w:val="00290A66"/>
    <w:rsid w:val="00291F2B"/>
    <w:rsid w:val="00292B51"/>
    <w:rsid w:val="00292C18"/>
    <w:rsid w:val="00293C02"/>
    <w:rsid w:val="0029429C"/>
    <w:rsid w:val="00294D66"/>
    <w:rsid w:val="00297398"/>
    <w:rsid w:val="002976D9"/>
    <w:rsid w:val="002A15B9"/>
    <w:rsid w:val="002A2E79"/>
    <w:rsid w:val="002A306D"/>
    <w:rsid w:val="002A3926"/>
    <w:rsid w:val="002A3AC0"/>
    <w:rsid w:val="002A42C7"/>
    <w:rsid w:val="002A460E"/>
    <w:rsid w:val="002A4D35"/>
    <w:rsid w:val="002A55B2"/>
    <w:rsid w:val="002A5896"/>
    <w:rsid w:val="002A6B33"/>
    <w:rsid w:val="002A734C"/>
    <w:rsid w:val="002A74D4"/>
    <w:rsid w:val="002B006B"/>
    <w:rsid w:val="002B11E7"/>
    <w:rsid w:val="002B1803"/>
    <w:rsid w:val="002B3102"/>
    <w:rsid w:val="002B3A3F"/>
    <w:rsid w:val="002B4B49"/>
    <w:rsid w:val="002B4D43"/>
    <w:rsid w:val="002B4E5F"/>
    <w:rsid w:val="002B5AAF"/>
    <w:rsid w:val="002B618D"/>
    <w:rsid w:val="002B795D"/>
    <w:rsid w:val="002B79A9"/>
    <w:rsid w:val="002C0186"/>
    <w:rsid w:val="002C086D"/>
    <w:rsid w:val="002C1241"/>
    <w:rsid w:val="002C2410"/>
    <w:rsid w:val="002C26B8"/>
    <w:rsid w:val="002C43E9"/>
    <w:rsid w:val="002C48A9"/>
    <w:rsid w:val="002C4CB4"/>
    <w:rsid w:val="002C5589"/>
    <w:rsid w:val="002C58F8"/>
    <w:rsid w:val="002C5C15"/>
    <w:rsid w:val="002C6D89"/>
    <w:rsid w:val="002D03A4"/>
    <w:rsid w:val="002D10B1"/>
    <w:rsid w:val="002D1157"/>
    <w:rsid w:val="002D2850"/>
    <w:rsid w:val="002D3F7B"/>
    <w:rsid w:val="002D4F20"/>
    <w:rsid w:val="002D585B"/>
    <w:rsid w:val="002D5BA0"/>
    <w:rsid w:val="002D6F12"/>
    <w:rsid w:val="002D74F8"/>
    <w:rsid w:val="002E0F39"/>
    <w:rsid w:val="002E1255"/>
    <w:rsid w:val="002E1B60"/>
    <w:rsid w:val="002E2129"/>
    <w:rsid w:val="002E3CD1"/>
    <w:rsid w:val="002E4040"/>
    <w:rsid w:val="002E42C7"/>
    <w:rsid w:val="002E4D04"/>
    <w:rsid w:val="002F10E3"/>
    <w:rsid w:val="002F1D5E"/>
    <w:rsid w:val="002F2BB5"/>
    <w:rsid w:val="002F3A96"/>
    <w:rsid w:val="002F3CA2"/>
    <w:rsid w:val="002F5482"/>
    <w:rsid w:val="002F60A3"/>
    <w:rsid w:val="002F61CF"/>
    <w:rsid w:val="002F64BF"/>
    <w:rsid w:val="003021E4"/>
    <w:rsid w:val="00303170"/>
    <w:rsid w:val="003031AA"/>
    <w:rsid w:val="00303A2C"/>
    <w:rsid w:val="00303B50"/>
    <w:rsid w:val="00306060"/>
    <w:rsid w:val="00306359"/>
    <w:rsid w:val="003068B0"/>
    <w:rsid w:val="0031254B"/>
    <w:rsid w:val="0031331B"/>
    <w:rsid w:val="003153AB"/>
    <w:rsid w:val="00315713"/>
    <w:rsid w:val="0031616F"/>
    <w:rsid w:val="00320823"/>
    <w:rsid w:val="00321FD8"/>
    <w:rsid w:val="003221E0"/>
    <w:rsid w:val="00324054"/>
    <w:rsid w:val="003251E3"/>
    <w:rsid w:val="00326976"/>
    <w:rsid w:val="00326B81"/>
    <w:rsid w:val="00330A17"/>
    <w:rsid w:val="00330AAC"/>
    <w:rsid w:val="003336E4"/>
    <w:rsid w:val="00334944"/>
    <w:rsid w:val="00335840"/>
    <w:rsid w:val="00335C43"/>
    <w:rsid w:val="00335CE5"/>
    <w:rsid w:val="0033665D"/>
    <w:rsid w:val="0033756F"/>
    <w:rsid w:val="0034046E"/>
    <w:rsid w:val="00340F0E"/>
    <w:rsid w:val="00341009"/>
    <w:rsid w:val="0034192E"/>
    <w:rsid w:val="00341E0C"/>
    <w:rsid w:val="00342099"/>
    <w:rsid w:val="003427AD"/>
    <w:rsid w:val="0034386A"/>
    <w:rsid w:val="00345565"/>
    <w:rsid w:val="00345BFF"/>
    <w:rsid w:val="003466D9"/>
    <w:rsid w:val="00346E62"/>
    <w:rsid w:val="003470FB"/>
    <w:rsid w:val="00350ECC"/>
    <w:rsid w:val="003519AF"/>
    <w:rsid w:val="00352D13"/>
    <w:rsid w:val="00355D78"/>
    <w:rsid w:val="00356A46"/>
    <w:rsid w:val="00357A81"/>
    <w:rsid w:val="0036077E"/>
    <w:rsid w:val="0036084A"/>
    <w:rsid w:val="00360F3F"/>
    <w:rsid w:val="00361251"/>
    <w:rsid w:val="00361479"/>
    <w:rsid w:val="00362735"/>
    <w:rsid w:val="00362851"/>
    <w:rsid w:val="003628BD"/>
    <w:rsid w:val="00363C89"/>
    <w:rsid w:val="0036402B"/>
    <w:rsid w:val="00364B23"/>
    <w:rsid w:val="00364C22"/>
    <w:rsid w:val="00365EC9"/>
    <w:rsid w:val="0036776F"/>
    <w:rsid w:val="00367A58"/>
    <w:rsid w:val="0037016A"/>
    <w:rsid w:val="00370341"/>
    <w:rsid w:val="003719AD"/>
    <w:rsid w:val="00371EA7"/>
    <w:rsid w:val="00371F50"/>
    <w:rsid w:val="003720A7"/>
    <w:rsid w:val="0037264B"/>
    <w:rsid w:val="00373A87"/>
    <w:rsid w:val="00375F06"/>
    <w:rsid w:val="00376882"/>
    <w:rsid w:val="00377E02"/>
    <w:rsid w:val="003802DB"/>
    <w:rsid w:val="00380501"/>
    <w:rsid w:val="00380FAA"/>
    <w:rsid w:val="003828D1"/>
    <w:rsid w:val="00384B76"/>
    <w:rsid w:val="00384D8F"/>
    <w:rsid w:val="00385D8E"/>
    <w:rsid w:val="003866FD"/>
    <w:rsid w:val="00387CA7"/>
    <w:rsid w:val="003902C3"/>
    <w:rsid w:val="00390990"/>
    <w:rsid w:val="00391A7A"/>
    <w:rsid w:val="00392BEA"/>
    <w:rsid w:val="00392FAC"/>
    <w:rsid w:val="0039354E"/>
    <w:rsid w:val="003972CE"/>
    <w:rsid w:val="0039741E"/>
    <w:rsid w:val="00397FED"/>
    <w:rsid w:val="003A1593"/>
    <w:rsid w:val="003A587D"/>
    <w:rsid w:val="003A5E76"/>
    <w:rsid w:val="003A712A"/>
    <w:rsid w:val="003B0808"/>
    <w:rsid w:val="003B094F"/>
    <w:rsid w:val="003B1154"/>
    <w:rsid w:val="003B11F0"/>
    <w:rsid w:val="003B1BBA"/>
    <w:rsid w:val="003B3473"/>
    <w:rsid w:val="003B4816"/>
    <w:rsid w:val="003B54E3"/>
    <w:rsid w:val="003B77DE"/>
    <w:rsid w:val="003B7B88"/>
    <w:rsid w:val="003C14C8"/>
    <w:rsid w:val="003C36E8"/>
    <w:rsid w:val="003C4731"/>
    <w:rsid w:val="003C4804"/>
    <w:rsid w:val="003C49B7"/>
    <w:rsid w:val="003C7003"/>
    <w:rsid w:val="003C7FB2"/>
    <w:rsid w:val="003D0219"/>
    <w:rsid w:val="003D07D6"/>
    <w:rsid w:val="003D1AE6"/>
    <w:rsid w:val="003D23E3"/>
    <w:rsid w:val="003D3F3D"/>
    <w:rsid w:val="003D59DC"/>
    <w:rsid w:val="003D6556"/>
    <w:rsid w:val="003D6BAB"/>
    <w:rsid w:val="003D713A"/>
    <w:rsid w:val="003D7863"/>
    <w:rsid w:val="003D7EE8"/>
    <w:rsid w:val="003E1D86"/>
    <w:rsid w:val="003E4D97"/>
    <w:rsid w:val="003E6AC9"/>
    <w:rsid w:val="003E6CE0"/>
    <w:rsid w:val="003E7BEF"/>
    <w:rsid w:val="003F1111"/>
    <w:rsid w:val="003F1A53"/>
    <w:rsid w:val="003F1DD3"/>
    <w:rsid w:val="003F1F10"/>
    <w:rsid w:val="003F369F"/>
    <w:rsid w:val="003F3B33"/>
    <w:rsid w:val="003F40FF"/>
    <w:rsid w:val="003F4579"/>
    <w:rsid w:val="003F49B1"/>
    <w:rsid w:val="0040035E"/>
    <w:rsid w:val="00400CBA"/>
    <w:rsid w:val="00400D8B"/>
    <w:rsid w:val="0040296D"/>
    <w:rsid w:val="00402A2F"/>
    <w:rsid w:val="00402C18"/>
    <w:rsid w:val="004034A8"/>
    <w:rsid w:val="00403E09"/>
    <w:rsid w:val="00404CB5"/>
    <w:rsid w:val="0040714E"/>
    <w:rsid w:val="00407EA5"/>
    <w:rsid w:val="00410597"/>
    <w:rsid w:val="00410CEC"/>
    <w:rsid w:val="004147DD"/>
    <w:rsid w:val="00416210"/>
    <w:rsid w:val="00417BF8"/>
    <w:rsid w:val="004217BE"/>
    <w:rsid w:val="004223E6"/>
    <w:rsid w:val="00422512"/>
    <w:rsid w:val="00422A84"/>
    <w:rsid w:val="00423B00"/>
    <w:rsid w:val="00424BE2"/>
    <w:rsid w:val="00425B54"/>
    <w:rsid w:val="004262F8"/>
    <w:rsid w:val="00427BE0"/>
    <w:rsid w:val="004304FC"/>
    <w:rsid w:val="00430E60"/>
    <w:rsid w:val="00430F66"/>
    <w:rsid w:val="004310D0"/>
    <w:rsid w:val="00431C2C"/>
    <w:rsid w:val="00431D01"/>
    <w:rsid w:val="00431E9A"/>
    <w:rsid w:val="0043470A"/>
    <w:rsid w:val="004354E0"/>
    <w:rsid w:val="0043731B"/>
    <w:rsid w:val="00441448"/>
    <w:rsid w:val="00441668"/>
    <w:rsid w:val="004416D9"/>
    <w:rsid w:val="00441A53"/>
    <w:rsid w:val="00442547"/>
    <w:rsid w:val="00442AB9"/>
    <w:rsid w:val="004444BD"/>
    <w:rsid w:val="004466C9"/>
    <w:rsid w:val="004469E9"/>
    <w:rsid w:val="0044706F"/>
    <w:rsid w:val="004472DC"/>
    <w:rsid w:val="00450B3D"/>
    <w:rsid w:val="00452400"/>
    <w:rsid w:val="00452636"/>
    <w:rsid w:val="00453A34"/>
    <w:rsid w:val="00453BE5"/>
    <w:rsid w:val="00453EB9"/>
    <w:rsid w:val="0045552F"/>
    <w:rsid w:val="004559E0"/>
    <w:rsid w:val="0045709C"/>
    <w:rsid w:val="00457A07"/>
    <w:rsid w:val="00460673"/>
    <w:rsid w:val="00461278"/>
    <w:rsid w:val="004617F4"/>
    <w:rsid w:val="004622C2"/>
    <w:rsid w:val="00463590"/>
    <w:rsid w:val="00463FB8"/>
    <w:rsid w:val="004666FD"/>
    <w:rsid w:val="00467E50"/>
    <w:rsid w:val="00470436"/>
    <w:rsid w:val="00473261"/>
    <w:rsid w:val="004739DE"/>
    <w:rsid w:val="00473A49"/>
    <w:rsid w:val="00474C95"/>
    <w:rsid w:val="0047515C"/>
    <w:rsid w:val="00476EED"/>
    <w:rsid w:val="004805F4"/>
    <w:rsid w:val="004820D7"/>
    <w:rsid w:val="004821D7"/>
    <w:rsid w:val="00484157"/>
    <w:rsid w:val="00484335"/>
    <w:rsid w:val="00484705"/>
    <w:rsid w:val="00484EB7"/>
    <w:rsid w:val="004853CC"/>
    <w:rsid w:val="00485D4A"/>
    <w:rsid w:val="00486ED2"/>
    <w:rsid w:val="00487241"/>
    <w:rsid w:val="00487EDD"/>
    <w:rsid w:val="00490544"/>
    <w:rsid w:val="0049064C"/>
    <w:rsid w:val="00490D1D"/>
    <w:rsid w:val="0049132C"/>
    <w:rsid w:val="00492ECF"/>
    <w:rsid w:val="00494A2F"/>
    <w:rsid w:val="00494F08"/>
    <w:rsid w:val="0049567F"/>
    <w:rsid w:val="0049775C"/>
    <w:rsid w:val="00497B79"/>
    <w:rsid w:val="004A1187"/>
    <w:rsid w:val="004A1C2C"/>
    <w:rsid w:val="004A2350"/>
    <w:rsid w:val="004A33B0"/>
    <w:rsid w:val="004A51A8"/>
    <w:rsid w:val="004A5630"/>
    <w:rsid w:val="004A5AF8"/>
    <w:rsid w:val="004A68DC"/>
    <w:rsid w:val="004A69A6"/>
    <w:rsid w:val="004A6D17"/>
    <w:rsid w:val="004B0036"/>
    <w:rsid w:val="004B0319"/>
    <w:rsid w:val="004B0EA2"/>
    <w:rsid w:val="004B16AF"/>
    <w:rsid w:val="004B1BC0"/>
    <w:rsid w:val="004B1D28"/>
    <w:rsid w:val="004B1D68"/>
    <w:rsid w:val="004B21BC"/>
    <w:rsid w:val="004B386A"/>
    <w:rsid w:val="004B4285"/>
    <w:rsid w:val="004B4C16"/>
    <w:rsid w:val="004B4CD0"/>
    <w:rsid w:val="004B4EB9"/>
    <w:rsid w:val="004B7BC7"/>
    <w:rsid w:val="004B7F8A"/>
    <w:rsid w:val="004C0046"/>
    <w:rsid w:val="004C0F87"/>
    <w:rsid w:val="004C0FD5"/>
    <w:rsid w:val="004C1577"/>
    <w:rsid w:val="004C258A"/>
    <w:rsid w:val="004C304E"/>
    <w:rsid w:val="004C412A"/>
    <w:rsid w:val="004C44F3"/>
    <w:rsid w:val="004C6C4A"/>
    <w:rsid w:val="004C6E6A"/>
    <w:rsid w:val="004C742C"/>
    <w:rsid w:val="004C7F59"/>
    <w:rsid w:val="004D15A0"/>
    <w:rsid w:val="004D162B"/>
    <w:rsid w:val="004D2ABB"/>
    <w:rsid w:val="004D316B"/>
    <w:rsid w:val="004D355F"/>
    <w:rsid w:val="004D52BA"/>
    <w:rsid w:val="004D584A"/>
    <w:rsid w:val="004D58F3"/>
    <w:rsid w:val="004D69A0"/>
    <w:rsid w:val="004D7A88"/>
    <w:rsid w:val="004D7D72"/>
    <w:rsid w:val="004E21CF"/>
    <w:rsid w:val="004E2DA6"/>
    <w:rsid w:val="004E3224"/>
    <w:rsid w:val="004E32AA"/>
    <w:rsid w:val="004E3D96"/>
    <w:rsid w:val="004E60D7"/>
    <w:rsid w:val="004F05D7"/>
    <w:rsid w:val="004F07BD"/>
    <w:rsid w:val="004F0A4E"/>
    <w:rsid w:val="004F1629"/>
    <w:rsid w:val="004F24B2"/>
    <w:rsid w:val="004F2F7A"/>
    <w:rsid w:val="004F2F81"/>
    <w:rsid w:val="004F3751"/>
    <w:rsid w:val="004F394E"/>
    <w:rsid w:val="004F3E5D"/>
    <w:rsid w:val="004F3EEF"/>
    <w:rsid w:val="004F5FE5"/>
    <w:rsid w:val="004F607E"/>
    <w:rsid w:val="004F6703"/>
    <w:rsid w:val="00500374"/>
    <w:rsid w:val="00500ED1"/>
    <w:rsid w:val="0050116A"/>
    <w:rsid w:val="0050163C"/>
    <w:rsid w:val="005018B7"/>
    <w:rsid w:val="00502E1F"/>
    <w:rsid w:val="00503210"/>
    <w:rsid w:val="005037BA"/>
    <w:rsid w:val="005049D6"/>
    <w:rsid w:val="00506FE2"/>
    <w:rsid w:val="005070E7"/>
    <w:rsid w:val="005104A6"/>
    <w:rsid w:val="00511AEF"/>
    <w:rsid w:val="00512834"/>
    <w:rsid w:val="00513B22"/>
    <w:rsid w:val="00513BB9"/>
    <w:rsid w:val="00513FA2"/>
    <w:rsid w:val="005149AD"/>
    <w:rsid w:val="00515A9D"/>
    <w:rsid w:val="0051746E"/>
    <w:rsid w:val="005179EE"/>
    <w:rsid w:val="0052127B"/>
    <w:rsid w:val="005213A6"/>
    <w:rsid w:val="00521FC4"/>
    <w:rsid w:val="0052262A"/>
    <w:rsid w:val="005237C4"/>
    <w:rsid w:val="00524A2B"/>
    <w:rsid w:val="00524BF5"/>
    <w:rsid w:val="00525C46"/>
    <w:rsid w:val="00526295"/>
    <w:rsid w:val="00526648"/>
    <w:rsid w:val="00531B3A"/>
    <w:rsid w:val="0053335E"/>
    <w:rsid w:val="00533521"/>
    <w:rsid w:val="005345D9"/>
    <w:rsid w:val="0053535D"/>
    <w:rsid w:val="00536DBC"/>
    <w:rsid w:val="00537A0C"/>
    <w:rsid w:val="00537C7F"/>
    <w:rsid w:val="00542519"/>
    <w:rsid w:val="005433D9"/>
    <w:rsid w:val="005447A6"/>
    <w:rsid w:val="00544C79"/>
    <w:rsid w:val="005451EB"/>
    <w:rsid w:val="005453C5"/>
    <w:rsid w:val="005458EC"/>
    <w:rsid w:val="00545903"/>
    <w:rsid w:val="00546829"/>
    <w:rsid w:val="00546D63"/>
    <w:rsid w:val="00546FD2"/>
    <w:rsid w:val="00547FA8"/>
    <w:rsid w:val="005500A3"/>
    <w:rsid w:val="0055121F"/>
    <w:rsid w:val="00554028"/>
    <w:rsid w:val="005556CE"/>
    <w:rsid w:val="00560C42"/>
    <w:rsid w:val="00560DAD"/>
    <w:rsid w:val="00560E91"/>
    <w:rsid w:val="0056154D"/>
    <w:rsid w:val="005616F6"/>
    <w:rsid w:val="00561F94"/>
    <w:rsid w:val="005621F1"/>
    <w:rsid w:val="005625FB"/>
    <w:rsid w:val="00563FBF"/>
    <w:rsid w:val="00564905"/>
    <w:rsid w:val="00565FF0"/>
    <w:rsid w:val="0056722A"/>
    <w:rsid w:val="005704F4"/>
    <w:rsid w:val="00570D9B"/>
    <w:rsid w:val="005716CC"/>
    <w:rsid w:val="005720CA"/>
    <w:rsid w:val="0057251C"/>
    <w:rsid w:val="005732B4"/>
    <w:rsid w:val="00573983"/>
    <w:rsid w:val="00573DD7"/>
    <w:rsid w:val="0057468F"/>
    <w:rsid w:val="00574983"/>
    <w:rsid w:val="005757AF"/>
    <w:rsid w:val="005757B4"/>
    <w:rsid w:val="00576321"/>
    <w:rsid w:val="005763C4"/>
    <w:rsid w:val="00576FC2"/>
    <w:rsid w:val="0057730F"/>
    <w:rsid w:val="00580C29"/>
    <w:rsid w:val="0058227F"/>
    <w:rsid w:val="00582599"/>
    <w:rsid w:val="005825CF"/>
    <w:rsid w:val="005826DB"/>
    <w:rsid w:val="00583560"/>
    <w:rsid w:val="00583A69"/>
    <w:rsid w:val="00583BB6"/>
    <w:rsid w:val="00584F82"/>
    <w:rsid w:val="005851B9"/>
    <w:rsid w:val="0058556B"/>
    <w:rsid w:val="00585CAF"/>
    <w:rsid w:val="00585F2D"/>
    <w:rsid w:val="005862C2"/>
    <w:rsid w:val="00586539"/>
    <w:rsid w:val="00586B00"/>
    <w:rsid w:val="00587863"/>
    <w:rsid w:val="005907C5"/>
    <w:rsid w:val="00592590"/>
    <w:rsid w:val="00593AEF"/>
    <w:rsid w:val="00593C72"/>
    <w:rsid w:val="00594322"/>
    <w:rsid w:val="005955DF"/>
    <w:rsid w:val="00597CF0"/>
    <w:rsid w:val="00597DFC"/>
    <w:rsid w:val="00597FF0"/>
    <w:rsid w:val="005A1ABE"/>
    <w:rsid w:val="005A328D"/>
    <w:rsid w:val="005A3EED"/>
    <w:rsid w:val="005A68F0"/>
    <w:rsid w:val="005A6C2F"/>
    <w:rsid w:val="005B50C9"/>
    <w:rsid w:val="005B56BA"/>
    <w:rsid w:val="005B5BD9"/>
    <w:rsid w:val="005B689B"/>
    <w:rsid w:val="005C02B9"/>
    <w:rsid w:val="005C0A92"/>
    <w:rsid w:val="005C0B14"/>
    <w:rsid w:val="005C22B6"/>
    <w:rsid w:val="005C242C"/>
    <w:rsid w:val="005C4A8D"/>
    <w:rsid w:val="005C6578"/>
    <w:rsid w:val="005C79CE"/>
    <w:rsid w:val="005D01CC"/>
    <w:rsid w:val="005D145F"/>
    <w:rsid w:val="005D3193"/>
    <w:rsid w:val="005D3357"/>
    <w:rsid w:val="005D33F8"/>
    <w:rsid w:val="005D6B4B"/>
    <w:rsid w:val="005D6E16"/>
    <w:rsid w:val="005D7498"/>
    <w:rsid w:val="005D7989"/>
    <w:rsid w:val="005D7E34"/>
    <w:rsid w:val="005E0275"/>
    <w:rsid w:val="005E05E6"/>
    <w:rsid w:val="005E0982"/>
    <w:rsid w:val="005E0DF0"/>
    <w:rsid w:val="005E1789"/>
    <w:rsid w:val="005E2ACC"/>
    <w:rsid w:val="005E32B0"/>
    <w:rsid w:val="005E38D6"/>
    <w:rsid w:val="005E38E6"/>
    <w:rsid w:val="005E3B1A"/>
    <w:rsid w:val="005E3B86"/>
    <w:rsid w:val="005E3D9B"/>
    <w:rsid w:val="005E4911"/>
    <w:rsid w:val="005E76BE"/>
    <w:rsid w:val="005E7DC3"/>
    <w:rsid w:val="005F00C7"/>
    <w:rsid w:val="005F19CB"/>
    <w:rsid w:val="005F3933"/>
    <w:rsid w:val="005F430C"/>
    <w:rsid w:val="006003CD"/>
    <w:rsid w:val="0060125B"/>
    <w:rsid w:val="00601FBA"/>
    <w:rsid w:val="006020B5"/>
    <w:rsid w:val="00605E64"/>
    <w:rsid w:val="00606C01"/>
    <w:rsid w:val="00606C96"/>
    <w:rsid w:val="00607679"/>
    <w:rsid w:val="00607740"/>
    <w:rsid w:val="00607A4F"/>
    <w:rsid w:val="00610625"/>
    <w:rsid w:val="0061129F"/>
    <w:rsid w:val="006116E7"/>
    <w:rsid w:val="00612CAE"/>
    <w:rsid w:val="00612D32"/>
    <w:rsid w:val="00612DD6"/>
    <w:rsid w:val="0061436C"/>
    <w:rsid w:val="00614A79"/>
    <w:rsid w:val="006162D2"/>
    <w:rsid w:val="00617C5F"/>
    <w:rsid w:val="00621B14"/>
    <w:rsid w:val="00621DCF"/>
    <w:rsid w:val="00622ABB"/>
    <w:rsid w:val="00622F40"/>
    <w:rsid w:val="00623110"/>
    <w:rsid w:val="00623535"/>
    <w:rsid w:val="0062568D"/>
    <w:rsid w:val="00625AB6"/>
    <w:rsid w:val="0062653C"/>
    <w:rsid w:val="00626E43"/>
    <w:rsid w:val="0062780B"/>
    <w:rsid w:val="0063185C"/>
    <w:rsid w:val="00632263"/>
    <w:rsid w:val="00632585"/>
    <w:rsid w:val="00633F26"/>
    <w:rsid w:val="0063575F"/>
    <w:rsid w:val="006357BB"/>
    <w:rsid w:val="00636345"/>
    <w:rsid w:val="0063719D"/>
    <w:rsid w:val="00637496"/>
    <w:rsid w:val="006403F2"/>
    <w:rsid w:val="00642F1F"/>
    <w:rsid w:val="0064350B"/>
    <w:rsid w:val="006444B7"/>
    <w:rsid w:val="00645DC6"/>
    <w:rsid w:val="0064730C"/>
    <w:rsid w:val="0065056F"/>
    <w:rsid w:val="00650B4B"/>
    <w:rsid w:val="00651847"/>
    <w:rsid w:val="00652A90"/>
    <w:rsid w:val="00653728"/>
    <w:rsid w:val="00654469"/>
    <w:rsid w:val="00654DBA"/>
    <w:rsid w:val="006550E6"/>
    <w:rsid w:val="0065610E"/>
    <w:rsid w:val="00657D24"/>
    <w:rsid w:val="0066116A"/>
    <w:rsid w:val="0066143D"/>
    <w:rsid w:val="0066205D"/>
    <w:rsid w:val="00662CB1"/>
    <w:rsid w:val="00664348"/>
    <w:rsid w:val="00664986"/>
    <w:rsid w:val="006665CF"/>
    <w:rsid w:val="00667067"/>
    <w:rsid w:val="00667426"/>
    <w:rsid w:val="006675EE"/>
    <w:rsid w:val="00667B58"/>
    <w:rsid w:val="00670C70"/>
    <w:rsid w:val="006730C8"/>
    <w:rsid w:val="00674B1A"/>
    <w:rsid w:val="00677837"/>
    <w:rsid w:val="00677A79"/>
    <w:rsid w:val="00682B6E"/>
    <w:rsid w:val="00682BF0"/>
    <w:rsid w:val="006831C4"/>
    <w:rsid w:val="00684A21"/>
    <w:rsid w:val="00684E3D"/>
    <w:rsid w:val="0068529E"/>
    <w:rsid w:val="0068573B"/>
    <w:rsid w:val="006859E1"/>
    <w:rsid w:val="00686D69"/>
    <w:rsid w:val="0068704E"/>
    <w:rsid w:val="006873F2"/>
    <w:rsid w:val="00690116"/>
    <w:rsid w:val="006935BC"/>
    <w:rsid w:val="00693B50"/>
    <w:rsid w:val="00693D31"/>
    <w:rsid w:val="00693F18"/>
    <w:rsid w:val="0069423C"/>
    <w:rsid w:val="006960D2"/>
    <w:rsid w:val="006A2EDA"/>
    <w:rsid w:val="006A34C7"/>
    <w:rsid w:val="006A3CF1"/>
    <w:rsid w:val="006A482B"/>
    <w:rsid w:val="006A4A4B"/>
    <w:rsid w:val="006A4D83"/>
    <w:rsid w:val="006A51F5"/>
    <w:rsid w:val="006A5B39"/>
    <w:rsid w:val="006A5B72"/>
    <w:rsid w:val="006A5B96"/>
    <w:rsid w:val="006A5EFD"/>
    <w:rsid w:val="006A69FC"/>
    <w:rsid w:val="006A78C8"/>
    <w:rsid w:val="006B0A0C"/>
    <w:rsid w:val="006B0D7C"/>
    <w:rsid w:val="006B0E2C"/>
    <w:rsid w:val="006B144A"/>
    <w:rsid w:val="006B268E"/>
    <w:rsid w:val="006B297A"/>
    <w:rsid w:val="006B2F03"/>
    <w:rsid w:val="006B49F9"/>
    <w:rsid w:val="006B5760"/>
    <w:rsid w:val="006B6550"/>
    <w:rsid w:val="006C059B"/>
    <w:rsid w:val="006C12AE"/>
    <w:rsid w:val="006C186C"/>
    <w:rsid w:val="006C2D5C"/>
    <w:rsid w:val="006C4653"/>
    <w:rsid w:val="006C5B0B"/>
    <w:rsid w:val="006C6C31"/>
    <w:rsid w:val="006C703E"/>
    <w:rsid w:val="006C7605"/>
    <w:rsid w:val="006C760C"/>
    <w:rsid w:val="006C778D"/>
    <w:rsid w:val="006D0040"/>
    <w:rsid w:val="006D00E6"/>
    <w:rsid w:val="006D03FB"/>
    <w:rsid w:val="006D125D"/>
    <w:rsid w:val="006D136F"/>
    <w:rsid w:val="006D309E"/>
    <w:rsid w:val="006D4B7F"/>
    <w:rsid w:val="006D4F24"/>
    <w:rsid w:val="006D5412"/>
    <w:rsid w:val="006D6395"/>
    <w:rsid w:val="006D7BC4"/>
    <w:rsid w:val="006E33E7"/>
    <w:rsid w:val="006E47EF"/>
    <w:rsid w:val="006E58CE"/>
    <w:rsid w:val="006E6D05"/>
    <w:rsid w:val="006F207B"/>
    <w:rsid w:val="006F25D3"/>
    <w:rsid w:val="006F2C54"/>
    <w:rsid w:val="006F2E16"/>
    <w:rsid w:val="006F2F20"/>
    <w:rsid w:val="006F3800"/>
    <w:rsid w:val="006F4127"/>
    <w:rsid w:val="006F4148"/>
    <w:rsid w:val="006F49E2"/>
    <w:rsid w:val="006F631D"/>
    <w:rsid w:val="006F6710"/>
    <w:rsid w:val="006F67BA"/>
    <w:rsid w:val="006F68B6"/>
    <w:rsid w:val="006F77CC"/>
    <w:rsid w:val="006F7D15"/>
    <w:rsid w:val="0070070F"/>
    <w:rsid w:val="007011B0"/>
    <w:rsid w:val="00702C02"/>
    <w:rsid w:val="00703871"/>
    <w:rsid w:val="00703FAC"/>
    <w:rsid w:val="007046D1"/>
    <w:rsid w:val="00704A9B"/>
    <w:rsid w:val="00705A38"/>
    <w:rsid w:val="00705A4A"/>
    <w:rsid w:val="00711EA8"/>
    <w:rsid w:val="00713003"/>
    <w:rsid w:val="0071322C"/>
    <w:rsid w:val="0071336E"/>
    <w:rsid w:val="007137B6"/>
    <w:rsid w:val="00713993"/>
    <w:rsid w:val="00714DC2"/>
    <w:rsid w:val="0071587F"/>
    <w:rsid w:val="00716638"/>
    <w:rsid w:val="00716905"/>
    <w:rsid w:val="0071722D"/>
    <w:rsid w:val="00717589"/>
    <w:rsid w:val="00720482"/>
    <w:rsid w:val="00722361"/>
    <w:rsid w:val="00722397"/>
    <w:rsid w:val="00723606"/>
    <w:rsid w:val="007243D8"/>
    <w:rsid w:val="00724FEA"/>
    <w:rsid w:val="00725D62"/>
    <w:rsid w:val="00725FC9"/>
    <w:rsid w:val="00726560"/>
    <w:rsid w:val="00726597"/>
    <w:rsid w:val="00726D75"/>
    <w:rsid w:val="0073046A"/>
    <w:rsid w:val="00730934"/>
    <w:rsid w:val="007309AD"/>
    <w:rsid w:val="00731C96"/>
    <w:rsid w:val="00733A29"/>
    <w:rsid w:val="00735725"/>
    <w:rsid w:val="007361CE"/>
    <w:rsid w:val="00737264"/>
    <w:rsid w:val="00737E2C"/>
    <w:rsid w:val="00737E77"/>
    <w:rsid w:val="00741994"/>
    <w:rsid w:val="00741EB9"/>
    <w:rsid w:val="00742123"/>
    <w:rsid w:val="00743E13"/>
    <w:rsid w:val="00744DD4"/>
    <w:rsid w:val="00745366"/>
    <w:rsid w:val="007457D2"/>
    <w:rsid w:val="0074581C"/>
    <w:rsid w:val="007463D4"/>
    <w:rsid w:val="00747888"/>
    <w:rsid w:val="00750EC6"/>
    <w:rsid w:val="00751866"/>
    <w:rsid w:val="00751AB6"/>
    <w:rsid w:val="00752014"/>
    <w:rsid w:val="007538ED"/>
    <w:rsid w:val="00754E99"/>
    <w:rsid w:val="00755246"/>
    <w:rsid w:val="007556FF"/>
    <w:rsid w:val="007558D1"/>
    <w:rsid w:val="00756408"/>
    <w:rsid w:val="00756BBE"/>
    <w:rsid w:val="00756E79"/>
    <w:rsid w:val="00757D67"/>
    <w:rsid w:val="00757D88"/>
    <w:rsid w:val="00760290"/>
    <w:rsid w:val="007611E8"/>
    <w:rsid w:val="00763CF3"/>
    <w:rsid w:val="007646CA"/>
    <w:rsid w:val="00764B2D"/>
    <w:rsid w:val="007669D2"/>
    <w:rsid w:val="00766CC9"/>
    <w:rsid w:val="00767E97"/>
    <w:rsid w:val="00770944"/>
    <w:rsid w:val="00771640"/>
    <w:rsid w:val="0077234A"/>
    <w:rsid w:val="007729A7"/>
    <w:rsid w:val="00773555"/>
    <w:rsid w:val="007766A3"/>
    <w:rsid w:val="00776AC8"/>
    <w:rsid w:val="00776B60"/>
    <w:rsid w:val="007773AF"/>
    <w:rsid w:val="00777F78"/>
    <w:rsid w:val="007803FA"/>
    <w:rsid w:val="00780543"/>
    <w:rsid w:val="00780E29"/>
    <w:rsid w:val="0078147E"/>
    <w:rsid w:val="0078162F"/>
    <w:rsid w:val="007816C8"/>
    <w:rsid w:val="00781AFB"/>
    <w:rsid w:val="00781F25"/>
    <w:rsid w:val="00783CAB"/>
    <w:rsid w:val="00784789"/>
    <w:rsid w:val="00784D4B"/>
    <w:rsid w:val="00785FC4"/>
    <w:rsid w:val="007868D8"/>
    <w:rsid w:val="00786BD7"/>
    <w:rsid w:val="00787238"/>
    <w:rsid w:val="00787761"/>
    <w:rsid w:val="00792276"/>
    <w:rsid w:val="007955F0"/>
    <w:rsid w:val="00795AEE"/>
    <w:rsid w:val="0079619F"/>
    <w:rsid w:val="00796B93"/>
    <w:rsid w:val="00797D01"/>
    <w:rsid w:val="007A104B"/>
    <w:rsid w:val="007A117E"/>
    <w:rsid w:val="007A28B5"/>
    <w:rsid w:val="007A2E50"/>
    <w:rsid w:val="007A3277"/>
    <w:rsid w:val="007A4943"/>
    <w:rsid w:val="007A4E65"/>
    <w:rsid w:val="007A5B03"/>
    <w:rsid w:val="007A641B"/>
    <w:rsid w:val="007A7B4B"/>
    <w:rsid w:val="007B00FA"/>
    <w:rsid w:val="007B01DA"/>
    <w:rsid w:val="007B11E0"/>
    <w:rsid w:val="007B1264"/>
    <w:rsid w:val="007B12E6"/>
    <w:rsid w:val="007B20F8"/>
    <w:rsid w:val="007B210E"/>
    <w:rsid w:val="007B2ABF"/>
    <w:rsid w:val="007B3395"/>
    <w:rsid w:val="007B38E5"/>
    <w:rsid w:val="007B51F5"/>
    <w:rsid w:val="007B608C"/>
    <w:rsid w:val="007B73CD"/>
    <w:rsid w:val="007B73FE"/>
    <w:rsid w:val="007B7D37"/>
    <w:rsid w:val="007C1268"/>
    <w:rsid w:val="007C3F68"/>
    <w:rsid w:val="007C4663"/>
    <w:rsid w:val="007C4DFD"/>
    <w:rsid w:val="007C5138"/>
    <w:rsid w:val="007C5613"/>
    <w:rsid w:val="007C649D"/>
    <w:rsid w:val="007C6D01"/>
    <w:rsid w:val="007C7C4C"/>
    <w:rsid w:val="007D08C0"/>
    <w:rsid w:val="007D35BC"/>
    <w:rsid w:val="007D4B7A"/>
    <w:rsid w:val="007D5DD5"/>
    <w:rsid w:val="007D6142"/>
    <w:rsid w:val="007D67A9"/>
    <w:rsid w:val="007D79B1"/>
    <w:rsid w:val="007D7C7B"/>
    <w:rsid w:val="007E0DA4"/>
    <w:rsid w:val="007E1098"/>
    <w:rsid w:val="007E1FCB"/>
    <w:rsid w:val="007E2137"/>
    <w:rsid w:val="007E232B"/>
    <w:rsid w:val="007E25CC"/>
    <w:rsid w:val="007E27B7"/>
    <w:rsid w:val="007E2C69"/>
    <w:rsid w:val="007E2E44"/>
    <w:rsid w:val="007E30E6"/>
    <w:rsid w:val="007E58CC"/>
    <w:rsid w:val="007E656B"/>
    <w:rsid w:val="007E7336"/>
    <w:rsid w:val="007F1408"/>
    <w:rsid w:val="007F2CDE"/>
    <w:rsid w:val="007F3D9B"/>
    <w:rsid w:val="007F3E25"/>
    <w:rsid w:val="007F5957"/>
    <w:rsid w:val="007F5E83"/>
    <w:rsid w:val="007F5FBA"/>
    <w:rsid w:val="007F61F5"/>
    <w:rsid w:val="007F68C0"/>
    <w:rsid w:val="007F6AFB"/>
    <w:rsid w:val="007F74C2"/>
    <w:rsid w:val="007F7BB9"/>
    <w:rsid w:val="0080076A"/>
    <w:rsid w:val="00800EA1"/>
    <w:rsid w:val="00801832"/>
    <w:rsid w:val="00802339"/>
    <w:rsid w:val="00802664"/>
    <w:rsid w:val="00802B96"/>
    <w:rsid w:val="00803274"/>
    <w:rsid w:val="008035EA"/>
    <w:rsid w:val="008035FB"/>
    <w:rsid w:val="008035FE"/>
    <w:rsid w:val="00803784"/>
    <w:rsid w:val="008039A7"/>
    <w:rsid w:val="00803CB5"/>
    <w:rsid w:val="008046A7"/>
    <w:rsid w:val="008048E9"/>
    <w:rsid w:val="00805439"/>
    <w:rsid w:val="008055F0"/>
    <w:rsid w:val="00807560"/>
    <w:rsid w:val="00813410"/>
    <w:rsid w:val="0081487B"/>
    <w:rsid w:val="0081699E"/>
    <w:rsid w:val="00816F4E"/>
    <w:rsid w:val="00820F98"/>
    <w:rsid w:val="00822046"/>
    <w:rsid w:val="0082244E"/>
    <w:rsid w:val="00822F16"/>
    <w:rsid w:val="00823AF8"/>
    <w:rsid w:val="0082402D"/>
    <w:rsid w:val="008248B2"/>
    <w:rsid w:val="00824EBB"/>
    <w:rsid w:val="008268F3"/>
    <w:rsid w:val="008304D1"/>
    <w:rsid w:val="00830CA0"/>
    <w:rsid w:val="0083160A"/>
    <w:rsid w:val="00831A99"/>
    <w:rsid w:val="00832F67"/>
    <w:rsid w:val="00833A39"/>
    <w:rsid w:val="00833FA4"/>
    <w:rsid w:val="00834FCC"/>
    <w:rsid w:val="00835261"/>
    <w:rsid w:val="008352DB"/>
    <w:rsid w:val="0083689C"/>
    <w:rsid w:val="00836D7F"/>
    <w:rsid w:val="0084012D"/>
    <w:rsid w:val="00841814"/>
    <w:rsid w:val="00841D83"/>
    <w:rsid w:val="008431F0"/>
    <w:rsid w:val="00844B7F"/>
    <w:rsid w:val="008456FD"/>
    <w:rsid w:val="00845AF3"/>
    <w:rsid w:val="008464F4"/>
    <w:rsid w:val="0084679A"/>
    <w:rsid w:val="00850AFA"/>
    <w:rsid w:val="0085240C"/>
    <w:rsid w:val="00852CF5"/>
    <w:rsid w:val="00852E0B"/>
    <w:rsid w:val="00857A54"/>
    <w:rsid w:val="00860D4F"/>
    <w:rsid w:val="00861055"/>
    <w:rsid w:val="00861950"/>
    <w:rsid w:val="00861C7E"/>
    <w:rsid w:val="00862346"/>
    <w:rsid w:val="00862F13"/>
    <w:rsid w:val="00863131"/>
    <w:rsid w:val="00865A50"/>
    <w:rsid w:val="00865F74"/>
    <w:rsid w:val="00866860"/>
    <w:rsid w:val="00867B63"/>
    <w:rsid w:val="00870D3F"/>
    <w:rsid w:val="008710FC"/>
    <w:rsid w:val="00871E4B"/>
    <w:rsid w:val="00871FE6"/>
    <w:rsid w:val="0087323D"/>
    <w:rsid w:val="00873DA7"/>
    <w:rsid w:val="008751A5"/>
    <w:rsid w:val="0087590E"/>
    <w:rsid w:val="00876209"/>
    <w:rsid w:val="0087625F"/>
    <w:rsid w:val="00876BB5"/>
    <w:rsid w:val="008779F9"/>
    <w:rsid w:val="00877AF1"/>
    <w:rsid w:val="0088104B"/>
    <w:rsid w:val="00881C35"/>
    <w:rsid w:val="00882AB1"/>
    <w:rsid w:val="0088360B"/>
    <w:rsid w:val="00884848"/>
    <w:rsid w:val="00884D46"/>
    <w:rsid w:val="0088546A"/>
    <w:rsid w:val="008875D2"/>
    <w:rsid w:val="00890704"/>
    <w:rsid w:val="00890932"/>
    <w:rsid w:val="00891019"/>
    <w:rsid w:val="008912C0"/>
    <w:rsid w:val="00891952"/>
    <w:rsid w:val="00891E39"/>
    <w:rsid w:val="008923FD"/>
    <w:rsid w:val="00892854"/>
    <w:rsid w:val="0089348B"/>
    <w:rsid w:val="00893C68"/>
    <w:rsid w:val="00894AEA"/>
    <w:rsid w:val="00896635"/>
    <w:rsid w:val="00897BA8"/>
    <w:rsid w:val="008A0AAB"/>
    <w:rsid w:val="008A12DD"/>
    <w:rsid w:val="008A197E"/>
    <w:rsid w:val="008A25DB"/>
    <w:rsid w:val="008A3F1E"/>
    <w:rsid w:val="008A460D"/>
    <w:rsid w:val="008A47D2"/>
    <w:rsid w:val="008A4DEA"/>
    <w:rsid w:val="008A66BF"/>
    <w:rsid w:val="008A6E25"/>
    <w:rsid w:val="008A7110"/>
    <w:rsid w:val="008A7303"/>
    <w:rsid w:val="008A7582"/>
    <w:rsid w:val="008A7F96"/>
    <w:rsid w:val="008B1446"/>
    <w:rsid w:val="008B190F"/>
    <w:rsid w:val="008B20FD"/>
    <w:rsid w:val="008B3495"/>
    <w:rsid w:val="008B478E"/>
    <w:rsid w:val="008C0A5C"/>
    <w:rsid w:val="008C13FF"/>
    <w:rsid w:val="008C5D9D"/>
    <w:rsid w:val="008C635E"/>
    <w:rsid w:val="008C7D9A"/>
    <w:rsid w:val="008D0126"/>
    <w:rsid w:val="008D0D03"/>
    <w:rsid w:val="008D2E0D"/>
    <w:rsid w:val="008D4D0B"/>
    <w:rsid w:val="008D4D6C"/>
    <w:rsid w:val="008D4FCA"/>
    <w:rsid w:val="008E2ECB"/>
    <w:rsid w:val="008E32D9"/>
    <w:rsid w:val="008E40A0"/>
    <w:rsid w:val="008E6404"/>
    <w:rsid w:val="008E6412"/>
    <w:rsid w:val="008E7545"/>
    <w:rsid w:val="008F02B9"/>
    <w:rsid w:val="008F137A"/>
    <w:rsid w:val="008F20B5"/>
    <w:rsid w:val="008F2B30"/>
    <w:rsid w:val="008F2DCF"/>
    <w:rsid w:val="008F420B"/>
    <w:rsid w:val="008F6B38"/>
    <w:rsid w:val="008F7F77"/>
    <w:rsid w:val="0090186B"/>
    <w:rsid w:val="00903927"/>
    <w:rsid w:val="00903A3D"/>
    <w:rsid w:val="00903DF8"/>
    <w:rsid w:val="00905AB6"/>
    <w:rsid w:val="00905AF0"/>
    <w:rsid w:val="00906F18"/>
    <w:rsid w:val="0090754F"/>
    <w:rsid w:val="00910C6F"/>
    <w:rsid w:val="00910D51"/>
    <w:rsid w:val="009114D1"/>
    <w:rsid w:val="00911665"/>
    <w:rsid w:val="00911D31"/>
    <w:rsid w:val="00912190"/>
    <w:rsid w:val="0091219B"/>
    <w:rsid w:val="00912308"/>
    <w:rsid w:val="009136BA"/>
    <w:rsid w:val="00915D13"/>
    <w:rsid w:val="00916664"/>
    <w:rsid w:val="0091679E"/>
    <w:rsid w:val="00916BC9"/>
    <w:rsid w:val="00917D5D"/>
    <w:rsid w:val="0092058E"/>
    <w:rsid w:val="00920763"/>
    <w:rsid w:val="00921FA7"/>
    <w:rsid w:val="00922C03"/>
    <w:rsid w:val="0092341A"/>
    <w:rsid w:val="0092441A"/>
    <w:rsid w:val="009247E3"/>
    <w:rsid w:val="0092558F"/>
    <w:rsid w:val="009258FB"/>
    <w:rsid w:val="00926B6E"/>
    <w:rsid w:val="00927703"/>
    <w:rsid w:val="009305B9"/>
    <w:rsid w:val="00931268"/>
    <w:rsid w:val="00931506"/>
    <w:rsid w:val="009315AE"/>
    <w:rsid w:val="00932DF3"/>
    <w:rsid w:val="00933641"/>
    <w:rsid w:val="00933DE2"/>
    <w:rsid w:val="0093699E"/>
    <w:rsid w:val="00936F1A"/>
    <w:rsid w:val="00937277"/>
    <w:rsid w:val="00937733"/>
    <w:rsid w:val="00937F0E"/>
    <w:rsid w:val="00941568"/>
    <w:rsid w:val="009425C3"/>
    <w:rsid w:val="00943E97"/>
    <w:rsid w:val="00945574"/>
    <w:rsid w:val="00945D52"/>
    <w:rsid w:val="00946868"/>
    <w:rsid w:val="00950751"/>
    <w:rsid w:val="00950FEA"/>
    <w:rsid w:val="009512B3"/>
    <w:rsid w:val="0095355E"/>
    <w:rsid w:val="00953C25"/>
    <w:rsid w:val="0095411F"/>
    <w:rsid w:val="009546DD"/>
    <w:rsid w:val="00955ABB"/>
    <w:rsid w:val="00956E39"/>
    <w:rsid w:val="009615E7"/>
    <w:rsid w:val="00963267"/>
    <w:rsid w:val="00964E82"/>
    <w:rsid w:val="00965E93"/>
    <w:rsid w:val="009665C6"/>
    <w:rsid w:val="00967E7A"/>
    <w:rsid w:val="00967F01"/>
    <w:rsid w:val="00970175"/>
    <w:rsid w:val="0097017E"/>
    <w:rsid w:val="00970F63"/>
    <w:rsid w:val="009712EC"/>
    <w:rsid w:val="00971F2D"/>
    <w:rsid w:val="009722CC"/>
    <w:rsid w:val="00972505"/>
    <w:rsid w:val="009753FD"/>
    <w:rsid w:val="0097560B"/>
    <w:rsid w:val="0097580D"/>
    <w:rsid w:val="0097674B"/>
    <w:rsid w:val="0097742C"/>
    <w:rsid w:val="009777F1"/>
    <w:rsid w:val="009813AA"/>
    <w:rsid w:val="00983523"/>
    <w:rsid w:val="009835B3"/>
    <w:rsid w:val="0098360E"/>
    <w:rsid w:val="00983BCC"/>
    <w:rsid w:val="00984D97"/>
    <w:rsid w:val="00985C13"/>
    <w:rsid w:val="00985D74"/>
    <w:rsid w:val="00985ED6"/>
    <w:rsid w:val="00986057"/>
    <w:rsid w:val="00986314"/>
    <w:rsid w:val="009872B0"/>
    <w:rsid w:val="00990C91"/>
    <w:rsid w:val="00991286"/>
    <w:rsid w:val="00991A3A"/>
    <w:rsid w:val="00991ACC"/>
    <w:rsid w:val="009948A0"/>
    <w:rsid w:val="009956DD"/>
    <w:rsid w:val="00995A8D"/>
    <w:rsid w:val="00996100"/>
    <w:rsid w:val="00996A9B"/>
    <w:rsid w:val="00996AB2"/>
    <w:rsid w:val="00997410"/>
    <w:rsid w:val="00997E78"/>
    <w:rsid w:val="009A0CB2"/>
    <w:rsid w:val="009A1200"/>
    <w:rsid w:val="009A3B0E"/>
    <w:rsid w:val="009A48DA"/>
    <w:rsid w:val="009A6A4F"/>
    <w:rsid w:val="009A711A"/>
    <w:rsid w:val="009A7977"/>
    <w:rsid w:val="009A79A2"/>
    <w:rsid w:val="009A7D7D"/>
    <w:rsid w:val="009B0153"/>
    <w:rsid w:val="009B2AB6"/>
    <w:rsid w:val="009B2BBF"/>
    <w:rsid w:val="009B33B9"/>
    <w:rsid w:val="009B341A"/>
    <w:rsid w:val="009B3E5C"/>
    <w:rsid w:val="009B3EFA"/>
    <w:rsid w:val="009B4EC1"/>
    <w:rsid w:val="009B5241"/>
    <w:rsid w:val="009B5392"/>
    <w:rsid w:val="009B7240"/>
    <w:rsid w:val="009B76AC"/>
    <w:rsid w:val="009C0B2D"/>
    <w:rsid w:val="009C1862"/>
    <w:rsid w:val="009C1DD1"/>
    <w:rsid w:val="009C2159"/>
    <w:rsid w:val="009C33BE"/>
    <w:rsid w:val="009C3DAA"/>
    <w:rsid w:val="009C46E2"/>
    <w:rsid w:val="009C4F58"/>
    <w:rsid w:val="009C51BD"/>
    <w:rsid w:val="009C6A42"/>
    <w:rsid w:val="009C7D12"/>
    <w:rsid w:val="009D046C"/>
    <w:rsid w:val="009D163C"/>
    <w:rsid w:val="009D3103"/>
    <w:rsid w:val="009D31EB"/>
    <w:rsid w:val="009D543A"/>
    <w:rsid w:val="009D6CEA"/>
    <w:rsid w:val="009D73DB"/>
    <w:rsid w:val="009D77D8"/>
    <w:rsid w:val="009E02CC"/>
    <w:rsid w:val="009E078E"/>
    <w:rsid w:val="009E0D52"/>
    <w:rsid w:val="009E1CCF"/>
    <w:rsid w:val="009E28A4"/>
    <w:rsid w:val="009E3DB2"/>
    <w:rsid w:val="009E3E11"/>
    <w:rsid w:val="009E560A"/>
    <w:rsid w:val="009E7F6D"/>
    <w:rsid w:val="009F0493"/>
    <w:rsid w:val="009F183E"/>
    <w:rsid w:val="009F1E08"/>
    <w:rsid w:val="009F357B"/>
    <w:rsid w:val="009F3B20"/>
    <w:rsid w:val="009F43FE"/>
    <w:rsid w:val="009F47CC"/>
    <w:rsid w:val="009F59B4"/>
    <w:rsid w:val="009F66E6"/>
    <w:rsid w:val="009F7DA5"/>
    <w:rsid w:val="00A011BC"/>
    <w:rsid w:val="00A012B6"/>
    <w:rsid w:val="00A01B26"/>
    <w:rsid w:val="00A01F68"/>
    <w:rsid w:val="00A03805"/>
    <w:rsid w:val="00A03B19"/>
    <w:rsid w:val="00A06F6A"/>
    <w:rsid w:val="00A07363"/>
    <w:rsid w:val="00A0747C"/>
    <w:rsid w:val="00A11A77"/>
    <w:rsid w:val="00A12021"/>
    <w:rsid w:val="00A12C38"/>
    <w:rsid w:val="00A139D9"/>
    <w:rsid w:val="00A16240"/>
    <w:rsid w:val="00A1722C"/>
    <w:rsid w:val="00A20283"/>
    <w:rsid w:val="00A2263F"/>
    <w:rsid w:val="00A232EE"/>
    <w:rsid w:val="00A23C2A"/>
    <w:rsid w:val="00A24DC2"/>
    <w:rsid w:val="00A24E4E"/>
    <w:rsid w:val="00A2670E"/>
    <w:rsid w:val="00A26E27"/>
    <w:rsid w:val="00A270C0"/>
    <w:rsid w:val="00A271FD"/>
    <w:rsid w:val="00A277B0"/>
    <w:rsid w:val="00A27C6E"/>
    <w:rsid w:val="00A308D9"/>
    <w:rsid w:val="00A312EB"/>
    <w:rsid w:val="00A313C0"/>
    <w:rsid w:val="00A333EF"/>
    <w:rsid w:val="00A33F07"/>
    <w:rsid w:val="00A34C37"/>
    <w:rsid w:val="00A34F68"/>
    <w:rsid w:val="00A359AA"/>
    <w:rsid w:val="00A35AE3"/>
    <w:rsid w:val="00A35BAA"/>
    <w:rsid w:val="00A36E5C"/>
    <w:rsid w:val="00A40132"/>
    <w:rsid w:val="00A42A63"/>
    <w:rsid w:val="00A43145"/>
    <w:rsid w:val="00A4431C"/>
    <w:rsid w:val="00A44356"/>
    <w:rsid w:val="00A446DA"/>
    <w:rsid w:val="00A44938"/>
    <w:rsid w:val="00A4528E"/>
    <w:rsid w:val="00A45B3F"/>
    <w:rsid w:val="00A46442"/>
    <w:rsid w:val="00A46862"/>
    <w:rsid w:val="00A47161"/>
    <w:rsid w:val="00A4789C"/>
    <w:rsid w:val="00A5031E"/>
    <w:rsid w:val="00A52069"/>
    <w:rsid w:val="00A52EF9"/>
    <w:rsid w:val="00A555B6"/>
    <w:rsid w:val="00A55B20"/>
    <w:rsid w:val="00A574FD"/>
    <w:rsid w:val="00A60BC3"/>
    <w:rsid w:val="00A6142D"/>
    <w:rsid w:val="00A61EE7"/>
    <w:rsid w:val="00A621A5"/>
    <w:rsid w:val="00A624BB"/>
    <w:rsid w:val="00A6366E"/>
    <w:rsid w:val="00A636DD"/>
    <w:rsid w:val="00A646E2"/>
    <w:rsid w:val="00A656A8"/>
    <w:rsid w:val="00A67BB8"/>
    <w:rsid w:val="00A70467"/>
    <w:rsid w:val="00A714E2"/>
    <w:rsid w:val="00A73E2B"/>
    <w:rsid w:val="00A74707"/>
    <w:rsid w:val="00A74761"/>
    <w:rsid w:val="00A74F98"/>
    <w:rsid w:val="00A8003C"/>
    <w:rsid w:val="00A8066E"/>
    <w:rsid w:val="00A8116D"/>
    <w:rsid w:val="00A83094"/>
    <w:rsid w:val="00A8311D"/>
    <w:rsid w:val="00A84BCA"/>
    <w:rsid w:val="00A855FB"/>
    <w:rsid w:val="00A85771"/>
    <w:rsid w:val="00A86060"/>
    <w:rsid w:val="00A90CDF"/>
    <w:rsid w:val="00A9197A"/>
    <w:rsid w:val="00A92C7B"/>
    <w:rsid w:val="00A92CDF"/>
    <w:rsid w:val="00A92ECC"/>
    <w:rsid w:val="00A95031"/>
    <w:rsid w:val="00A9575D"/>
    <w:rsid w:val="00A959F7"/>
    <w:rsid w:val="00A95C74"/>
    <w:rsid w:val="00A96919"/>
    <w:rsid w:val="00A97EFB"/>
    <w:rsid w:val="00AA1708"/>
    <w:rsid w:val="00AA199A"/>
    <w:rsid w:val="00AA2F71"/>
    <w:rsid w:val="00AA4064"/>
    <w:rsid w:val="00AA48BB"/>
    <w:rsid w:val="00AA4B59"/>
    <w:rsid w:val="00AA701A"/>
    <w:rsid w:val="00AA75CE"/>
    <w:rsid w:val="00AA791F"/>
    <w:rsid w:val="00AB2DAC"/>
    <w:rsid w:val="00AB348D"/>
    <w:rsid w:val="00AB543C"/>
    <w:rsid w:val="00AB5A23"/>
    <w:rsid w:val="00AB5AB7"/>
    <w:rsid w:val="00AB6FC1"/>
    <w:rsid w:val="00AB764C"/>
    <w:rsid w:val="00AB7796"/>
    <w:rsid w:val="00AC0CAE"/>
    <w:rsid w:val="00AC2336"/>
    <w:rsid w:val="00AC3729"/>
    <w:rsid w:val="00AC3BFC"/>
    <w:rsid w:val="00AC426A"/>
    <w:rsid w:val="00AC45E4"/>
    <w:rsid w:val="00AC4DB6"/>
    <w:rsid w:val="00AC5008"/>
    <w:rsid w:val="00AC51F6"/>
    <w:rsid w:val="00AC5D1E"/>
    <w:rsid w:val="00AC6084"/>
    <w:rsid w:val="00AC79FF"/>
    <w:rsid w:val="00AD046C"/>
    <w:rsid w:val="00AD2EB2"/>
    <w:rsid w:val="00AD3237"/>
    <w:rsid w:val="00AD5227"/>
    <w:rsid w:val="00AD5487"/>
    <w:rsid w:val="00AD57EC"/>
    <w:rsid w:val="00AD5CEC"/>
    <w:rsid w:val="00AD62B3"/>
    <w:rsid w:val="00AD6565"/>
    <w:rsid w:val="00AD7707"/>
    <w:rsid w:val="00AE11F6"/>
    <w:rsid w:val="00AE170A"/>
    <w:rsid w:val="00AE1FD8"/>
    <w:rsid w:val="00AE2290"/>
    <w:rsid w:val="00AE396A"/>
    <w:rsid w:val="00AE509A"/>
    <w:rsid w:val="00AE5885"/>
    <w:rsid w:val="00AE60A3"/>
    <w:rsid w:val="00AE6307"/>
    <w:rsid w:val="00AE6A10"/>
    <w:rsid w:val="00AE6A61"/>
    <w:rsid w:val="00AE6C3D"/>
    <w:rsid w:val="00AE6F6D"/>
    <w:rsid w:val="00AE7227"/>
    <w:rsid w:val="00AE7A9E"/>
    <w:rsid w:val="00AF0718"/>
    <w:rsid w:val="00AF0940"/>
    <w:rsid w:val="00AF1781"/>
    <w:rsid w:val="00AF2085"/>
    <w:rsid w:val="00AF2FE1"/>
    <w:rsid w:val="00AF379A"/>
    <w:rsid w:val="00AF3E16"/>
    <w:rsid w:val="00AF3E6A"/>
    <w:rsid w:val="00AF3EC4"/>
    <w:rsid w:val="00AF412C"/>
    <w:rsid w:val="00AF4CD2"/>
    <w:rsid w:val="00AF5ABA"/>
    <w:rsid w:val="00AF68E6"/>
    <w:rsid w:val="00AF6B15"/>
    <w:rsid w:val="00B0086C"/>
    <w:rsid w:val="00B0145C"/>
    <w:rsid w:val="00B01B8E"/>
    <w:rsid w:val="00B0218D"/>
    <w:rsid w:val="00B02798"/>
    <w:rsid w:val="00B02CCC"/>
    <w:rsid w:val="00B046EC"/>
    <w:rsid w:val="00B058BB"/>
    <w:rsid w:val="00B075E6"/>
    <w:rsid w:val="00B10D14"/>
    <w:rsid w:val="00B1117E"/>
    <w:rsid w:val="00B1135C"/>
    <w:rsid w:val="00B12444"/>
    <w:rsid w:val="00B13401"/>
    <w:rsid w:val="00B15A19"/>
    <w:rsid w:val="00B16CD2"/>
    <w:rsid w:val="00B202E8"/>
    <w:rsid w:val="00B21A7E"/>
    <w:rsid w:val="00B21E9D"/>
    <w:rsid w:val="00B22782"/>
    <w:rsid w:val="00B22A8C"/>
    <w:rsid w:val="00B22CD4"/>
    <w:rsid w:val="00B239B1"/>
    <w:rsid w:val="00B24897"/>
    <w:rsid w:val="00B24DBC"/>
    <w:rsid w:val="00B24FC8"/>
    <w:rsid w:val="00B25179"/>
    <w:rsid w:val="00B2573E"/>
    <w:rsid w:val="00B25ACA"/>
    <w:rsid w:val="00B25D30"/>
    <w:rsid w:val="00B2623D"/>
    <w:rsid w:val="00B26773"/>
    <w:rsid w:val="00B2699F"/>
    <w:rsid w:val="00B26C57"/>
    <w:rsid w:val="00B271B5"/>
    <w:rsid w:val="00B30C86"/>
    <w:rsid w:val="00B31374"/>
    <w:rsid w:val="00B337D3"/>
    <w:rsid w:val="00B340A3"/>
    <w:rsid w:val="00B34835"/>
    <w:rsid w:val="00B34D28"/>
    <w:rsid w:val="00B355BC"/>
    <w:rsid w:val="00B36741"/>
    <w:rsid w:val="00B36869"/>
    <w:rsid w:val="00B36E6E"/>
    <w:rsid w:val="00B3709A"/>
    <w:rsid w:val="00B3753E"/>
    <w:rsid w:val="00B37FE4"/>
    <w:rsid w:val="00B4097D"/>
    <w:rsid w:val="00B41813"/>
    <w:rsid w:val="00B41DC6"/>
    <w:rsid w:val="00B4208B"/>
    <w:rsid w:val="00B4228A"/>
    <w:rsid w:val="00B4324D"/>
    <w:rsid w:val="00B43742"/>
    <w:rsid w:val="00B43CF9"/>
    <w:rsid w:val="00B444F8"/>
    <w:rsid w:val="00B4466D"/>
    <w:rsid w:val="00B46A27"/>
    <w:rsid w:val="00B46AB7"/>
    <w:rsid w:val="00B47264"/>
    <w:rsid w:val="00B475AD"/>
    <w:rsid w:val="00B478A1"/>
    <w:rsid w:val="00B50130"/>
    <w:rsid w:val="00B5063B"/>
    <w:rsid w:val="00B50FB4"/>
    <w:rsid w:val="00B51039"/>
    <w:rsid w:val="00B51207"/>
    <w:rsid w:val="00B51A00"/>
    <w:rsid w:val="00B51EDA"/>
    <w:rsid w:val="00B52D48"/>
    <w:rsid w:val="00B53C12"/>
    <w:rsid w:val="00B578D6"/>
    <w:rsid w:val="00B629E6"/>
    <w:rsid w:val="00B63206"/>
    <w:rsid w:val="00B63420"/>
    <w:rsid w:val="00B643E7"/>
    <w:rsid w:val="00B65C85"/>
    <w:rsid w:val="00B67727"/>
    <w:rsid w:val="00B7060D"/>
    <w:rsid w:val="00B71451"/>
    <w:rsid w:val="00B734AB"/>
    <w:rsid w:val="00B73904"/>
    <w:rsid w:val="00B74A1A"/>
    <w:rsid w:val="00B75021"/>
    <w:rsid w:val="00B76130"/>
    <w:rsid w:val="00B77293"/>
    <w:rsid w:val="00B77AE2"/>
    <w:rsid w:val="00B77F3F"/>
    <w:rsid w:val="00B809B9"/>
    <w:rsid w:val="00B81DC0"/>
    <w:rsid w:val="00B830D9"/>
    <w:rsid w:val="00B83D8C"/>
    <w:rsid w:val="00B84015"/>
    <w:rsid w:val="00B8439D"/>
    <w:rsid w:val="00B8440A"/>
    <w:rsid w:val="00B84A2B"/>
    <w:rsid w:val="00B85AB3"/>
    <w:rsid w:val="00B86352"/>
    <w:rsid w:val="00B86441"/>
    <w:rsid w:val="00B87393"/>
    <w:rsid w:val="00B90A93"/>
    <w:rsid w:val="00B911D5"/>
    <w:rsid w:val="00B91581"/>
    <w:rsid w:val="00B926B3"/>
    <w:rsid w:val="00B92799"/>
    <w:rsid w:val="00B931E6"/>
    <w:rsid w:val="00B93486"/>
    <w:rsid w:val="00B93C65"/>
    <w:rsid w:val="00B95F3B"/>
    <w:rsid w:val="00B9686C"/>
    <w:rsid w:val="00B97067"/>
    <w:rsid w:val="00B973F0"/>
    <w:rsid w:val="00BA3093"/>
    <w:rsid w:val="00BA377A"/>
    <w:rsid w:val="00BA5039"/>
    <w:rsid w:val="00BA668D"/>
    <w:rsid w:val="00BA7146"/>
    <w:rsid w:val="00BB06B9"/>
    <w:rsid w:val="00BB1296"/>
    <w:rsid w:val="00BB25A0"/>
    <w:rsid w:val="00BB3C3B"/>
    <w:rsid w:val="00BB4907"/>
    <w:rsid w:val="00BB5692"/>
    <w:rsid w:val="00BB56E1"/>
    <w:rsid w:val="00BB6111"/>
    <w:rsid w:val="00BB73FB"/>
    <w:rsid w:val="00BC1BAD"/>
    <w:rsid w:val="00BC1FEE"/>
    <w:rsid w:val="00BC39D6"/>
    <w:rsid w:val="00BC3A09"/>
    <w:rsid w:val="00BC3B4A"/>
    <w:rsid w:val="00BC48BD"/>
    <w:rsid w:val="00BC50FD"/>
    <w:rsid w:val="00BC5958"/>
    <w:rsid w:val="00BC691D"/>
    <w:rsid w:val="00BC6999"/>
    <w:rsid w:val="00BC7F53"/>
    <w:rsid w:val="00BD1298"/>
    <w:rsid w:val="00BD136A"/>
    <w:rsid w:val="00BD16CF"/>
    <w:rsid w:val="00BD193C"/>
    <w:rsid w:val="00BD1C7F"/>
    <w:rsid w:val="00BD2FF1"/>
    <w:rsid w:val="00BD3378"/>
    <w:rsid w:val="00BD3576"/>
    <w:rsid w:val="00BD423C"/>
    <w:rsid w:val="00BD444D"/>
    <w:rsid w:val="00BD5A50"/>
    <w:rsid w:val="00BD67C3"/>
    <w:rsid w:val="00BD7552"/>
    <w:rsid w:val="00BE00AB"/>
    <w:rsid w:val="00BE05A8"/>
    <w:rsid w:val="00BE3C1D"/>
    <w:rsid w:val="00BE3D5F"/>
    <w:rsid w:val="00BE4004"/>
    <w:rsid w:val="00BE4A56"/>
    <w:rsid w:val="00BE5220"/>
    <w:rsid w:val="00BE59AE"/>
    <w:rsid w:val="00BF0D65"/>
    <w:rsid w:val="00BF167F"/>
    <w:rsid w:val="00BF28D2"/>
    <w:rsid w:val="00BF32F9"/>
    <w:rsid w:val="00BF3833"/>
    <w:rsid w:val="00BF4527"/>
    <w:rsid w:val="00BF470E"/>
    <w:rsid w:val="00BF6397"/>
    <w:rsid w:val="00BF6F50"/>
    <w:rsid w:val="00C005FB"/>
    <w:rsid w:val="00C00D65"/>
    <w:rsid w:val="00C02B57"/>
    <w:rsid w:val="00C02CC2"/>
    <w:rsid w:val="00C02F3D"/>
    <w:rsid w:val="00C032CC"/>
    <w:rsid w:val="00C051FC"/>
    <w:rsid w:val="00C075AF"/>
    <w:rsid w:val="00C07C31"/>
    <w:rsid w:val="00C1106D"/>
    <w:rsid w:val="00C127AA"/>
    <w:rsid w:val="00C14EF9"/>
    <w:rsid w:val="00C151AD"/>
    <w:rsid w:val="00C15361"/>
    <w:rsid w:val="00C1601A"/>
    <w:rsid w:val="00C161CE"/>
    <w:rsid w:val="00C165A3"/>
    <w:rsid w:val="00C166BD"/>
    <w:rsid w:val="00C167B9"/>
    <w:rsid w:val="00C20831"/>
    <w:rsid w:val="00C21730"/>
    <w:rsid w:val="00C228F5"/>
    <w:rsid w:val="00C23BD7"/>
    <w:rsid w:val="00C23C90"/>
    <w:rsid w:val="00C24420"/>
    <w:rsid w:val="00C24D85"/>
    <w:rsid w:val="00C25728"/>
    <w:rsid w:val="00C25FCF"/>
    <w:rsid w:val="00C27527"/>
    <w:rsid w:val="00C27D24"/>
    <w:rsid w:val="00C30A18"/>
    <w:rsid w:val="00C3408F"/>
    <w:rsid w:val="00C3431E"/>
    <w:rsid w:val="00C34479"/>
    <w:rsid w:val="00C34E0D"/>
    <w:rsid w:val="00C36270"/>
    <w:rsid w:val="00C37957"/>
    <w:rsid w:val="00C41B77"/>
    <w:rsid w:val="00C428AA"/>
    <w:rsid w:val="00C4438E"/>
    <w:rsid w:val="00C44F74"/>
    <w:rsid w:val="00C456F5"/>
    <w:rsid w:val="00C45A50"/>
    <w:rsid w:val="00C4637C"/>
    <w:rsid w:val="00C46728"/>
    <w:rsid w:val="00C467BE"/>
    <w:rsid w:val="00C4764B"/>
    <w:rsid w:val="00C478FD"/>
    <w:rsid w:val="00C47909"/>
    <w:rsid w:val="00C47E9E"/>
    <w:rsid w:val="00C51C28"/>
    <w:rsid w:val="00C530C4"/>
    <w:rsid w:val="00C537F3"/>
    <w:rsid w:val="00C53BB4"/>
    <w:rsid w:val="00C544A2"/>
    <w:rsid w:val="00C54B80"/>
    <w:rsid w:val="00C54CC1"/>
    <w:rsid w:val="00C555AD"/>
    <w:rsid w:val="00C55754"/>
    <w:rsid w:val="00C6024C"/>
    <w:rsid w:val="00C607A2"/>
    <w:rsid w:val="00C6135D"/>
    <w:rsid w:val="00C619C6"/>
    <w:rsid w:val="00C62476"/>
    <w:rsid w:val="00C62ABB"/>
    <w:rsid w:val="00C62CE8"/>
    <w:rsid w:val="00C63370"/>
    <w:rsid w:val="00C63B31"/>
    <w:rsid w:val="00C63FC5"/>
    <w:rsid w:val="00C64B29"/>
    <w:rsid w:val="00C64E88"/>
    <w:rsid w:val="00C65105"/>
    <w:rsid w:val="00C65DB9"/>
    <w:rsid w:val="00C662C9"/>
    <w:rsid w:val="00C66300"/>
    <w:rsid w:val="00C66F4E"/>
    <w:rsid w:val="00C67103"/>
    <w:rsid w:val="00C70292"/>
    <w:rsid w:val="00C7183D"/>
    <w:rsid w:val="00C71C9D"/>
    <w:rsid w:val="00C72535"/>
    <w:rsid w:val="00C7280A"/>
    <w:rsid w:val="00C72FF4"/>
    <w:rsid w:val="00C73533"/>
    <w:rsid w:val="00C75912"/>
    <w:rsid w:val="00C7594E"/>
    <w:rsid w:val="00C766BC"/>
    <w:rsid w:val="00C76D0F"/>
    <w:rsid w:val="00C80581"/>
    <w:rsid w:val="00C8234E"/>
    <w:rsid w:val="00C82EAE"/>
    <w:rsid w:val="00C851DA"/>
    <w:rsid w:val="00C8531A"/>
    <w:rsid w:val="00C857F6"/>
    <w:rsid w:val="00C85A9C"/>
    <w:rsid w:val="00C863C4"/>
    <w:rsid w:val="00C879FD"/>
    <w:rsid w:val="00C906FC"/>
    <w:rsid w:val="00C90F1D"/>
    <w:rsid w:val="00C910E1"/>
    <w:rsid w:val="00C91100"/>
    <w:rsid w:val="00C918BA"/>
    <w:rsid w:val="00C9336B"/>
    <w:rsid w:val="00C947E8"/>
    <w:rsid w:val="00C94C3B"/>
    <w:rsid w:val="00C94D19"/>
    <w:rsid w:val="00C95333"/>
    <w:rsid w:val="00C9573D"/>
    <w:rsid w:val="00C95E73"/>
    <w:rsid w:val="00C9707E"/>
    <w:rsid w:val="00CA0B03"/>
    <w:rsid w:val="00CA0D02"/>
    <w:rsid w:val="00CA18DC"/>
    <w:rsid w:val="00CA2813"/>
    <w:rsid w:val="00CA3D83"/>
    <w:rsid w:val="00CA57B4"/>
    <w:rsid w:val="00CA74EE"/>
    <w:rsid w:val="00CA76D6"/>
    <w:rsid w:val="00CA7C5E"/>
    <w:rsid w:val="00CB1526"/>
    <w:rsid w:val="00CB2C19"/>
    <w:rsid w:val="00CB3F37"/>
    <w:rsid w:val="00CB3FF0"/>
    <w:rsid w:val="00CB56B6"/>
    <w:rsid w:val="00CB63D6"/>
    <w:rsid w:val="00CB6E27"/>
    <w:rsid w:val="00CB7034"/>
    <w:rsid w:val="00CB70E8"/>
    <w:rsid w:val="00CB7415"/>
    <w:rsid w:val="00CB7B57"/>
    <w:rsid w:val="00CC0184"/>
    <w:rsid w:val="00CC0720"/>
    <w:rsid w:val="00CC1DDF"/>
    <w:rsid w:val="00CC2E7E"/>
    <w:rsid w:val="00CC3B5F"/>
    <w:rsid w:val="00CC54F1"/>
    <w:rsid w:val="00CC642F"/>
    <w:rsid w:val="00CC682F"/>
    <w:rsid w:val="00CC786C"/>
    <w:rsid w:val="00CD20FD"/>
    <w:rsid w:val="00CD2F18"/>
    <w:rsid w:val="00CD3361"/>
    <w:rsid w:val="00CD474C"/>
    <w:rsid w:val="00CD4C3E"/>
    <w:rsid w:val="00CD5C57"/>
    <w:rsid w:val="00CD6A1A"/>
    <w:rsid w:val="00CD71A0"/>
    <w:rsid w:val="00CD7C0F"/>
    <w:rsid w:val="00CE133E"/>
    <w:rsid w:val="00CE1357"/>
    <w:rsid w:val="00CE3BEB"/>
    <w:rsid w:val="00CE6187"/>
    <w:rsid w:val="00CE7E5A"/>
    <w:rsid w:val="00CF019A"/>
    <w:rsid w:val="00CF13F7"/>
    <w:rsid w:val="00CF1412"/>
    <w:rsid w:val="00CF1488"/>
    <w:rsid w:val="00CF26ED"/>
    <w:rsid w:val="00CF2833"/>
    <w:rsid w:val="00CF3768"/>
    <w:rsid w:val="00CF3D17"/>
    <w:rsid w:val="00CF3D3D"/>
    <w:rsid w:val="00CF42AF"/>
    <w:rsid w:val="00D0087D"/>
    <w:rsid w:val="00D0161E"/>
    <w:rsid w:val="00D017E3"/>
    <w:rsid w:val="00D02EF0"/>
    <w:rsid w:val="00D04259"/>
    <w:rsid w:val="00D05A4E"/>
    <w:rsid w:val="00D05C3A"/>
    <w:rsid w:val="00D108F2"/>
    <w:rsid w:val="00D11FA0"/>
    <w:rsid w:val="00D14FEE"/>
    <w:rsid w:val="00D1686D"/>
    <w:rsid w:val="00D1785A"/>
    <w:rsid w:val="00D17A82"/>
    <w:rsid w:val="00D202F1"/>
    <w:rsid w:val="00D21124"/>
    <w:rsid w:val="00D21D13"/>
    <w:rsid w:val="00D221F3"/>
    <w:rsid w:val="00D22BF6"/>
    <w:rsid w:val="00D22C68"/>
    <w:rsid w:val="00D23254"/>
    <w:rsid w:val="00D236B6"/>
    <w:rsid w:val="00D23CBE"/>
    <w:rsid w:val="00D23D0F"/>
    <w:rsid w:val="00D24605"/>
    <w:rsid w:val="00D24A17"/>
    <w:rsid w:val="00D24A18"/>
    <w:rsid w:val="00D25A44"/>
    <w:rsid w:val="00D27412"/>
    <w:rsid w:val="00D30D67"/>
    <w:rsid w:val="00D30EDE"/>
    <w:rsid w:val="00D3165B"/>
    <w:rsid w:val="00D32489"/>
    <w:rsid w:val="00D3280E"/>
    <w:rsid w:val="00D32EDE"/>
    <w:rsid w:val="00D3302B"/>
    <w:rsid w:val="00D334D8"/>
    <w:rsid w:val="00D33B57"/>
    <w:rsid w:val="00D33BBF"/>
    <w:rsid w:val="00D33E89"/>
    <w:rsid w:val="00D35CC4"/>
    <w:rsid w:val="00D3749A"/>
    <w:rsid w:val="00D404B9"/>
    <w:rsid w:val="00D409AC"/>
    <w:rsid w:val="00D410A4"/>
    <w:rsid w:val="00D41B44"/>
    <w:rsid w:val="00D42C08"/>
    <w:rsid w:val="00D42D26"/>
    <w:rsid w:val="00D43719"/>
    <w:rsid w:val="00D44A84"/>
    <w:rsid w:val="00D45CB3"/>
    <w:rsid w:val="00D46ACD"/>
    <w:rsid w:val="00D50FF2"/>
    <w:rsid w:val="00D510DC"/>
    <w:rsid w:val="00D518F9"/>
    <w:rsid w:val="00D51F12"/>
    <w:rsid w:val="00D52215"/>
    <w:rsid w:val="00D534C5"/>
    <w:rsid w:val="00D56EC7"/>
    <w:rsid w:val="00D57AA6"/>
    <w:rsid w:val="00D57E90"/>
    <w:rsid w:val="00D60E96"/>
    <w:rsid w:val="00D61CC4"/>
    <w:rsid w:val="00D621C8"/>
    <w:rsid w:val="00D626B8"/>
    <w:rsid w:val="00D62EC5"/>
    <w:rsid w:val="00D64561"/>
    <w:rsid w:val="00D64AE1"/>
    <w:rsid w:val="00D64F50"/>
    <w:rsid w:val="00D65FA0"/>
    <w:rsid w:val="00D6614F"/>
    <w:rsid w:val="00D6689A"/>
    <w:rsid w:val="00D66DE9"/>
    <w:rsid w:val="00D66EE7"/>
    <w:rsid w:val="00D674AE"/>
    <w:rsid w:val="00D67D5B"/>
    <w:rsid w:val="00D67EEA"/>
    <w:rsid w:val="00D70E92"/>
    <w:rsid w:val="00D7251F"/>
    <w:rsid w:val="00D740E8"/>
    <w:rsid w:val="00D7437D"/>
    <w:rsid w:val="00D745D4"/>
    <w:rsid w:val="00D77454"/>
    <w:rsid w:val="00D775B7"/>
    <w:rsid w:val="00D776AB"/>
    <w:rsid w:val="00D77DE3"/>
    <w:rsid w:val="00D8000D"/>
    <w:rsid w:val="00D80228"/>
    <w:rsid w:val="00D82664"/>
    <w:rsid w:val="00D828A0"/>
    <w:rsid w:val="00D842BB"/>
    <w:rsid w:val="00D86590"/>
    <w:rsid w:val="00D87354"/>
    <w:rsid w:val="00D876C3"/>
    <w:rsid w:val="00D87BB1"/>
    <w:rsid w:val="00D90EC3"/>
    <w:rsid w:val="00D91918"/>
    <w:rsid w:val="00D9407F"/>
    <w:rsid w:val="00D940B1"/>
    <w:rsid w:val="00D960FB"/>
    <w:rsid w:val="00D97B49"/>
    <w:rsid w:val="00DA010A"/>
    <w:rsid w:val="00DA0D03"/>
    <w:rsid w:val="00DA10C2"/>
    <w:rsid w:val="00DA2017"/>
    <w:rsid w:val="00DA3097"/>
    <w:rsid w:val="00DA3516"/>
    <w:rsid w:val="00DA4102"/>
    <w:rsid w:val="00DA41B2"/>
    <w:rsid w:val="00DA49E2"/>
    <w:rsid w:val="00DA4EF0"/>
    <w:rsid w:val="00DA4FCA"/>
    <w:rsid w:val="00DA5091"/>
    <w:rsid w:val="00DA56CD"/>
    <w:rsid w:val="00DA5AEC"/>
    <w:rsid w:val="00DA6099"/>
    <w:rsid w:val="00DA6FBE"/>
    <w:rsid w:val="00DB0832"/>
    <w:rsid w:val="00DB0902"/>
    <w:rsid w:val="00DB0C03"/>
    <w:rsid w:val="00DB1403"/>
    <w:rsid w:val="00DB1C42"/>
    <w:rsid w:val="00DB280A"/>
    <w:rsid w:val="00DB29E3"/>
    <w:rsid w:val="00DB66DE"/>
    <w:rsid w:val="00DB7BDC"/>
    <w:rsid w:val="00DB7FA2"/>
    <w:rsid w:val="00DC2D57"/>
    <w:rsid w:val="00DC452E"/>
    <w:rsid w:val="00DC4BAC"/>
    <w:rsid w:val="00DC4BB6"/>
    <w:rsid w:val="00DC7D1E"/>
    <w:rsid w:val="00DD1C6B"/>
    <w:rsid w:val="00DD2A93"/>
    <w:rsid w:val="00DD34FB"/>
    <w:rsid w:val="00DD3A5F"/>
    <w:rsid w:val="00DD401A"/>
    <w:rsid w:val="00DD46EE"/>
    <w:rsid w:val="00DD5374"/>
    <w:rsid w:val="00DD64AB"/>
    <w:rsid w:val="00DD7EDB"/>
    <w:rsid w:val="00DE2838"/>
    <w:rsid w:val="00DE40DC"/>
    <w:rsid w:val="00DE4F1F"/>
    <w:rsid w:val="00DE75E1"/>
    <w:rsid w:val="00DF1560"/>
    <w:rsid w:val="00DF1640"/>
    <w:rsid w:val="00DF3468"/>
    <w:rsid w:val="00DF3FB1"/>
    <w:rsid w:val="00DF5CD8"/>
    <w:rsid w:val="00DF5E7A"/>
    <w:rsid w:val="00DF5F7A"/>
    <w:rsid w:val="00DF6636"/>
    <w:rsid w:val="00E00F17"/>
    <w:rsid w:val="00E01204"/>
    <w:rsid w:val="00E01B48"/>
    <w:rsid w:val="00E02B39"/>
    <w:rsid w:val="00E02C35"/>
    <w:rsid w:val="00E0306C"/>
    <w:rsid w:val="00E03C7B"/>
    <w:rsid w:val="00E05999"/>
    <w:rsid w:val="00E05FF0"/>
    <w:rsid w:val="00E068B7"/>
    <w:rsid w:val="00E07528"/>
    <w:rsid w:val="00E07801"/>
    <w:rsid w:val="00E10631"/>
    <w:rsid w:val="00E112C0"/>
    <w:rsid w:val="00E11898"/>
    <w:rsid w:val="00E1289E"/>
    <w:rsid w:val="00E15AC6"/>
    <w:rsid w:val="00E16CBE"/>
    <w:rsid w:val="00E2059F"/>
    <w:rsid w:val="00E21499"/>
    <w:rsid w:val="00E2263D"/>
    <w:rsid w:val="00E236E6"/>
    <w:rsid w:val="00E23E9D"/>
    <w:rsid w:val="00E24875"/>
    <w:rsid w:val="00E2601B"/>
    <w:rsid w:val="00E26C93"/>
    <w:rsid w:val="00E27500"/>
    <w:rsid w:val="00E27785"/>
    <w:rsid w:val="00E27989"/>
    <w:rsid w:val="00E315A1"/>
    <w:rsid w:val="00E32212"/>
    <w:rsid w:val="00E331E4"/>
    <w:rsid w:val="00E335CB"/>
    <w:rsid w:val="00E33B40"/>
    <w:rsid w:val="00E34360"/>
    <w:rsid w:val="00E349EF"/>
    <w:rsid w:val="00E358EA"/>
    <w:rsid w:val="00E36F89"/>
    <w:rsid w:val="00E3702A"/>
    <w:rsid w:val="00E40F04"/>
    <w:rsid w:val="00E41494"/>
    <w:rsid w:val="00E429A7"/>
    <w:rsid w:val="00E433F0"/>
    <w:rsid w:val="00E43614"/>
    <w:rsid w:val="00E43913"/>
    <w:rsid w:val="00E43D2D"/>
    <w:rsid w:val="00E444C2"/>
    <w:rsid w:val="00E458F1"/>
    <w:rsid w:val="00E475CA"/>
    <w:rsid w:val="00E50626"/>
    <w:rsid w:val="00E509DB"/>
    <w:rsid w:val="00E51A01"/>
    <w:rsid w:val="00E51F6E"/>
    <w:rsid w:val="00E52661"/>
    <w:rsid w:val="00E53B15"/>
    <w:rsid w:val="00E53F37"/>
    <w:rsid w:val="00E54C67"/>
    <w:rsid w:val="00E55F55"/>
    <w:rsid w:val="00E5735B"/>
    <w:rsid w:val="00E57DD8"/>
    <w:rsid w:val="00E61B7F"/>
    <w:rsid w:val="00E63EE3"/>
    <w:rsid w:val="00E64449"/>
    <w:rsid w:val="00E65FD1"/>
    <w:rsid w:val="00E66926"/>
    <w:rsid w:val="00E66BCA"/>
    <w:rsid w:val="00E66F00"/>
    <w:rsid w:val="00E67119"/>
    <w:rsid w:val="00E67700"/>
    <w:rsid w:val="00E7007F"/>
    <w:rsid w:val="00E72F98"/>
    <w:rsid w:val="00E7376E"/>
    <w:rsid w:val="00E737DB"/>
    <w:rsid w:val="00E73CA4"/>
    <w:rsid w:val="00E73FF8"/>
    <w:rsid w:val="00E7423C"/>
    <w:rsid w:val="00E746D5"/>
    <w:rsid w:val="00E74AF6"/>
    <w:rsid w:val="00E75B19"/>
    <w:rsid w:val="00E76242"/>
    <w:rsid w:val="00E764D1"/>
    <w:rsid w:val="00E7655F"/>
    <w:rsid w:val="00E77771"/>
    <w:rsid w:val="00E803A4"/>
    <w:rsid w:val="00E8042B"/>
    <w:rsid w:val="00E80C61"/>
    <w:rsid w:val="00E8120C"/>
    <w:rsid w:val="00E823A5"/>
    <w:rsid w:val="00E826EF"/>
    <w:rsid w:val="00E8381B"/>
    <w:rsid w:val="00E86426"/>
    <w:rsid w:val="00E86452"/>
    <w:rsid w:val="00E91727"/>
    <w:rsid w:val="00E95689"/>
    <w:rsid w:val="00E969E8"/>
    <w:rsid w:val="00EA15A4"/>
    <w:rsid w:val="00EA1BF0"/>
    <w:rsid w:val="00EA3E03"/>
    <w:rsid w:val="00EA4926"/>
    <w:rsid w:val="00EA562E"/>
    <w:rsid w:val="00EA5E57"/>
    <w:rsid w:val="00EA728B"/>
    <w:rsid w:val="00EB0B36"/>
    <w:rsid w:val="00EB0FD1"/>
    <w:rsid w:val="00EB1CCC"/>
    <w:rsid w:val="00EB1E62"/>
    <w:rsid w:val="00EB1FE9"/>
    <w:rsid w:val="00EB23F1"/>
    <w:rsid w:val="00EB27E9"/>
    <w:rsid w:val="00EB2A21"/>
    <w:rsid w:val="00EB2C5C"/>
    <w:rsid w:val="00EB30F3"/>
    <w:rsid w:val="00EB3F84"/>
    <w:rsid w:val="00EB474E"/>
    <w:rsid w:val="00EB5BBD"/>
    <w:rsid w:val="00EB5E55"/>
    <w:rsid w:val="00EB641E"/>
    <w:rsid w:val="00EC3BE5"/>
    <w:rsid w:val="00EC6484"/>
    <w:rsid w:val="00EC751A"/>
    <w:rsid w:val="00EC7D87"/>
    <w:rsid w:val="00ED060B"/>
    <w:rsid w:val="00ED1697"/>
    <w:rsid w:val="00ED1F42"/>
    <w:rsid w:val="00ED33F5"/>
    <w:rsid w:val="00ED34FE"/>
    <w:rsid w:val="00ED3743"/>
    <w:rsid w:val="00ED44AC"/>
    <w:rsid w:val="00ED5EC0"/>
    <w:rsid w:val="00ED6024"/>
    <w:rsid w:val="00ED7A2D"/>
    <w:rsid w:val="00ED7C56"/>
    <w:rsid w:val="00EE0EF4"/>
    <w:rsid w:val="00EE2BAC"/>
    <w:rsid w:val="00EE4369"/>
    <w:rsid w:val="00EE50F1"/>
    <w:rsid w:val="00EE604A"/>
    <w:rsid w:val="00EE617A"/>
    <w:rsid w:val="00EF14CB"/>
    <w:rsid w:val="00EF1FA0"/>
    <w:rsid w:val="00EF2D0E"/>
    <w:rsid w:val="00EF5844"/>
    <w:rsid w:val="00EF5D5D"/>
    <w:rsid w:val="00EF61DD"/>
    <w:rsid w:val="00EF62E8"/>
    <w:rsid w:val="00EF719D"/>
    <w:rsid w:val="00F00748"/>
    <w:rsid w:val="00F00880"/>
    <w:rsid w:val="00F00B92"/>
    <w:rsid w:val="00F00BB6"/>
    <w:rsid w:val="00F0217B"/>
    <w:rsid w:val="00F02349"/>
    <w:rsid w:val="00F025ED"/>
    <w:rsid w:val="00F027AD"/>
    <w:rsid w:val="00F043FB"/>
    <w:rsid w:val="00F04609"/>
    <w:rsid w:val="00F04B98"/>
    <w:rsid w:val="00F05986"/>
    <w:rsid w:val="00F05CA7"/>
    <w:rsid w:val="00F05D4B"/>
    <w:rsid w:val="00F06361"/>
    <w:rsid w:val="00F07699"/>
    <w:rsid w:val="00F10FE5"/>
    <w:rsid w:val="00F11689"/>
    <w:rsid w:val="00F117C3"/>
    <w:rsid w:val="00F11833"/>
    <w:rsid w:val="00F12254"/>
    <w:rsid w:val="00F1236D"/>
    <w:rsid w:val="00F130B2"/>
    <w:rsid w:val="00F1366E"/>
    <w:rsid w:val="00F13AED"/>
    <w:rsid w:val="00F15119"/>
    <w:rsid w:val="00F154AF"/>
    <w:rsid w:val="00F16696"/>
    <w:rsid w:val="00F20995"/>
    <w:rsid w:val="00F209F9"/>
    <w:rsid w:val="00F20D3E"/>
    <w:rsid w:val="00F2273F"/>
    <w:rsid w:val="00F23B23"/>
    <w:rsid w:val="00F2545B"/>
    <w:rsid w:val="00F2563D"/>
    <w:rsid w:val="00F26881"/>
    <w:rsid w:val="00F26EED"/>
    <w:rsid w:val="00F27A73"/>
    <w:rsid w:val="00F27F9D"/>
    <w:rsid w:val="00F3066E"/>
    <w:rsid w:val="00F31911"/>
    <w:rsid w:val="00F335AC"/>
    <w:rsid w:val="00F34034"/>
    <w:rsid w:val="00F341C2"/>
    <w:rsid w:val="00F3444E"/>
    <w:rsid w:val="00F37B45"/>
    <w:rsid w:val="00F40F49"/>
    <w:rsid w:val="00F414B9"/>
    <w:rsid w:val="00F41DEA"/>
    <w:rsid w:val="00F41EFA"/>
    <w:rsid w:val="00F4207C"/>
    <w:rsid w:val="00F430B2"/>
    <w:rsid w:val="00F431B5"/>
    <w:rsid w:val="00F43F82"/>
    <w:rsid w:val="00F44BDE"/>
    <w:rsid w:val="00F46ED2"/>
    <w:rsid w:val="00F47306"/>
    <w:rsid w:val="00F5023F"/>
    <w:rsid w:val="00F50BEF"/>
    <w:rsid w:val="00F514B2"/>
    <w:rsid w:val="00F516CB"/>
    <w:rsid w:val="00F52BEA"/>
    <w:rsid w:val="00F53280"/>
    <w:rsid w:val="00F54824"/>
    <w:rsid w:val="00F55B8D"/>
    <w:rsid w:val="00F572DD"/>
    <w:rsid w:val="00F579E0"/>
    <w:rsid w:val="00F608EB"/>
    <w:rsid w:val="00F6145A"/>
    <w:rsid w:val="00F61D75"/>
    <w:rsid w:val="00F63373"/>
    <w:rsid w:val="00F63CB8"/>
    <w:rsid w:val="00F652C9"/>
    <w:rsid w:val="00F66AF1"/>
    <w:rsid w:val="00F67719"/>
    <w:rsid w:val="00F679D5"/>
    <w:rsid w:val="00F67B01"/>
    <w:rsid w:val="00F71A22"/>
    <w:rsid w:val="00F73891"/>
    <w:rsid w:val="00F74256"/>
    <w:rsid w:val="00F742E8"/>
    <w:rsid w:val="00F75E05"/>
    <w:rsid w:val="00F762B8"/>
    <w:rsid w:val="00F763D9"/>
    <w:rsid w:val="00F76679"/>
    <w:rsid w:val="00F76EBD"/>
    <w:rsid w:val="00F77529"/>
    <w:rsid w:val="00F81024"/>
    <w:rsid w:val="00F815A2"/>
    <w:rsid w:val="00F8172C"/>
    <w:rsid w:val="00F81926"/>
    <w:rsid w:val="00F81D9D"/>
    <w:rsid w:val="00F836AB"/>
    <w:rsid w:val="00F837E9"/>
    <w:rsid w:val="00F83CFE"/>
    <w:rsid w:val="00F83DA9"/>
    <w:rsid w:val="00F84F05"/>
    <w:rsid w:val="00F85108"/>
    <w:rsid w:val="00F85B9C"/>
    <w:rsid w:val="00F90B6C"/>
    <w:rsid w:val="00F90BF8"/>
    <w:rsid w:val="00F918AE"/>
    <w:rsid w:val="00F92492"/>
    <w:rsid w:val="00F928D1"/>
    <w:rsid w:val="00F92BE2"/>
    <w:rsid w:val="00F92C37"/>
    <w:rsid w:val="00F9535C"/>
    <w:rsid w:val="00F956A9"/>
    <w:rsid w:val="00F96E8F"/>
    <w:rsid w:val="00F973AA"/>
    <w:rsid w:val="00FA07A1"/>
    <w:rsid w:val="00FA0C30"/>
    <w:rsid w:val="00FA1DFC"/>
    <w:rsid w:val="00FA2719"/>
    <w:rsid w:val="00FA2F50"/>
    <w:rsid w:val="00FA5128"/>
    <w:rsid w:val="00FA55E6"/>
    <w:rsid w:val="00FA647B"/>
    <w:rsid w:val="00FA705F"/>
    <w:rsid w:val="00FA7DBB"/>
    <w:rsid w:val="00FA7E6B"/>
    <w:rsid w:val="00FB057E"/>
    <w:rsid w:val="00FB0C58"/>
    <w:rsid w:val="00FB110B"/>
    <w:rsid w:val="00FB16DE"/>
    <w:rsid w:val="00FB1F4A"/>
    <w:rsid w:val="00FB28E7"/>
    <w:rsid w:val="00FB46EE"/>
    <w:rsid w:val="00FB4BE8"/>
    <w:rsid w:val="00FB4D3D"/>
    <w:rsid w:val="00FB5A70"/>
    <w:rsid w:val="00FB6571"/>
    <w:rsid w:val="00FB6CEE"/>
    <w:rsid w:val="00FB71E2"/>
    <w:rsid w:val="00FC110D"/>
    <w:rsid w:val="00FC34BD"/>
    <w:rsid w:val="00FC3C89"/>
    <w:rsid w:val="00FC40D9"/>
    <w:rsid w:val="00FC4475"/>
    <w:rsid w:val="00FC4E60"/>
    <w:rsid w:val="00FC56E2"/>
    <w:rsid w:val="00FC60AC"/>
    <w:rsid w:val="00FC7468"/>
    <w:rsid w:val="00FC7A11"/>
    <w:rsid w:val="00FC7C21"/>
    <w:rsid w:val="00FD0BA6"/>
    <w:rsid w:val="00FD0FD5"/>
    <w:rsid w:val="00FD1188"/>
    <w:rsid w:val="00FD1C8B"/>
    <w:rsid w:val="00FD3981"/>
    <w:rsid w:val="00FD4564"/>
    <w:rsid w:val="00FD4AFB"/>
    <w:rsid w:val="00FD52EC"/>
    <w:rsid w:val="00FD5D8F"/>
    <w:rsid w:val="00FD6A5E"/>
    <w:rsid w:val="00FD7282"/>
    <w:rsid w:val="00FE0CEA"/>
    <w:rsid w:val="00FE11D1"/>
    <w:rsid w:val="00FE2BEE"/>
    <w:rsid w:val="00FE35BB"/>
    <w:rsid w:val="00FE4BF9"/>
    <w:rsid w:val="00FE5CD0"/>
    <w:rsid w:val="00FE7058"/>
    <w:rsid w:val="00FE7641"/>
    <w:rsid w:val="00FE774E"/>
    <w:rsid w:val="00FE7CD2"/>
    <w:rsid w:val="00FF0B9B"/>
    <w:rsid w:val="00FF17DA"/>
    <w:rsid w:val="00FF1A80"/>
    <w:rsid w:val="00FF20A6"/>
    <w:rsid w:val="00FF2C25"/>
    <w:rsid w:val="00FF380A"/>
    <w:rsid w:val="00FF3932"/>
    <w:rsid w:val="00FF4ABA"/>
    <w:rsid w:val="00FF4B74"/>
    <w:rsid w:val="00FF725D"/>
    <w:rsid w:val="00FF7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4:docId w14:val="1013E357"/>
  <w15:docId w15:val="{C5FE7BFD-1F37-44CB-A267-0B0AE3B5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750DA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820F98"/>
    <w:pPr>
      <w:pageBreakBefore/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820F98"/>
    <w:pPr>
      <w:keepNext/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820F98"/>
    <w:pPr>
      <w:snapToGrid w:val="0"/>
      <w:spacing w:before="360"/>
      <w:outlineLvl w:val="2"/>
    </w:pPr>
    <w:rPr>
      <w:rFonts w:eastAsia="標楷體"/>
      <w:sz w:val="32"/>
      <w:szCs w:val="20"/>
    </w:rPr>
  </w:style>
  <w:style w:type="paragraph" w:styleId="40">
    <w:name w:val="heading 4"/>
    <w:aliases w:val="1,--1.,--1"/>
    <w:basedOn w:val="a0"/>
    <w:next w:val="a0"/>
    <w:qFormat/>
    <w:rsid w:val="00820F98"/>
    <w:p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820F98"/>
    <w:p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820F98"/>
    <w:p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820F98"/>
    <w:p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820F98"/>
    <w:pPr>
      <w:keepNext/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820F98"/>
    <w:pPr>
      <w:keepNext/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uiPriority w:val="99"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820F98"/>
    <w:rPr>
      <w:b/>
      <w:bCs/>
    </w:rPr>
  </w:style>
  <w:style w:type="character" w:styleId="a7">
    <w:name w:val="Hyperlink"/>
    <w:uiPriority w:val="99"/>
    <w:rsid w:val="00820F98"/>
    <w:rPr>
      <w:color w:val="0000FF"/>
      <w:u w:val="single"/>
    </w:rPr>
  </w:style>
  <w:style w:type="paragraph" w:styleId="a8">
    <w:name w:val="Balloon Text"/>
    <w:basedOn w:val="a0"/>
    <w:rsid w:val="00820F98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820F98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820F98"/>
    <w:rPr>
      <w:kern w:val="2"/>
    </w:rPr>
  </w:style>
  <w:style w:type="character" w:customStyle="1" w:styleId="ab">
    <w:name w:val="頁首 字元"/>
    <w:rsid w:val="00820F98"/>
    <w:rPr>
      <w:kern w:val="2"/>
    </w:rPr>
  </w:style>
  <w:style w:type="character" w:customStyle="1" w:styleId="10">
    <w:name w:val="標題 1 字元"/>
    <w:rsid w:val="00820F98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820F98"/>
    <w:rPr>
      <w:rFonts w:eastAsia="標楷體"/>
      <w:b/>
      <w:snapToGrid w:val="0"/>
      <w:sz w:val="32"/>
    </w:rPr>
  </w:style>
  <w:style w:type="character" w:customStyle="1" w:styleId="30">
    <w:name w:val="標題 3 字元"/>
    <w:rsid w:val="00820F98"/>
    <w:rPr>
      <w:rFonts w:eastAsia="標楷體"/>
      <w:kern w:val="2"/>
      <w:sz w:val="32"/>
    </w:rPr>
  </w:style>
  <w:style w:type="character" w:customStyle="1" w:styleId="41">
    <w:name w:val="標題 4 字元"/>
    <w:rsid w:val="00820F98"/>
    <w:rPr>
      <w:rFonts w:eastAsia="標楷體"/>
      <w:kern w:val="2"/>
      <w:sz w:val="28"/>
    </w:rPr>
  </w:style>
  <w:style w:type="character" w:customStyle="1" w:styleId="50">
    <w:name w:val="標題 5 字元"/>
    <w:rsid w:val="00820F98"/>
    <w:rPr>
      <w:rFonts w:eastAsia="標楷體"/>
      <w:kern w:val="2"/>
      <w:sz w:val="26"/>
    </w:rPr>
  </w:style>
  <w:style w:type="character" w:customStyle="1" w:styleId="61">
    <w:name w:val="標題 6 字元"/>
    <w:rsid w:val="00820F98"/>
    <w:rPr>
      <w:rFonts w:eastAsia="標楷體"/>
      <w:kern w:val="2"/>
      <w:sz w:val="24"/>
    </w:rPr>
  </w:style>
  <w:style w:type="character" w:customStyle="1" w:styleId="70">
    <w:name w:val="標題 7 字元"/>
    <w:rsid w:val="00820F98"/>
    <w:rPr>
      <w:rFonts w:eastAsia="標楷體"/>
      <w:kern w:val="2"/>
      <w:sz w:val="24"/>
    </w:rPr>
  </w:style>
  <w:style w:type="character" w:customStyle="1" w:styleId="80">
    <w:name w:val="標題 8 字元"/>
    <w:rsid w:val="00820F98"/>
    <w:rPr>
      <w:rFonts w:eastAsia="標楷體"/>
      <w:kern w:val="2"/>
      <w:sz w:val="24"/>
    </w:rPr>
  </w:style>
  <w:style w:type="character" w:customStyle="1" w:styleId="90">
    <w:name w:val="標題 9 字元"/>
    <w:rsid w:val="00820F98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820F98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">
    <w:name w:val="項目4"/>
    <w:rsid w:val="00820F98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11788D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rFonts w:eastAsia="標楷體"/>
      <w:b/>
      <w:caps/>
      <w:noProof/>
      <w:sz w:val="28"/>
    </w:rPr>
  </w:style>
  <w:style w:type="paragraph" w:styleId="22">
    <w:name w:val="toc 2"/>
    <w:basedOn w:val="a0"/>
    <w:next w:val="a0"/>
    <w:autoRedefine/>
    <w:uiPriority w:val="39"/>
    <w:rsid w:val="0011788D"/>
    <w:pPr>
      <w:tabs>
        <w:tab w:val="left" w:pos="1440"/>
        <w:tab w:val="right" w:leader="dot" w:pos="9628"/>
      </w:tabs>
      <w:snapToGrid w:val="0"/>
      <w:ind w:left="284"/>
    </w:pPr>
    <w:rPr>
      <w:rFonts w:eastAsia="標楷體"/>
      <w:noProof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3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81699E"/>
    <w:pPr>
      <w:numPr>
        <w:numId w:val="4"/>
      </w:numPr>
      <w:snapToGrid w:val="0"/>
    </w:pPr>
    <w:rPr>
      <w:rFonts w:ascii="標楷體" w:eastAsia="標楷體" w:hAnsi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5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styleId="afa">
    <w:name w:val="Date"/>
    <w:basedOn w:val="a0"/>
    <w:next w:val="a0"/>
    <w:link w:val="afb"/>
    <w:uiPriority w:val="99"/>
    <w:semiHidden/>
    <w:unhideWhenUsed/>
    <w:rsid w:val="00C27527"/>
    <w:pPr>
      <w:jc w:val="right"/>
    </w:pPr>
  </w:style>
  <w:style w:type="character" w:customStyle="1" w:styleId="afb">
    <w:name w:val="日期 字元"/>
    <w:link w:val="afa"/>
    <w:uiPriority w:val="99"/>
    <w:semiHidden/>
    <w:rsid w:val="00C27527"/>
    <w:rPr>
      <w:kern w:val="2"/>
      <w:sz w:val="24"/>
      <w:szCs w:val="24"/>
    </w:rPr>
  </w:style>
  <w:style w:type="paragraph" w:customStyle="1" w:styleId="42">
    <w:name w:val="標題 4 內文"/>
    <w:basedOn w:val="a0"/>
    <w:rsid w:val="00036417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customStyle="1" w:styleId="afc">
    <w:name w:val="頁尾版權宣告"/>
    <w:basedOn w:val="a0"/>
    <w:rsid w:val="00E55F55"/>
    <w:pPr>
      <w:jc w:val="center"/>
    </w:pPr>
    <w:rPr>
      <w:rFonts w:eastAsia="標楷體"/>
      <w:sz w:val="20"/>
    </w:rPr>
  </w:style>
  <w:style w:type="paragraph" w:styleId="afd">
    <w:name w:val="Plain Text"/>
    <w:basedOn w:val="a0"/>
    <w:link w:val="afe"/>
    <w:rsid w:val="00E55F55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e">
    <w:name w:val="純文字 字元"/>
    <w:basedOn w:val="a1"/>
    <w:link w:val="afd"/>
    <w:rsid w:val="00E55F55"/>
    <w:rPr>
      <w:rFonts w:ascii="細明體" w:eastAsia="細明體"/>
      <w:kern w:val="2"/>
      <w:sz w:val="24"/>
    </w:rPr>
  </w:style>
  <w:style w:type="character" w:styleId="aff">
    <w:name w:val="FollowedHyperlink"/>
    <w:basedOn w:val="a1"/>
    <w:uiPriority w:val="99"/>
    <w:semiHidden/>
    <w:unhideWhenUsed/>
    <w:rsid w:val="00C95E73"/>
    <w:rPr>
      <w:color w:val="800080" w:themeColor="followedHyperlink"/>
      <w:u w:val="single"/>
    </w:rPr>
  </w:style>
  <w:style w:type="paragraph" w:styleId="aff0">
    <w:name w:val="Document Map"/>
    <w:basedOn w:val="a0"/>
    <w:link w:val="aff1"/>
    <w:uiPriority w:val="99"/>
    <w:semiHidden/>
    <w:unhideWhenUsed/>
    <w:rsid w:val="001F34F2"/>
    <w:rPr>
      <w:rFonts w:ascii="新細明體"/>
      <w:sz w:val="18"/>
      <w:szCs w:val="18"/>
    </w:rPr>
  </w:style>
  <w:style w:type="character" w:customStyle="1" w:styleId="aff1">
    <w:name w:val="文件引導模式 字元"/>
    <w:basedOn w:val="a1"/>
    <w:link w:val="aff0"/>
    <w:uiPriority w:val="99"/>
    <w:semiHidden/>
    <w:rsid w:val="001F34F2"/>
    <w:rPr>
      <w:rFonts w:ascii="新細明體"/>
      <w:kern w:val="2"/>
      <w:sz w:val="18"/>
      <w:szCs w:val="18"/>
    </w:rPr>
  </w:style>
  <w:style w:type="character" w:styleId="aff2">
    <w:name w:val="annotation reference"/>
    <w:basedOn w:val="a1"/>
    <w:uiPriority w:val="99"/>
    <w:semiHidden/>
    <w:unhideWhenUsed/>
    <w:rsid w:val="00735725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rsid w:val="00735725"/>
  </w:style>
  <w:style w:type="character" w:customStyle="1" w:styleId="aff4">
    <w:name w:val="註解文字 字元"/>
    <w:basedOn w:val="a1"/>
    <w:link w:val="aff3"/>
    <w:uiPriority w:val="99"/>
    <w:semiHidden/>
    <w:rsid w:val="00735725"/>
    <w:rPr>
      <w:kern w:val="2"/>
      <w:sz w:val="24"/>
      <w:szCs w:val="24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735725"/>
    <w:rPr>
      <w:b/>
      <w:bCs/>
    </w:rPr>
  </w:style>
  <w:style w:type="character" w:customStyle="1" w:styleId="aff6">
    <w:name w:val="註解主旨 字元"/>
    <w:basedOn w:val="aff4"/>
    <w:link w:val="aff5"/>
    <w:uiPriority w:val="99"/>
    <w:semiHidden/>
    <w:rsid w:val="00735725"/>
    <w:rPr>
      <w:b/>
      <w:bCs/>
      <w:kern w:val="2"/>
      <w:sz w:val="24"/>
      <w:szCs w:val="24"/>
    </w:rPr>
  </w:style>
  <w:style w:type="paragraph" w:styleId="aff7">
    <w:name w:val="Revision"/>
    <w:hidden/>
    <w:uiPriority w:val="99"/>
    <w:semiHidden/>
    <w:rsid w:val="00735725"/>
    <w:rPr>
      <w:kern w:val="2"/>
      <w:sz w:val="24"/>
      <w:szCs w:val="24"/>
    </w:rPr>
  </w:style>
  <w:style w:type="character" w:customStyle="1" w:styleId="13">
    <w:name w:val="未解析的提及1"/>
    <w:basedOn w:val="a1"/>
    <w:uiPriority w:val="99"/>
    <w:semiHidden/>
    <w:unhideWhenUsed/>
    <w:rsid w:val="009C33BE"/>
    <w:rPr>
      <w:color w:val="605E5C"/>
      <w:shd w:val="clear" w:color="auto" w:fill="E1DFDD"/>
    </w:rPr>
  </w:style>
  <w:style w:type="character" w:customStyle="1" w:styleId="23">
    <w:name w:val="未解析的提及2"/>
    <w:basedOn w:val="a1"/>
    <w:uiPriority w:val="99"/>
    <w:semiHidden/>
    <w:unhideWhenUsed/>
    <w:rsid w:val="00CB7415"/>
    <w:rPr>
      <w:color w:val="605E5C"/>
      <w:shd w:val="clear" w:color="auto" w:fill="E1DFDD"/>
    </w:rPr>
  </w:style>
  <w:style w:type="character" w:customStyle="1" w:styleId="31">
    <w:name w:val="未解析的提及3"/>
    <w:basedOn w:val="a1"/>
    <w:uiPriority w:val="99"/>
    <w:semiHidden/>
    <w:unhideWhenUsed/>
    <w:rsid w:val="00583560"/>
    <w:rPr>
      <w:color w:val="605E5C"/>
      <w:shd w:val="clear" w:color="auto" w:fill="E1DFDD"/>
    </w:rPr>
  </w:style>
  <w:style w:type="table" w:styleId="14">
    <w:name w:val="Grid Table 1 Light"/>
    <w:basedOn w:val="a2"/>
    <w:uiPriority w:val="46"/>
    <w:rsid w:val="0066205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3.png"/><Relationship Id="rId11" Type="http://schemas.openxmlformats.org/officeDocument/2006/relationships/footnotes" Target="foot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customXml" Target="../customXml/item5.xml"/><Relationship Id="rId10" Type="http://schemas.openxmlformats.org/officeDocument/2006/relationships/webSettings" Target="webSettings.xml"/><Relationship Id="rId19" Type="http://schemas.openxmlformats.org/officeDocument/2006/relationships/image" Target="media/image4.e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styles" Target="styl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oleObject" Target="embeddings/Microsoft_Visio_2003-2010_Drawing.vsd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eader" Target="head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LongProperties xmlns="http://schemas.microsoft.com/office/2006/metadata/longProperties"/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67073571-5CA7-4036-AEDF-54B0E34A5112}">
  <ds:schemaRefs>
    <ds:schemaRef ds:uri="http://schemas.microsoft.com/office/2006/metadata/properties"/>
    <ds:schemaRef ds:uri="http://schemas.microsoft.com/office/infopath/2007/PartnerControls"/>
    <ds:schemaRef ds:uri="9dfc2920-772e-4b7f-b399-1648423aab80"/>
  </ds:schemaRefs>
</ds:datastoreItem>
</file>

<file path=customXml/itemProps6.xml><?xml version="1.0" encoding="utf-8"?>
<ds:datastoreItem xmlns:ds="http://schemas.openxmlformats.org/officeDocument/2006/customXml" ds:itemID="{18C968B8-7FB4-4A07-A83A-718BC37A0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10427</TotalTime>
  <Pages>1</Pages>
  <Words>10334</Words>
  <Characters>58906</Characters>
  <Application>Microsoft Office Word</Application>
  <DocSecurity>0</DocSecurity>
  <Lines>490</Lines>
  <Paragraphs>138</Paragraphs>
  <ScaleCrop>false</ScaleCrop>
  <Company>Microsoft</Company>
  <LinksUpToDate>false</LinksUpToDate>
  <CharactersWithSpaces>69102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陳昱衡</cp:lastModifiedBy>
  <cp:revision>1540</cp:revision>
  <cp:lastPrinted>2014-10-29T13:57:00Z</cp:lastPrinted>
  <dcterms:created xsi:type="dcterms:W3CDTF">2021-03-17T02:32:00Z</dcterms:created>
  <dcterms:modified xsi:type="dcterms:W3CDTF">2021-07-09T03:38:00Z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