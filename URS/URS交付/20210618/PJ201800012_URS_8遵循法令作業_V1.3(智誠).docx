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7A77F65A" w14:textId="77777777" w:rsidR="004C05AA" w:rsidRPr="00FD191D" w:rsidRDefault="004C05AA" w:rsidP="004C05AA">
      <w:pPr>
        <w:pStyle w:val="ad"/>
      </w:pPr>
      <w:r w:rsidRPr="0055023D">
        <w:rPr>
          <w:rFonts w:hint="eastAsia"/>
        </w:rPr>
        <w:t>遵循法令作業</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30E25A2E"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w:t>
            </w:r>
            <w:r w:rsidR="004C05AA">
              <w:rPr>
                <w:rFonts w:ascii="標楷體" w:hAnsi="標楷體"/>
              </w:rPr>
              <w:t>3</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2656ED50"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9C7950">
              <w:rPr>
                <w:rFonts w:ascii="標楷體" w:hAnsi="標楷體"/>
              </w:rPr>
              <w:t>1</w:t>
            </w:r>
            <w:r w:rsidR="004C05AA">
              <w:rPr>
                <w:rFonts w:ascii="標楷體" w:hAnsi="標楷體"/>
              </w:rPr>
              <w:t>8</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BXnT5OdAgAAFgUAAA4AAAAAAAAAAAAAAAAALgIAAGRy&#10;cy9lMm9Eb2MueG1sUEsBAi0AFAAGAAgAAAAhAFNEQWjgAAAADQEAAA8AAAAAAAAAAAAAAAAA9wQA&#10;AGRycy9kb3ducmV2LnhtbFBLBQYAAAAABAAEAPMAAAAEBg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iVWh/J8CAAAdBQAADgAAAAAAAAAAAAAAAAAuAgAA&#10;ZHJzL2Uyb0RvYy54bWxQSwECLQAUAAYACAAAACEAU0RBaOAAAAANAQAADwAAAAAAAAAAAAAAAAD5&#10;BAAAZHJzL2Rvd25yZXYueG1sUEsFBgAAAAAEAAQA8wAAAAYGA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r w:rsidRPr="000F369F">
              <w:rPr>
                <w:rFonts w:ascii="標楷體" w:hAnsi="標楷體" w:hint="eastAsia"/>
              </w:rPr>
              <w:t>註</w:t>
            </w:r>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4C05AA" w14:paraId="0AEE2567" w14:textId="77777777" w:rsidTr="00952CCB">
        <w:tc>
          <w:tcPr>
            <w:tcW w:w="1108" w:type="dxa"/>
            <w:vAlign w:val="center"/>
          </w:tcPr>
          <w:p w14:paraId="1F040654" w14:textId="54CF0BED" w:rsidR="004C05AA" w:rsidRPr="00712D5C" w:rsidRDefault="004C05AA" w:rsidP="004C05AA">
            <w:pPr>
              <w:pStyle w:val="11"/>
            </w:pPr>
            <w:r w:rsidRPr="004756FE">
              <w:rPr>
                <w:rFonts w:ascii="標楷體" w:hAnsi="標楷體" w:hint="eastAsia"/>
              </w:rPr>
              <w:t>V1.3</w:t>
            </w:r>
          </w:p>
        </w:tc>
        <w:tc>
          <w:tcPr>
            <w:tcW w:w="1614" w:type="dxa"/>
            <w:vAlign w:val="center"/>
          </w:tcPr>
          <w:p w14:paraId="787379C9" w14:textId="26097358" w:rsidR="004C05AA" w:rsidRPr="00712D5C" w:rsidRDefault="004C05AA" w:rsidP="004C05AA">
            <w:pPr>
              <w:pStyle w:val="11"/>
            </w:pPr>
            <w:r w:rsidRPr="004756FE">
              <w:rPr>
                <w:rFonts w:ascii="標楷體" w:hAnsi="標楷體" w:hint="eastAsia"/>
              </w:rPr>
              <w:t>2021/6/18</w:t>
            </w:r>
          </w:p>
        </w:tc>
        <w:tc>
          <w:tcPr>
            <w:tcW w:w="3786" w:type="dxa"/>
            <w:vAlign w:val="center"/>
          </w:tcPr>
          <w:p w14:paraId="539AAE31" w14:textId="77777777" w:rsidR="004C05AA" w:rsidRDefault="004C05AA" w:rsidP="004C05AA">
            <w:pPr>
              <w:pStyle w:val="11"/>
              <w:rPr>
                <w:rFonts w:ascii="標楷體" w:hAnsi="標楷體"/>
              </w:rPr>
            </w:pPr>
            <w:r>
              <w:rPr>
                <w:rFonts w:ascii="標楷體" w:hAnsi="標楷體" w:hint="eastAsia"/>
              </w:rPr>
              <w:t>交付URS</w:t>
            </w:r>
          </w:p>
          <w:p w14:paraId="7019629E" w14:textId="77777777" w:rsidR="004C05AA" w:rsidRDefault="004C05AA" w:rsidP="004C05AA">
            <w:pPr>
              <w:pStyle w:val="11"/>
              <w:rPr>
                <w:rFonts w:ascii="標楷體" w:hAnsi="標楷體"/>
              </w:rPr>
            </w:pPr>
            <w:r>
              <w:rPr>
                <w:rFonts w:ascii="標楷體" w:hAnsi="標楷體" w:hint="eastAsia"/>
              </w:rPr>
              <w:t>L8201、</w:t>
            </w:r>
            <w:r>
              <w:rPr>
                <w:rFonts w:ascii="標楷體" w:hAnsi="標楷體"/>
              </w:rPr>
              <w:t>L8202</w:t>
            </w:r>
            <w:r>
              <w:rPr>
                <w:rFonts w:ascii="標楷體" w:hAnsi="標楷體" w:hint="eastAsia"/>
              </w:rPr>
              <w:t>、L</w:t>
            </w:r>
            <w:r>
              <w:rPr>
                <w:rFonts w:ascii="標楷體" w:hAnsi="標楷體"/>
              </w:rPr>
              <w:t>8203</w:t>
            </w:r>
            <w:r>
              <w:rPr>
                <w:rFonts w:ascii="標楷體" w:hAnsi="標楷體" w:hint="eastAsia"/>
              </w:rPr>
              <w:t>、L</w:t>
            </w:r>
            <w:r>
              <w:rPr>
                <w:rFonts w:ascii="標楷體" w:hAnsi="標楷體"/>
              </w:rPr>
              <w:t>8204</w:t>
            </w:r>
          </w:p>
          <w:p w14:paraId="011419D8" w14:textId="18E938EB" w:rsidR="004C05AA" w:rsidRPr="00712D5C" w:rsidRDefault="004C05AA" w:rsidP="004C05AA">
            <w:pPr>
              <w:pStyle w:val="11"/>
            </w:pPr>
            <w:r>
              <w:rPr>
                <w:rFonts w:ascii="標楷體" w:hAnsi="標楷體" w:hint="eastAsia"/>
              </w:rPr>
              <w:t>L</w:t>
            </w:r>
            <w:r>
              <w:rPr>
                <w:rFonts w:ascii="標楷體" w:hAnsi="標楷體"/>
              </w:rPr>
              <w:t>8921</w:t>
            </w:r>
            <w:r>
              <w:rPr>
                <w:rFonts w:ascii="標楷體" w:hAnsi="標楷體" w:hint="eastAsia"/>
              </w:rPr>
              <w:t>、L</w:t>
            </w:r>
            <w:r>
              <w:rPr>
                <w:rFonts w:ascii="標楷體" w:hAnsi="標楷體"/>
              </w:rPr>
              <w:t>8922</w:t>
            </w:r>
            <w:r>
              <w:rPr>
                <w:rFonts w:ascii="標楷體" w:hAnsi="標楷體" w:hint="eastAsia"/>
              </w:rPr>
              <w:t>、L</w:t>
            </w:r>
            <w:r>
              <w:rPr>
                <w:rFonts w:ascii="標楷體" w:hAnsi="標楷體"/>
              </w:rPr>
              <w:t>8923</w:t>
            </w:r>
            <w:r>
              <w:rPr>
                <w:rFonts w:ascii="標楷體" w:hAnsi="標楷體" w:hint="eastAsia"/>
              </w:rPr>
              <w:t>、L</w:t>
            </w:r>
            <w:r>
              <w:rPr>
                <w:rFonts w:ascii="標楷體" w:hAnsi="標楷體"/>
              </w:rPr>
              <w:t>8924</w:t>
            </w:r>
          </w:p>
        </w:tc>
        <w:tc>
          <w:tcPr>
            <w:tcW w:w="1140" w:type="dxa"/>
            <w:vAlign w:val="center"/>
          </w:tcPr>
          <w:p w14:paraId="7B3036D3" w14:textId="46394A0A" w:rsidR="004C05AA" w:rsidRPr="00712D5C" w:rsidRDefault="004C05AA" w:rsidP="004C05AA">
            <w:pPr>
              <w:pStyle w:val="11"/>
            </w:pPr>
            <w:r w:rsidRPr="0026484B">
              <w:rPr>
                <w:rFonts w:ascii="標楷體" w:hAnsi="標楷體" w:hint="eastAsia"/>
              </w:rPr>
              <w:t>楊智誠</w:t>
            </w:r>
          </w:p>
        </w:tc>
        <w:tc>
          <w:tcPr>
            <w:tcW w:w="1140" w:type="dxa"/>
          </w:tcPr>
          <w:p w14:paraId="03B4482D" w14:textId="77777777" w:rsidR="004C05AA" w:rsidRPr="00F43B86" w:rsidRDefault="004C05AA" w:rsidP="004C05AA">
            <w:pPr>
              <w:pStyle w:val="11"/>
            </w:pPr>
          </w:p>
        </w:tc>
        <w:tc>
          <w:tcPr>
            <w:tcW w:w="1440" w:type="dxa"/>
          </w:tcPr>
          <w:p w14:paraId="3641873E" w14:textId="77777777" w:rsidR="004C05AA" w:rsidRPr="00F43B86" w:rsidRDefault="004C05AA" w:rsidP="004C05AA">
            <w:pPr>
              <w:pStyle w:val="11"/>
            </w:pPr>
          </w:p>
        </w:tc>
      </w:tr>
      <w:tr w:rsidR="004C05AA" w14:paraId="5472EC43" w14:textId="77777777" w:rsidTr="00952CCB">
        <w:tc>
          <w:tcPr>
            <w:tcW w:w="1108" w:type="dxa"/>
            <w:vAlign w:val="center"/>
          </w:tcPr>
          <w:p w14:paraId="6D1D85A8" w14:textId="77777777" w:rsidR="004C05AA" w:rsidRPr="004733DD" w:rsidRDefault="004C05AA" w:rsidP="004C05AA">
            <w:pPr>
              <w:pStyle w:val="11"/>
            </w:pPr>
          </w:p>
        </w:tc>
        <w:tc>
          <w:tcPr>
            <w:tcW w:w="1614" w:type="dxa"/>
            <w:vAlign w:val="center"/>
          </w:tcPr>
          <w:p w14:paraId="209D6270" w14:textId="77777777" w:rsidR="004C05AA" w:rsidRPr="004733DD" w:rsidRDefault="004C05AA" w:rsidP="004C05AA">
            <w:pPr>
              <w:pStyle w:val="11"/>
            </w:pPr>
          </w:p>
        </w:tc>
        <w:tc>
          <w:tcPr>
            <w:tcW w:w="3786" w:type="dxa"/>
            <w:vAlign w:val="center"/>
          </w:tcPr>
          <w:p w14:paraId="50D62573" w14:textId="77777777" w:rsidR="004C05AA" w:rsidRPr="004733DD" w:rsidRDefault="004C05AA" w:rsidP="004C05AA">
            <w:pPr>
              <w:pStyle w:val="11"/>
            </w:pPr>
          </w:p>
        </w:tc>
        <w:tc>
          <w:tcPr>
            <w:tcW w:w="1140" w:type="dxa"/>
            <w:vAlign w:val="center"/>
          </w:tcPr>
          <w:p w14:paraId="4267808C" w14:textId="77777777" w:rsidR="004C05AA" w:rsidRPr="004733DD" w:rsidRDefault="004C05AA" w:rsidP="004C05AA">
            <w:pPr>
              <w:pStyle w:val="11"/>
            </w:pPr>
          </w:p>
        </w:tc>
        <w:tc>
          <w:tcPr>
            <w:tcW w:w="1140" w:type="dxa"/>
          </w:tcPr>
          <w:p w14:paraId="17BB578C" w14:textId="77777777" w:rsidR="004C05AA" w:rsidRPr="004733DD" w:rsidRDefault="004C05AA" w:rsidP="004C05AA">
            <w:pPr>
              <w:pStyle w:val="11"/>
            </w:pPr>
          </w:p>
        </w:tc>
        <w:tc>
          <w:tcPr>
            <w:tcW w:w="1440" w:type="dxa"/>
          </w:tcPr>
          <w:p w14:paraId="091A63CA" w14:textId="77777777" w:rsidR="004C05AA" w:rsidRPr="004733DD" w:rsidRDefault="004C05AA" w:rsidP="004C05AA">
            <w:pPr>
              <w:pStyle w:val="11"/>
            </w:pPr>
          </w:p>
        </w:tc>
      </w:tr>
      <w:tr w:rsidR="004C05AA" w14:paraId="56725225" w14:textId="77777777" w:rsidTr="00952CCB">
        <w:tc>
          <w:tcPr>
            <w:tcW w:w="1108" w:type="dxa"/>
            <w:vAlign w:val="center"/>
          </w:tcPr>
          <w:p w14:paraId="57DEA2CD" w14:textId="77777777" w:rsidR="004C05AA" w:rsidRPr="004733DD" w:rsidRDefault="004C05AA" w:rsidP="004C05AA">
            <w:pPr>
              <w:pStyle w:val="11"/>
            </w:pPr>
          </w:p>
        </w:tc>
        <w:tc>
          <w:tcPr>
            <w:tcW w:w="1614" w:type="dxa"/>
            <w:vAlign w:val="center"/>
          </w:tcPr>
          <w:p w14:paraId="131871DC" w14:textId="77777777" w:rsidR="004C05AA" w:rsidRPr="004733DD" w:rsidRDefault="004C05AA" w:rsidP="004C05AA">
            <w:pPr>
              <w:pStyle w:val="11"/>
            </w:pPr>
          </w:p>
        </w:tc>
        <w:tc>
          <w:tcPr>
            <w:tcW w:w="3786" w:type="dxa"/>
            <w:vAlign w:val="center"/>
          </w:tcPr>
          <w:p w14:paraId="2BD4C12A" w14:textId="77777777" w:rsidR="004C05AA" w:rsidRPr="004733DD" w:rsidRDefault="004C05AA" w:rsidP="004C05AA">
            <w:pPr>
              <w:pStyle w:val="11"/>
            </w:pPr>
          </w:p>
        </w:tc>
        <w:tc>
          <w:tcPr>
            <w:tcW w:w="1140" w:type="dxa"/>
            <w:vAlign w:val="center"/>
          </w:tcPr>
          <w:p w14:paraId="1C034399" w14:textId="77777777" w:rsidR="004C05AA" w:rsidRPr="004733DD" w:rsidRDefault="004C05AA" w:rsidP="004C05AA">
            <w:pPr>
              <w:pStyle w:val="11"/>
            </w:pPr>
          </w:p>
        </w:tc>
        <w:tc>
          <w:tcPr>
            <w:tcW w:w="1140" w:type="dxa"/>
          </w:tcPr>
          <w:p w14:paraId="4445082B" w14:textId="77777777" w:rsidR="004C05AA" w:rsidRPr="004733DD" w:rsidRDefault="004C05AA" w:rsidP="004C05AA">
            <w:pPr>
              <w:pStyle w:val="11"/>
            </w:pPr>
          </w:p>
        </w:tc>
        <w:tc>
          <w:tcPr>
            <w:tcW w:w="1440" w:type="dxa"/>
          </w:tcPr>
          <w:p w14:paraId="27572D51" w14:textId="77777777" w:rsidR="004C05AA" w:rsidRPr="004733DD" w:rsidRDefault="004C05AA" w:rsidP="004C05AA">
            <w:pPr>
              <w:pStyle w:val="11"/>
            </w:pPr>
          </w:p>
        </w:tc>
      </w:tr>
      <w:tr w:rsidR="004C05AA" w14:paraId="096098BC" w14:textId="77777777" w:rsidTr="00952CCB">
        <w:tc>
          <w:tcPr>
            <w:tcW w:w="1108" w:type="dxa"/>
            <w:vAlign w:val="center"/>
          </w:tcPr>
          <w:p w14:paraId="7AC6277C" w14:textId="77777777" w:rsidR="004C05AA" w:rsidRPr="004733DD" w:rsidRDefault="004C05AA" w:rsidP="004C05AA">
            <w:pPr>
              <w:pStyle w:val="11"/>
            </w:pPr>
          </w:p>
        </w:tc>
        <w:tc>
          <w:tcPr>
            <w:tcW w:w="1614" w:type="dxa"/>
            <w:vAlign w:val="center"/>
          </w:tcPr>
          <w:p w14:paraId="1EE5BC48" w14:textId="77777777" w:rsidR="004C05AA" w:rsidRPr="004733DD" w:rsidRDefault="004C05AA" w:rsidP="004C05AA">
            <w:pPr>
              <w:pStyle w:val="11"/>
            </w:pPr>
          </w:p>
        </w:tc>
        <w:tc>
          <w:tcPr>
            <w:tcW w:w="3786" w:type="dxa"/>
            <w:vAlign w:val="center"/>
          </w:tcPr>
          <w:p w14:paraId="6E74CFEC" w14:textId="77777777" w:rsidR="004C05AA" w:rsidRPr="004733DD" w:rsidRDefault="004C05AA" w:rsidP="004C05AA">
            <w:pPr>
              <w:pStyle w:val="11"/>
            </w:pPr>
          </w:p>
        </w:tc>
        <w:tc>
          <w:tcPr>
            <w:tcW w:w="1140" w:type="dxa"/>
            <w:vAlign w:val="center"/>
          </w:tcPr>
          <w:p w14:paraId="125992AA" w14:textId="77777777" w:rsidR="004C05AA" w:rsidRPr="004733DD" w:rsidRDefault="004C05AA" w:rsidP="004C05AA">
            <w:pPr>
              <w:pStyle w:val="11"/>
            </w:pPr>
          </w:p>
        </w:tc>
        <w:tc>
          <w:tcPr>
            <w:tcW w:w="1140" w:type="dxa"/>
          </w:tcPr>
          <w:p w14:paraId="115C360A" w14:textId="77777777" w:rsidR="004C05AA" w:rsidRPr="004733DD" w:rsidRDefault="004C05AA" w:rsidP="004C05AA">
            <w:pPr>
              <w:pStyle w:val="11"/>
            </w:pPr>
          </w:p>
        </w:tc>
        <w:tc>
          <w:tcPr>
            <w:tcW w:w="1440" w:type="dxa"/>
          </w:tcPr>
          <w:p w14:paraId="1991CC8A" w14:textId="77777777" w:rsidR="004C05AA" w:rsidRPr="004733DD" w:rsidRDefault="004C05AA" w:rsidP="004C05AA">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4C05AA">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4C05AA">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4C05AA">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4C05AA">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4C05AA">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4C05AA">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4C05AA">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4C05AA">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4C05AA">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4C05AA">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4C05AA">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4C05AA">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5529943"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w:t>
      </w:r>
      <w:proofErr w:type="spellStart"/>
      <w:r w:rsidRPr="000628FA">
        <w:rPr>
          <w:rFonts w:ascii="標楷體" w:hAnsi="標楷體" w:hint="eastAsia"/>
          <w:szCs w:val="22"/>
        </w:rPr>
        <w:t>Eloan</w:t>
      </w:r>
      <w:proofErr w:type="spellEnd"/>
      <w:r w:rsidRPr="000628FA">
        <w:rPr>
          <w:rFonts w:ascii="標楷體" w:hAnsi="標楷體" w:hint="eastAsia"/>
          <w:szCs w:val="22"/>
        </w:rPr>
        <w:t>、核心帳務、</w:t>
      </w:r>
      <w:r w:rsidRPr="000628FA">
        <w:rPr>
          <w:rFonts w:ascii="標楷體" w:hAnsi="標楷體"/>
          <w:szCs w:val="22"/>
        </w:rPr>
        <w:t>及催收債協等前中後台相關資訊</w:t>
      </w:r>
      <w:r w:rsidRPr="000628FA">
        <w:rPr>
          <w:rFonts w:ascii="標楷體" w:hAnsi="標楷體" w:hint="eastAsia"/>
          <w:szCs w:val="22"/>
        </w:rPr>
        <w:t>整合，使放款部能順利運作放款各項作業。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18B71D31" w:rsidR="00645DC6"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6AF7CE64" w14:textId="77777777" w:rsidR="004C05AA" w:rsidRDefault="004C05AA" w:rsidP="004C05AA">
      <w:pPr>
        <w:pStyle w:val="3"/>
        <w:numPr>
          <w:ilvl w:val="2"/>
          <w:numId w:val="141"/>
        </w:numPr>
        <w:rPr>
          <w:ins w:id="11" w:author="智誠 楊" w:date="2021-05-07T11:32:00Z"/>
          <w:rFonts w:ascii="標楷體" w:hAnsi="標楷體"/>
        </w:rPr>
        <w:pPrChange w:id="12" w:author="阿毛" w:date="2021-06-07T13:47:00Z">
          <w:pPr>
            <w:pStyle w:val="3"/>
            <w:numPr>
              <w:ilvl w:val="2"/>
              <w:numId w:val="21"/>
            </w:numPr>
            <w:ind w:left="1247" w:hanging="680"/>
          </w:pPr>
        </w:pPrChange>
      </w:pPr>
      <w:r>
        <w:rPr>
          <w:rFonts w:ascii="標楷體" w:hAnsi="標楷體" w:hint="eastAsia"/>
        </w:rPr>
        <w:t>L8201</w:t>
      </w:r>
      <w:r w:rsidRPr="00054BBF">
        <w:rPr>
          <w:rFonts w:ascii="標楷體" w:hAnsi="標楷體" w:hint="eastAsia"/>
        </w:rPr>
        <w:t>疑似洗錢樣態條件設定</w:t>
      </w:r>
      <w:ins w:id="13" w:author="智誠 楊" w:date="2021-05-08T18:56:00Z">
        <w:r>
          <w:rPr>
            <w:rFonts w:ascii="標楷體" w:hAnsi="標楷體" w:hint="eastAsia"/>
          </w:rPr>
          <w:t>***</w:t>
        </w:r>
      </w:ins>
    </w:p>
    <w:p w14:paraId="3FB5C040" w14:textId="77777777" w:rsidR="004C05AA" w:rsidRPr="00362205" w:rsidRDefault="004C05AA" w:rsidP="004C05AA">
      <w:pPr>
        <w:pStyle w:val="a"/>
        <w:numPr>
          <w:ilvl w:val="0"/>
          <w:numId w:val="1"/>
        </w:numPr>
        <w:rPr>
          <w:ins w:id="14" w:author="智誠 楊" w:date="2021-05-07T11:32:00Z"/>
        </w:rPr>
        <w:pPrChange w:id="15" w:author="智誠 楊" w:date="2021-05-07T16:36:00Z">
          <w:pPr>
            <w:pStyle w:val="a"/>
            <w:numPr>
              <w:numId w:val="21"/>
            </w:numPr>
            <w:ind w:left="1134" w:hanging="1134"/>
          </w:pPr>
        </w:pPrChange>
      </w:pPr>
      <w:ins w:id="16" w:author="智誠 楊" w:date="2021-05-07T11:38:00Z">
        <w:r w:rsidRPr="00362205">
          <w:t>功能說明</w:t>
        </w:r>
      </w:ins>
    </w:p>
    <w:tbl>
      <w:tblPr>
        <w:tblW w:w="8822" w:type="dxa"/>
        <w:tblInd w:w="69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Change w:id="17" w:author="智誠 楊" w:date="2021-05-07T11:56:00Z">
          <w:tblPr>
            <w:tblW w:w="8822"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PrChange>
      </w:tblPr>
      <w:tblGrid>
        <w:gridCol w:w="1548"/>
        <w:gridCol w:w="7274"/>
        <w:tblGridChange w:id="18">
          <w:tblGrid>
            <w:gridCol w:w="1548"/>
            <w:gridCol w:w="7274"/>
          </w:tblGrid>
        </w:tblGridChange>
      </w:tblGrid>
      <w:tr w:rsidR="004C05AA" w:rsidRPr="00362205" w14:paraId="50D690AC" w14:textId="77777777" w:rsidTr="0094025F">
        <w:trPr>
          <w:trHeight w:val="277"/>
          <w:ins w:id="19" w:author="智誠 楊" w:date="2021-05-07T11:32:00Z"/>
          <w:trPrChange w:id="20" w:author="智誠 楊" w:date="2021-05-07T11:56: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21" w:author="智誠 楊" w:date="2021-05-07T11:56:00Z">
              <w:tcPr>
                <w:tcW w:w="1548" w:type="dxa"/>
                <w:tcBorders>
                  <w:top w:val="single" w:sz="8" w:space="0" w:color="000000"/>
                  <w:bottom w:val="single" w:sz="8" w:space="0" w:color="000000"/>
                  <w:right w:val="single" w:sz="8" w:space="0" w:color="000000"/>
                </w:tcBorders>
                <w:shd w:val="clear" w:color="auto" w:fill="F3F3F3"/>
              </w:tcPr>
            </w:tcPrChange>
          </w:tcPr>
          <w:p w14:paraId="3A9D1CB6" w14:textId="77777777" w:rsidR="004C05AA" w:rsidRPr="00362205" w:rsidRDefault="004C05AA" w:rsidP="0094025F">
            <w:pPr>
              <w:rPr>
                <w:ins w:id="22" w:author="智誠 楊" w:date="2021-05-07T11:32:00Z"/>
                <w:rFonts w:ascii="標楷體" w:eastAsia="標楷體" w:hAnsi="標楷體"/>
              </w:rPr>
            </w:pPr>
            <w:ins w:id="23" w:author="智誠 楊" w:date="2021-05-07T11:32:00Z">
              <w:r w:rsidRPr="00362205">
                <w:rPr>
                  <w:rFonts w:ascii="標楷體" w:eastAsia="標楷體" w:hAnsi="標楷體"/>
                </w:rPr>
                <w:t xml:space="preserve">功能名稱 </w:t>
              </w:r>
            </w:ins>
          </w:p>
        </w:tc>
        <w:tc>
          <w:tcPr>
            <w:tcW w:w="7274" w:type="dxa"/>
            <w:tcBorders>
              <w:top w:val="single" w:sz="8" w:space="0" w:color="000000"/>
              <w:left w:val="single" w:sz="8" w:space="0" w:color="000000"/>
              <w:bottom w:val="single" w:sz="8" w:space="0" w:color="000000"/>
            </w:tcBorders>
            <w:tcPrChange w:id="24" w:author="智誠 楊" w:date="2021-05-07T11:56:00Z">
              <w:tcPr>
                <w:tcW w:w="7274" w:type="dxa"/>
                <w:tcBorders>
                  <w:top w:val="single" w:sz="8" w:space="0" w:color="000000"/>
                  <w:left w:val="single" w:sz="8" w:space="0" w:color="000000"/>
                  <w:bottom w:val="single" w:sz="8" w:space="0" w:color="000000"/>
                </w:tcBorders>
              </w:tcPr>
            </w:tcPrChange>
          </w:tcPr>
          <w:p w14:paraId="38633434" w14:textId="77777777" w:rsidR="004C05AA" w:rsidRPr="00362205" w:rsidRDefault="004C05AA" w:rsidP="0094025F">
            <w:pPr>
              <w:rPr>
                <w:ins w:id="25" w:author="智誠 楊" w:date="2021-05-07T11:32:00Z"/>
                <w:rFonts w:ascii="標楷體" w:eastAsia="標楷體" w:hAnsi="標楷體"/>
              </w:rPr>
            </w:pPr>
            <w:ins w:id="26" w:author="智誠 楊" w:date="2021-05-07T11:39:00Z">
              <w:r>
                <w:rPr>
                  <w:rFonts w:ascii="標楷體" w:eastAsia="標楷體" w:hAnsi="標楷體" w:hint="eastAsia"/>
                </w:rPr>
                <w:t>疑似洗錢樣態條件設定</w:t>
              </w:r>
            </w:ins>
          </w:p>
        </w:tc>
      </w:tr>
      <w:tr w:rsidR="004C05AA" w:rsidRPr="00362205" w14:paraId="58EA34BF" w14:textId="77777777" w:rsidTr="0094025F">
        <w:trPr>
          <w:trHeight w:val="277"/>
          <w:ins w:id="27" w:author="智誠 楊" w:date="2021-05-07T11:32:00Z"/>
          <w:trPrChange w:id="28" w:author="智誠 楊" w:date="2021-05-07T11:56: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29" w:author="智誠 楊" w:date="2021-05-07T11:56:00Z">
              <w:tcPr>
                <w:tcW w:w="1548" w:type="dxa"/>
                <w:tcBorders>
                  <w:top w:val="single" w:sz="8" w:space="0" w:color="000000"/>
                  <w:bottom w:val="single" w:sz="8" w:space="0" w:color="000000"/>
                  <w:right w:val="single" w:sz="8" w:space="0" w:color="000000"/>
                </w:tcBorders>
                <w:shd w:val="clear" w:color="auto" w:fill="F3F3F3"/>
              </w:tcPr>
            </w:tcPrChange>
          </w:tcPr>
          <w:p w14:paraId="5278F1E5" w14:textId="77777777" w:rsidR="004C05AA" w:rsidRPr="00362205" w:rsidRDefault="004C05AA" w:rsidP="0094025F">
            <w:pPr>
              <w:rPr>
                <w:ins w:id="30" w:author="智誠 楊" w:date="2021-05-07T11:32:00Z"/>
                <w:rFonts w:ascii="標楷體" w:eastAsia="標楷體" w:hAnsi="標楷體"/>
              </w:rPr>
            </w:pPr>
            <w:ins w:id="31" w:author="智誠 楊" w:date="2021-05-07T11:32:00Z">
              <w:r w:rsidRPr="00362205">
                <w:rPr>
                  <w:rFonts w:ascii="標楷體" w:eastAsia="標楷體" w:hAnsi="標楷體"/>
                </w:rPr>
                <w:t>進入條件</w:t>
              </w:r>
            </w:ins>
          </w:p>
        </w:tc>
        <w:tc>
          <w:tcPr>
            <w:tcW w:w="7274" w:type="dxa"/>
            <w:tcBorders>
              <w:top w:val="single" w:sz="8" w:space="0" w:color="000000"/>
              <w:left w:val="single" w:sz="8" w:space="0" w:color="000000"/>
              <w:bottom w:val="single" w:sz="8" w:space="0" w:color="000000"/>
            </w:tcBorders>
            <w:tcPrChange w:id="32" w:author="智誠 楊" w:date="2021-05-07T11:56:00Z">
              <w:tcPr>
                <w:tcW w:w="7274" w:type="dxa"/>
                <w:tcBorders>
                  <w:top w:val="single" w:sz="8" w:space="0" w:color="000000"/>
                  <w:left w:val="single" w:sz="8" w:space="0" w:color="000000"/>
                  <w:bottom w:val="single" w:sz="8" w:space="0" w:color="000000"/>
                </w:tcBorders>
              </w:tcPr>
            </w:tcPrChange>
          </w:tcPr>
          <w:p w14:paraId="04E4CF1D" w14:textId="77777777" w:rsidR="004C05AA" w:rsidRPr="00362205" w:rsidRDefault="004C05AA" w:rsidP="0094025F">
            <w:pPr>
              <w:rPr>
                <w:ins w:id="33" w:author="智誠 楊" w:date="2021-05-07T11:32:00Z"/>
                <w:rFonts w:ascii="標楷體" w:eastAsia="標楷體" w:hAnsi="標楷體"/>
              </w:rPr>
            </w:pPr>
            <w:ins w:id="34" w:author="智誠 楊" w:date="2021-05-07T11:39:00Z">
              <w:r>
                <w:rPr>
                  <w:rFonts w:ascii="標楷體" w:eastAsia="標楷體" w:hAnsi="標楷體" w:hint="eastAsia"/>
                </w:rPr>
                <w:t>設定洗錢樣態條件時</w:t>
              </w:r>
            </w:ins>
          </w:p>
        </w:tc>
      </w:tr>
      <w:tr w:rsidR="004C05AA" w:rsidRPr="00362205" w14:paraId="6AE28385" w14:textId="77777777" w:rsidTr="0094025F">
        <w:trPr>
          <w:trHeight w:val="773"/>
          <w:ins w:id="35" w:author="智誠 楊" w:date="2021-05-07T11:32:00Z"/>
          <w:trPrChange w:id="36" w:author="智誠 楊" w:date="2021-05-07T11:56:00Z">
            <w:trPr>
              <w:trHeight w:val="773"/>
            </w:trPr>
          </w:trPrChange>
        </w:trPr>
        <w:tc>
          <w:tcPr>
            <w:tcW w:w="1548" w:type="dxa"/>
            <w:tcBorders>
              <w:top w:val="single" w:sz="8" w:space="0" w:color="000000"/>
              <w:bottom w:val="single" w:sz="8" w:space="0" w:color="000000"/>
              <w:right w:val="single" w:sz="8" w:space="0" w:color="000000"/>
            </w:tcBorders>
            <w:shd w:val="clear" w:color="auto" w:fill="F3F3F3"/>
            <w:tcPrChange w:id="37" w:author="智誠 楊" w:date="2021-05-07T11:56:00Z">
              <w:tcPr>
                <w:tcW w:w="1548" w:type="dxa"/>
                <w:tcBorders>
                  <w:top w:val="single" w:sz="8" w:space="0" w:color="000000"/>
                  <w:bottom w:val="single" w:sz="8" w:space="0" w:color="000000"/>
                  <w:right w:val="single" w:sz="8" w:space="0" w:color="000000"/>
                </w:tcBorders>
                <w:shd w:val="clear" w:color="auto" w:fill="F3F3F3"/>
              </w:tcPr>
            </w:tcPrChange>
          </w:tcPr>
          <w:p w14:paraId="2BF6597B" w14:textId="77777777" w:rsidR="004C05AA" w:rsidRPr="00362205" w:rsidRDefault="004C05AA" w:rsidP="0094025F">
            <w:pPr>
              <w:rPr>
                <w:ins w:id="38" w:author="智誠 楊" w:date="2021-05-07T11:32:00Z"/>
                <w:rFonts w:ascii="標楷體" w:eastAsia="標楷體" w:hAnsi="標楷體"/>
              </w:rPr>
            </w:pPr>
            <w:ins w:id="39" w:author="智誠 楊" w:date="2021-05-07T11:32:00Z">
              <w:r w:rsidRPr="00362205">
                <w:rPr>
                  <w:rFonts w:ascii="標楷體" w:eastAsia="標楷體" w:hAnsi="標楷體"/>
                </w:rPr>
                <w:t xml:space="preserve">基本流程 </w:t>
              </w:r>
            </w:ins>
          </w:p>
        </w:tc>
        <w:tc>
          <w:tcPr>
            <w:tcW w:w="7274" w:type="dxa"/>
            <w:tcBorders>
              <w:top w:val="single" w:sz="8" w:space="0" w:color="000000"/>
              <w:left w:val="single" w:sz="8" w:space="0" w:color="000000"/>
              <w:bottom w:val="single" w:sz="8" w:space="0" w:color="000000"/>
            </w:tcBorders>
            <w:tcPrChange w:id="40" w:author="智誠 楊" w:date="2021-05-07T11:56:00Z">
              <w:tcPr>
                <w:tcW w:w="7274" w:type="dxa"/>
                <w:tcBorders>
                  <w:top w:val="single" w:sz="8" w:space="0" w:color="000000"/>
                  <w:left w:val="single" w:sz="8" w:space="0" w:color="000000"/>
                  <w:bottom w:val="single" w:sz="8" w:space="0" w:color="000000"/>
                </w:tcBorders>
              </w:tcPr>
            </w:tcPrChange>
          </w:tcPr>
          <w:p w14:paraId="24D39236" w14:textId="77777777" w:rsidR="004C05AA" w:rsidRPr="00B718BF" w:rsidRDefault="004C05AA" w:rsidP="0094025F">
            <w:pPr>
              <w:rPr>
                <w:ins w:id="41" w:author="智誠 楊" w:date="2021-05-07T11:32:00Z"/>
                <w:rFonts w:ascii="標楷體" w:eastAsia="標楷體" w:hAnsi="標楷體"/>
                <w:color w:val="FF0000"/>
                <w:lang w:eastAsia="zh-HK"/>
                <w:rPrChange w:id="42" w:author="智誠 楊" w:date="2021-05-07T11:41:00Z">
                  <w:rPr>
                    <w:ins w:id="43" w:author="智誠 楊" w:date="2021-05-07T11:32:00Z"/>
                    <w:rFonts w:ascii="標楷體" w:eastAsia="標楷體" w:hAnsi="標楷體"/>
                    <w:lang w:eastAsia="zh-HK"/>
                  </w:rPr>
                </w:rPrChange>
              </w:rPr>
            </w:pPr>
            <w:ins w:id="44" w:author="智誠 楊" w:date="2021-05-07T11:40:00Z">
              <w:r>
                <w:rPr>
                  <w:rFonts w:ascii="標楷體" w:eastAsia="標楷體" w:hAnsi="標楷體" w:hint="eastAsia"/>
                </w:rPr>
                <w:t>1.</w:t>
              </w:r>
            </w:ins>
            <w:ins w:id="45" w:author="智誠 楊" w:date="2021-05-07T11:41:00Z">
              <w:r w:rsidRPr="00E8625A">
                <w:rPr>
                  <w:rFonts w:ascii="標楷體" w:eastAsia="標楷體" w:hAnsi="標楷體" w:hint="eastAsia"/>
                  <w:lang w:eastAsia="zh-HK"/>
                </w:rPr>
                <w:t>參考「</w:t>
              </w:r>
            </w:ins>
            <w:ins w:id="46" w:author="阿毛" w:date="2021-06-08T17:36:00Z">
              <w:r>
                <w:rPr>
                  <w:rFonts w:ascii="標楷體" w:eastAsia="標楷體" w:hAnsi="標楷體" w:hint="eastAsia"/>
                </w:rPr>
                <w:t>作業流程.</w:t>
              </w:r>
            </w:ins>
            <w:ins w:id="47" w:author="智誠 楊" w:date="2021-05-08T17:53:00Z">
              <w:r>
                <w:rPr>
                  <w:rFonts w:ascii="標楷體" w:eastAsia="標楷體" w:hAnsi="標楷體" w:hint="eastAsia"/>
                </w:rPr>
                <w:t>疑似洗錢</w:t>
              </w:r>
            </w:ins>
            <w:ins w:id="48" w:author="智誠 楊" w:date="2021-05-07T11:41:00Z">
              <w:r w:rsidRPr="00E8625A">
                <w:rPr>
                  <w:rFonts w:ascii="標楷體" w:eastAsia="標楷體" w:hAnsi="標楷體" w:hint="eastAsia"/>
                  <w:lang w:eastAsia="zh-HK"/>
                </w:rPr>
                <w:t>」流程</w:t>
              </w:r>
            </w:ins>
          </w:p>
          <w:p w14:paraId="639CE2E1" w14:textId="77777777" w:rsidR="004C05AA" w:rsidRDefault="004C05AA" w:rsidP="0094025F">
            <w:pPr>
              <w:rPr>
                <w:ins w:id="49" w:author="智誠 楊" w:date="2021-05-07T11:32:00Z"/>
                <w:rFonts w:ascii="標楷體" w:eastAsia="標楷體" w:hAnsi="標楷體"/>
              </w:rPr>
            </w:pPr>
            <w:ins w:id="50" w:author="智誠 楊" w:date="2021-05-07T11:32:00Z">
              <w:r w:rsidRPr="00215153">
                <w:rPr>
                  <w:rFonts w:ascii="標楷體" w:eastAsia="標楷體" w:hAnsi="標楷體" w:hint="eastAsia"/>
                </w:rPr>
                <w:t>2.</w:t>
              </w:r>
            </w:ins>
            <w:ins w:id="51" w:author="智誠 楊" w:date="2021-05-07T13:38:00Z">
              <w:r>
                <w:rPr>
                  <w:rFonts w:ascii="標楷體" w:eastAsia="標楷體" w:hAnsi="標楷體" w:hint="eastAsia"/>
                </w:rPr>
                <w:t>維護</w:t>
              </w:r>
            </w:ins>
            <w:ins w:id="52" w:author="阿毛" w:date="2021-06-08T15:17:00Z">
              <w:r>
                <w:rPr>
                  <w:rFonts w:ascii="標楷體" w:eastAsia="標楷體" w:hAnsi="標楷體" w:hint="eastAsia"/>
                </w:rPr>
                <w:t>[</w:t>
              </w:r>
            </w:ins>
            <w:ins w:id="53" w:author="智誠 楊" w:date="2021-05-07T11:42:00Z">
              <w:r>
                <w:rPr>
                  <w:rFonts w:ascii="標楷體" w:eastAsia="標楷體" w:hAnsi="標楷體" w:hint="eastAsia"/>
                  <w:lang w:eastAsia="zh-HK"/>
                </w:rPr>
                <w:t>疑似洗錢樣態條件設定</w:t>
              </w:r>
            </w:ins>
            <w:ins w:id="54" w:author="智誠 楊" w:date="2021-05-07T11:32:00Z">
              <w:r>
                <w:rPr>
                  <w:rFonts w:ascii="標楷體" w:eastAsia="標楷體" w:hAnsi="標楷體" w:hint="eastAsia"/>
                  <w:lang w:eastAsia="zh-HK"/>
                </w:rPr>
                <w:t>檔</w:t>
              </w:r>
              <w:r>
                <w:rPr>
                  <w:rFonts w:ascii="標楷體" w:eastAsia="標楷體" w:hAnsi="標楷體" w:hint="eastAsia"/>
                </w:rPr>
                <w:t>(</w:t>
              </w:r>
            </w:ins>
            <w:proofErr w:type="spellStart"/>
            <w:ins w:id="55" w:author="智誠 楊" w:date="2021-05-07T11:41:00Z">
              <w:r>
                <w:rPr>
                  <w:rFonts w:ascii="標楷體" w:eastAsia="標楷體" w:hAnsi="標楷體"/>
                </w:rPr>
                <w:t>MlaundryParas</w:t>
              </w:r>
            </w:ins>
            <w:proofErr w:type="spellEnd"/>
            <w:ins w:id="56" w:author="智誠 楊" w:date="2021-05-07T11:32:00Z">
              <w:r>
                <w:rPr>
                  <w:rFonts w:ascii="標楷體" w:eastAsia="標楷體" w:hAnsi="標楷體"/>
                </w:rPr>
                <w:t>)</w:t>
              </w:r>
            </w:ins>
            <w:ins w:id="57" w:author="阿毛" w:date="2021-06-08T15:17:00Z">
              <w:r>
                <w:rPr>
                  <w:rFonts w:ascii="標楷體" w:eastAsia="標楷體" w:hAnsi="標楷體"/>
                </w:rPr>
                <w:t>]</w:t>
              </w:r>
            </w:ins>
          </w:p>
          <w:p w14:paraId="14B8B399" w14:textId="77777777" w:rsidR="004C05AA" w:rsidRDefault="004C05AA" w:rsidP="0094025F">
            <w:pPr>
              <w:rPr>
                <w:rFonts w:ascii="標楷體" w:eastAsia="標楷體" w:hAnsi="標楷體"/>
                <w:lang w:eastAsia="zh-HK"/>
              </w:rPr>
            </w:pPr>
            <w:ins w:id="58" w:author="智誠 楊" w:date="2021-05-07T11:32:00Z">
              <w:r>
                <w:rPr>
                  <w:rFonts w:ascii="標楷體" w:eastAsia="標楷體" w:hAnsi="標楷體" w:hint="eastAsia"/>
                </w:rPr>
                <w:t>3.</w:t>
              </w:r>
              <w:r>
                <w:rPr>
                  <w:rFonts w:ascii="標楷體" w:eastAsia="標楷體" w:hAnsi="標楷體" w:hint="eastAsia"/>
                  <w:lang w:eastAsia="zh-HK"/>
                </w:rPr>
                <w:t>依據</w:t>
              </w:r>
            </w:ins>
            <w:ins w:id="59" w:author="智誠 楊" w:date="2021-05-07T11:42:00Z">
              <w:r>
                <w:rPr>
                  <w:rFonts w:ascii="標楷體" w:eastAsia="標楷體" w:hAnsi="標楷體" w:hint="eastAsia"/>
                  <w:lang w:eastAsia="zh-HK"/>
                </w:rPr>
                <w:t>輸入</w:t>
              </w:r>
            </w:ins>
            <w:ins w:id="60" w:author="智誠 楊" w:date="2021-05-07T11:48:00Z">
              <w:r>
                <w:rPr>
                  <w:rFonts w:ascii="標楷體" w:eastAsia="標楷體" w:hAnsi="標楷體" w:hint="eastAsia"/>
                  <w:lang w:eastAsia="zh-HK"/>
                </w:rPr>
                <w:t>資料</w:t>
              </w:r>
            </w:ins>
            <w:ins w:id="61" w:author="智誠 楊" w:date="2021-05-07T11:43:00Z">
              <w:r>
                <w:rPr>
                  <w:rFonts w:ascii="標楷體" w:eastAsia="標楷體" w:hAnsi="標楷體" w:hint="eastAsia"/>
                  <w:lang w:eastAsia="zh-HK"/>
                </w:rPr>
                <w:t>設定樣態條件</w:t>
              </w:r>
            </w:ins>
            <w:ins w:id="62" w:author="智誠 楊" w:date="2021-05-07T13:39:00Z">
              <w:del w:id="63" w:author="阿毛" w:date="2021-06-08T15:18:00Z">
                <w:r w:rsidDel="000B5762">
                  <w:rPr>
                    <w:rFonts w:ascii="標楷體" w:eastAsia="標楷體" w:hAnsi="標楷體" w:hint="eastAsia"/>
                  </w:rPr>
                  <w:delText>(洗錢樣態三)</w:delText>
                </w:r>
              </w:del>
            </w:ins>
          </w:p>
          <w:p w14:paraId="0CCEB09A" w14:textId="77777777" w:rsidR="004C05AA" w:rsidRPr="00567118" w:rsidRDefault="004C05AA" w:rsidP="0094025F">
            <w:pPr>
              <w:rPr>
                <w:ins w:id="64" w:author="智誠 楊" w:date="2021-05-07T11:51:00Z"/>
                <w:rFonts w:ascii="標楷體" w:eastAsia="標楷體" w:hAnsi="標楷體" w:cs="新細明體"/>
                <w:kern w:val="0"/>
                <w:lang w:val="zh-TW"/>
              </w:rPr>
            </w:pPr>
            <w:r>
              <w:rPr>
                <w:rFonts w:ascii="標楷體" w:eastAsia="標楷體" w:hAnsi="標楷體" w:cs="Arial" w:hint="eastAsia"/>
                <w:kern w:val="0"/>
              </w:rPr>
              <w:t>4</w:t>
            </w:r>
            <w:ins w:id="65" w:author="智誠 楊" w:date="2021-05-07T11:51:00Z">
              <w:r w:rsidRPr="00567118">
                <w:rPr>
                  <w:rFonts w:ascii="標楷體" w:eastAsia="標楷體" w:hAnsi="標楷體" w:cs="Arial" w:hint="eastAsia"/>
                  <w:kern w:val="0"/>
                </w:rPr>
                <w:t>.</w:t>
              </w:r>
            </w:ins>
            <w:r>
              <w:rPr>
                <w:rFonts w:ascii="標楷體" w:eastAsia="標楷體" w:hAnsi="標楷體" w:cs="Arial" w:hint="eastAsia"/>
                <w:kern w:val="0"/>
              </w:rPr>
              <w:t>檢查</w:t>
            </w:r>
            <w:ins w:id="66" w:author="智誠 楊" w:date="2021-05-07T11:51:00Z">
              <w:r w:rsidRPr="00567118">
                <w:rPr>
                  <w:rFonts w:ascii="標楷體" w:eastAsia="標楷體" w:hAnsi="標楷體" w:cs="Arial" w:hint="eastAsia"/>
                  <w:kern w:val="0"/>
                </w:rPr>
                <w:t>匯款資料、銀行扣款資料及支票資料</w:t>
              </w:r>
              <w:r>
                <w:rPr>
                  <w:rFonts w:ascii="標楷體" w:eastAsia="標楷體" w:hAnsi="標楷體" w:cs="Arial" w:hint="eastAsia"/>
                  <w:kern w:val="0"/>
                </w:rPr>
                <w:t>：</w:t>
              </w:r>
            </w:ins>
          </w:p>
          <w:p w14:paraId="7059CA60" w14:textId="77777777" w:rsidR="004C05AA" w:rsidRPr="00567118" w:rsidRDefault="004C05AA" w:rsidP="0094025F">
            <w:pPr>
              <w:widowControl/>
              <w:ind w:leftChars="100" w:left="1166" w:hangingChars="386" w:hanging="926"/>
              <w:rPr>
                <w:ins w:id="67" w:author="智誠 楊" w:date="2021-05-07T11:51:00Z"/>
                <w:rFonts w:ascii="標楷體" w:eastAsia="標楷體" w:hAnsi="標楷體" w:cs="Arial"/>
                <w:kern w:val="0"/>
              </w:rPr>
            </w:pPr>
            <w:ins w:id="68" w:author="智誠 楊" w:date="2021-05-07T11:51:00Z">
              <w:r w:rsidRPr="00567118">
                <w:rPr>
                  <w:rFonts w:ascii="標楷體" w:eastAsia="標楷體" w:hAnsi="標楷體" w:cs="Arial" w:hint="eastAsia"/>
                  <w:kern w:val="0"/>
                </w:rPr>
                <w:t>樣態1:同戶號</w:t>
              </w:r>
              <w:r>
                <w:rPr>
                  <w:rFonts w:ascii="標楷體" w:eastAsia="標楷體" w:hAnsi="標楷體" w:cs="Arial" w:hint="eastAsia"/>
                  <w:kern w:val="0"/>
                  <w:lang w:eastAsia="zh-HK"/>
                </w:rPr>
                <w:t>下</w:t>
              </w:r>
              <w:r w:rsidRPr="00567118">
                <w:rPr>
                  <w:rFonts w:ascii="標楷體" w:eastAsia="標楷體" w:hAnsi="標楷體" w:cs="Arial" w:hint="eastAsia"/>
                  <w:kern w:val="0"/>
                </w:rPr>
                <w:t>多筆合計超過</w:t>
              </w:r>
              <w:r>
                <w:rPr>
                  <w:rFonts w:ascii="標楷體" w:eastAsia="標楷體" w:hAnsi="標楷體" w:cs="Arial" w:hint="eastAsia"/>
                  <w:kern w:val="0"/>
                  <w:lang w:eastAsia="zh-HK"/>
                </w:rPr>
                <w:t>金額</w:t>
              </w:r>
              <w:r w:rsidRPr="00567118">
                <w:rPr>
                  <w:rFonts w:ascii="標楷體" w:eastAsia="標楷體" w:hAnsi="標楷體" w:cs="Arial" w:hint="eastAsia"/>
                  <w:kern w:val="0"/>
                </w:rPr>
                <w:t>;</w:t>
              </w:r>
            </w:ins>
          </w:p>
          <w:p w14:paraId="3FB5BB30" w14:textId="77777777" w:rsidR="004C05AA" w:rsidRDefault="004C05AA" w:rsidP="0094025F">
            <w:pPr>
              <w:widowControl/>
              <w:ind w:leftChars="100" w:left="1166" w:hangingChars="386" w:hanging="926"/>
              <w:rPr>
                <w:ins w:id="69" w:author="智誠 楊" w:date="2021-05-07T11:51:00Z"/>
                <w:rFonts w:ascii="標楷體" w:eastAsia="標楷體" w:hAnsi="標楷體" w:cs="Arial"/>
                <w:kern w:val="0"/>
              </w:rPr>
            </w:pPr>
            <w:ins w:id="70" w:author="智誠 楊" w:date="2021-05-07T11:51:00Z">
              <w:r w:rsidRPr="00567118">
                <w:rPr>
                  <w:rFonts w:ascii="標楷體" w:eastAsia="標楷體" w:hAnsi="標楷體" w:cs="Arial" w:hint="eastAsia"/>
                  <w:kern w:val="0"/>
                </w:rPr>
                <w:t>樣態2:</w:t>
              </w:r>
              <w:r>
                <w:rPr>
                  <w:rFonts w:ascii="標楷體" w:eastAsia="標楷體" w:hAnsi="標楷體" w:cs="Arial" w:hint="eastAsia"/>
                  <w:kern w:val="0"/>
                  <w:lang w:eastAsia="zh-HK"/>
                </w:rPr>
                <w:t>當日交易</w:t>
              </w:r>
              <w:r w:rsidRPr="00567118">
                <w:rPr>
                  <w:rFonts w:ascii="標楷體" w:eastAsia="標楷體" w:hAnsi="標楷體" w:cs="Arial" w:hint="eastAsia"/>
                  <w:kern w:val="0"/>
                </w:rPr>
                <w:t>筆數</w:t>
              </w:r>
              <w:r>
                <w:rPr>
                  <w:rFonts w:ascii="標楷體" w:eastAsia="標楷體" w:hAnsi="標楷體" w:cs="Arial" w:hint="eastAsia"/>
                  <w:kern w:val="0"/>
                </w:rPr>
                <w:t>(</w:t>
              </w:r>
              <w:r w:rsidRPr="00567118">
                <w:rPr>
                  <w:rFonts w:ascii="標楷體" w:eastAsia="標楷體" w:hAnsi="標楷體" w:cs="Arial" w:hint="eastAsia"/>
                  <w:kern w:val="0"/>
                </w:rPr>
                <w:t>含</w:t>
              </w:r>
              <w:r>
                <w:rPr>
                  <w:rFonts w:ascii="標楷體" w:eastAsia="標楷體" w:hAnsi="標楷體" w:cs="Arial" w:hint="eastAsia"/>
                  <w:kern w:val="0"/>
                </w:rPr>
                <w:t>)</w:t>
              </w:r>
              <w:r w:rsidRPr="00567118">
                <w:rPr>
                  <w:rFonts w:ascii="標楷體" w:eastAsia="標楷體" w:hAnsi="標楷體" w:cs="Arial" w:hint="eastAsia"/>
                  <w:kern w:val="0"/>
                </w:rPr>
                <w:t>且每單筆介於</w:t>
              </w:r>
              <w:r>
                <w:rPr>
                  <w:rFonts w:ascii="標楷體" w:eastAsia="標楷體" w:hAnsi="標楷體" w:cs="Arial" w:hint="eastAsia"/>
                  <w:kern w:val="0"/>
                  <w:lang w:eastAsia="zh-HK"/>
                </w:rPr>
                <w:t>金額之間</w:t>
              </w:r>
              <w:r w:rsidRPr="00567118">
                <w:rPr>
                  <w:rFonts w:ascii="標楷體" w:eastAsia="標楷體" w:hAnsi="標楷體" w:cs="Arial" w:hint="eastAsia"/>
                  <w:kern w:val="0"/>
                </w:rPr>
                <w:t>。</w:t>
              </w:r>
            </w:ins>
          </w:p>
          <w:p w14:paraId="39DAF316" w14:textId="77777777" w:rsidR="004C05AA" w:rsidRPr="00567118" w:rsidRDefault="004C05AA" w:rsidP="0094025F">
            <w:pPr>
              <w:widowControl/>
              <w:rPr>
                <w:ins w:id="71" w:author="智誠 楊" w:date="2021-05-07T11:51:00Z"/>
                <w:rFonts w:ascii="標楷體" w:eastAsia="標楷體" w:hAnsi="標楷體" w:cs="Arial"/>
                <w:kern w:val="0"/>
              </w:rPr>
            </w:pPr>
            <w:r>
              <w:rPr>
                <w:rFonts w:ascii="標楷體" w:eastAsia="標楷體" w:hAnsi="標楷體" w:cs="Arial" w:hint="eastAsia"/>
                <w:kern w:val="0"/>
              </w:rPr>
              <w:t>5</w:t>
            </w:r>
            <w:ins w:id="72" w:author="智誠 楊" w:date="2021-05-07T11:51:00Z">
              <w:r>
                <w:rPr>
                  <w:rFonts w:ascii="標楷體" w:eastAsia="標楷體" w:hAnsi="標楷體" w:cs="Arial" w:hint="eastAsia"/>
                  <w:kern w:val="0"/>
                </w:rPr>
                <w:t>.</w:t>
              </w:r>
            </w:ins>
            <w:r>
              <w:rPr>
                <w:rFonts w:ascii="標楷體" w:eastAsia="標楷體" w:hAnsi="標楷體" w:cs="Arial" w:hint="eastAsia"/>
                <w:kern w:val="0"/>
              </w:rPr>
              <w:t>檢查</w:t>
            </w:r>
            <w:ins w:id="73" w:author="智誠 楊" w:date="2021-05-07T11:51:00Z">
              <w:r w:rsidRPr="00567118">
                <w:rPr>
                  <w:rFonts w:ascii="標楷體" w:eastAsia="標楷體" w:hAnsi="標楷體" w:cs="Arial" w:hint="eastAsia"/>
                  <w:kern w:val="0"/>
                </w:rPr>
                <w:t>匯款資料</w:t>
              </w:r>
              <w:r>
                <w:rPr>
                  <w:rFonts w:ascii="標楷體" w:eastAsia="標楷體" w:hAnsi="標楷體" w:cs="Arial" w:hint="eastAsia"/>
                  <w:kern w:val="0"/>
                </w:rPr>
                <w:t>：</w:t>
              </w:r>
            </w:ins>
          </w:p>
          <w:p w14:paraId="1FAC53E2" w14:textId="77777777" w:rsidR="004C05AA" w:rsidRDefault="004C05AA" w:rsidP="0094025F">
            <w:pPr>
              <w:widowControl/>
              <w:ind w:leftChars="100" w:left="1166" w:hangingChars="386" w:hanging="926"/>
              <w:rPr>
                <w:rFonts w:ascii="標楷體" w:eastAsia="標楷體" w:hAnsi="標楷體" w:cs="Arial"/>
                <w:kern w:val="0"/>
              </w:rPr>
            </w:pPr>
            <w:ins w:id="74" w:author="智誠 楊" w:date="2021-05-07T11:51:00Z">
              <w:r w:rsidRPr="00567118">
                <w:rPr>
                  <w:rFonts w:ascii="標楷體" w:eastAsia="標楷體" w:hAnsi="標楷體" w:cs="Arial" w:hint="eastAsia"/>
                  <w:kern w:val="0"/>
                </w:rPr>
                <w:t>樣態3:同戶號</w:t>
              </w:r>
              <w:r>
                <w:rPr>
                  <w:rFonts w:ascii="標楷體" w:eastAsia="標楷體" w:hAnsi="標楷體" w:cs="Arial" w:hint="eastAsia"/>
                  <w:kern w:val="0"/>
                  <w:lang w:eastAsia="zh-HK"/>
                </w:rPr>
                <w:t>下</w:t>
              </w:r>
              <w:r w:rsidRPr="00567118">
                <w:rPr>
                  <w:rFonts w:ascii="標楷體" w:eastAsia="標楷體" w:hAnsi="標楷體" w:cs="Arial" w:hint="eastAsia"/>
                  <w:kern w:val="0"/>
                </w:rPr>
                <w:t>多筆合計超過</w:t>
              </w:r>
              <w:r>
                <w:rPr>
                  <w:rFonts w:ascii="標楷體" w:eastAsia="標楷體" w:hAnsi="標楷體" w:cs="Arial" w:hint="eastAsia"/>
                  <w:kern w:val="0"/>
                  <w:lang w:eastAsia="zh-HK"/>
                </w:rPr>
                <w:t>金額</w:t>
              </w:r>
            </w:ins>
            <w:r>
              <w:rPr>
                <w:rFonts w:ascii="標楷體" w:eastAsia="標楷體" w:hAnsi="標楷體" w:cs="Arial" w:hint="eastAsia"/>
                <w:kern w:val="0"/>
                <w:lang w:eastAsia="zh-HK"/>
              </w:rPr>
              <w:t>,</w:t>
            </w:r>
            <w:ins w:id="75" w:author="智誠 楊" w:date="2021-05-07T11:51:00Z">
              <w:r w:rsidRPr="00567118">
                <w:rPr>
                  <w:rFonts w:ascii="標楷體" w:eastAsia="標楷體" w:hAnsi="標楷體" w:cs="Arial" w:hint="eastAsia"/>
                  <w:kern w:val="0"/>
                </w:rPr>
                <w:t>且其中為</w:t>
              </w:r>
              <w:r w:rsidRPr="00567118">
                <w:rPr>
                  <w:rFonts w:ascii="標楷體" w:eastAsia="標楷體" w:hAnsi="標楷體"/>
                  <w:kern w:val="0"/>
                </w:rPr>
                <w:t>0001</w:t>
              </w:r>
              <w:r w:rsidRPr="00567118">
                <w:rPr>
                  <w:rFonts w:ascii="標楷體" w:eastAsia="標楷體" w:hAnsi="標楷體" w:cs="Arial" w:hint="eastAsia"/>
                  <w:kern w:val="0"/>
                </w:rPr>
                <w:t>現金存入</w:t>
              </w:r>
            </w:ins>
          </w:p>
          <w:p w14:paraId="311AC41E" w14:textId="77777777" w:rsidR="004C05AA" w:rsidRPr="00FA674C" w:rsidRDefault="004C05AA" w:rsidP="0094025F">
            <w:pPr>
              <w:widowControl/>
              <w:ind w:firstLineChars="400" w:firstLine="960"/>
              <w:rPr>
                <w:ins w:id="76" w:author="智誠 楊" w:date="2021-05-07T11:32:00Z"/>
                <w:rFonts w:ascii="標楷體" w:eastAsia="標楷體" w:hAnsi="標楷體"/>
                <w:kern w:val="0"/>
              </w:rPr>
            </w:pPr>
            <w:ins w:id="77" w:author="智誠 楊" w:date="2021-05-07T11:51:00Z">
              <w:r w:rsidRPr="00105261">
                <w:rPr>
                  <w:rFonts w:ascii="標楷體" w:eastAsia="標楷體" w:hAnsi="標楷體"/>
                  <w:kern w:val="0"/>
                </w:rPr>
                <w:t>0087AT</w:t>
              </w:r>
              <w:r w:rsidRPr="00567118">
                <w:rPr>
                  <w:rFonts w:ascii="標楷體" w:eastAsia="標楷體" w:hAnsi="標楷體" w:cs="Arial" w:hint="eastAsia"/>
                  <w:kern w:val="0"/>
                </w:rPr>
                <w:t>存入。</w:t>
              </w:r>
            </w:ins>
          </w:p>
        </w:tc>
      </w:tr>
      <w:tr w:rsidR="004C05AA" w:rsidRPr="00362205" w14:paraId="30ACFA39" w14:textId="77777777" w:rsidTr="0094025F">
        <w:trPr>
          <w:trHeight w:val="321"/>
          <w:ins w:id="78" w:author="智誠 楊" w:date="2021-05-07T11:32:00Z"/>
          <w:trPrChange w:id="79" w:author="智誠 楊" w:date="2021-05-07T11:56:00Z">
            <w:trPr>
              <w:trHeight w:val="321"/>
            </w:trPr>
          </w:trPrChange>
        </w:trPr>
        <w:tc>
          <w:tcPr>
            <w:tcW w:w="1548" w:type="dxa"/>
            <w:tcBorders>
              <w:top w:val="single" w:sz="8" w:space="0" w:color="000000"/>
              <w:bottom w:val="single" w:sz="8" w:space="0" w:color="000000"/>
              <w:right w:val="single" w:sz="8" w:space="0" w:color="000000"/>
            </w:tcBorders>
            <w:shd w:val="clear" w:color="auto" w:fill="F3F3F3"/>
            <w:tcPrChange w:id="80" w:author="智誠 楊" w:date="2021-05-07T11:56:00Z">
              <w:tcPr>
                <w:tcW w:w="1548" w:type="dxa"/>
                <w:tcBorders>
                  <w:top w:val="single" w:sz="8" w:space="0" w:color="000000"/>
                  <w:bottom w:val="single" w:sz="8" w:space="0" w:color="000000"/>
                  <w:right w:val="single" w:sz="8" w:space="0" w:color="000000"/>
                </w:tcBorders>
                <w:shd w:val="clear" w:color="auto" w:fill="F3F3F3"/>
              </w:tcPr>
            </w:tcPrChange>
          </w:tcPr>
          <w:p w14:paraId="0EDC703E" w14:textId="77777777" w:rsidR="004C05AA" w:rsidRPr="00362205" w:rsidRDefault="004C05AA" w:rsidP="0094025F">
            <w:pPr>
              <w:rPr>
                <w:ins w:id="81" w:author="智誠 楊" w:date="2021-05-07T11:32:00Z"/>
                <w:rFonts w:ascii="標楷體" w:eastAsia="標楷體" w:hAnsi="標楷體"/>
              </w:rPr>
            </w:pPr>
            <w:ins w:id="82" w:author="智誠 楊" w:date="2021-05-07T11:32:00Z">
              <w:r w:rsidRPr="00362205">
                <w:rPr>
                  <w:rFonts w:ascii="標楷體" w:eastAsia="標楷體" w:hAnsi="標楷體"/>
                </w:rPr>
                <w:t>選用流程</w:t>
              </w:r>
            </w:ins>
          </w:p>
        </w:tc>
        <w:tc>
          <w:tcPr>
            <w:tcW w:w="7274" w:type="dxa"/>
            <w:tcBorders>
              <w:top w:val="single" w:sz="8" w:space="0" w:color="000000"/>
              <w:left w:val="single" w:sz="8" w:space="0" w:color="000000"/>
              <w:bottom w:val="single" w:sz="8" w:space="0" w:color="000000"/>
            </w:tcBorders>
            <w:tcPrChange w:id="83" w:author="智誠 楊" w:date="2021-05-07T11:56:00Z">
              <w:tcPr>
                <w:tcW w:w="7274" w:type="dxa"/>
                <w:tcBorders>
                  <w:top w:val="single" w:sz="8" w:space="0" w:color="000000"/>
                  <w:left w:val="single" w:sz="8" w:space="0" w:color="000000"/>
                  <w:bottom w:val="single" w:sz="8" w:space="0" w:color="000000"/>
                </w:tcBorders>
              </w:tcPr>
            </w:tcPrChange>
          </w:tcPr>
          <w:p w14:paraId="39CAB5CB" w14:textId="77777777" w:rsidR="004C05AA" w:rsidRPr="00362205" w:rsidRDefault="004C05AA" w:rsidP="0094025F">
            <w:pPr>
              <w:rPr>
                <w:ins w:id="84" w:author="智誠 楊" w:date="2021-05-07T11:32:00Z"/>
                <w:rFonts w:ascii="標楷體" w:eastAsia="標楷體" w:hAnsi="標楷體"/>
              </w:rPr>
            </w:pPr>
          </w:p>
        </w:tc>
      </w:tr>
      <w:tr w:rsidR="004C05AA" w:rsidRPr="00362205" w14:paraId="4C25DB13" w14:textId="77777777" w:rsidTr="0094025F">
        <w:trPr>
          <w:trHeight w:val="418"/>
          <w:ins w:id="85" w:author="智誠 楊" w:date="2021-05-07T11:32:00Z"/>
          <w:trPrChange w:id="86" w:author="智誠 楊" w:date="2021-05-07T11:56:00Z">
            <w:trPr>
              <w:trHeight w:val="418"/>
            </w:trPr>
          </w:trPrChange>
        </w:trPr>
        <w:tc>
          <w:tcPr>
            <w:tcW w:w="1548" w:type="dxa"/>
            <w:tcBorders>
              <w:top w:val="single" w:sz="8" w:space="0" w:color="000000"/>
              <w:bottom w:val="single" w:sz="8" w:space="0" w:color="000000"/>
              <w:right w:val="single" w:sz="8" w:space="0" w:color="000000"/>
            </w:tcBorders>
            <w:shd w:val="clear" w:color="auto" w:fill="F3F3F3"/>
            <w:tcPrChange w:id="87" w:author="智誠 楊" w:date="2021-05-07T11:56:00Z">
              <w:tcPr>
                <w:tcW w:w="1548" w:type="dxa"/>
                <w:tcBorders>
                  <w:top w:val="single" w:sz="8" w:space="0" w:color="000000"/>
                  <w:bottom w:val="single" w:sz="8" w:space="0" w:color="000000"/>
                  <w:right w:val="single" w:sz="8" w:space="0" w:color="000000"/>
                </w:tcBorders>
                <w:shd w:val="clear" w:color="auto" w:fill="F3F3F3"/>
              </w:tcPr>
            </w:tcPrChange>
          </w:tcPr>
          <w:p w14:paraId="77082F80" w14:textId="77777777" w:rsidR="004C05AA" w:rsidRPr="00362205" w:rsidRDefault="004C05AA" w:rsidP="0094025F">
            <w:pPr>
              <w:rPr>
                <w:ins w:id="88" w:author="智誠 楊" w:date="2021-05-07T11:32:00Z"/>
                <w:rFonts w:ascii="標楷體" w:eastAsia="標楷體" w:hAnsi="標楷體"/>
              </w:rPr>
            </w:pPr>
            <w:ins w:id="89" w:author="智誠 楊" w:date="2021-05-07T11:32:00Z">
              <w:r w:rsidRPr="00362205">
                <w:rPr>
                  <w:rFonts w:ascii="標楷體" w:eastAsia="標楷體" w:hAnsi="標楷體"/>
                </w:rPr>
                <w:t>例外流程</w:t>
              </w:r>
            </w:ins>
          </w:p>
        </w:tc>
        <w:tc>
          <w:tcPr>
            <w:tcW w:w="7274" w:type="dxa"/>
            <w:tcBorders>
              <w:top w:val="single" w:sz="8" w:space="0" w:color="000000"/>
              <w:left w:val="single" w:sz="8" w:space="0" w:color="000000"/>
              <w:bottom w:val="single" w:sz="8" w:space="0" w:color="000000"/>
            </w:tcBorders>
            <w:tcPrChange w:id="90" w:author="智誠 楊" w:date="2021-05-07T11:56:00Z">
              <w:tcPr>
                <w:tcW w:w="7274" w:type="dxa"/>
                <w:tcBorders>
                  <w:top w:val="single" w:sz="8" w:space="0" w:color="000000"/>
                  <w:left w:val="single" w:sz="8" w:space="0" w:color="000000"/>
                  <w:bottom w:val="single" w:sz="8" w:space="0" w:color="000000"/>
                </w:tcBorders>
              </w:tcPr>
            </w:tcPrChange>
          </w:tcPr>
          <w:p w14:paraId="101336B1" w14:textId="77777777" w:rsidR="004C05AA" w:rsidRPr="00362205" w:rsidRDefault="004C05AA" w:rsidP="0094025F">
            <w:pPr>
              <w:rPr>
                <w:ins w:id="91" w:author="智誠 楊" w:date="2021-05-07T11:32:00Z"/>
                <w:rFonts w:ascii="標楷體" w:eastAsia="標楷體" w:hAnsi="標楷體"/>
              </w:rPr>
            </w:pPr>
          </w:p>
        </w:tc>
      </w:tr>
      <w:tr w:rsidR="004C05AA" w:rsidRPr="00362205" w14:paraId="21A0B369" w14:textId="77777777" w:rsidTr="0094025F">
        <w:trPr>
          <w:trHeight w:val="278"/>
          <w:ins w:id="92" w:author="智誠 楊" w:date="2021-05-07T11:32:00Z"/>
          <w:trPrChange w:id="93" w:author="智誠 楊" w:date="2021-05-07T11:56: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94" w:author="智誠 楊" w:date="2021-05-07T11:56:00Z">
              <w:tcPr>
                <w:tcW w:w="1548" w:type="dxa"/>
                <w:tcBorders>
                  <w:top w:val="single" w:sz="8" w:space="0" w:color="000000"/>
                  <w:bottom w:val="single" w:sz="8" w:space="0" w:color="000000"/>
                  <w:right w:val="single" w:sz="8" w:space="0" w:color="000000"/>
                </w:tcBorders>
                <w:shd w:val="clear" w:color="auto" w:fill="F3F3F3"/>
              </w:tcPr>
            </w:tcPrChange>
          </w:tcPr>
          <w:p w14:paraId="63523946" w14:textId="77777777" w:rsidR="004C05AA" w:rsidRPr="00362205" w:rsidRDefault="004C05AA" w:rsidP="0094025F">
            <w:pPr>
              <w:rPr>
                <w:ins w:id="95" w:author="智誠 楊" w:date="2021-05-07T11:32:00Z"/>
                <w:rFonts w:ascii="標楷體" w:eastAsia="標楷體" w:hAnsi="標楷體"/>
              </w:rPr>
            </w:pPr>
            <w:ins w:id="96" w:author="智誠 楊" w:date="2021-05-07T11:32:00Z">
              <w:r w:rsidRPr="00362205">
                <w:rPr>
                  <w:rFonts w:ascii="標楷體" w:eastAsia="標楷體" w:hAnsi="標楷體"/>
                </w:rPr>
                <w:t xml:space="preserve">執行後狀況 </w:t>
              </w:r>
            </w:ins>
          </w:p>
        </w:tc>
        <w:tc>
          <w:tcPr>
            <w:tcW w:w="7274" w:type="dxa"/>
            <w:tcBorders>
              <w:top w:val="single" w:sz="8" w:space="0" w:color="000000"/>
              <w:left w:val="single" w:sz="8" w:space="0" w:color="000000"/>
              <w:bottom w:val="single" w:sz="8" w:space="0" w:color="000000"/>
            </w:tcBorders>
            <w:tcPrChange w:id="97" w:author="智誠 楊" w:date="2021-05-07T11:56:00Z">
              <w:tcPr>
                <w:tcW w:w="7274" w:type="dxa"/>
                <w:tcBorders>
                  <w:top w:val="single" w:sz="8" w:space="0" w:color="000000"/>
                  <w:left w:val="single" w:sz="8" w:space="0" w:color="000000"/>
                  <w:bottom w:val="single" w:sz="8" w:space="0" w:color="000000"/>
                </w:tcBorders>
              </w:tcPr>
            </w:tcPrChange>
          </w:tcPr>
          <w:p w14:paraId="646C164F" w14:textId="77777777" w:rsidR="004C05AA" w:rsidRPr="00EA622E" w:rsidRDefault="004C05AA" w:rsidP="0094025F">
            <w:pPr>
              <w:ind w:left="240" w:hangingChars="100" w:hanging="240"/>
              <w:rPr>
                <w:ins w:id="98" w:author="智誠 楊" w:date="2021-05-07T11:32:00Z"/>
                <w:rFonts w:ascii="標楷體" w:eastAsia="標楷體" w:hAnsi="標楷體" w:cs="Arial"/>
                <w:kern w:val="0"/>
                <w:rPrChange w:id="99" w:author="智誠 楊" w:date="2021-05-07T11:52:00Z">
                  <w:rPr>
                    <w:ins w:id="100" w:author="智誠 楊" w:date="2021-05-07T11:32:00Z"/>
                    <w:rFonts w:ascii="標楷體" w:eastAsia="標楷體" w:hAnsi="標楷體"/>
                  </w:rPr>
                </w:rPrChange>
              </w:rPr>
              <w:pPrChange w:id="101" w:author="智誠 楊" w:date="2021-05-07T11:52:00Z">
                <w:pPr/>
              </w:pPrChange>
            </w:pPr>
            <w:ins w:id="102" w:author="阿毛" w:date="2021-06-09T10:44:00Z">
              <w:r>
                <w:rPr>
                  <w:rFonts w:ascii="標楷體" w:eastAsia="標楷體" w:hAnsi="標楷體" w:cs="Arial" w:hint="eastAsia"/>
                  <w:kern w:val="0"/>
                </w:rPr>
                <w:t>1.</w:t>
              </w:r>
            </w:ins>
            <w:ins w:id="103" w:author="智誠 楊" w:date="2021-05-07T11:52:00Z">
              <w:r w:rsidRPr="00567118">
                <w:rPr>
                  <w:rFonts w:ascii="標楷體" w:eastAsia="標楷體" w:hAnsi="標楷體" w:cs="Arial" w:hint="eastAsia"/>
                  <w:kern w:val="0"/>
                </w:rPr>
                <w:t>需主管</w:t>
              </w:r>
            </w:ins>
            <w:ins w:id="104" w:author="智誠 楊" w:date="2021-05-07T13:47:00Z">
              <w:r>
                <w:rPr>
                  <w:rFonts w:ascii="標楷體" w:eastAsia="標楷體" w:hAnsi="標楷體" w:cs="Arial" w:hint="eastAsia"/>
                  <w:kern w:val="0"/>
                </w:rPr>
                <w:t>授權</w:t>
              </w:r>
            </w:ins>
            <w:ins w:id="105" w:author="智誠 楊" w:date="2021-05-07T11:32:00Z">
              <w:r w:rsidRPr="007A39A9">
                <w:rPr>
                  <w:rFonts w:ascii="標楷體" w:eastAsia="標楷體" w:hAnsi="標楷體" w:hint="eastAsia"/>
                </w:rPr>
                <w:t xml:space="preserve">                                                                                     </w:t>
              </w:r>
            </w:ins>
          </w:p>
        </w:tc>
      </w:tr>
      <w:tr w:rsidR="004C05AA" w:rsidRPr="00596E66" w14:paraId="6FD30258" w14:textId="77777777" w:rsidTr="0094025F">
        <w:trPr>
          <w:trHeight w:val="358"/>
          <w:ins w:id="106" w:author="智誠 楊" w:date="2021-05-07T11:32:00Z"/>
          <w:trPrChange w:id="107" w:author="智誠 楊" w:date="2021-05-07T11:56:00Z">
            <w:trPr>
              <w:trHeight w:val="358"/>
            </w:trPr>
          </w:trPrChange>
        </w:trPr>
        <w:tc>
          <w:tcPr>
            <w:tcW w:w="1548" w:type="dxa"/>
            <w:tcBorders>
              <w:top w:val="single" w:sz="8" w:space="0" w:color="000000"/>
              <w:bottom w:val="single" w:sz="8" w:space="0" w:color="000000"/>
              <w:right w:val="single" w:sz="8" w:space="0" w:color="000000"/>
            </w:tcBorders>
            <w:shd w:val="clear" w:color="auto" w:fill="F3F3F3"/>
            <w:tcPrChange w:id="108" w:author="智誠 楊" w:date="2021-05-07T11:56:00Z">
              <w:tcPr>
                <w:tcW w:w="1548" w:type="dxa"/>
                <w:tcBorders>
                  <w:top w:val="single" w:sz="8" w:space="0" w:color="000000"/>
                  <w:bottom w:val="single" w:sz="8" w:space="0" w:color="000000"/>
                  <w:right w:val="single" w:sz="8" w:space="0" w:color="000000"/>
                </w:tcBorders>
                <w:shd w:val="clear" w:color="auto" w:fill="F3F3F3"/>
              </w:tcPr>
            </w:tcPrChange>
          </w:tcPr>
          <w:p w14:paraId="2D0F8D66" w14:textId="77777777" w:rsidR="004C05AA" w:rsidRPr="00362205" w:rsidRDefault="004C05AA" w:rsidP="0094025F">
            <w:pPr>
              <w:rPr>
                <w:ins w:id="109" w:author="智誠 楊" w:date="2021-05-07T11:32:00Z"/>
                <w:rFonts w:ascii="標楷體" w:eastAsia="標楷體" w:hAnsi="標楷體"/>
              </w:rPr>
            </w:pPr>
            <w:ins w:id="110" w:author="智誠 楊" w:date="2021-05-07T11:32:00Z">
              <w:r w:rsidRPr="00362205">
                <w:rPr>
                  <w:rFonts w:ascii="標楷體" w:eastAsia="標楷體" w:hAnsi="標楷體"/>
                </w:rPr>
                <w:t>特別需求</w:t>
              </w:r>
            </w:ins>
          </w:p>
        </w:tc>
        <w:tc>
          <w:tcPr>
            <w:tcW w:w="7274" w:type="dxa"/>
            <w:tcBorders>
              <w:top w:val="single" w:sz="8" w:space="0" w:color="000000"/>
              <w:left w:val="single" w:sz="8" w:space="0" w:color="000000"/>
              <w:bottom w:val="single" w:sz="8" w:space="0" w:color="000000"/>
            </w:tcBorders>
            <w:tcPrChange w:id="111" w:author="智誠 楊" w:date="2021-05-07T11:56:00Z">
              <w:tcPr>
                <w:tcW w:w="7274" w:type="dxa"/>
                <w:tcBorders>
                  <w:top w:val="single" w:sz="8" w:space="0" w:color="000000"/>
                  <w:left w:val="single" w:sz="8" w:space="0" w:color="000000"/>
                  <w:bottom w:val="single" w:sz="8" w:space="0" w:color="000000"/>
                </w:tcBorders>
              </w:tcPr>
            </w:tcPrChange>
          </w:tcPr>
          <w:p w14:paraId="48B05C1E" w14:textId="77777777" w:rsidR="004C05AA" w:rsidRDefault="004C05AA" w:rsidP="0094025F">
            <w:pPr>
              <w:ind w:left="240" w:hangingChars="100" w:hanging="240"/>
              <w:rPr>
                <w:ins w:id="112" w:author="阿毛" w:date="2021-06-08T15:22:00Z"/>
                <w:rFonts w:ascii="標楷體" w:eastAsia="標楷體" w:hAnsi="標楷體"/>
                <w:color w:val="222222"/>
              </w:rPr>
            </w:pPr>
            <w:r>
              <w:rPr>
                <w:rFonts w:ascii="標楷體" w:eastAsia="標楷體" w:hAnsi="標楷體" w:hint="eastAsia"/>
              </w:rPr>
              <w:t>1</w:t>
            </w:r>
            <w:ins w:id="113" w:author="智誠 楊" w:date="2021-05-07T11:32:00Z">
              <w:r>
                <w:rPr>
                  <w:rFonts w:ascii="標楷體" w:eastAsia="標楷體" w:hAnsi="標楷體" w:hint="eastAsia"/>
                  <w:color w:val="222222"/>
                </w:rPr>
                <w:t>.修改時,異動原因及內容會記錄於「資料變更紀錄檔(</w:t>
              </w:r>
              <w:proofErr w:type="spellStart"/>
              <w:r>
                <w:rPr>
                  <w:rFonts w:ascii="標楷體" w:eastAsia="標楷體" w:hAnsi="標楷體" w:hint="eastAsia"/>
                  <w:color w:val="222222"/>
                </w:rPr>
                <w:t>TxDataLog</w:t>
              </w:r>
              <w:proofErr w:type="spellEnd"/>
              <w:r>
                <w:rPr>
                  <w:rFonts w:ascii="標楷體" w:eastAsia="標楷體" w:hAnsi="標楷體" w:hint="eastAsia"/>
                  <w:color w:val="222222"/>
                </w:rPr>
                <w:t>)</w:t>
              </w:r>
            </w:ins>
          </w:p>
          <w:p w14:paraId="30CAD17A" w14:textId="77777777" w:rsidR="004C05AA" w:rsidRPr="00596E66" w:rsidRDefault="004C05AA" w:rsidP="0094025F">
            <w:pPr>
              <w:ind w:left="240" w:hangingChars="100" w:hanging="240"/>
              <w:rPr>
                <w:ins w:id="114" w:author="智誠 楊" w:date="2021-05-07T11:32:00Z"/>
                <w:rFonts w:ascii="標楷體" w:eastAsia="標楷體" w:hAnsi="標楷體"/>
                <w:color w:val="222222"/>
              </w:rPr>
              <w:pPrChange w:id="115" w:author="智誠 楊" w:date="2021-05-07T11:43:00Z">
                <w:pPr/>
              </w:pPrChange>
            </w:pPr>
            <w:ins w:id="116" w:author="阿毛" w:date="2021-06-08T15:22:00Z">
              <w:r>
                <w:rPr>
                  <w:rFonts w:ascii="標楷體" w:eastAsia="標楷體" w:hAnsi="標楷體" w:hint="eastAsia"/>
                  <w:color w:val="222222"/>
                </w:rPr>
                <w:t xml:space="preserve">  </w:t>
              </w:r>
            </w:ins>
            <w:ins w:id="117" w:author="智誠 楊" w:date="2021-05-07T11:32:00Z">
              <w:r>
                <w:rPr>
                  <w:rFonts w:ascii="標楷體" w:eastAsia="標楷體" w:hAnsi="標楷體" w:hint="eastAsia"/>
                  <w:color w:val="222222"/>
                </w:rPr>
                <w:t>」,可至「L6932 資料變更交易查詢」查詢異動內容記錄</w:t>
              </w:r>
              <w:del w:id="118" w:author="阿毛" w:date="2021-06-09T10:39:00Z">
                <w:r w:rsidDel="00581847">
                  <w:rPr>
                    <w:rFonts w:ascii="標楷體" w:eastAsia="標楷體" w:hAnsi="標楷體" w:hint="eastAsia"/>
                    <w:color w:val="222222"/>
                  </w:rPr>
                  <w:delText>內容</w:delText>
                </w:r>
              </w:del>
            </w:ins>
          </w:p>
        </w:tc>
      </w:tr>
      <w:tr w:rsidR="004C05AA" w:rsidRPr="00362205" w14:paraId="1FF8DC9A" w14:textId="77777777" w:rsidTr="0094025F">
        <w:trPr>
          <w:trHeight w:val="278"/>
          <w:ins w:id="119" w:author="智誠 楊" w:date="2021-05-07T11:32:00Z"/>
          <w:trPrChange w:id="120" w:author="智誠 楊" w:date="2021-05-07T11:56: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121" w:author="智誠 楊" w:date="2021-05-07T11:56:00Z">
              <w:tcPr>
                <w:tcW w:w="1548" w:type="dxa"/>
                <w:tcBorders>
                  <w:top w:val="single" w:sz="8" w:space="0" w:color="000000"/>
                  <w:bottom w:val="single" w:sz="8" w:space="0" w:color="000000"/>
                  <w:right w:val="single" w:sz="8" w:space="0" w:color="000000"/>
                </w:tcBorders>
                <w:shd w:val="clear" w:color="auto" w:fill="F3F3F3"/>
              </w:tcPr>
            </w:tcPrChange>
          </w:tcPr>
          <w:p w14:paraId="0D0DDFAF" w14:textId="77777777" w:rsidR="004C05AA" w:rsidRPr="00362205" w:rsidRDefault="004C05AA" w:rsidP="0094025F">
            <w:pPr>
              <w:rPr>
                <w:ins w:id="122" w:author="智誠 楊" w:date="2021-05-07T11:32:00Z"/>
                <w:rFonts w:ascii="標楷體" w:eastAsia="標楷體" w:hAnsi="標楷體"/>
              </w:rPr>
            </w:pPr>
            <w:ins w:id="123" w:author="智誠 楊" w:date="2021-05-07T11:32:00Z">
              <w:r w:rsidRPr="00362205">
                <w:rPr>
                  <w:rFonts w:ascii="標楷體" w:eastAsia="標楷體" w:hAnsi="標楷體"/>
                </w:rPr>
                <w:t xml:space="preserve">參考 </w:t>
              </w:r>
            </w:ins>
          </w:p>
        </w:tc>
        <w:tc>
          <w:tcPr>
            <w:tcW w:w="7274" w:type="dxa"/>
            <w:tcBorders>
              <w:top w:val="single" w:sz="8" w:space="0" w:color="000000"/>
              <w:left w:val="single" w:sz="8" w:space="0" w:color="000000"/>
              <w:bottom w:val="single" w:sz="8" w:space="0" w:color="000000"/>
            </w:tcBorders>
            <w:tcPrChange w:id="124" w:author="智誠 楊" w:date="2021-05-07T11:56:00Z">
              <w:tcPr>
                <w:tcW w:w="7274" w:type="dxa"/>
                <w:tcBorders>
                  <w:top w:val="single" w:sz="8" w:space="0" w:color="000000"/>
                  <w:left w:val="single" w:sz="8" w:space="0" w:color="000000"/>
                  <w:bottom w:val="single" w:sz="8" w:space="0" w:color="000000"/>
                </w:tcBorders>
              </w:tcPr>
            </w:tcPrChange>
          </w:tcPr>
          <w:p w14:paraId="684AFDD6" w14:textId="77777777" w:rsidR="004C05AA" w:rsidRPr="00362205" w:rsidRDefault="004C05AA" w:rsidP="0094025F">
            <w:pPr>
              <w:rPr>
                <w:ins w:id="125" w:author="智誠 楊" w:date="2021-05-07T11:32:00Z"/>
                <w:rFonts w:ascii="標楷體" w:eastAsia="標楷體" w:hAnsi="標楷體"/>
              </w:rPr>
            </w:pPr>
          </w:p>
        </w:tc>
      </w:tr>
    </w:tbl>
    <w:p w14:paraId="2933BBF7" w14:textId="77777777" w:rsidR="004C05AA" w:rsidRPr="00362205" w:rsidRDefault="004C05AA" w:rsidP="004C05AA">
      <w:pPr>
        <w:rPr>
          <w:ins w:id="126" w:author="智誠 楊" w:date="2021-05-07T11:32:00Z"/>
          <w:rFonts w:ascii="標楷體" w:eastAsia="標楷體" w:hAnsi="標楷體"/>
        </w:rPr>
      </w:pPr>
    </w:p>
    <w:p w14:paraId="40BEB92A" w14:textId="77777777" w:rsidR="004C05AA" w:rsidRPr="005F1722" w:rsidRDefault="004C05AA" w:rsidP="004C05AA">
      <w:pPr>
        <w:pStyle w:val="a"/>
        <w:numPr>
          <w:ilvl w:val="0"/>
          <w:numId w:val="1"/>
        </w:numPr>
        <w:rPr>
          <w:ins w:id="127" w:author="智誠 楊" w:date="2021-05-07T11:32:00Z"/>
        </w:rPr>
        <w:pPrChange w:id="128" w:author="智誠 楊" w:date="2021-05-07T16:36:00Z">
          <w:pPr>
            <w:pStyle w:val="a"/>
            <w:numPr>
              <w:numId w:val="21"/>
            </w:numPr>
            <w:ind w:left="1134" w:hanging="1134"/>
          </w:pPr>
        </w:pPrChange>
      </w:pPr>
      <w:ins w:id="129" w:author="智誠 楊" w:date="2021-05-07T11:53:00Z">
        <w:r>
          <w:rPr>
            <w:rFonts w:hint="eastAsia"/>
          </w:rPr>
          <w:t xml:space="preserve"> Ta</w:t>
        </w:r>
        <w:r>
          <w:t>ble List</w:t>
        </w:r>
        <w:r w:rsidRPr="005F1722">
          <w:rPr>
            <w:rFonts w:hint="eastAsia"/>
          </w:rPr>
          <w:t>:</w:t>
        </w:r>
      </w:ins>
    </w:p>
    <w:tbl>
      <w:tblPr>
        <w:tblStyle w:val="ac"/>
        <w:tblW w:w="0" w:type="auto"/>
        <w:tblInd w:w="589" w:type="dxa"/>
        <w:tblLook w:val="04A0" w:firstRow="1" w:lastRow="0" w:firstColumn="1" w:lastColumn="0" w:noHBand="0" w:noVBand="1"/>
        <w:tblPrChange w:id="130" w:author="智誠 楊" w:date="2021-05-07T11:56:00Z">
          <w:tblPr>
            <w:tblStyle w:val="ac"/>
            <w:tblW w:w="0" w:type="auto"/>
            <w:tblInd w:w="1101" w:type="dxa"/>
            <w:tblLook w:val="04A0" w:firstRow="1" w:lastRow="0" w:firstColumn="1" w:lastColumn="0" w:noHBand="0" w:noVBand="1"/>
          </w:tblPr>
        </w:tblPrChange>
      </w:tblPr>
      <w:tblGrid>
        <w:gridCol w:w="952"/>
        <w:gridCol w:w="3118"/>
        <w:gridCol w:w="3828"/>
        <w:tblGridChange w:id="131">
          <w:tblGrid>
            <w:gridCol w:w="952"/>
            <w:gridCol w:w="3118"/>
            <w:gridCol w:w="3828"/>
          </w:tblGrid>
        </w:tblGridChange>
      </w:tblGrid>
      <w:tr w:rsidR="004C05AA" w:rsidRPr="0022279A" w14:paraId="16F3EB24" w14:textId="77777777" w:rsidTr="0094025F">
        <w:trPr>
          <w:ins w:id="132" w:author="智誠 楊" w:date="2021-05-07T11:32:00Z"/>
        </w:trPr>
        <w:tc>
          <w:tcPr>
            <w:tcW w:w="952" w:type="dxa"/>
            <w:shd w:val="clear" w:color="auto" w:fill="D9D9D9" w:themeFill="background1" w:themeFillShade="D9"/>
            <w:tcPrChange w:id="133" w:author="智誠 楊" w:date="2021-05-07T11:56:00Z">
              <w:tcPr>
                <w:tcW w:w="952" w:type="dxa"/>
                <w:shd w:val="clear" w:color="auto" w:fill="D9D9D9" w:themeFill="background1" w:themeFillShade="D9"/>
              </w:tcPr>
            </w:tcPrChange>
          </w:tcPr>
          <w:p w14:paraId="6FD25034" w14:textId="77777777" w:rsidR="004C05AA" w:rsidRPr="0022279A" w:rsidRDefault="004C05AA" w:rsidP="0094025F">
            <w:pPr>
              <w:jc w:val="center"/>
              <w:rPr>
                <w:ins w:id="134" w:author="智誠 楊" w:date="2021-05-07T11:32:00Z"/>
                <w:rFonts w:ascii="標楷體" w:eastAsia="標楷體" w:hAnsi="標楷體"/>
              </w:rPr>
            </w:pPr>
            <w:ins w:id="135" w:author="智誠 楊" w:date="2021-05-07T11:32:00Z">
              <w:r w:rsidRPr="0022279A">
                <w:rPr>
                  <w:rFonts w:ascii="標楷體" w:eastAsia="標楷體" w:hAnsi="標楷體" w:hint="eastAsia"/>
                  <w:lang w:eastAsia="zh-HK"/>
                </w:rPr>
                <w:t>序號</w:t>
              </w:r>
            </w:ins>
          </w:p>
        </w:tc>
        <w:tc>
          <w:tcPr>
            <w:tcW w:w="3118" w:type="dxa"/>
            <w:shd w:val="clear" w:color="auto" w:fill="D9D9D9" w:themeFill="background1" w:themeFillShade="D9"/>
            <w:tcPrChange w:id="136" w:author="智誠 楊" w:date="2021-05-07T11:56:00Z">
              <w:tcPr>
                <w:tcW w:w="3118" w:type="dxa"/>
                <w:shd w:val="clear" w:color="auto" w:fill="D9D9D9" w:themeFill="background1" w:themeFillShade="D9"/>
              </w:tcPr>
            </w:tcPrChange>
          </w:tcPr>
          <w:p w14:paraId="725BD3D2" w14:textId="77777777" w:rsidR="004C05AA" w:rsidRPr="0022279A" w:rsidRDefault="004C05AA" w:rsidP="0094025F">
            <w:pPr>
              <w:jc w:val="center"/>
              <w:rPr>
                <w:ins w:id="137" w:author="智誠 楊" w:date="2021-05-07T11:32:00Z"/>
                <w:rFonts w:ascii="標楷體" w:eastAsia="標楷體" w:hAnsi="標楷體"/>
              </w:rPr>
            </w:pPr>
            <w:ins w:id="138" w:author="智誠 楊" w:date="2021-05-07T11:32:00Z">
              <w:r w:rsidRPr="0022279A">
                <w:rPr>
                  <w:rFonts w:ascii="標楷體" w:eastAsia="標楷體" w:hAnsi="標楷體" w:hint="eastAsia"/>
                  <w:lang w:eastAsia="zh-HK"/>
                </w:rPr>
                <w:t>名稱</w:t>
              </w:r>
            </w:ins>
          </w:p>
        </w:tc>
        <w:tc>
          <w:tcPr>
            <w:tcW w:w="3828" w:type="dxa"/>
            <w:shd w:val="clear" w:color="auto" w:fill="D9D9D9" w:themeFill="background1" w:themeFillShade="D9"/>
            <w:tcPrChange w:id="139" w:author="智誠 楊" w:date="2021-05-07T11:56:00Z">
              <w:tcPr>
                <w:tcW w:w="3828" w:type="dxa"/>
                <w:shd w:val="clear" w:color="auto" w:fill="D9D9D9" w:themeFill="background1" w:themeFillShade="D9"/>
              </w:tcPr>
            </w:tcPrChange>
          </w:tcPr>
          <w:p w14:paraId="47DA2616" w14:textId="77777777" w:rsidR="004C05AA" w:rsidRPr="0022279A" w:rsidRDefault="004C05AA" w:rsidP="0094025F">
            <w:pPr>
              <w:jc w:val="center"/>
              <w:rPr>
                <w:ins w:id="140" w:author="智誠 楊" w:date="2021-05-07T11:32:00Z"/>
                <w:rFonts w:ascii="標楷體" w:eastAsia="標楷體" w:hAnsi="標楷體"/>
              </w:rPr>
            </w:pPr>
            <w:ins w:id="141" w:author="智誠 楊" w:date="2021-05-07T11:32:00Z">
              <w:r w:rsidRPr="0022279A">
                <w:rPr>
                  <w:rFonts w:ascii="標楷體" w:eastAsia="標楷體" w:hAnsi="標楷體" w:hint="eastAsia"/>
                  <w:lang w:eastAsia="zh-HK"/>
                </w:rPr>
                <w:t>說明</w:t>
              </w:r>
            </w:ins>
          </w:p>
        </w:tc>
      </w:tr>
      <w:tr w:rsidR="004C05AA" w:rsidRPr="0022279A" w14:paraId="60D77BCA" w14:textId="77777777" w:rsidTr="0094025F">
        <w:trPr>
          <w:ins w:id="142" w:author="智誠 楊" w:date="2021-05-07T11:32:00Z"/>
        </w:trPr>
        <w:tc>
          <w:tcPr>
            <w:tcW w:w="952" w:type="dxa"/>
            <w:tcPrChange w:id="143" w:author="智誠 楊" w:date="2021-05-07T11:56:00Z">
              <w:tcPr>
                <w:tcW w:w="952" w:type="dxa"/>
              </w:tcPr>
            </w:tcPrChange>
          </w:tcPr>
          <w:p w14:paraId="2690930E" w14:textId="77777777" w:rsidR="004C05AA" w:rsidRPr="0022279A" w:rsidRDefault="004C05AA" w:rsidP="0094025F">
            <w:pPr>
              <w:jc w:val="center"/>
              <w:rPr>
                <w:ins w:id="144" w:author="智誠 楊" w:date="2021-05-07T11:32:00Z"/>
                <w:rFonts w:ascii="標楷體" w:eastAsia="標楷體" w:hAnsi="標楷體"/>
              </w:rPr>
            </w:pPr>
            <w:ins w:id="145" w:author="智誠 楊" w:date="2021-05-07T11:32:00Z">
              <w:r w:rsidRPr="0022279A">
                <w:rPr>
                  <w:rFonts w:ascii="標楷體" w:eastAsia="標楷體" w:hAnsi="標楷體" w:hint="eastAsia"/>
                </w:rPr>
                <w:t>1</w:t>
              </w:r>
            </w:ins>
          </w:p>
        </w:tc>
        <w:tc>
          <w:tcPr>
            <w:tcW w:w="3118" w:type="dxa"/>
            <w:tcPrChange w:id="146" w:author="智誠 楊" w:date="2021-05-07T11:56:00Z">
              <w:tcPr>
                <w:tcW w:w="3118" w:type="dxa"/>
              </w:tcPr>
            </w:tcPrChange>
          </w:tcPr>
          <w:p w14:paraId="136644CC" w14:textId="77777777" w:rsidR="004C05AA" w:rsidRPr="0022279A" w:rsidRDefault="004C05AA" w:rsidP="0094025F">
            <w:pPr>
              <w:rPr>
                <w:ins w:id="147" w:author="智誠 楊" w:date="2021-05-07T11:32:00Z"/>
                <w:rFonts w:ascii="標楷體" w:eastAsia="標楷體" w:hAnsi="標楷體"/>
              </w:rPr>
            </w:pPr>
            <w:proofErr w:type="spellStart"/>
            <w:ins w:id="148" w:author="智誠 楊" w:date="2021-05-07T11:53:00Z">
              <w:r>
                <w:rPr>
                  <w:rFonts w:ascii="標楷體" w:eastAsia="標楷體" w:hAnsi="標楷體"/>
                </w:rPr>
                <w:t>MlaundryParas</w:t>
              </w:r>
            </w:ins>
            <w:proofErr w:type="spellEnd"/>
          </w:p>
        </w:tc>
        <w:tc>
          <w:tcPr>
            <w:tcW w:w="3828" w:type="dxa"/>
            <w:tcPrChange w:id="149" w:author="智誠 楊" w:date="2021-05-07T11:56:00Z">
              <w:tcPr>
                <w:tcW w:w="3828" w:type="dxa"/>
              </w:tcPr>
            </w:tcPrChange>
          </w:tcPr>
          <w:p w14:paraId="556A0F3D" w14:textId="77777777" w:rsidR="004C05AA" w:rsidRPr="0022279A" w:rsidRDefault="004C05AA" w:rsidP="0094025F">
            <w:pPr>
              <w:rPr>
                <w:ins w:id="150" w:author="智誠 楊" w:date="2021-05-07T11:32:00Z"/>
                <w:rFonts w:ascii="標楷體" w:eastAsia="標楷體" w:hAnsi="標楷體"/>
              </w:rPr>
            </w:pPr>
            <w:ins w:id="151" w:author="智誠 楊" w:date="2021-05-07T11:54:00Z">
              <w:r>
                <w:rPr>
                  <w:rFonts w:ascii="標楷體" w:eastAsia="標楷體" w:hAnsi="標楷體" w:hint="eastAsia"/>
                  <w:lang w:eastAsia="zh-HK"/>
                </w:rPr>
                <w:t>疑似洗錢樣態條件設定檔</w:t>
              </w:r>
            </w:ins>
          </w:p>
        </w:tc>
      </w:tr>
      <w:tr w:rsidR="004C05AA" w:rsidRPr="0022279A" w14:paraId="3927B4D5" w14:textId="77777777" w:rsidTr="0094025F">
        <w:trPr>
          <w:ins w:id="152" w:author="智誠 楊" w:date="2021-05-07T11:32:00Z"/>
        </w:trPr>
        <w:tc>
          <w:tcPr>
            <w:tcW w:w="952" w:type="dxa"/>
            <w:tcPrChange w:id="153" w:author="智誠 楊" w:date="2021-05-07T11:56:00Z">
              <w:tcPr>
                <w:tcW w:w="952" w:type="dxa"/>
              </w:tcPr>
            </w:tcPrChange>
          </w:tcPr>
          <w:p w14:paraId="45B4CC0D" w14:textId="77777777" w:rsidR="004C05AA" w:rsidRPr="0022279A" w:rsidRDefault="004C05AA" w:rsidP="0094025F">
            <w:pPr>
              <w:jc w:val="center"/>
              <w:rPr>
                <w:ins w:id="154" w:author="智誠 楊" w:date="2021-05-07T11:32:00Z"/>
                <w:rFonts w:ascii="標楷體" w:eastAsia="標楷體" w:hAnsi="標楷體"/>
              </w:rPr>
            </w:pPr>
            <w:ins w:id="155" w:author="阿毛" w:date="2021-06-08T15:22:00Z">
              <w:r>
                <w:rPr>
                  <w:rFonts w:ascii="標楷體" w:eastAsia="標楷體" w:hAnsi="標楷體" w:hint="eastAsia"/>
                </w:rPr>
                <w:t>2</w:t>
              </w:r>
            </w:ins>
          </w:p>
        </w:tc>
        <w:tc>
          <w:tcPr>
            <w:tcW w:w="3118" w:type="dxa"/>
            <w:tcPrChange w:id="156" w:author="智誠 楊" w:date="2021-05-07T11:56:00Z">
              <w:tcPr>
                <w:tcW w:w="3118" w:type="dxa"/>
              </w:tcPr>
            </w:tcPrChange>
          </w:tcPr>
          <w:p w14:paraId="4404D621" w14:textId="77777777" w:rsidR="004C05AA" w:rsidRPr="0022279A" w:rsidRDefault="004C05AA" w:rsidP="0094025F">
            <w:pPr>
              <w:rPr>
                <w:ins w:id="157" w:author="智誠 楊" w:date="2021-05-07T11:32:00Z"/>
                <w:rFonts w:ascii="標楷體" w:eastAsia="標楷體" w:hAnsi="標楷體"/>
              </w:rPr>
            </w:pPr>
            <w:proofErr w:type="spellStart"/>
            <w:ins w:id="158" w:author="阿毛" w:date="2021-06-08T15:22:00Z">
              <w:r>
                <w:rPr>
                  <w:rFonts w:ascii="標楷體" w:eastAsia="標楷體" w:hAnsi="標楷體" w:hint="eastAsia"/>
                  <w:color w:val="222222"/>
                </w:rPr>
                <w:t>TxDataLog</w:t>
              </w:r>
            </w:ins>
            <w:proofErr w:type="spellEnd"/>
          </w:p>
        </w:tc>
        <w:tc>
          <w:tcPr>
            <w:tcW w:w="3828" w:type="dxa"/>
            <w:tcPrChange w:id="159" w:author="智誠 楊" w:date="2021-05-07T11:56:00Z">
              <w:tcPr>
                <w:tcW w:w="3828" w:type="dxa"/>
              </w:tcPr>
            </w:tcPrChange>
          </w:tcPr>
          <w:p w14:paraId="08978DCD" w14:textId="77777777" w:rsidR="004C05AA" w:rsidRPr="0022279A" w:rsidRDefault="004C05AA" w:rsidP="0094025F">
            <w:pPr>
              <w:rPr>
                <w:ins w:id="160" w:author="智誠 楊" w:date="2021-05-07T11:32:00Z"/>
                <w:rFonts w:ascii="標楷體" w:eastAsia="標楷體" w:hAnsi="標楷體"/>
              </w:rPr>
            </w:pPr>
            <w:ins w:id="161" w:author="阿毛" w:date="2021-06-08T15:22:00Z">
              <w:r>
                <w:rPr>
                  <w:rFonts w:ascii="標楷體" w:eastAsia="標楷體" w:hAnsi="標楷體" w:hint="eastAsia"/>
                  <w:color w:val="222222"/>
                </w:rPr>
                <w:t>資料變更紀錄檔</w:t>
              </w:r>
            </w:ins>
          </w:p>
        </w:tc>
      </w:tr>
    </w:tbl>
    <w:p w14:paraId="43513488" w14:textId="77777777" w:rsidR="004C05AA" w:rsidRPr="00934FE7" w:rsidRDefault="004C05AA" w:rsidP="004C05AA">
      <w:pPr>
        <w:rPr>
          <w:ins w:id="162" w:author="智誠 楊" w:date="2021-05-07T11:32:00Z"/>
        </w:rPr>
      </w:pPr>
    </w:p>
    <w:p w14:paraId="1D59277D" w14:textId="77777777" w:rsidR="004C05AA" w:rsidRDefault="004C05AA" w:rsidP="004C05AA">
      <w:pPr>
        <w:widowControl/>
        <w:rPr>
          <w:ins w:id="163" w:author="智誠 楊" w:date="2021-05-07T11:54:00Z"/>
          <w:rFonts w:eastAsia="標楷體"/>
          <w:sz w:val="26"/>
        </w:rPr>
      </w:pPr>
      <w:ins w:id="164" w:author="智誠 楊" w:date="2021-05-07T11:54:00Z">
        <w:r>
          <w:br w:type="page"/>
        </w:r>
      </w:ins>
    </w:p>
    <w:p w14:paraId="004CB756" w14:textId="77777777" w:rsidR="004C05AA" w:rsidRPr="00362205" w:rsidRDefault="004C05AA" w:rsidP="004C05AA">
      <w:pPr>
        <w:pStyle w:val="a"/>
        <w:numPr>
          <w:ilvl w:val="0"/>
          <w:numId w:val="1"/>
        </w:numPr>
        <w:rPr>
          <w:ins w:id="165" w:author="智誠 楊" w:date="2021-05-07T11:32:00Z"/>
        </w:rPr>
        <w:pPrChange w:id="166" w:author="智誠 楊" w:date="2021-05-07T16:36:00Z">
          <w:pPr>
            <w:pStyle w:val="a"/>
            <w:numPr>
              <w:numId w:val="21"/>
            </w:numPr>
            <w:ind w:left="1134" w:hanging="1134"/>
          </w:pPr>
        </w:pPrChange>
      </w:pPr>
      <w:ins w:id="167" w:author="智誠 楊" w:date="2021-05-07T11:32:00Z">
        <w:r w:rsidRPr="00362205">
          <w:lastRenderedPageBreak/>
          <w:t>UI畫面</w:t>
        </w:r>
      </w:ins>
    </w:p>
    <w:p w14:paraId="1A221850" w14:textId="77777777" w:rsidR="004C05AA" w:rsidRDefault="004C05AA" w:rsidP="004C05AA">
      <w:pPr>
        <w:pStyle w:val="42"/>
        <w:spacing w:after="72"/>
        <w:ind w:leftChars="196" w:left="470"/>
        <w:rPr>
          <w:ins w:id="168" w:author="智誠 楊" w:date="2021-05-07T11:32:00Z"/>
          <w:rFonts w:ascii="標楷體" w:hAnsi="標楷體"/>
        </w:rPr>
      </w:pPr>
      <w:ins w:id="169" w:author="智誠 楊" w:date="2021-05-07T11:32:00Z">
        <w:r w:rsidRPr="00362205">
          <w:rPr>
            <w:rFonts w:ascii="標楷體" w:hAnsi="標楷體" w:hint="eastAsia"/>
          </w:rPr>
          <w:t>輸入畫面：</w:t>
        </w:r>
      </w:ins>
    </w:p>
    <w:p w14:paraId="290B8623" w14:textId="77777777" w:rsidR="004C05AA" w:rsidRPr="00D13949" w:rsidRDefault="004C05AA" w:rsidP="004C05AA">
      <w:pPr>
        <w:pStyle w:val="42"/>
        <w:spacing w:after="72"/>
        <w:ind w:leftChars="196" w:left="470"/>
        <w:rPr>
          <w:ins w:id="170" w:author="智誠 楊" w:date="2021-05-07T11:32:00Z"/>
          <w:rFonts w:ascii="標楷體" w:hAnsi="標楷體"/>
        </w:rPr>
      </w:pPr>
      <w:ins w:id="171" w:author="智誠 楊" w:date="2021-05-07T11:55:00Z">
        <w:r w:rsidRPr="00EA622E">
          <w:rPr>
            <w:rFonts w:ascii="標楷體" w:hAnsi="標楷體"/>
            <w:noProof/>
          </w:rPr>
          <w:drawing>
            <wp:inline distT="0" distB="0" distL="0" distR="0" wp14:anchorId="797BEDD1" wp14:editId="225F6908">
              <wp:extent cx="6479540" cy="248285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2482850"/>
                      </a:xfrm>
                      <a:prstGeom prst="rect">
                        <a:avLst/>
                      </a:prstGeom>
                    </pic:spPr>
                  </pic:pic>
                </a:graphicData>
              </a:graphic>
            </wp:inline>
          </w:drawing>
        </w:r>
      </w:ins>
    </w:p>
    <w:p w14:paraId="3A25C317" w14:textId="77777777" w:rsidR="004C05AA" w:rsidRPr="00F5236F" w:rsidRDefault="004C05AA" w:rsidP="004C05AA">
      <w:pPr>
        <w:pStyle w:val="a"/>
        <w:numPr>
          <w:ilvl w:val="0"/>
          <w:numId w:val="1"/>
        </w:numPr>
        <w:rPr>
          <w:ins w:id="172" w:author="智誠 楊" w:date="2021-05-07T11:32:00Z"/>
        </w:rPr>
        <w:pPrChange w:id="173" w:author="智誠 楊" w:date="2021-05-07T16:36:00Z">
          <w:pPr>
            <w:pStyle w:val="a"/>
            <w:numPr>
              <w:numId w:val="21"/>
            </w:numPr>
            <w:ind w:left="1134" w:hanging="1134"/>
          </w:pPr>
        </w:pPrChange>
      </w:pPr>
      <w:ins w:id="174" w:author="智誠 楊" w:date="2021-05-07T11:32:00Z">
        <w:r>
          <w:t>輸入畫面</w:t>
        </w:r>
        <w:r>
          <w:rPr>
            <w:rFonts w:hint="eastAsia"/>
            <w:lang w:eastAsia="zh-HK"/>
          </w:rPr>
          <w:t>按鈕</w:t>
        </w:r>
        <w:r>
          <w:t>說明</w:t>
        </w:r>
      </w:ins>
    </w:p>
    <w:tbl>
      <w:tblPr>
        <w:tblStyle w:val="ac"/>
        <w:tblW w:w="0" w:type="auto"/>
        <w:tblInd w:w="250" w:type="dxa"/>
        <w:tblLook w:val="04A0" w:firstRow="1" w:lastRow="0" w:firstColumn="1" w:lastColumn="0" w:noHBand="0" w:noVBand="1"/>
      </w:tblPr>
      <w:tblGrid>
        <w:gridCol w:w="847"/>
        <w:gridCol w:w="2110"/>
        <w:gridCol w:w="6987"/>
      </w:tblGrid>
      <w:tr w:rsidR="004C05AA" w:rsidRPr="00F5236F" w14:paraId="6312B5DC" w14:textId="77777777" w:rsidTr="0094025F">
        <w:trPr>
          <w:ins w:id="175" w:author="智誠 楊" w:date="2021-05-07T11:32:00Z"/>
        </w:trPr>
        <w:tc>
          <w:tcPr>
            <w:tcW w:w="851" w:type="dxa"/>
            <w:shd w:val="clear" w:color="auto" w:fill="D9D9D9" w:themeFill="background1" w:themeFillShade="D9"/>
          </w:tcPr>
          <w:p w14:paraId="55BA1542" w14:textId="77777777" w:rsidR="004C05AA" w:rsidRPr="00F5236F" w:rsidRDefault="004C05AA" w:rsidP="0094025F">
            <w:pPr>
              <w:jc w:val="center"/>
              <w:rPr>
                <w:ins w:id="176" w:author="智誠 楊" w:date="2021-05-07T11:32:00Z"/>
                <w:rFonts w:ascii="標楷體" w:eastAsia="標楷體" w:hAnsi="標楷體"/>
              </w:rPr>
            </w:pPr>
            <w:ins w:id="177" w:author="智誠 楊" w:date="2021-05-07T11:32:00Z">
              <w:r w:rsidRPr="00F5236F">
                <w:rPr>
                  <w:rFonts w:ascii="標楷體" w:eastAsia="標楷體" w:hAnsi="標楷體" w:hint="eastAsia"/>
                  <w:lang w:eastAsia="zh-HK"/>
                </w:rPr>
                <w:t>序號</w:t>
              </w:r>
            </w:ins>
          </w:p>
        </w:tc>
        <w:tc>
          <w:tcPr>
            <w:tcW w:w="2126" w:type="dxa"/>
            <w:shd w:val="clear" w:color="auto" w:fill="D9D9D9" w:themeFill="background1" w:themeFillShade="D9"/>
          </w:tcPr>
          <w:p w14:paraId="5ECE5EE4" w14:textId="77777777" w:rsidR="004C05AA" w:rsidRPr="00F5236F" w:rsidRDefault="004C05AA" w:rsidP="0094025F">
            <w:pPr>
              <w:jc w:val="center"/>
              <w:rPr>
                <w:ins w:id="178" w:author="智誠 楊" w:date="2021-05-07T11:32:00Z"/>
                <w:rFonts w:ascii="標楷體" w:eastAsia="標楷體" w:hAnsi="標楷體"/>
              </w:rPr>
            </w:pPr>
            <w:ins w:id="179" w:author="智誠 楊" w:date="2021-05-07T11:32:00Z">
              <w:r>
                <w:rPr>
                  <w:rFonts w:ascii="標楷體" w:eastAsia="標楷體" w:hAnsi="標楷體" w:hint="eastAsia"/>
                  <w:lang w:eastAsia="zh-HK"/>
                </w:rPr>
                <w:t>按鈕名稱</w:t>
              </w:r>
            </w:ins>
          </w:p>
        </w:tc>
        <w:tc>
          <w:tcPr>
            <w:tcW w:w="7033" w:type="dxa"/>
            <w:shd w:val="clear" w:color="auto" w:fill="D9D9D9" w:themeFill="background1" w:themeFillShade="D9"/>
          </w:tcPr>
          <w:p w14:paraId="2E1B2978" w14:textId="77777777" w:rsidR="004C05AA" w:rsidRPr="00F5236F" w:rsidRDefault="004C05AA" w:rsidP="0094025F">
            <w:pPr>
              <w:jc w:val="center"/>
              <w:rPr>
                <w:ins w:id="180" w:author="智誠 楊" w:date="2021-05-07T11:32:00Z"/>
                <w:rFonts w:ascii="標楷體" w:eastAsia="標楷體" w:hAnsi="標楷體"/>
              </w:rPr>
            </w:pPr>
            <w:ins w:id="181" w:author="智誠 楊" w:date="2021-05-07T11:32:00Z">
              <w:r>
                <w:rPr>
                  <w:rFonts w:ascii="標楷體" w:eastAsia="標楷體" w:hAnsi="標楷體" w:hint="eastAsia"/>
                  <w:lang w:eastAsia="zh-HK"/>
                </w:rPr>
                <w:t>功能說明</w:t>
              </w:r>
            </w:ins>
          </w:p>
        </w:tc>
      </w:tr>
      <w:tr w:rsidR="004C05AA" w:rsidRPr="00CF124E" w14:paraId="5A3159CD" w14:textId="77777777" w:rsidTr="0094025F">
        <w:trPr>
          <w:ins w:id="182" w:author="智誠 楊" w:date="2021-05-07T11:32:00Z"/>
        </w:trPr>
        <w:tc>
          <w:tcPr>
            <w:tcW w:w="851" w:type="dxa"/>
          </w:tcPr>
          <w:p w14:paraId="5FD7ADE2" w14:textId="77777777" w:rsidR="004C05AA" w:rsidRPr="00F5236F" w:rsidRDefault="004C05AA" w:rsidP="0094025F">
            <w:pPr>
              <w:jc w:val="center"/>
              <w:rPr>
                <w:ins w:id="183" w:author="智誠 楊" w:date="2021-05-07T11:32:00Z"/>
                <w:rFonts w:ascii="標楷體" w:eastAsia="標楷體" w:hAnsi="標楷體"/>
                <w:lang w:eastAsia="zh-HK"/>
              </w:rPr>
            </w:pPr>
            <w:ins w:id="184" w:author="智誠 楊" w:date="2021-05-07T11:32:00Z">
              <w:r>
                <w:rPr>
                  <w:rFonts w:ascii="標楷體" w:eastAsia="標楷體" w:hAnsi="標楷體" w:hint="eastAsia"/>
                </w:rPr>
                <w:t>1</w:t>
              </w:r>
            </w:ins>
          </w:p>
        </w:tc>
        <w:tc>
          <w:tcPr>
            <w:tcW w:w="2126" w:type="dxa"/>
          </w:tcPr>
          <w:p w14:paraId="7036A5B1" w14:textId="77777777" w:rsidR="004C05AA" w:rsidRDefault="004C05AA" w:rsidP="0094025F">
            <w:pPr>
              <w:rPr>
                <w:ins w:id="185" w:author="智誠 楊" w:date="2021-05-07T11:32:00Z"/>
                <w:rFonts w:ascii="標楷體" w:eastAsia="標楷體" w:hAnsi="標楷體"/>
                <w:lang w:eastAsia="zh-HK"/>
              </w:rPr>
            </w:pPr>
            <w:ins w:id="186" w:author="智誠 楊" w:date="2021-05-07T11:55:00Z">
              <w:r>
                <w:rPr>
                  <w:rFonts w:ascii="標楷體" w:eastAsia="標楷體" w:hAnsi="標楷體" w:hint="eastAsia"/>
                  <w:lang w:eastAsia="zh-HK"/>
                </w:rPr>
                <w:t>修改</w:t>
              </w:r>
            </w:ins>
          </w:p>
        </w:tc>
        <w:tc>
          <w:tcPr>
            <w:tcW w:w="7033" w:type="dxa"/>
          </w:tcPr>
          <w:p w14:paraId="7B7F7B65" w14:textId="77777777" w:rsidR="004C05AA" w:rsidRDefault="004C05AA" w:rsidP="0094025F">
            <w:pPr>
              <w:rPr>
                <w:ins w:id="187" w:author="阿毛" w:date="2021-06-08T15:24:00Z"/>
                <w:rFonts w:ascii="標楷體" w:eastAsia="標楷體" w:hAnsi="標楷體"/>
                <w:lang w:eastAsia="zh-HK"/>
              </w:rPr>
            </w:pPr>
            <w:ins w:id="188" w:author="阿毛" w:date="2021-06-08T15:27:00Z">
              <w:r>
                <w:rPr>
                  <w:rFonts w:ascii="標楷體" w:eastAsia="標楷體" w:hAnsi="標楷體" w:hint="eastAsia"/>
                </w:rPr>
                <w:t>1</w:t>
              </w:r>
            </w:ins>
            <w:ins w:id="189" w:author="阿毛" w:date="2021-06-08T15:24:00Z">
              <w:r>
                <w:rPr>
                  <w:rFonts w:ascii="標楷體" w:eastAsia="標楷體" w:hAnsi="標楷體"/>
                  <w:lang w:eastAsia="zh-HK"/>
                </w:rPr>
                <w:t>.</w:t>
              </w:r>
            </w:ins>
            <w:ins w:id="190" w:author="智誠 楊" w:date="2021-05-07T11:55:00Z">
              <w:r>
                <w:rPr>
                  <w:rFonts w:ascii="標楷體" w:eastAsia="標楷體" w:hAnsi="標楷體" w:hint="eastAsia"/>
                  <w:lang w:eastAsia="zh-HK"/>
                </w:rPr>
                <w:t>修改疑似洗錢樣態條件</w:t>
              </w:r>
            </w:ins>
          </w:p>
          <w:p w14:paraId="64ADDAE2" w14:textId="77777777" w:rsidR="004C05AA" w:rsidRDefault="004C05AA" w:rsidP="0094025F">
            <w:pPr>
              <w:rPr>
                <w:ins w:id="191" w:author="阿毛" w:date="2021-06-08T15:24:00Z"/>
                <w:rFonts w:ascii="標楷體" w:eastAsia="標楷體" w:hAnsi="標楷體"/>
                <w:shd w:val="pct15" w:color="auto" w:fill="FFFFFF"/>
                <w:lang w:eastAsia="zh-HK"/>
              </w:rPr>
            </w:pPr>
            <w:ins w:id="192" w:author="阿毛" w:date="2021-06-08T15:24:00Z">
              <w:r>
                <w:rPr>
                  <w:rFonts w:ascii="標楷體" w:eastAsia="標楷體" w:hAnsi="標楷體" w:hint="eastAsia"/>
                  <w:shd w:val="pct15" w:color="auto" w:fill="FFFFFF"/>
                  <w:lang w:eastAsia="zh-HK"/>
                </w:rPr>
                <w:t>&lt;&lt;檢查說明&gt;&gt;</w:t>
              </w:r>
            </w:ins>
          </w:p>
          <w:p w14:paraId="7CB3006A" w14:textId="77777777" w:rsidR="004C05AA" w:rsidRDefault="004C05AA" w:rsidP="0094025F">
            <w:pPr>
              <w:rPr>
                <w:ins w:id="193" w:author="阿毛" w:date="2021-06-08T15:25:00Z"/>
                <w:rFonts w:ascii="標楷體" w:eastAsia="標楷體" w:hAnsi="標楷體"/>
              </w:rPr>
              <w:pPrChange w:id="194" w:author="阿毛" w:date="2021-06-08T15:54:00Z">
                <w:pPr>
                  <w:ind w:left="240" w:hangingChars="100" w:hanging="240"/>
                </w:pPr>
              </w:pPrChange>
            </w:pPr>
            <w:ins w:id="195" w:author="阿毛" w:date="2021-06-08T15:27:00Z">
              <w:r w:rsidRPr="00712BB5">
                <w:rPr>
                  <w:rFonts w:ascii="標楷體" w:eastAsia="標楷體" w:hAnsi="標楷體"/>
                  <w:rPrChange w:id="196" w:author="阿毛" w:date="2021-06-08T15:54:00Z">
                    <w:rPr>
                      <w:rFonts w:ascii="標楷體" w:eastAsia="標楷體" w:hAnsi="標楷體"/>
                      <w:shd w:val="pct15" w:color="auto" w:fill="FFFFFF"/>
                    </w:rPr>
                  </w:rPrChange>
                </w:rPr>
                <w:t>1.</w:t>
              </w:r>
            </w:ins>
            <w:ins w:id="197" w:author="阿毛" w:date="2021-06-08T15:25:00Z">
              <w:r>
                <w:rPr>
                  <w:rFonts w:ascii="標楷體" w:eastAsia="標楷體" w:hAnsi="標楷體" w:hint="eastAsia"/>
                  <w:lang w:eastAsia="zh-HK"/>
                </w:rPr>
                <w:t>執行修改時,若該修改資料不存在</w:t>
              </w:r>
              <w:r>
                <w:rPr>
                  <w:rFonts w:ascii="標楷體" w:eastAsia="標楷體" w:hAnsi="標楷體" w:hint="eastAsia"/>
                </w:rPr>
                <w:t>[</w:t>
              </w:r>
            </w:ins>
            <w:ins w:id="198" w:author="阿毛" w:date="2021-06-08T15:26:00Z">
              <w:r>
                <w:rPr>
                  <w:rFonts w:ascii="標楷體" w:eastAsia="標楷體" w:hAnsi="標楷體" w:hint="eastAsia"/>
                  <w:lang w:eastAsia="zh-HK"/>
                </w:rPr>
                <w:t>疑似洗錢樣態條件設定檔</w:t>
              </w:r>
            </w:ins>
            <w:ins w:id="199" w:author="阿毛" w:date="2021-06-08T15:25:00Z">
              <w:r>
                <w:rPr>
                  <w:rFonts w:ascii="標楷體" w:eastAsia="標楷體" w:hAnsi="標楷體" w:hint="eastAsia"/>
                </w:rPr>
                <w:t>(</w:t>
              </w:r>
            </w:ins>
            <w:proofErr w:type="spellStart"/>
            <w:ins w:id="200" w:author="阿毛" w:date="2021-06-08T15:26:00Z">
              <w:r>
                <w:rPr>
                  <w:rFonts w:ascii="標楷體" w:eastAsia="標楷體" w:hAnsi="標楷體"/>
                </w:rPr>
                <w:t>MlaundryParas</w:t>
              </w:r>
            </w:ins>
            <w:proofErr w:type="spellEnd"/>
            <w:ins w:id="201" w:author="阿毛" w:date="2021-06-08T15:25:00Z">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Pr>
                  <w:rFonts w:ascii="標楷體" w:eastAsia="標楷體" w:hAnsi="標楷體" w:hint="eastAsia"/>
                  <w:lang w:eastAsia="zh-HK"/>
                </w:rPr>
                <w:t>"E000</w:t>
              </w:r>
              <w:r>
                <w:rPr>
                  <w:rFonts w:ascii="標楷體" w:eastAsia="標楷體" w:hAnsi="標楷體" w:hint="eastAsia"/>
                </w:rPr>
                <w:t>3</w:t>
              </w:r>
              <w:r>
                <w:rPr>
                  <w:rFonts w:ascii="標楷體" w:eastAsia="標楷體" w:hAnsi="標楷體" w:hint="eastAsia"/>
                  <w:lang w:eastAsia="zh-HK"/>
                </w:rPr>
                <w:t>:修改資料不存在</w:t>
              </w:r>
              <w:r>
                <w:rPr>
                  <w:rFonts w:ascii="標楷體" w:eastAsia="標楷體" w:hAnsi="標楷體" w:hint="eastAsia"/>
                </w:rPr>
                <w:t>"</w:t>
              </w:r>
            </w:ins>
          </w:p>
          <w:p w14:paraId="7A23ED6C" w14:textId="77777777" w:rsidR="004C05AA" w:rsidRDefault="004C05AA" w:rsidP="0094025F">
            <w:pPr>
              <w:rPr>
                <w:ins w:id="202" w:author="阿毛" w:date="2021-06-08T15:24:00Z"/>
                <w:rFonts w:ascii="標楷體" w:eastAsia="標楷體" w:hAnsi="標楷體"/>
                <w:shd w:val="pct15" w:color="auto" w:fill="FFFFFF"/>
              </w:rPr>
            </w:pPr>
            <w:ins w:id="203" w:author="阿毛" w:date="2021-06-08T15:24:00Z">
              <w:r>
                <w:rPr>
                  <w:rFonts w:ascii="標楷體" w:eastAsia="標楷體" w:hAnsi="標楷體" w:hint="eastAsia"/>
                  <w:shd w:val="pct15" w:color="auto" w:fill="FFFFFF"/>
                </w:rPr>
                <w:t>&lt;&lt;成功處理說明&gt;&gt;</w:t>
              </w:r>
            </w:ins>
          </w:p>
          <w:p w14:paraId="4F583F72" w14:textId="77777777" w:rsidR="004C05AA" w:rsidRDefault="004C05AA" w:rsidP="0094025F">
            <w:pPr>
              <w:rPr>
                <w:ins w:id="204" w:author="阿毛" w:date="2021-06-08T15:54:00Z"/>
                <w:rFonts w:ascii="標楷體" w:eastAsia="標楷體" w:hAnsi="標楷體"/>
              </w:rPr>
            </w:pPr>
            <w:ins w:id="205" w:author="阿毛" w:date="2021-06-08T15:24:00Z">
              <w:r>
                <w:rPr>
                  <w:rFonts w:ascii="標楷體" w:eastAsia="標楷體" w:hAnsi="標楷體" w:hint="eastAsia"/>
                </w:rPr>
                <w:t>1.維護 [</w:t>
              </w:r>
              <w:r>
                <w:rPr>
                  <w:rFonts w:ascii="標楷體" w:eastAsia="標楷體" w:hAnsi="標楷體" w:hint="eastAsia"/>
                  <w:lang w:eastAsia="zh-HK"/>
                </w:rPr>
                <w:t>疑似洗錢樣態條件設定檔</w:t>
              </w:r>
              <w:r>
                <w:rPr>
                  <w:rFonts w:ascii="標楷體" w:eastAsia="標楷體" w:hAnsi="標楷體" w:hint="eastAsia"/>
                </w:rPr>
                <w:t>(</w:t>
              </w:r>
              <w:proofErr w:type="spellStart"/>
              <w:r>
                <w:rPr>
                  <w:rFonts w:ascii="標楷體" w:eastAsia="標楷體" w:hAnsi="標楷體"/>
                </w:rPr>
                <w:t>MlaundryParas</w:t>
              </w:r>
              <w:proofErr w:type="spellEnd"/>
              <w:r>
                <w:rPr>
                  <w:rFonts w:ascii="標楷體" w:eastAsia="標楷體" w:hAnsi="標楷體" w:hint="eastAsia"/>
                </w:rPr>
                <w:t>)]資料</w:t>
              </w:r>
            </w:ins>
          </w:p>
          <w:p w14:paraId="0786D1F5" w14:textId="77777777" w:rsidR="004C05AA" w:rsidRPr="00712BB5" w:rsidRDefault="004C05AA" w:rsidP="0094025F">
            <w:pPr>
              <w:rPr>
                <w:ins w:id="206" w:author="智誠 楊" w:date="2021-05-07T11:32:00Z"/>
                <w:rFonts w:eastAsia="標楷體"/>
                <w:lang w:eastAsia="zh-HK"/>
              </w:rPr>
            </w:pPr>
            <w:ins w:id="207" w:author="阿毛" w:date="2021-06-08T15:54:00Z">
              <w:r>
                <w:rPr>
                  <w:rFonts w:eastAsia="標楷體" w:hint="eastAsia"/>
                </w:rPr>
                <w:t>2.</w:t>
              </w:r>
              <w:r w:rsidRPr="00712BB5">
                <w:rPr>
                  <w:rFonts w:ascii="標楷體" w:eastAsia="標楷體" w:hAnsi="標楷體"/>
                  <w:rPrChange w:id="208" w:author="阿毛" w:date="2021-06-08T15:54:00Z">
                    <w:rPr>
                      <w:rFonts w:ascii="標楷體" w:eastAsia="標楷體" w:hAnsi="標楷體"/>
                      <w:shd w:val="pct15" w:color="auto" w:fill="FFFFFF"/>
                    </w:rPr>
                  </w:rPrChange>
                </w:rPr>
                <w:t xml:space="preserve"> </w:t>
              </w:r>
              <w:r w:rsidRPr="00712BB5">
                <w:rPr>
                  <w:rFonts w:ascii="標楷體" w:eastAsia="標楷體" w:hAnsi="標楷體" w:hint="eastAsia"/>
                  <w:rPrChange w:id="209" w:author="阿毛" w:date="2021-06-08T15:54:00Z">
                    <w:rPr>
                      <w:rFonts w:ascii="標楷體" w:eastAsia="標楷體" w:hAnsi="標楷體" w:hint="eastAsia"/>
                      <w:shd w:val="pct15" w:color="auto" w:fill="FFFFFF"/>
                    </w:rPr>
                  </w:rPrChange>
                </w:rPr>
                <w:t>顯示需主管授權訊息</w:t>
              </w:r>
            </w:ins>
          </w:p>
        </w:tc>
      </w:tr>
      <w:tr w:rsidR="004C05AA" w:rsidRPr="00EF520F" w14:paraId="1F294B8F" w14:textId="77777777" w:rsidTr="0094025F">
        <w:trPr>
          <w:ins w:id="210" w:author="智誠 楊" w:date="2021-05-07T11:32:00Z"/>
        </w:trPr>
        <w:tc>
          <w:tcPr>
            <w:tcW w:w="851" w:type="dxa"/>
          </w:tcPr>
          <w:p w14:paraId="324EF759" w14:textId="77777777" w:rsidR="004C05AA" w:rsidRDefault="004C05AA" w:rsidP="0094025F">
            <w:pPr>
              <w:jc w:val="center"/>
              <w:rPr>
                <w:ins w:id="211" w:author="智誠 楊" w:date="2021-05-07T11:32:00Z"/>
                <w:rFonts w:ascii="標楷體" w:eastAsia="標楷體" w:hAnsi="標楷體"/>
              </w:rPr>
            </w:pPr>
            <w:ins w:id="212" w:author="智誠 楊" w:date="2021-05-07T11:32:00Z">
              <w:r>
                <w:rPr>
                  <w:rFonts w:ascii="標楷體" w:eastAsia="標楷體" w:hAnsi="標楷體" w:hint="eastAsia"/>
                </w:rPr>
                <w:t>2</w:t>
              </w:r>
            </w:ins>
          </w:p>
        </w:tc>
        <w:tc>
          <w:tcPr>
            <w:tcW w:w="2126" w:type="dxa"/>
          </w:tcPr>
          <w:p w14:paraId="1A73DE10" w14:textId="77777777" w:rsidR="004C05AA" w:rsidRDefault="004C05AA" w:rsidP="0094025F">
            <w:pPr>
              <w:rPr>
                <w:ins w:id="213" w:author="智誠 楊" w:date="2021-05-07T11:32:00Z"/>
                <w:rFonts w:ascii="標楷體" w:eastAsia="標楷體" w:hAnsi="標楷體"/>
                <w:lang w:eastAsia="zh-HK"/>
              </w:rPr>
            </w:pPr>
            <w:ins w:id="214" w:author="智誠 楊" w:date="2021-05-07T11:32:00Z">
              <w:r>
                <w:rPr>
                  <w:rFonts w:ascii="標楷體" w:eastAsia="標楷體" w:hAnsi="標楷體" w:hint="eastAsia"/>
                  <w:lang w:eastAsia="zh-HK"/>
                </w:rPr>
                <w:t>離開</w:t>
              </w:r>
            </w:ins>
          </w:p>
        </w:tc>
        <w:tc>
          <w:tcPr>
            <w:tcW w:w="7033" w:type="dxa"/>
          </w:tcPr>
          <w:p w14:paraId="6A1ABF49" w14:textId="77777777" w:rsidR="004C05AA" w:rsidRDefault="004C05AA" w:rsidP="0094025F">
            <w:pPr>
              <w:rPr>
                <w:ins w:id="215" w:author="智誠 楊" w:date="2021-05-07T11:32:00Z"/>
                <w:rFonts w:ascii="標楷體" w:eastAsia="標楷體" w:hAnsi="標楷體"/>
                <w:lang w:eastAsia="zh-HK"/>
              </w:rPr>
            </w:pPr>
            <w:ins w:id="216" w:author="智誠 楊" w:date="2021-05-07T11:32:00Z">
              <w:r>
                <w:rPr>
                  <w:rFonts w:ascii="標楷體" w:eastAsia="標楷體" w:hAnsi="標楷體" w:hint="eastAsia"/>
                  <w:lang w:eastAsia="zh-HK"/>
                </w:rPr>
                <w:t>關閉此畫面</w:t>
              </w:r>
            </w:ins>
          </w:p>
        </w:tc>
      </w:tr>
      <w:tr w:rsidR="004C05AA" w:rsidRPr="00EF520F" w14:paraId="0AE56497" w14:textId="77777777" w:rsidTr="0094025F">
        <w:trPr>
          <w:ins w:id="217" w:author="智誠 楊" w:date="2021-05-07T11:32:00Z"/>
        </w:trPr>
        <w:tc>
          <w:tcPr>
            <w:tcW w:w="851" w:type="dxa"/>
          </w:tcPr>
          <w:p w14:paraId="0E445FFB" w14:textId="77777777" w:rsidR="004C05AA" w:rsidRDefault="004C05AA" w:rsidP="0094025F">
            <w:pPr>
              <w:jc w:val="center"/>
              <w:rPr>
                <w:ins w:id="218" w:author="智誠 楊" w:date="2021-05-07T11:32:00Z"/>
                <w:rFonts w:ascii="標楷體" w:eastAsia="標楷體" w:hAnsi="標楷體"/>
              </w:rPr>
            </w:pPr>
            <w:ins w:id="219" w:author="智誠 楊" w:date="2021-05-07T11:32:00Z">
              <w:r>
                <w:rPr>
                  <w:rFonts w:ascii="標楷體" w:eastAsia="標楷體" w:hAnsi="標楷體" w:hint="eastAsia"/>
                </w:rPr>
                <w:t>3</w:t>
              </w:r>
            </w:ins>
          </w:p>
        </w:tc>
        <w:tc>
          <w:tcPr>
            <w:tcW w:w="2126" w:type="dxa"/>
          </w:tcPr>
          <w:p w14:paraId="7022C80B" w14:textId="77777777" w:rsidR="004C05AA" w:rsidRDefault="004C05AA" w:rsidP="0094025F">
            <w:pPr>
              <w:rPr>
                <w:ins w:id="220" w:author="智誠 楊" w:date="2021-05-07T11:32:00Z"/>
                <w:rFonts w:ascii="標楷體" w:eastAsia="標楷體" w:hAnsi="標楷體"/>
                <w:lang w:eastAsia="zh-HK"/>
              </w:rPr>
            </w:pPr>
            <w:ins w:id="221" w:author="智誠 楊" w:date="2021-05-07T11:32:00Z">
              <w:r>
                <w:rPr>
                  <w:rFonts w:ascii="標楷體" w:eastAsia="標楷體" w:hAnsi="標楷體" w:hint="eastAsia"/>
                  <w:lang w:eastAsia="zh-HK"/>
                </w:rPr>
                <w:t>重新交易</w:t>
              </w:r>
            </w:ins>
          </w:p>
        </w:tc>
        <w:tc>
          <w:tcPr>
            <w:tcW w:w="7033" w:type="dxa"/>
          </w:tcPr>
          <w:p w14:paraId="0161401E" w14:textId="77777777" w:rsidR="004C05AA" w:rsidRDefault="004C05AA" w:rsidP="0094025F">
            <w:pPr>
              <w:rPr>
                <w:ins w:id="222" w:author="智誠 楊" w:date="2021-05-07T11:32:00Z"/>
                <w:rFonts w:ascii="標楷體" w:eastAsia="標楷體" w:hAnsi="標楷體"/>
                <w:lang w:eastAsia="zh-HK"/>
              </w:rPr>
            </w:pPr>
            <w:ins w:id="223" w:author="智誠 楊" w:date="2021-05-07T11:32:00Z">
              <w:r>
                <w:rPr>
                  <w:rFonts w:ascii="標楷體" w:eastAsia="標楷體" w:hAnsi="標楷體" w:hint="eastAsia"/>
                  <w:lang w:eastAsia="zh-HK"/>
                </w:rPr>
                <w:t>重新執行</w:t>
              </w:r>
            </w:ins>
            <w:ins w:id="224" w:author="智誠 楊" w:date="2021-05-07T11:55:00Z">
              <w:r>
                <w:rPr>
                  <w:rFonts w:ascii="標楷體" w:eastAsia="標楷體" w:hAnsi="標楷體" w:hint="eastAsia"/>
                  <w:lang w:eastAsia="zh-HK"/>
                </w:rPr>
                <w:t>疑似洗錢樣態條件設定</w:t>
              </w:r>
            </w:ins>
          </w:p>
        </w:tc>
      </w:tr>
    </w:tbl>
    <w:p w14:paraId="1D50B659" w14:textId="77777777" w:rsidR="004C05AA" w:rsidRDefault="004C05AA" w:rsidP="004C05AA">
      <w:pPr>
        <w:pStyle w:val="a"/>
        <w:numPr>
          <w:ilvl w:val="0"/>
          <w:numId w:val="0"/>
        </w:numPr>
        <w:ind w:left="1134"/>
        <w:rPr>
          <w:ins w:id="225" w:author="阿毛" w:date="2021-06-08T15:29:00Z"/>
        </w:rPr>
        <w:pPrChange w:id="226" w:author="阿毛" w:date="2021-06-08T15:30:00Z">
          <w:pPr>
            <w:pStyle w:val="a"/>
            <w:numPr>
              <w:numId w:val="1"/>
            </w:numPr>
            <w:tabs>
              <w:tab w:val="num" w:pos="1134"/>
            </w:tabs>
            <w:ind w:left="1134" w:hanging="1134"/>
          </w:pPr>
        </w:pPrChange>
      </w:pPr>
    </w:p>
    <w:p w14:paraId="3C7029DE" w14:textId="77777777" w:rsidR="004C05AA" w:rsidRPr="00362205" w:rsidRDefault="004C05AA" w:rsidP="004C05AA">
      <w:pPr>
        <w:pStyle w:val="a"/>
        <w:numPr>
          <w:ilvl w:val="0"/>
          <w:numId w:val="1"/>
        </w:numPr>
        <w:rPr>
          <w:ins w:id="227" w:author="智誠 楊" w:date="2021-05-07T11:32:00Z"/>
        </w:rPr>
        <w:pPrChange w:id="228" w:author="智誠 楊" w:date="2021-05-07T16:36:00Z">
          <w:pPr>
            <w:pStyle w:val="a"/>
            <w:numPr>
              <w:numId w:val="21"/>
            </w:numPr>
            <w:ind w:left="1134" w:hanging="1134"/>
          </w:pPr>
        </w:pPrChange>
      </w:pPr>
      <w:ins w:id="229" w:author="智誠 楊" w:date="2021-05-07T11:32:00Z">
        <w:r>
          <w:t>輸入畫面資料說明</w:t>
        </w:r>
      </w:ins>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751"/>
        <w:gridCol w:w="2145"/>
        <w:gridCol w:w="1187"/>
        <w:gridCol w:w="514"/>
        <w:gridCol w:w="407"/>
        <w:gridCol w:w="3544"/>
        <w:tblGridChange w:id="230">
          <w:tblGrid>
            <w:gridCol w:w="113"/>
            <w:gridCol w:w="343"/>
            <w:gridCol w:w="113"/>
            <w:gridCol w:w="1623"/>
            <w:gridCol w:w="113"/>
            <w:gridCol w:w="638"/>
            <w:gridCol w:w="1305"/>
            <w:gridCol w:w="2027"/>
            <w:gridCol w:w="514"/>
            <w:gridCol w:w="407"/>
            <w:gridCol w:w="113"/>
            <w:gridCol w:w="3431"/>
            <w:gridCol w:w="113"/>
          </w:tblGrid>
        </w:tblGridChange>
      </w:tblGrid>
      <w:tr w:rsidR="004C05AA" w:rsidRPr="00847BB7" w14:paraId="5174DB77" w14:textId="77777777" w:rsidTr="0094025F">
        <w:trPr>
          <w:trHeight w:val="388"/>
          <w:tblHeader/>
          <w:jc w:val="center"/>
          <w:ins w:id="231" w:author="智誠 楊" w:date="2021-05-07T11:32:00Z"/>
        </w:trPr>
        <w:tc>
          <w:tcPr>
            <w:tcW w:w="456" w:type="dxa"/>
            <w:vMerge w:val="restart"/>
            <w:shd w:val="clear" w:color="auto" w:fill="D9D9D9" w:themeFill="background1" w:themeFillShade="D9"/>
          </w:tcPr>
          <w:p w14:paraId="36030E51" w14:textId="77777777" w:rsidR="004C05AA" w:rsidRPr="00847BB7" w:rsidRDefault="004C05AA" w:rsidP="0094025F">
            <w:pPr>
              <w:rPr>
                <w:ins w:id="232" w:author="智誠 楊" w:date="2021-05-07T11:32:00Z"/>
                <w:rFonts w:ascii="標楷體" w:eastAsia="標楷體" w:hAnsi="標楷體"/>
              </w:rPr>
            </w:pPr>
            <w:ins w:id="233" w:author="智誠 楊" w:date="2021-05-07T11:32:00Z">
              <w:r w:rsidRPr="00847BB7">
                <w:rPr>
                  <w:rFonts w:ascii="標楷體" w:eastAsia="標楷體" w:hAnsi="標楷體"/>
                </w:rPr>
                <w:t>序號</w:t>
              </w:r>
            </w:ins>
          </w:p>
        </w:tc>
        <w:tc>
          <w:tcPr>
            <w:tcW w:w="1736" w:type="dxa"/>
            <w:vMerge w:val="restart"/>
            <w:shd w:val="clear" w:color="auto" w:fill="D9D9D9" w:themeFill="background1" w:themeFillShade="D9"/>
          </w:tcPr>
          <w:p w14:paraId="2E49015C" w14:textId="77777777" w:rsidR="004C05AA" w:rsidRPr="00847BB7" w:rsidRDefault="004C05AA" w:rsidP="0094025F">
            <w:pPr>
              <w:rPr>
                <w:ins w:id="234" w:author="智誠 楊" w:date="2021-05-07T11:32:00Z"/>
                <w:rFonts w:ascii="標楷體" w:eastAsia="標楷體" w:hAnsi="標楷體"/>
              </w:rPr>
            </w:pPr>
            <w:ins w:id="235" w:author="智誠 楊" w:date="2021-05-07T11:32:00Z">
              <w:r w:rsidRPr="00847BB7">
                <w:rPr>
                  <w:rFonts w:ascii="標楷體" w:eastAsia="標楷體" w:hAnsi="標楷體"/>
                </w:rPr>
                <w:t>欄位</w:t>
              </w:r>
            </w:ins>
          </w:p>
        </w:tc>
        <w:tc>
          <w:tcPr>
            <w:tcW w:w="5004" w:type="dxa"/>
            <w:gridSpan w:val="5"/>
            <w:shd w:val="clear" w:color="auto" w:fill="D9D9D9" w:themeFill="background1" w:themeFillShade="D9"/>
          </w:tcPr>
          <w:p w14:paraId="41C5E849" w14:textId="77777777" w:rsidR="004C05AA" w:rsidRPr="00847BB7" w:rsidRDefault="004C05AA" w:rsidP="0094025F">
            <w:pPr>
              <w:jc w:val="center"/>
              <w:rPr>
                <w:ins w:id="236" w:author="智誠 楊" w:date="2021-05-07T11:32:00Z"/>
                <w:rFonts w:ascii="標楷體" w:eastAsia="標楷體" w:hAnsi="標楷體"/>
              </w:rPr>
            </w:pPr>
            <w:ins w:id="237" w:author="智誠 楊" w:date="2021-05-07T11:32:00Z">
              <w:r w:rsidRPr="00847BB7">
                <w:rPr>
                  <w:rFonts w:ascii="標楷體" w:eastAsia="標楷體" w:hAnsi="標楷體"/>
                </w:rPr>
                <w:t>說明</w:t>
              </w:r>
            </w:ins>
          </w:p>
        </w:tc>
        <w:tc>
          <w:tcPr>
            <w:tcW w:w="3544" w:type="dxa"/>
            <w:vMerge w:val="restart"/>
            <w:shd w:val="clear" w:color="auto" w:fill="D9D9D9" w:themeFill="background1" w:themeFillShade="D9"/>
          </w:tcPr>
          <w:p w14:paraId="606D0565" w14:textId="77777777" w:rsidR="004C05AA" w:rsidRPr="00847BB7" w:rsidRDefault="004C05AA" w:rsidP="0094025F">
            <w:pPr>
              <w:rPr>
                <w:ins w:id="238" w:author="智誠 楊" w:date="2021-05-07T11:32:00Z"/>
                <w:rFonts w:ascii="標楷體" w:eastAsia="標楷體" w:hAnsi="標楷體"/>
              </w:rPr>
            </w:pPr>
            <w:ins w:id="239" w:author="智誠 楊" w:date="2021-05-07T11:32:00Z">
              <w:r w:rsidRPr="00847BB7">
                <w:rPr>
                  <w:rFonts w:ascii="標楷體" w:eastAsia="標楷體" w:hAnsi="標楷體"/>
                </w:rPr>
                <w:t>處理邏輯及注意事項</w:t>
              </w:r>
            </w:ins>
          </w:p>
        </w:tc>
      </w:tr>
      <w:tr w:rsidR="004C05AA" w:rsidRPr="00847BB7" w14:paraId="1EBA0083"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240" w:author="智誠 楊" w:date="2021-05-07T13:44: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44"/>
          <w:tblHeader/>
          <w:jc w:val="center"/>
          <w:ins w:id="241" w:author="智誠 楊" w:date="2021-05-07T11:32:00Z"/>
          <w:trPrChange w:id="242" w:author="智誠 楊" w:date="2021-05-07T13:44:00Z">
            <w:trPr>
              <w:gridAfter w:val="0"/>
              <w:trHeight w:val="244"/>
              <w:tblHeader/>
              <w:jc w:val="center"/>
            </w:trPr>
          </w:trPrChange>
        </w:trPr>
        <w:tc>
          <w:tcPr>
            <w:tcW w:w="456" w:type="dxa"/>
            <w:vMerge/>
            <w:shd w:val="clear" w:color="auto" w:fill="D9D9D9" w:themeFill="background1" w:themeFillShade="D9"/>
            <w:tcPrChange w:id="243" w:author="智誠 楊" w:date="2021-05-07T13:44:00Z">
              <w:tcPr>
                <w:tcW w:w="456" w:type="dxa"/>
                <w:gridSpan w:val="2"/>
                <w:vMerge/>
                <w:shd w:val="clear" w:color="auto" w:fill="D9D9D9" w:themeFill="background1" w:themeFillShade="D9"/>
              </w:tcPr>
            </w:tcPrChange>
          </w:tcPr>
          <w:p w14:paraId="0B145407" w14:textId="77777777" w:rsidR="004C05AA" w:rsidRPr="00847BB7" w:rsidRDefault="004C05AA" w:rsidP="0094025F">
            <w:pPr>
              <w:rPr>
                <w:ins w:id="244" w:author="智誠 楊" w:date="2021-05-07T11:32:00Z"/>
                <w:rFonts w:ascii="標楷體" w:eastAsia="標楷體" w:hAnsi="標楷體"/>
              </w:rPr>
            </w:pPr>
          </w:p>
        </w:tc>
        <w:tc>
          <w:tcPr>
            <w:tcW w:w="1736" w:type="dxa"/>
            <w:vMerge/>
            <w:shd w:val="clear" w:color="auto" w:fill="D9D9D9" w:themeFill="background1" w:themeFillShade="D9"/>
            <w:tcPrChange w:id="245" w:author="智誠 楊" w:date="2021-05-07T13:44:00Z">
              <w:tcPr>
                <w:tcW w:w="1736" w:type="dxa"/>
                <w:gridSpan w:val="2"/>
                <w:vMerge/>
                <w:shd w:val="clear" w:color="auto" w:fill="D9D9D9" w:themeFill="background1" w:themeFillShade="D9"/>
              </w:tcPr>
            </w:tcPrChange>
          </w:tcPr>
          <w:p w14:paraId="25E84452" w14:textId="77777777" w:rsidR="004C05AA" w:rsidRPr="00847BB7" w:rsidRDefault="004C05AA" w:rsidP="0094025F">
            <w:pPr>
              <w:rPr>
                <w:ins w:id="246" w:author="智誠 楊" w:date="2021-05-07T11:32:00Z"/>
                <w:rFonts w:ascii="標楷體" w:eastAsia="標楷體" w:hAnsi="標楷體"/>
              </w:rPr>
            </w:pPr>
          </w:p>
        </w:tc>
        <w:tc>
          <w:tcPr>
            <w:tcW w:w="751" w:type="dxa"/>
            <w:shd w:val="clear" w:color="auto" w:fill="D9D9D9" w:themeFill="background1" w:themeFillShade="D9"/>
            <w:tcPrChange w:id="247" w:author="智誠 楊" w:date="2021-05-07T13:44:00Z">
              <w:tcPr>
                <w:tcW w:w="751" w:type="dxa"/>
                <w:gridSpan w:val="2"/>
                <w:shd w:val="clear" w:color="auto" w:fill="D9D9D9" w:themeFill="background1" w:themeFillShade="D9"/>
              </w:tcPr>
            </w:tcPrChange>
          </w:tcPr>
          <w:p w14:paraId="5A91C4F8" w14:textId="77777777" w:rsidR="004C05AA" w:rsidRPr="00847BB7" w:rsidRDefault="004C05AA" w:rsidP="0094025F">
            <w:pPr>
              <w:rPr>
                <w:ins w:id="248" w:author="智誠 楊" w:date="2021-05-07T11:32:00Z"/>
                <w:rFonts w:ascii="標楷體" w:eastAsia="標楷體" w:hAnsi="標楷體"/>
              </w:rPr>
            </w:pPr>
            <w:ins w:id="249" w:author="智誠 楊" w:date="2021-05-07T11:32:00Z">
              <w:del w:id="250" w:author="阿毛" w:date="2021-06-03T09:53:00Z">
                <w:r w:rsidRPr="00847BB7" w:rsidDel="00E27902">
                  <w:rPr>
                    <w:rFonts w:ascii="標楷體" w:eastAsia="標楷體" w:hAnsi="標楷體" w:hint="eastAsia"/>
                  </w:rPr>
                  <w:delText>資料型態長度</w:delText>
                </w:r>
              </w:del>
            </w:ins>
            <w:ins w:id="251" w:author="阿毛" w:date="2021-06-03T09:53:00Z">
              <w:r>
                <w:rPr>
                  <w:rFonts w:ascii="標楷體" w:eastAsia="標楷體" w:hAnsi="標楷體" w:hint="eastAsia"/>
                </w:rPr>
                <w:t>資料長度</w:t>
              </w:r>
            </w:ins>
          </w:p>
        </w:tc>
        <w:tc>
          <w:tcPr>
            <w:tcW w:w="2145" w:type="dxa"/>
            <w:shd w:val="clear" w:color="auto" w:fill="D9D9D9" w:themeFill="background1" w:themeFillShade="D9"/>
            <w:tcPrChange w:id="252" w:author="智誠 楊" w:date="2021-05-07T13:44:00Z">
              <w:tcPr>
                <w:tcW w:w="1305" w:type="dxa"/>
                <w:shd w:val="clear" w:color="auto" w:fill="D9D9D9" w:themeFill="background1" w:themeFillShade="D9"/>
              </w:tcPr>
            </w:tcPrChange>
          </w:tcPr>
          <w:p w14:paraId="253E4D5D" w14:textId="77777777" w:rsidR="004C05AA" w:rsidRPr="00847BB7" w:rsidRDefault="004C05AA" w:rsidP="0094025F">
            <w:pPr>
              <w:rPr>
                <w:ins w:id="253" w:author="智誠 楊" w:date="2021-05-07T11:32:00Z"/>
                <w:rFonts w:ascii="標楷體" w:eastAsia="標楷體" w:hAnsi="標楷體"/>
              </w:rPr>
            </w:pPr>
            <w:ins w:id="254" w:author="智誠 楊" w:date="2021-05-07T11:32:00Z">
              <w:r w:rsidRPr="00847BB7">
                <w:rPr>
                  <w:rFonts w:ascii="標楷體" w:eastAsia="標楷體" w:hAnsi="標楷體"/>
                </w:rPr>
                <w:t>預設值</w:t>
              </w:r>
            </w:ins>
          </w:p>
        </w:tc>
        <w:tc>
          <w:tcPr>
            <w:tcW w:w="1187" w:type="dxa"/>
            <w:shd w:val="clear" w:color="auto" w:fill="D9D9D9" w:themeFill="background1" w:themeFillShade="D9"/>
            <w:tcPrChange w:id="255" w:author="智誠 楊" w:date="2021-05-07T13:44:00Z">
              <w:tcPr>
                <w:tcW w:w="2027" w:type="dxa"/>
                <w:shd w:val="clear" w:color="auto" w:fill="D9D9D9" w:themeFill="background1" w:themeFillShade="D9"/>
              </w:tcPr>
            </w:tcPrChange>
          </w:tcPr>
          <w:p w14:paraId="622AB882" w14:textId="77777777" w:rsidR="004C05AA" w:rsidRPr="00847BB7" w:rsidRDefault="004C05AA" w:rsidP="0094025F">
            <w:pPr>
              <w:rPr>
                <w:ins w:id="256" w:author="智誠 楊" w:date="2021-05-07T11:32:00Z"/>
                <w:rFonts w:ascii="標楷體" w:eastAsia="標楷體" w:hAnsi="標楷體"/>
              </w:rPr>
            </w:pPr>
            <w:ins w:id="257" w:author="智誠 楊" w:date="2021-05-07T11:32:00Z">
              <w:r w:rsidRPr="00847BB7">
                <w:rPr>
                  <w:rFonts w:ascii="標楷體" w:eastAsia="標楷體" w:hAnsi="標楷體"/>
                </w:rPr>
                <w:t>選單內容</w:t>
              </w:r>
            </w:ins>
          </w:p>
        </w:tc>
        <w:tc>
          <w:tcPr>
            <w:tcW w:w="514" w:type="dxa"/>
            <w:shd w:val="clear" w:color="auto" w:fill="D9D9D9" w:themeFill="background1" w:themeFillShade="D9"/>
            <w:tcPrChange w:id="258" w:author="智誠 楊" w:date="2021-05-07T13:44:00Z">
              <w:tcPr>
                <w:tcW w:w="514" w:type="dxa"/>
                <w:shd w:val="clear" w:color="auto" w:fill="D9D9D9" w:themeFill="background1" w:themeFillShade="D9"/>
              </w:tcPr>
            </w:tcPrChange>
          </w:tcPr>
          <w:p w14:paraId="1BF53742" w14:textId="77777777" w:rsidR="004C05AA" w:rsidRPr="00847BB7" w:rsidRDefault="004C05AA" w:rsidP="0094025F">
            <w:pPr>
              <w:rPr>
                <w:ins w:id="259" w:author="智誠 楊" w:date="2021-05-07T11:32:00Z"/>
                <w:rFonts w:ascii="標楷體" w:eastAsia="標楷體" w:hAnsi="標楷體"/>
              </w:rPr>
            </w:pPr>
            <w:ins w:id="260" w:author="智誠 楊" w:date="2021-05-07T11:32:00Z">
              <w:r w:rsidRPr="00847BB7">
                <w:rPr>
                  <w:rFonts w:ascii="標楷體" w:eastAsia="標楷體" w:hAnsi="標楷體"/>
                </w:rPr>
                <w:t>必填</w:t>
              </w:r>
            </w:ins>
          </w:p>
        </w:tc>
        <w:tc>
          <w:tcPr>
            <w:tcW w:w="407" w:type="dxa"/>
            <w:shd w:val="clear" w:color="auto" w:fill="D9D9D9" w:themeFill="background1" w:themeFillShade="D9"/>
            <w:tcPrChange w:id="261" w:author="智誠 楊" w:date="2021-05-07T13:44:00Z">
              <w:tcPr>
                <w:tcW w:w="407" w:type="dxa"/>
                <w:shd w:val="clear" w:color="auto" w:fill="D9D9D9" w:themeFill="background1" w:themeFillShade="D9"/>
              </w:tcPr>
            </w:tcPrChange>
          </w:tcPr>
          <w:p w14:paraId="2955A543" w14:textId="77777777" w:rsidR="004C05AA" w:rsidRPr="00847BB7" w:rsidRDefault="004C05AA" w:rsidP="0094025F">
            <w:pPr>
              <w:rPr>
                <w:ins w:id="262" w:author="智誠 楊" w:date="2021-05-07T11:32:00Z"/>
                <w:rFonts w:ascii="標楷體" w:eastAsia="標楷體" w:hAnsi="標楷體"/>
              </w:rPr>
            </w:pPr>
            <w:ins w:id="263" w:author="智誠 楊" w:date="2021-05-07T11:32:00Z">
              <w:r w:rsidRPr="00847BB7">
                <w:rPr>
                  <w:rFonts w:ascii="標楷體" w:eastAsia="標楷體" w:hAnsi="標楷體"/>
                </w:rPr>
                <w:t>R/W</w:t>
              </w:r>
            </w:ins>
          </w:p>
        </w:tc>
        <w:tc>
          <w:tcPr>
            <w:tcW w:w="3544" w:type="dxa"/>
            <w:vMerge/>
            <w:shd w:val="clear" w:color="auto" w:fill="D9D9D9" w:themeFill="background1" w:themeFillShade="D9"/>
            <w:tcPrChange w:id="264" w:author="智誠 楊" w:date="2021-05-07T13:44:00Z">
              <w:tcPr>
                <w:tcW w:w="3544" w:type="dxa"/>
                <w:gridSpan w:val="2"/>
                <w:vMerge/>
                <w:shd w:val="clear" w:color="auto" w:fill="D9D9D9" w:themeFill="background1" w:themeFillShade="D9"/>
              </w:tcPr>
            </w:tcPrChange>
          </w:tcPr>
          <w:p w14:paraId="55B1BD5A" w14:textId="77777777" w:rsidR="004C05AA" w:rsidRPr="00847BB7" w:rsidRDefault="004C05AA" w:rsidP="0094025F">
            <w:pPr>
              <w:rPr>
                <w:ins w:id="265" w:author="智誠 楊" w:date="2021-05-07T11:32:00Z"/>
                <w:rFonts w:ascii="標楷體" w:eastAsia="標楷體" w:hAnsi="標楷體"/>
              </w:rPr>
            </w:pPr>
          </w:p>
        </w:tc>
      </w:tr>
      <w:tr w:rsidR="004C05AA" w:rsidRPr="00847BB7" w14:paraId="0D9D5543"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266" w:author="智誠 楊" w:date="2021-05-07T13:44: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44"/>
          <w:jc w:val="center"/>
          <w:ins w:id="267" w:author="智誠 楊" w:date="2021-05-07T11:32:00Z"/>
          <w:trPrChange w:id="268" w:author="智誠 楊" w:date="2021-05-07T13:44:00Z">
            <w:trPr>
              <w:gridAfter w:val="0"/>
              <w:trHeight w:val="244"/>
              <w:jc w:val="center"/>
            </w:trPr>
          </w:trPrChange>
        </w:trPr>
        <w:tc>
          <w:tcPr>
            <w:tcW w:w="456" w:type="dxa"/>
            <w:tcPrChange w:id="269" w:author="智誠 楊" w:date="2021-05-07T13:44:00Z">
              <w:tcPr>
                <w:tcW w:w="456" w:type="dxa"/>
                <w:gridSpan w:val="2"/>
              </w:tcPr>
            </w:tcPrChange>
          </w:tcPr>
          <w:p w14:paraId="60B25AC2" w14:textId="77777777" w:rsidR="004C05AA" w:rsidRPr="00847BB7" w:rsidRDefault="004C05AA" w:rsidP="0094025F">
            <w:pPr>
              <w:rPr>
                <w:ins w:id="270" w:author="智誠 楊" w:date="2021-05-07T11:32:00Z"/>
                <w:rFonts w:ascii="標楷體" w:eastAsia="標楷體" w:hAnsi="標楷體"/>
              </w:rPr>
            </w:pPr>
            <w:ins w:id="271" w:author="智誠 楊" w:date="2021-05-07T11:32:00Z">
              <w:r>
                <w:rPr>
                  <w:rFonts w:ascii="標楷體" w:eastAsia="標楷體" w:hAnsi="標楷體" w:hint="eastAsia"/>
                </w:rPr>
                <w:t>1.</w:t>
              </w:r>
            </w:ins>
          </w:p>
        </w:tc>
        <w:tc>
          <w:tcPr>
            <w:tcW w:w="1736" w:type="dxa"/>
            <w:tcPrChange w:id="272" w:author="智誠 楊" w:date="2021-05-07T13:44:00Z">
              <w:tcPr>
                <w:tcW w:w="1736" w:type="dxa"/>
                <w:gridSpan w:val="2"/>
              </w:tcPr>
            </w:tcPrChange>
          </w:tcPr>
          <w:p w14:paraId="3550B505" w14:textId="77777777" w:rsidR="004C05AA" w:rsidRPr="00847BB7" w:rsidRDefault="004C05AA" w:rsidP="0094025F">
            <w:pPr>
              <w:rPr>
                <w:ins w:id="273" w:author="智誠 楊" w:date="2021-05-07T11:32:00Z"/>
                <w:rFonts w:ascii="標楷體" w:eastAsia="標楷體" w:hAnsi="標楷體"/>
              </w:rPr>
            </w:pPr>
            <w:ins w:id="274" w:author="智誠 楊" w:date="2021-05-07T11:57:00Z">
              <w:r>
                <w:rPr>
                  <w:rFonts w:ascii="標楷體" w:eastAsia="標楷體" w:hAnsi="標楷體" w:hint="eastAsia"/>
                </w:rPr>
                <w:t>統計期間天數</w:t>
              </w:r>
            </w:ins>
          </w:p>
        </w:tc>
        <w:tc>
          <w:tcPr>
            <w:tcW w:w="751" w:type="dxa"/>
            <w:tcPrChange w:id="275" w:author="智誠 楊" w:date="2021-05-07T13:44:00Z">
              <w:tcPr>
                <w:tcW w:w="751" w:type="dxa"/>
                <w:gridSpan w:val="2"/>
              </w:tcPr>
            </w:tcPrChange>
          </w:tcPr>
          <w:p w14:paraId="743D53E9" w14:textId="77777777" w:rsidR="004C05AA" w:rsidRPr="00847BB7" w:rsidRDefault="004C05AA" w:rsidP="0094025F">
            <w:pPr>
              <w:rPr>
                <w:ins w:id="276" w:author="智誠 楊" w:date="2021-05-07T11:32:00Z"/>
                <w:rFonts w:ascii="標楷體" w:eastAsia="標楷體" w:hAnsi="標楷體"/>
              </w:rPr>
            </w:pPr>
            <w:ins w:id="277" w:author="智誠 楊" w:date="2021-05-10T10:19:00Z">
              <w:r>
                <w:rPr>
                  <w:rFonts w:ascii="標楷體" w:eastAsia="標楷體" w:hAnsi="標楷體"/>
                </w:rPr>
                <w:t>3</w:t>
              </w:r>
            </w:ins>
            <w:ins w:id="278" w:author="智誠 楊" w:date="2021-05-07T11:32:00Z">
              <w:r w:rsidRPr="00847BB7">
                <w:rPr>
                  <w:rFonts w:ascii="標楷體" w:eastAsia="標楷體" w:hAnsi="標楷體"/>
                </w:rPr>
                <w:t xml:space="preserve">             </w:t>
              </w:r>
            </w:ins>
          </w:p>
        </w:tc>
        <w:tc>
          <w:tcPr>
            <w:tcW w:w="2145" w:type="dxa"/>
            <w:tcPrChange w:id="279" w:author="智誠 楊" w:date="2021-05-07T13:44:00Z">
              <w:tcPr>
                <w:tcW w:w="1305" w:type="dxa"/>
              </w:tcPr>
            </w:tcPrChange>
          </w:tcPr>
          <w:p w14:paraId="6FC8FC57" w14:textId="77777777" w:rsidR="004C05AA" w:rsidRPr="00847BB7" w:rsidRDefault="004C05AA" w:rsidP="0094025F">
            <w:pPr>
              <w:rPr>
                <w:ins w:id="280" w:author="智誠 楊" w:date="2021-05-07T11:32:00Z"/>
                <w:rFonts w:ascii="標楷體" w:eastAsia="標楷體" w:hAnsi="標楷體"/>
              </w:rPr>
            </w:pPr>
            <w:proofErr w:type="spellStart"/>
            <w:ins w:id="281" w:author="智誠 楊" w:date="2021-05-07T13:42:00Z">
              <w:r>
                <w:rPr>
                  <w:rFonts w:ascii="標楷體" w:eastAsia="標楷體" w:hAnsi="標楷體"/>
                </w:rPr>
                <w:t>MlaundryParas</w:t>
              </w:r>
              <w:r>
                <w:rPr>
                  <w:rFonts w:ascii="標楷體" w:eastAsia="標楷體" w:hAnsi="標楷體" w:hint="eastAsia"/>
                </w:rPr>
                <w:t>.F</w:t>
              </w:r>
              <w:r>
                <w:rPr>
                  <w:rFonts w:ascii="標楷體" w:eastAsia="標楷體" w:hAnsi="標楷體"/>
                </w:rPr>
                <w:t>actorDays</w:t>
              </w:r>
            </w:ins>
            <w:proofErr w:type="spellEnd"/>
          </w:p>
        </w:tc>
        <w:tc>
          <w:tcPr>
            <w:tcW w:w="1187" w:type="dxa"/>
            <w:tcPrChange w:id="282" w:author="智誠 楊" w:date="2021-05-07T13:44:00Z">
              <w:tcPr>
                <w:tcW w:w="2027" w:type="dxa"/>
              </w:tcPr>
            </w:tcPrChange>
          </w:tcPr>
          <w:p w14:paraId="0C8588A0" w14:textId="77777777" w:rsidR="004C05AA" w:rsidRPr="00787403" w:rsidRDefault="004C05AA" w:rsidP="0094025F">
            <w:pPr>
              <w:rPr>
                <w:ins w:id="283" w:author="智誠 楊" w:date="2021-05-07T11:32:00Z"/>
                <w:rFonts w:ascii="標楷體" w:eastAsia="標楷體" w:hAnsi="標楷體"/>
              </w:rPr>
            </w:pPr>
          </w:p>
        </w:tc>
        <w:tc>
          <w:tcPr>
            <w:tcW w:w="514" w:type="dxa"/>
            <w:tcPrChange w:id="284" w:author="智誠 楊" w:date="2021-05-07T13:44:00Z">
              <w:tcPr>
                <w:tcW w:w="514" w:type="dxa"/>
              </w:tcPr>
            </w:tcPrChange>
          </w:tcPr>
          <w:p w14:paraId="79D70EB4" w14:textId="77777777" w:rsidR="004C05AA" w:rsidRPr="00847BB7" w:rsidRDefault="004C05AA" w:rsidP="0094025F">
            <w:pPr>
              <w:rPr>
                <w:ins w:id="285" w:author="智誠 楊" w:date="2021-05-07T11:32:00Z"/>
                <w:rFonts w:ascii="標楷體" w:eastAsia="標楷體" w:hAnsi="標楷體"/>
              </w:rPr>
            </w:pPr>
            <w:ins w:id="286" w:author="智誠 楊" w:date="2021-05-07T11:32:00Z">
              <w:r>
                <w:rPr>
                  <w:rFonts w:ascii="標楷體" w:eastAsia="標楷體" w:hAnsi="標楷體" w:hint="eastAsia"/>
                </w:rPr>
                <w:t>V</w:t>
              </w:r>
            </w:ins>
          </w:p>
        </w:tc>
        <w:tc>
          <w:tcPr>
            <w:tcW w:w="407" w:type="dxa"/>
            <w:tcPrChange w:id="287" w:author="智誠 楊" w:date="2021-05-07T13:44:00Z">
              <w:tcPr>
                <w:tcW w:w="407" w:type="dxa"/>
              </w:tcPr>
            </w:tcPrChange>
          </w:tcPr>
          <w:p w14:paraId="4A5C1284" w14:textId="77777777" w:rsidR="004C05AA" w:rsidRPr="00A01A6B" w:rsidRDefault="004C05AA" w:rsidP="0094025F">
            <w:pPr>
              <w:jc w:val="center"/>
              <w:rPr>
                <w:ins w:id="288" w:author="智誠 楊" w:date="2021-05-07T11:32:00Z"/>
                <w:rFonts w:ascii="標楷體" w:eastAsia="標楷體" w:hAnsi="標楷體"/>
              </w:rPr>
            </w:pPr>
            <w:ins w:id="289" w:author="智誠 楊" w:date="2021-05-07T11:32:00Z">
              <w:r w:rsidRPr="00A01A6B">
                <w:rPr>
                  <w:rFonts w:ascii="標楷體" w:eastAsia="標楷體" w:hAnsi="標楷體" w:hint="eastAsia"/>
                </w:rPr>
                <w:t>W</w:t>
              </w:r>
            </w:ins>
          </w:p>
        </w:tc>
        <w:tc>
          <w:tcPr>
            <w:tcW w:w="3544" w:type="dxa"/>
            <w:tcPrChange w:id="290" w:author="智誠 楊" w:date="2021-05-07T13:44:00Z">
              <w:tcPr>
                <w:tcW w:w="3544" w:type="dxa"/>
                <w:gridSpan w:val="2"/>
              </w:tcPr>
            </w:tcPrChange>
          </w:tcPr>
          <w:p w14:paraId="493F26FF" w14:textId="77777777" w:rsidR="004C05AA" w:rsidRDefault="004C05AA" w:rsidP="0094025F">
            <w:pPr>
              <w:snapToGrid w:val="0"/>
              <w:ind w:left="238" w:hangingChars="99" w:hanging="238"/>
              <w:rPr>
                <w:ins w:id="291" w:author="智誠 楊" w:date="2021-05-07T11:32:00Z"/>
                <w:rFonts w:ascii="標楷體" w:eastAsia="標楷體" w:hAnsi="標楷體"/>
                <w:color w:val="000000" w:themeColor="text1"/>
              </w:rPr>
            </w:pPr>
            <w:ins w:id="292" w:author="智誠 楊" w:date="2021-05-07T11:32:00Z">
              <w:r w:rsidRPr="00A01A6B">
                <w:rPr>
                  <w:rFonts w:ascii="標楷體" w:eastAsia="標楷體" w:hAnsi="標楷體" w:hint="eastAsia"/>
                  <w:color w:val="000000" w:themeColor="text1"/>
                </w:rPr>
                <w:t>1.</w:t>
              </w:r>
            </w:ins>
            <w:ins w:id="293" w:author="智誠 楊" w:date="2021-05-07T13:44:00Z">
              <w:r>
                <w:rPr>
                  <w:rFonts w:ascii="標楷體" w:eastAsia="標楷體" w:hAnsi="標楷體" w:hint="eastAsia"/>
                  <w:color w:val="000000" w:themeColor="text1"/>
                </w:rPr>
                <w:t>自動顯示</w:t>
              </w:r>
            </w:ins>
            <w:ins w:id="294" w:author="阿毛" w:date="2021-06-08T15:29:00Z">
              <w:r>
                <w:rPr>
                  <w:rFonts w:ascii="標楷體" w:eastAsia="標楷體" w:hAnsi="標楷體" w:hint="eastAsia"/>
                  <w:color w:val="000000" w:themeColor="text1"/>
                </w:rPr>
                <w:t>原值</w:t>
              </w:r>
            </w:ins>
            <w:ins w:id="295" w:author="智誠 楊" w:date="2021-05-07T13:44:00Z">
              <w:r>
                <w:rPr>
                  <w:rFonts w:ascii="標楷體" w:eastAsia="標楷體" w:hAnsi="標楷體" w:hint="eastAsia"/>
                  <w:color w:val="000000" w:themeColor="text1"/>
                </w:rPr>
                <w:t>,可修改</w:t>
              </w:r>
            </w:ins>
            <w:ins w:id="296" w:author="阿毛" w:date="2021-06-08T15:29:00Z">
              <w:r>
                <w:rPr>
                  <w:rFonts w:ascii="標楷體" w:eastAsia="標楷體" w:hAnsi="標楷體" w:hint="eastAsia"/>
                  <w:color w:val="000000" w:themeColor="text1"/>
                </w:rPr>
                <w:t>數字,檢核條件:不可</w:t>
              </w:r>
            </w:ins>
            <w:r>
              <w:rPr>
                <w:rFonts w:ascii="標楷體" w:eastAsia="標楷體" w:hAnsi="標楷體" w:hint="eastAsia"/>
                <w:color w:val="000000" w:themeColor="text1"/>
              </w:rPr>
              <w:t>輸入0</w:t>
            </w:r>
            <w:ins w:id="297" w:author="阿毛" w:date="2021-06-08T15:29:00Z">
              <w:r>
                <w:rPr>
                  <w:rFonts w:ascii="標楷體" w:eastAsia="標楷體" w:hAnsi="標楷體" w:hint="eastAsia"/>
                  <w:color w:val="000000" w:themeColor="text1"/>
                </w:rPr>
                <w:t>/</w:t>
              </w:r>
            </w:ins>
            <w:r>
              <w:rPr>
                <w:rFonts w:ascii="標楷體" w:eastAsia="標楷體" w:hAnsi="標楷體" w:hint="eastAsia"/>
                <w:color w:val="000000" w:themeColor="text1"/>
              </w:rPr>
              <w:t>V(2</w:t>
            </w:r>
            <w:r>
              <w:rPr>
                <w:rFonts w:ascii="標楷體" w:eastAsia="標楷體" w:hAnsi="標楷體"/>
                <w:color w:val="000000" w:themeColor="text1"/>
              </w:rPr>
              <w:t>,0)</w:t>
            </w:r>
          </w:p>
          <w:p w14:paraId="16C7E4B3" w14:textId="77777777" w:rsidR="004C05AA" w:rsidRPr="00A01A6B" w:rsidRDefault="004C05AA" w:rsidP="0094025F">
            <w:pPr>
              <w:snapToGrid w:val="0"/>
              <w:rPr>
                <w:ins w:id="298" w:author="智誠 楊" w:date="2021-05-07T11:32:00Z"/>
                <w:rFonts w:ascii="標楷體" w:eastAsia="標楷體" w:hAnsi="標楷體"/>
              </w:rPr>
            </w:pPr>
            <w:ins w:id="299" w:author="智誠 楊" w:date="2021-05-07T13:44: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.F</w:t>
              </w:r>
              <w:r>
                <w:rPr>
                  <w:rFonts w:ascii="標楷體" w:eastAsia="標楷體" w:hAnsi="標楷體"/>
                </w:rPr>
                <w:t>actorDays</w:t>
              </w:r>
            </w:ins>
          </w:p>
        </w:tc>
      </w:tr>
      <w:tr w:rsidR="004C05AA" w:rsidRPr="00847BB7" w14:paraId="2ED29194"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300" w:author="智誠 楊" w:date="2021-05-07T13:44: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44"/>
          <w:jc w:val="center"/>
          <w:ins w:id="301" w:author="智誠 楊" w:date="2021-05-07T11:57:00Z"/>
          <w:trPrChange w:id="302" w:author="智誠 楊" w:date="2021-05-07T13:44:00Z">
            <w:trPr>
              <w:gridAfter w:val="0"/>
              <w:trHeight w:val="244"/>
              <w:jc w:val="center"/>
            </w:trPr>
          </w:trPrChange>
        </w:trPr>
        <w:tc>
          <w:tcPr>
            <w:tcW w:w="2192" w:type="dxa"/>
            <w:gridSpan w:val="2"/>
            <w:tcPrChange w:id="303" w:author="智誠 楊" w:date="2021-05-07T13:44:00Z">
              <w:tcPr>
                <w:tcW w:w="2192" w:type="dxa"/>
                <w:gridSpan w:val="4"/>
              </w:tcPr>
            </w:tcPrChange>
          </w:tcPr>
          <w:p w14:paraId="67DCA196" w14:textId="77777777" w:rsidR="004C05AA" w:rsidRDefault="004C05AA" w:rsidP="0094025F">
            <w:pPr>
              <w:rPr>
                <w:ins w:id="304" w:author="智誠 楊" w:date="2021-05-07T11:57:00Z"/>
                <w:rFonts w:ascii="標楷體" w:eastAsia="標楷體" w:hAnsi="標楷體"/>
              </w:rPr>
            </w:pPr>
            <w:ins w:id="305" w:author="智誠 楊" w:date="2021-05-07T11:57:00Z">
              <w:r>
                <w:rPr>
                  <w:rFonts w:ascii="標楷體" w:eastAsia="標楷體" w:hAnsi="標楷體" w:hint="eastAsia"/>
                </w:rPr>
                <w:t>洗錢樣態一</w:t>
              </w:r>
            </w:ins>
          </w:p>
        </w:tc>
        <w:tc>
          <w:tcPr>
            <w:tcW w:w="751" w:type="dxa"/>
            <w:tcPrChange w:id="306" w:author="智誠 楊" w:date="2021-05-07T13:44:00Z">
              <w:tcPr>
                <w:tcW w:w="751" w:type="dxa"/>
                <w:gridSpan w:val="2"/>
              </w:tcPr>
            </w:tcPrChange>
          </w:tcPr>
          <w:p w14:paraId="162FE4D1" w14:textId="77777777" w:rsidR="004C05AA" w:rsidRDefault="004C05AA" w:rsidP="0094025F">
            <w:pPr>
              <w:rPr>
                <w:ins w:id="307" w:author="智誠 楊" w:date="2021-05-07T11:57:00Z"/>
                <w:rFonts w:ascii="標楷體" w:eastAsia="標楷體" w:hAnsi="標楷體"/>
              </w:rPr>
            </w:pPr>
          </w:p>
        </w:tc>
        <w:tc>
          <w:tcPr>
            <w:tcW w:w="2145" w:type="dxa"/>
            <w:tcPrChange w:id="308" w:author="智誠 楊" w:date="2021-05-07T13:44:00Z">
              <w:tcPr>
                <w:tcW w:w="1305" w:type="dxa"/>
              </w:tcPr>
            </w:tcPrChange>
          </w:tcPr>
          <w:p w14:paraId="4669D9ED" w14:textId="77777777" w:rsidR="004C05AA" w:rsidRPr="00847BB7" w:rsidRDefault="004C05AA" w:rsidP="0094025F">
            <w:pPr>
              <w:rPr>
                <w:ins w:id="309" w:author="智誠 楊" w:date="2021-05-07T11:57:00Z"/>
                <w:rFonts w:ascii="標楷體" w:eastAsia="標楷體" w:hAnsi="標楷體"/>
              </w:rPr>
            </w:pPr>
          </w:p>
        </w:tc>
        <w:tc>
          <w:tcPr>
            <w:tcW w:w="1187" w:type="dxa"/>
            <w:tcPrChange w:id="310" w:author="智誠 楊" w:date="2021-05-07T13:44:00Z">
              <w:tcPr>
                <w:tcW w:w="2027" w:type="dxa"/>
              </w:tcPr>
            </w:tcPrChange>
          </w:tcPr>
          <w:p w14:paraId="65DA352F" w14:textId="77777777" w:rsidR="004C05AA" w:rsidRDefault="004C05AA" w:rsidP="0094025F">
            <w:pPr>
              <w:rPr>
                <w:ins w:id="311" w:author="智誠 楊" w:date="2021-05-07T11:57:00Z"/>
                <w:rFonts w:ascii="標楷體" w:eastAsia="標楷體" w:hAnsi="標楷體"/>
              </w:rPr>
            </w:pPr>
          </w:p>
        </w:tc>
        <w:tc>
          <w:tcPr>
            <w:tcW w:w="514" w:type="dxa"/>
            <w:tcPrChange w:id="312" w:author="智誠 楊" w:date="2021-05-07T13:44:00Z">
              <w:tcPr>
                <w:tcW w:w="514" w:type="dxa"/>
              </w:tcPr>
            </w:tcPrChange>
          </w:tcPr>
          <w:p w14:paraId="7F372EFA" w14:textId="77777777" w:rsidR="004C05AA" w:rsidRDefault="004C05AA" w:rsidP="0094025F">
            <w:pPr>
              <w:rPr>
                <w:ins w:id="313" w:author="智誠 楊" w:date="2021-05-07T11:57:00Z"/>
                <w:rFonts w:ascii="標楷體" w:eastAsia="標楷體" w:hAnsi="標楷體"/>
              </w:rPr>
            </w:pPr>
          </w:p>
        </w:tc>
        <w:tc>
          <w:tcPr>
            <w:tcW w:w="407" w:type="dxa"/>
            <w:tcPrChange w:id="314" w:author="智誠 楊" w:date="2021-05-07T13:44:00Z">
              <w:tcPr>
                <w:tcW w:w="407" w:type="dxa"/>
              </w:tcPr>
            </w:tcPrChange>
          </w:tcPr>
          <w:p w14:paraId="03122409" w14:textId="77777777" w:rsidR="004C05AA" w:rsidRPr="00A01A6B" w:rsidRDefault="004C05AA" w:rsidP="0094025F">
            <w:pPr>
              <w:jc w:val="center"/>
              <w:rPr>
                <w:ins w:id="315" w:author="智誠 楊" w:date="2021-05-07T11:57:00Z"/>
                <w:rFonts w:ascii="標楷體" w:eastAsia="標楷體" w:hAnsi="標楷體"/>
              </w:rPr>
            </w:pPr>
          </w:p>
        </w:tc>
        <w:tc>
          <w:tcPr>
            <w:tcW w:w="3544" w:type="dxa"/>
            <w:tcPrChange w:id="316" w:author="智誠 楊" w:date="2021-05-07T13:44:00Z">
              <w:tcPr>
                <w:tcW w:w="3544" w:type="dxa"/>
                <w:gridSpan w:val="2"/>
              </w:tcPr>
            </w:tcPrChange>
          </w:tcPr>
          <w:p w14:paraId="69FD2071" w14:textId="77777777" w:rsidR="004C05AA" w:rsidRPr="00A01A6B" w:rsidRDefault="004C05AA" w:rsidP="0094025F">
            <w:pPr>
              <w:snapToGrid w:val="0"/>
              <w:ind w:left="238" w:hangingChars="99" w:hanging="238"/>
              <w:rPr>
                <w:ins w:id="317" w:author="智誠 楊" w:date="2021-05-07T11:57:00Z"/>
                <w:rFonts w:ascii="標楷體" w:eastAsia="標楷體" w:hAnsi="標楷體"/>
                <w:color w:val="000000" w:themeColor="text1"/>
              </w:rPr>
            </w:pPr>
          </w:p>
        </w:tc>
      </w:tr>
      <w:tr w:rsidR="004C05AA" w:rsidRPr="00847BB7" w14:paraId="04D277D7"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318" w:author="智誠 楊" w:date="2021-05-07T13:44: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319" w:author="智誠 楊" w:date="2021-05-07T11:32:00Z"/>
          <w:trPrChange w:id="320" w:author="智誠 楊" w:date="2021-05-07T13:44:00Z">
            <w:trPr>
              <w:gridAfter w:val="0"/>
              <w:trHeight w:val="291"/>
              <w:jc w:val="center"/>
            </w:trPr>
          </w:trPrChange>
        </w:trPr>
        <w:tc>
          <w:tcPr>
            <w:tcW w:w="456" w:type="dxa"/>
            <w:tcPrChange w:id="321" w:author="智誠 楊" w:date="2021-05-07T13:44:00Z">
              <w:tcPr>
                <w:tcW w:w="456" w:type="dxa"/>
                <w:gridSpan w:val="2"/>
              </w:tcPr>
            </w:tcPrChange>
          </w:tcPr>
          <w:p w14:paraId="5F27B547" w14:textId="77777777" w:rsidR="004C05AA" w:rsidRPr="00847BB7" w:rsidRDefault="004C05AA" w:rsidP="0094025F">
            <w:pPr>
              <w:rPr>
                <w:ins w:id="322" w:author="智誠 楊" w:date="2021-05-07T11:32:00Z"/>
                <w:rFonts w:ascii="標楷體" w:eastAsia="標楷體" w:hAnsi="標楷體"/>
              </w:rPr>
            </w:pPr>
            <w:ins w:id="323" w:author="智誠 楊" w:date="2021-05-07T11:32:00Z">
              <w:r>
                <w:rPr>
                  <w:rFonts w:ascii="標楷體" w:eastAsia="標楷體" w:hAnsi="標楷體" w:hint="eastAsia"/>
                </w:rPr>
                <w:t>2.</w:t>
              </w:r>
            </w:ins>
          </w:p>
        </w:tc>
        <w:tc>
          <w:tcPr>
            <w:tcW w:w="1736" w:type="dxa"/>
            <w:tcPrChange w:id="324" w:author="智誠 楊" w:date="2021-05-07T13:44:00Z">
              <w:tcPr>
                <w:tcW w:w="1736" w:type="dxa"/>
                <w:gridSpan w:val="2"/>
              </w:tcPr>
            </w:tcPrChange>
          </w:tcPr>
          <w:p w14:paraId="11624ED2" w14:textId="77777777" w:rsidR="004C05AA" w:rsidRPr="00847BB7" w:rsidRDefault="004C05AA" w:rsidP="0094025F">
            <w:pPr>
              <w:rPr>
                <w:ins w:id="325" w:author="智誠 楊" w:date="2021-05-07T11:32:00Z"/>
                <w:rFonts w:ascii="標楷體" w:eastAsia="標楷體" w:hAnsi="標楷體"/>
              </w:rPr>
            </w:pPr>
            <w:ins w:id="326" w:author="智誠 楊" w:date="2021-05-07T11:58:00Z">
              <w:r>
                <w:rPr>
                  <w:rFonts w:ascii="標楷體" w:eastAsia="標楷體" w:hAnsi="標楷體" w:hint="eastAsia"/>
                </w:rPr>
                <w:t>金額合計超過</w:t>
              </w:r>
            </w:ins>
          </w:p>
        </w:tc>
        <w:tc>
          <w:tcPr>
            <w:tcW w:w="751" w:type="dxa"/>
            <w:tcPrChange w:id="327" w:author="智誠 楊" w:date="2021-05-07T13:44:00Z">
              <w:tcPr>
                <w:tcW w:w="751" w:type="dxa"/>
                <w:gridSpan w:val="2"/>
              </w:tcPr>
            </w:tcPrChange>
          </w:tcPr>
          <w:p w14:paraId="03768298" w14:textId="77777777" w:rsidR="004C05AA" w:rsidRPr="00847BB7" w:rsidRDefault="004C05AA" w:rsidP="0094025F">
            <w:pPr>
              <w:rPr>
                <w:ins w:id="328" w:author="智誠 楊" w:date="2021-05-07T11:32:00Z"/>
                <w:rFonts w:ascii="標楷體" w:eastAsia="標楷體" w:hAnsi="標楷體"/>
              </w:rPr>
            </w:pPr>
            <w:ins w:id="329" w:author="智誠 楊" w:date="2021-05-07T11:59:00Z">
              <w:r>
                <w:rPr>
                  <w:rFonts w:ascii="標楷體" w:eastAsia="標楷體" w:hAnsi="標楷體" w:hint="eastAsia"/>
                </w:rPr>
                <w:t>14</w:t>
              </w:r>
            </w:ins>
          </w:p>
        </w:tc>
        <w:tc>
          <w:tcPr>
            <w:tcW w:w="2145" w:type="dxa"/>
            <w:tcPrChange w:id="330" w:author="智誠 楊" w:date="2021-05-07T13:44:00Z">
              <w:tcPr>
                <w:tcW w:w="1305" w:type="dxa"/>
              </w:tcPr>
            </w:tcPrChange>
          </w:tcPr>
          <w:p w14:paraId="747CAC73" w14:textId="77777777" w:rsidR="004C05AA" w:rsidRPr="00847BB7" w:rsidRDefault="004C05AA" w:rsidP="0094025F">
            <w:pPr>
              <w:rPr>
                <w:ins w:id="331" w:author="智誠 楊" w:date="2021-05-07T11:32:00Z"/>
                <w:rFonts w:ascii="標楷體" w:eastAsia="標楷體" w:hAnsi="標楷體"/>
              </w:rPr>
            </w:pPr>
            <w:ins w:id="332" w:author="智誠 楊" w:date="2021-05-07T13:42:00Z">
              <w:r>
                <w:rPr>
                  <w:rFonts w:ascii="標楷體" w:eastAsia="標楷體" w:hAnsi="標楷體"/>
                </w:rPr>
                <w:t>MlaundryParas</w:t>
              </w:r>
              <w:r>
                <w:rPr>
                  <w:rFonts w:ascii="標楷體" w:eastAsia="標楷體" w:hAnsi="標楷體" w:hint="eastAsia"/>
                </w:rPr>
                <w:t>.</w:t>
              </w:r>
            </w:ins>
            <w:ins w:id="333" w:author="智誠 楊" w:date="2021-05-07T13:43:00Z">
              <w:r w:rsidRPr="00050F5E">
                <w:rPr>
                  <w:rFonts w:ascii="標楷體" w:eastAsia="標楷體" w:hAnsi="標楷體"/>
                </w:rPr>
                <w:t>Factor1TotLimit</w:t>
              </w:r>
            </w:ins>
          </w:p>
        </w:tc>
        <w:tc>
          <w:tcPr>
            <w:tcW w:w="1187" w:type="dxa"/>
            <w:tcPrChange w:id="334" w:author="智誠 楊" w:date="2021-05-07T13:44:00Z">
              <w:tcPr>
                <w:tcW w:w="2027" w:type="dxa"/>
              </w:tcPr>
            </w:tcPrChange>
          </w:tcPr>
          <w:p w14:paraId="6DF0B08F" w14:textId="77777777" w:rsidR="004C05AA" w:rsidRPr="00B1354F" w:rsidRDefault="004C05AA" w:rsidP="0094025F">
            <w:pPr>
              <w:rPr>
                <w:ins w:id="335" w:author="智誠 楊" w:date="2021-05-07T11:32:00Z"/>
                <w:rFonts w:ascii="標楷體" w:eastAsia="標楷體" w:hAnsi="標楷體"/>
              </w:rPr>
            </w:pPr>
          </w:p>
        </w:tc>
        <w:tc>
          <w:tcPr>
            <w:tcW w:w="514" w:type="dxa"/>
            <w:tcPrChange w:id="336" w:author="智誠 楊" w:date="2021-05-07T13:44:00Z">
              <w:tcPr>
                <w:tcW w:w="514" w:type="dxa"/>
              </w:tcPr>
            </w:tcPrChange>
          </w:tcPr>
          <w:p w14:paraId="45B256A9" w14:textId="77777777" w:rsidR="004C05AA" w:rsidRPr="00847BB7" w:rsidRDefault="004C05AA" w:rsidP="0094025F">
            <w:pPr>
              <w:rPr>
                <w:ins w:id="337" w:author="智誠 楊" w:date="2021-05-07T11:32:00Z"/>
                <w:rFonts w:ascii="標楷體" w:eastAsia="標楷體" w:hAnsi="標楷體"/>
              </w:rPr>
            </w:pPr>
            <w:ins w:id="338" w:author="智誠 楊" w:date="2021-05-07T12:00:00Z">
              <w:r>
                <w:rPr>
                  <w:rFonts w:ascii="標楷體" w:eastAsia="標楷體" w:hAnsi="標楷體" w:hint="eastAsia"/>
                </w:rPr>
                <w:t>V</w:t>
              </w:r>
            </w:ins>
          </w:p>
        </w:tc>
        <w:tc>
          <w:tcPr>
            <w:tcW w:w="407" w:type="dxa"/>
            <w:tcPrChange w:id="339" w:author="智誠 楊" w:date="2021-05-07T13:44:00Z">
              <w:tcPr>
                <w:tcW w:w="407" w:type="dxa"/>
              </w:tcPr>
            </w:tcPrChange>
          </w:tcPr>
          <w:p w14:paraId="65B35CD8" w14:textId="77777777" w:rsidR="004C05AA" w:rsidRPr="00847BB7" w:rsidRDefault="004C05AA" w:rsidP="0094025F">
            <w:pPr>
              <w:jc w:val="center"/>
              <w:rPr>
                <w:ins w:id="340" w:author="智誠 楊" w:date="2021-05-07T11:32:00Z"/>
                <w:rFonts w:ascii="標楷體" w:eastAsia="標楷體" w:hAnsi="標楷體"/>
              </w:rPr>
            </w:pPr>
            <w:ins w:id="341" w:author="智誠 楊" w:date="2021-05-07T12:00:00Z">
              <w:r w:rsidRPr="00A01A6B">
                <w:rPr>
                  <w:rFonts w:ascii="標楷體" w:eastAsia="標楷體" w:hAnsi="標楷體" w:hint="eastAsia"/>
                </w:rPr>
                <w:t>W</w:t>
              </w:r>
            </w:ins>
          </w:p>
        </w:tc>
        <w:tc>
          <w:tcPr>
            <w:tcW w:w="3544" w:type="dxa"/>
            <w:tcPrChange w:id="342" w:author="智誠 楊" w:date="2021-05-07T13:44:00Z">
              <w:tcPr>
                <w:tcW w:w="3544" w:type="dxa"/>
                <w:gridSpan w:val="2"/>
              </w:tcPr>
            </w:tcPrChange>
          </w:tcPr>
          <w:p w14:paraId="2CFDC74D" w14:textId="77777777" w:rsidR="004C05AA" w:rsidRDefault="004C05AA" w:rsidP="0094025F">
            <w:pPr>
              <w:snapToGrid w:val="0"/>
              <w:ind w:left="238" w:hangingChars="99" w:hanging="238"/>
              <w:rPr>
                <w:ins w:id="343" w:author="阿毛" w:date="2021-06-08T15:29:00Z"/>
                <w:rFonts w:ascii="標楷體" w:eastAsia="標楷體" w:hAnsi="標楷體"/>
                <w:color w:val="000000" w:themeColor="text1"/>
              </w:rPr>
            </w:pPr>
            <w:ins w:id="344" w:author="阿毛" w:date="2021-06-08T15:29: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自動顯示原值,可修改數字,檢核條件:不可</w:t>
              </w:r>
            </w:ins>
            <w:r>
              <w:rPr>
                <w:rFonts w:ascii="標楷體" w:eastAsia="標楷體" w:hAnsi="標楷體" w:hint="eastAsia"/>
                <w:color w:val="000000" w:themeColor="text1"/>
              </w:rPr>
              <w:t>輸入0</w:t>
            </w:r>
            <w:ins w:id="345" w:author="阿毛" w:date="2021-06-08T15:29:00Z">
              <w:r>
                <w:rPr>
                  <w:rFonts w:ascii="標楷體" w:eastAsia="標楷體" w:hAnsi="標楷體" w:hint="eastAsia"/>
                  <w:color w:val="000000" w:themeColor="text1"/>
                </w:rPr>
                <w:t>/</w:t>
              </w:r>
            </w:ins>
            <w:r>
              <w:rPr>
                <w:rFonts w:ascii="標楷體" w:eastAsia="標楷體" w:hAnsi="標楷體" w:hint="eastAsia"/>
                <w:color w:val="000000" w:themeColor="text1"/>
              </w:rPr>
              <w:t>V(2</w:t>
            </w:r>
            <w:r>
              <w:rPr>
                <w:rFonts w:ascii="標楷體" w:eastAsia="標楷體" w:hAnsi="標楷體"/>
                <w:color w:val="000000" w:themeColor="text1"/>
              </w:rPr>
              <w:t>,0)</w:t>
            </w:r>
          </w:p>
          <w:p w14:paraId="1ED39FFA" w14:textId="77777777" w:rsidR="004C05AA" w:rsidDel="00D0274C" w:rsidRDefault="004C05AA" w:rsidP="0094025F">
            <w:pPr>
              <w:snapToGrid w:val="0"/>
              <w:ind w:left="238" w:hangingChars="99" w:hanging="238"/>
              <w:rPr>
                <w:ins w:id="346" w:author="智誠 楊" w:date="2021-05-07T13:44:00Z"/>
                <w:del w:id="347" w:author="阿毛" w:date="2021-06-08T15:29:00Z"/>
                <w:rFonts w:ascii="標楷體" w:eastAsia="標楷體" w:hAnsi="標楷體"/>
                <w:color w:val="000000" w:themeColor="text1"/>
              </w:rPr>
            </w:pPr>
            <w:ins w:id="348" w:author="智誠 楊" w:date="2021-05-07T13:44:00Z">
              <w:del w:id="349" w:author="阿毛" w:date="2021-06-08T15:29:00Z">
                <w:r w:rsidRPr="00A01A6B" w:rsidDel="00D0274C">
                  <w:rPr>
                    <w:rFonts w:ascii="標楷體" w:eastAsia="標楷體" w:hAnsi="標楷體" w:hint="eastAsia"/>
                    <w:color w:val="000000" w:themeColor="text1"/>
                  </w:rPr>
                  <w:delText>1.</w:delText>
                </w:r>
                <w:r w:rsidDel="00D0274C">
                  <w:rPr>
                    <w:rFonts w:ascii="標楷體" w:eastAsia="標楷體" w:hAnsi="標楷體" w:hint="eastAsia"/>
                    <w:color w:val="000000" w:themeColor="text1"/>
                  </w:rPr>
                  <w:delText>自動顯示,可修改</w:delText>
                </w:r>
              </w:del>
            </w:ins>
          </w:p>
          <w:p w14:paraId="37AD0CD7" w14:textId="77777777" w:rsidR="004C05AA" w:rsidRPr="00847BB7" w:rsidRDefault="004C05AA" w:rsidP="0094025F">
            <w:pPr>
              <w:snapToGrid w:val="0"/>
              <w:ind w:left="238" w:hangingChars="99" w:hanging="238"/>
              <w:rPr>
                <w:ins w:id="350" w:author="智誠 楊" w:date="2021-05-07T11:32:00Z"/>
                <w:rFonts w:ascii="標楷體" w:eastAsia="標楷體" w:hAnsi="標楷體"/>
              </w:rPr>
            </w:pPr>
            <w:ins w:id="351" w:author="智誠 楊" w:date="2021-05-07T13:44: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Factor1TotLimit</w:t>
              </w:r>
            </w:ins>
          </w:p>
        </w:tc>
      </w:tr>
      <w:tr w:rsidR="004C05AA" w:rsidRPr="00847BB7" w14:paraId="1D7AE723"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352" w:author="智誠 楊" w:date="2021-05-07T13:44: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353" w:author="智誠 楊" w:date="2021-05-07T11:57:00Z"/>
          <w:trPrChange w:id="354" w:author="智誠 楊" w:date="2021-05-07T13:44:00Z">
            <w:trPr>
              <w:gridAfter w:val="0"/>
              <w:trHeight w:val="291"/>
              <w:jc w:val="center"/>
            </w:trPr>
          </w:trPrChange>
        </w:trPr>
        <w:tc>
          <w:tcPr>
            <w:tcW w:w="2192" w:type="dxa"/>
            <w:gridSpan w:val="2"/>
            <w:tcPrChange w:id="355" w:author="智誠 楊" w:date="2021-05-07T13:44:00Z">
              <w:tcPr>
                <w:tcW w:w="2192" w:type="dxa"/>
                <w:gridSpan w:val="4"/>
              </w:tcPr>
            </w:tcPrChange>
          </w:tcPr>
          <w:p w14:paraId="194C1D84" w14:textId="77777777" w:rsidR="004C05AA" w:rsidRPr="00847BB7" w:rsidRDefault="004C05AA" w:rsidP="0094025F">
            <w:pPr>
              <w:rPr>
                <w:ins w:id="356" w:author="智誠 楊" w:date="2021-05-07T11:57:00Z"/>
                <w:rFonts w:ascii="標楷體" w:eastAsia="標楷體" w:hAnsi="標楷體"/>
              </w:rPr>
            </w:pPr>
            <w:ins w:id="357" w:author="智誠 楊" w:date="2021-05-07T11:58:00Z">
              <w:r>
                <w:rPr>
                  <w:rFonts w:ascii="標楷體" w:eastAsia="標楷體" w:hAnsi="標楷體" w:hint="eastAsia"/>
                </w:rPr>
                <w:t>洗錢樣態二</w:t>
              </w:r>
            </w:ins>
          </w:p>
        </w:tc>
        <w:tc>
          <w:tcPr>
            <w:tcW w:w="751" w:type="dxa"/>
            <w:tcPrChange w:id="358" w:author="智誠 楊" w:date="2021-05-07T13:44:00Z">
              <w:tcPr>
                <w:tcW w:w="751" w:type="dxa"/>
                <w:gridSpan w:val="2"/>
              </w:tcPr>
            </w:tcPrChange>
          </w:tcPr>
          <w:p w14:paraId="18152374" w14:textId="77777777" w:rsidR="004C05AA" w:rsidRPr="00847BB7" w:rsidRDefault="004C05AA" w:rsidP="0094025F">
            <w:pPr>
              <w:rPr>
                <w:ins w:id="359" w:author="智誠 楊" w:date="2021-05-07T11:57:00Z"/>
                <w:rFonts w:ascii="標楷體" w:eastAsia="標楷體" w:hAnsi="標楷體"/>
              </w:rPr>
            </w:pPr>
          </w:p>
        </w:tc>
        <w:tc>
          <w:tcPr>
            <w:tcW w:w="2145" w:type="dxa"/>
            <w:tcPrChange w:id="360" w:author="智誠 楊" w:date="2021-05-07T13:44:00Z">
              <w:tcPr>
                <w:tcW w:w="1305" w:type="dxa"/>
              </w:tcPr>
            </w:tcPrChange>
          </w:tcPr>
          <w:p w14:paraId="7DFDCC17" w14:textId="77777777" w:rsidR="004C05AA" w:rsidRPr="00847BB7" w:rsidRDefault="004C05AA" w:rsidP="0094025F">
            <w:pPr>
              <w:rPr>
                <w:ins w:id="361" w:author="智誠 楊" w:date="2021-05-07T11:57:00Z"/>
                <w:rFonts w:ascii="標楷體" w:eastAsia="標楷體" w:hAnsi="標楷體"/>
              </w:rPr>
            </w:pPr>
          </w:p>
        </w:tc>
        <w:tc>
          <w:tcPr>
            <w:tcW w:w="1187" w:type="dxa"/>
            <w:tcPrChange w:id="362" w:author="智誠 楊" w:date="2021-05-07T13:44:00Z">
              <w:tcPr>
                <w:tcW w:w="2027" w:type="dxa"/>
              </w:tcPr>
            </w:tcPrChange>
          </w:tcPr>
          <w:p w14:paraId="0C8B7BFB" w14:textId="77777777" w:rsidR="004C05AA" w:rsidRPr="00B1354F" w:rsidRDefault="004C05AA" w:rsidP="0094025F">
            <w:pPr>
              <w:rPr>
                <w:ins w:id="363" w:author="智誠 楊" w:date="2021-05-07T11:57:00Z"/>
                <w:rFonts w:ascii="標楷體" w:eastAsia="標楷體" w:hAnsi="標楷體"/>
              </w:rPr>
            </w:pPr>
          </w:p>
        </w:tc>
        <w:tc>
          <w:tcPr>
            <w:tcW w:w="514" w:type="dxa"/>
            <w:tcPrChange w:id="364" w:author="智誠 楊" w:date="2021-05-07T13:44:00Z">
              <w:tcPr>
                <w:tcW w:w="514" w:type="dxa"/>
              </w:tcPr>
            </w:tcPrChange>
          </w:tcPr>
          <w:p w14:paraId="5E1FF5C4" w14:textId="77777777" w:rsidR="004C05AA" w:rsidRPr="00847BB7" w:rsidRDefault="004C05AA" w:rsidP="0094025F">
            <w:pPr>
              <w:rPr>
                <w:ins w:id="365" w:author="智誠 楊" w:date="2021-05-07T11:57:00Z"/>
                <w:rFonts w:ascii="標楷體" w:eastAsia="標楷體" w:hAnsi="標楷體"/>
              </w:rPr>
            </w:pPr>
          </w:p>
        </w:tc>
        <w:tc>
          <w:tcPr>
            <w:tcW w:w="407" w:type="dxa"/>
            <w:tcPrChange w:id="366" w:author="智誠 楊" w:date="2021-05-07T13:44:00Z">
              <w:tcPr>
                <w:tcW w:w="407" w:type="dxa"/>
              </w:tcPr>
            </w:tcPrChange>
          </w:tcPr>
          <w:p w14:paraId="0B245924" w14:textId="77777777" w:rsidR="004C05AA" w:rsidRPr="00847BB7" w:rsidRDefault="004C05AA" w:rsidP="0094025F">
            <w:pPr>
              <w:jc w:val="center"/>
              <w:rPr>
                <w:ins w:id="367" w:author="智誠 楊" w:date="2021-05-07T11:57:00Z"/>
                <w:rFonts w:ascii="標楷體" w:eastAsia="標楷體" w:hAnsi="標楷體"/>
              </w:rPr>
            </w:pPr>
          </w:p>
        </w:tc>
        <w:tc>
          <w:tcPr>
            <w:tcW w:w="3544" w:type="dxa"/>
            <w:tcPrChange w:id="368" w:author="智誠 楊" w:date="2021-05-07T13:44:00Z">
              <w:tcPr>
                <w:tcW w:w="3544" w:type="dxa"/>
                <w:gridSpan w:val="2"/>
              </w:tcPr>
            </w:tcPrChange>
          </w:tcPr>
          <w:p w14:paraId="0C7C7400" w14:textId="77777777" w:rsidR="004C05AA" w:rsidRPr="00847BB7" w:rsidRDefault="004C05AA" w:rsidP="0094025F">
            <w:pPr>
              <w:snapToGrid w:val="0"/>
              <w:ind w:left="238" w:hangingChars="99" w:hanging="238"/>
              <w:rPr>
                <w:ins w:id="369" w:author="智誠 楊" w:date="2021-05-07T11:57:00Z"/>
                <w:rFonts w:ascii="標楷體" w:eastAsia="標楷體" w:hAnsi="標楷體"/>
              </w:rPr>
            </w:pPr>
          </w:p>
        </w:tc>
      </w:tr>
      <w:tr w:rsidR="004C05AA" w:rsidRPr="00847BB7" w14:paraId="30EB05BA"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370" w:author="智誠 楊" w:date="2021-05-07T13:44: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371" w:author="智誠 楊" w:date="2021-05-07T11:57:00Z"/>
          <w:trPrChange w:id="372" w:author="智誠 楊" w:date="2021-05-07T13:44:00Z">
            <w:trPr>
              <w:gridAfter w:val="0"/>
              <w:trHeight w:val="291"/>
              <w:jc w:val="center"/>
            </w:trPr>
          </w:trPrChange>
        </w:trPr>
        <w:tc>
          <w:tcPr>
            <w:tcW w:w="456" w:type="dxa"/>
            <w:tcPrChange w:id="373" w:author="智誠 楊" w:date="2021-05-07T13:44:00Z">
              <w:tcPr>
                <w:tcW w:w="456" w:type="dxa"/>
                <w:gridSpan w:val="2"/>
              </w:tcPr>
            </w:tcPrChange>
          </w:tcPr>
          <w:p w14:paraId="0F01F9F7" w14:textId="77777777" w:rsidR="004C05AA" w:rsidRDefault="004C05AA" w:rsidP="0094025F">
            <w:pPr>
              <w:rPr>
                <w:ins w:id="374" w:author="智誠 楊" w:date="2021-05-07T11:57:00Z"/>
                <w:rFonts w:ascii="標楷體" w:eastAsia="標楷體" w:hAnsi="標楷體"/>
              </w:rPr>
            </w:pPr>
            <w:ins w:id="375" w:author="智誠 楊" w:date="2021-05-07T11:58:00Z">
              <w:r>
                <w:rPr>
                  <w:rFonts w:ascii="標楷體" w:eastAsia="標楷體" w:hAnsi="標楷體" w:hint="eastAsia"/>
                </w:rPr>
                <w:lastRenderedPageBreak/>
                <w:t>3</w:t>
              </w:r>
            </w:ins>
          </w:p>
        </w:tc>
        <w:tc>
          <w:tcPr>
            <w:tcW w:w="1736" w:type="dxa"/>
            <w:tcPrChange w:id="376" w:author="智誠 楊" w:date="2021-05-07T13:44:00Z">
              <w:tcPr>
                <w:tcW w:w="1736" w:type="dxa"/>
                <w:gridSpan w:val="2"/>
              </w:tcPr>
            </w:tcPrChange>
          </w:tcPr>
          <w:p w14:paraId="59DF40CF" w14:textId="77777777" w:rsidR="004C05AA" w:rsidRPr="00847BB7" w:rsidRDefault="004C05AA" w:rsidP="0094025F">
            <w:pPr>
              <w:rPr>
                <w:ins w:id="377" w:author="智誠 楊" w:date="2021-05-07T11:57:00Z"/>
                <w:rFonts w:ascii="標楷體" w:eastAsia="標楷體" w:hAnsi="標楷體"/>
              </w:rPr>
            </w:pPr>
            <w:ins w:id="378" w:author="智誠 楊" w:date="2021-05-07T11:58:00Z">
              <w:r>
                <w:rPr>
                  <w:rFonts w:ascii="標楷體" w:eastAsia="標楷體" w:hAnsi="標楷體" w:hint="eastAsia"/>
                </w:rPr>
                <w:t>次數</w:t>
              </w:r>
            </w:ins>
          </w:p>
        </w:tc>
        <w:tc>
          <w:tcPr>
            <w:tcW w:w="751" w:type="dxa"/>
            <w:tcPrChange w:id="379" w:author="智誠 楊" w:date="2021-05-07T13:44:00Z">
              <w:tcPr>
                <w:tcW w:w="751" w:type="dxa"/>
                <w:gridSpan w:val="2"/>
              </w:tcPr>
            </w:tcPrChange>
          </w:tcPr>
          <w:p w14:paraId="64C63B5C" w14:textId="77777777" w:rsidR="004C05AA" w:rsidRPr="00847BB7" w:rsidRDefault="004C05AA" w:rsidP="0094025F">
            <w:pPr>
              <w:rPr>
                <w:ins w:id="380" w:author="智誠 楊" w:date="2021-05-07T11:57:00Z"/>
                <w:rFonts w:ascii="標楷體" w:eastAsia="標楷體" w:hAnsi="標楷體"/>
              </w:rPr>
            </w:pPr>
            <w:ins w:id="381" w:author="智誠 楊" w:date="2021-05-07T12:00:00Z">
              <w:r>
                <w:rPr>
                  <w:rFonts w:ascii="標楷體" w:eastAsia="標楷體" w:hAnsi="標楷體" w:hint="eastAsia"/>
                </w:rPr>
                <w:t>4</w:t>
              </w:r>
            </w:ins>
          </w:p>
        </w:tc>
        <w:tc>
          <w:tcPr>
            <w:tcW w:w="2145" w:type="dxa"/>
            <w:tcPrChange w:id="382" w:author="智誠 楊" w:date="2021-05-07T13:44:00Z">
              <w:tcPr>
                <w:tcW w:w="1305" w:type="dxa"/>
              </w:tcPr>
            </w:tcPrChange>
          </w:tcPr>
          <w:p w14:paraId="23E0236C" w14:textId="77777777" w:rsidR="004C05AA" w:rsidRPr="00847BB7" w:rsidRDefault="004C05AA" w:rsidP="0094025F">
            <w:pPr>
              <w:rPr>
                <w:ins w:id="383" w:author="智誠 楊" w:date="2021-05-07T11:57:00Z"/>
                <w:rFonts w:ascii="標楷體" w:eastAsia="標楷體" w:hAnsi="標楷體"/>
              </w:rPr>
            </w:pPr>
            <w:ins w:id="384" w:author="智誠 楊" w:date="2021-05-07T13:42:00Z">
              <w:r>
                <w:rPr>
                  <w:rFonts w:ascii="標楷體" w:eastAsia="標楷體" w:hAnsi="標楷體"/>
                </w:rPr>
                <w:t>MlaundryParas</w:t>
              </w:r>
              <w:r>
                <w:rPr>
                  <w:rFonts w:ascii="標楷體" w:eastAsia="標楷體" w:hAnsi="標楷體" w:hint="eastAsia"/>
                </w:rPr>
                <w:t>.</w:t>
              </w:r>
            </w:ins>
            <w:ins w:id="385" w:author="智誠 楊" w:date="2021-05-07T13:43:00Z">
              <w:r w:rsidRPr="00050F5E">
                <w:rPr>
                  <w:rFonts w:ascii="標楷體" w:eastAsia="標楷體" w:hAnsi="標楷體"/>
                </w:rPr>
                <w:t>Factor2Count</w:t>
              </w:r>
            </w:ins>
          </w:p>
        </w:tc>
        <w:tc>
          <w:tcPr>
            <w:tcW w:w="1187" w:type="dxa"/>
            <w:tcPrChange w:id="386" w:author="智誠 楊" w:date="2021-05-07T13:44:00Z">
              <w:tcPr>
                <w:tcW w:w="2027" w:type="dxa"/>
              </w:tcPr>
            </w:tcPrChange>
          </w:tcPr>
          <w:p w14:paraId="68BBA865" w14:textId="77777777" w:rsidR="004C05AA" w:rsidRPr="00B1354F" w:rsidRDefault="004C05AA" w:rsidP="0094025F">
            <w:pPr>
              <w:rPr>
                <w:ins w:id="387" w:author="智誠 楊" w:date="2021-05-07T11:57:00Z"/>
                <w:rFonts w:ascii="標楷體" w:eastAsia="標楷體" w:hAnsi="標楷體"/>
              </w:rPr>
            </w:pPr>
          </w:p>
        </w:tc>
        <w:tc>
          <w:tcPr>
            <w:tcW w:w="514" w:type="dxa"/>
            <w:tcPrChange w:id="388" w:author="智誠 楊" w:date="2021-05-07T13:44:00Z">
              <w:tcPr>
                <w:tcW w:w="514" w:type="dxa"/>
              </w:tcPr>
            </w:tcPrChange>
          </w:tcPr>
          <w:p w14:paraId="02381372" w14:textId="77777777" w:rsidR="004C05AA" w:rsidRPr="00847BB7" w:rsidRDefault="004C05AA" w:rsidP="0094025F">
            <w:pPr>
              <w:rPr>
                <w:ins w:id="389" w:author="智誠 楊" w:date="2021-05-07T11:57:00Z"/>
                <w:rFonts w:ascii="標楷體" w:eastAsia="標楷體" w:hAnsi="標楷體"/>
              </w:rPr>
            </w:pPr>
            <w:ins w:id="390" w:author="智誠 楊" w:date="2021-05-07T12:00:00Z">
              <w:r>
                <w:rPr>
                  <w:rFonts w:ascii="標楷體" w:eastAsia="標楷體" w:hAnsi="標楷體" w:hint="eastAsia"/>
                </w:rPr>
                <w:t>V</w:t>
              </w:r>
            </w:ins>
          </w:p>
        </w:tc>
        <w:tc>
          <w:tcPr>
            <w:tcW w:w="407" w:type="dxa"/>
            <w:tcPrChange w:id="391" w:author="智誠 楊" w:date="2021-05-07T13:44:00Z">
              <w:tcPr>
                <w:tcW w:w="407" w:type="dxa"/>
              </w:tcPr>
            </w:tcPrChange>
          </w:tcPr>
          <w:p w14:paraId="3C4EAD58" w14:textId="77777777" w:rsidR="004C05AA" w:rsidRPr="00847BB7" w:rsidRDefault="004C05AA" w:rsidP="0094025F">
            <w:pPr>
              <w:jc w:val="center"/>
              <w:rPr>
                <w:ins w:id="392" w:author="智誠 楊" w:date="2021-05-07T11:57:00Z"/>
                <w:rFonts w:ascii="標楷體" w:eastAsia="標楷體" w:hAnsi="標楷體"/>
              </w:rPr>
            </w:pPr>
            <w:ins w:id="393" w:author="智誠 楊" w:date="2021-05-07T12:00:00Z">
              <w:r w:rsidRPr="00A01A6B">
                <w:rPr>
                  <w:rFonts w:ascii="標楷體" w:eastAsia="標楷體" w:hAnsi="標楷體" w:hint="eastAsia"/>
                </w:rPr>
                <w:t>W</w:t>
              </w:r>
            </w:ins>
          </w:p>
        </w:tc>
        <w:tc>
          <w:tcPr>
            <w:tcW w:w="3544" w:type="dxa"/>
            <w:tcPrChange w:id="394" w:author="智誠 楊" w:date="2021-05-07T13:44:00Z">
              <w:tcPr>
                <w:tcW w:w="3544" w:type="dxa"/>
                <w:gridSpan w:val="2"/>
              </w:tcPr>
            </w:tcPrChange>
          </w:tcPr>
          <w:p w14:paraId="315CD3E7" w14:textId="77777777" w:rsidR="004C05AA" w:rsidRDefault="004C05AA" w:rsidP="0094025F">
            <w:pPr>
              <w:snapToGrid w:val="0"/>
              <w:ind w:left="238" w:hangingChars="99" w:hanging="238"/>
              <w:rPr>
                <w:ins w:id="395" w:author="阿毛" w:date="2021-06-08T15:29:00Z"/>
                <w:rFonts w:ascii="標楷體" w:eastAsia="標楷體" w:hAnsi="標楷體"/>
                <w:color w:val="000000" w:themeColor="text1"/>
              </w:rPr>
            </w:pPr>
            <w:ins w:id="396" w:author="阿毛" w:date="2021-06-08T15:29: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自動顯示原值,可修改數字,檢核條件:不可</w:t>
              </w:r>
            </w:ins>
            <w:r>
              <w:rPr>
                <w:rFonts w:ascii="標楷體" w:eastAsia="標楷體" w:hAnsi="標楷體" w:hint="eastAsia"/>
                <w:color w:val="000000" w:themeColor="text1"/>
              </w:rPr>
              <w:t>輸入0</w:t>
            </w:r>
            <w:ins w:id="397" w:author="阿毛" w:date="2021-06-08T15:29:00Z">
              <w:r>
                <w:rPr>
                  <w:rFonts w:ascii="標楷體" w:eastAsia="標楷體" w:hAnsi="標楷體" w:hint="eastAsia"/>
                  <w:color w:val="000000" w:themeColor="text1"/>
                </w:rPr>
                <w:t>/</w:t>
              </w:r>
            </w:ins>
            <w:r>
              <w:rPr>
                <w:rFonts w:ascii="標楷體" w:eastAsia="標楷體" w:hAnsi="標楷體" w:hint="eastAsia"/>
                <w:color w:val="000000" w:themeColor="text1"/>
              </w:rPr>
              <w:t>V(2</w:t>
            </w:r>
            <w:r>
              <w:rPr>
                <w:rFonts w:ascii="標楷體" w:eastAsia="標楷體" w:hAnsi="標楷體"/>
                <w:color w:val="000000" w:themeColor="text1"/>
              </w:rPr>
              <w:t>,0)</w:t>
            </w:r>
          </w:p>
          <w:p w14:paraId="513A019C" w14:textId="77777777" w:rsidR="004C05AA" w:rsidDel="00D0274C" w:rsidRDefault="004C05AA" w:rsidP="0094025F">
            <w:pPr>
              <w:snapToGrid w:val="0"/>
              <w:ind w:left="238" w:hangingChars="99" w:hanging="238"/>
              <w:rPr>
                <w:ins w:id="398" w:author="智誠 楊" w:date="2021-05-07T13:44:00Z"/>
                <w:del w:id="399" w:author="阿毛" w:date="2021-06-08T15:29:00Z"/>
                <w:rFonts w:ascii="標楷體" w:eastAsia="標楷體" w:hAnsi="標楷體"/>
                <w:color w:val="000000" w:themeColor="text1"/>
              </w:rPr>
            </w:pPr>
            <w:ins w:id="400" w:author="智誠 楊" w:date="2021-05-07T13:44:00Z">
              <w:del w:id="401" w:author="阿毛" w:date="2021-06-08T15:29:00Z">
                <w:r w:rsidRPr="00A01A6B" w:rsidDel="00D0274C">
                  <w:rPr>
                    <w:rFonts w:ascii="標楷體" w:eastAsia="標楷體" w:hAnsi="標楷體" w:hint="eastAsia"/>
                    <w:color w:val="000000" w:themeColor="text1"/>
                  </w:rPr>
                  <w:delText>1.</w:delText>
                </w:r>
                <w:r w:rsidDel="00D0274C">
                  <w:rPr>
                    <w:rFonts w:ascii="標楷體" w:eastAsia="標楷體" w:hAnsi="標楷體" w:hint="eastAsia"/>
                    <w:color w:val="000000" w:themeColor="text1"/>
                  </w:rPr>
                  <w:delText>自動顯示,可修改</w:delText>
                </w:r>
              </w:del>
            </w:ins>
          </w:p>
          <w:p w14:paraId="395C9C75" w14:textId="77777777" w:rsidR="004C05AA" w:rsidRPr="00847BB7" w:rsidRDefault="004C05AA" w:rsidP="0094025F">
            <w:pPr>
              <w:snapToGrid w:val="0"/>
              <w:ind w:left="238" w:hangingChars="99" w:hanging="238"/>
              <w:rPr>
                <w:ins w:id="402" w:author="智誠 楊" w:date="2021-05-07T11:57:00Z"/>
                <w:rFonts w:ascii="標楷體" w:eastAsia="標楷體" w:hAnsi="標楷體"/>
              </w:rPr>
            </w:pPr>
            <w:ins w:id="403" w:author="智誠 楊" w:date="2021-05-07T13:44: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Factor2Count</w:t>
              </w:r>
            </w:ins>
          </w:p>
        </w:tc>
      </w:tr>
      <w:tr w:rsidR="004C05AA" w:rsidRPr="00847BB7" w14:paraId="2446A6BC"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404" w:author="智誠 楊" w:date="2021-05-07T13:44: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405" w:author="智誠 楊" w:date="2021-05-07T11:32:00Z"/>
          <w:trPrChange w:id="406" w:author="智誠 楊" w:date="2021-05-07T13:44:00Z">
            <w:trPr>
              <w:gridAfter w:val="0"/>
              <w:trHeight w:val="291"/>
              <w:jc w:val="center"/>
            </w:trPr>
          </w:trPrChange>
        </w:trPr>
        <w:tc>
          <w:tcPr>
            <w:tcW w:w="456" w:type="dxa"/>
            <w:tcPrChange w:id="407" w:author="智誠 楊" w:date="2021-05-07T13:44:00Z">
              <w:tcPr>
                <w:tcW w:w="456" w:type="dxa"/>
                <w:gridSpan w:val="2"/>
              </w:tcPr>
            </w:tcPrChange>
          </w:tcPr>
          <w:p w14:paraId="43478683" w14:textId="77777777" w:rsidR="004C05AA" w:rsidRPr="00847BB7" w:rsidRDefault="004C05AA" w:rsidP="0094025F">
            <w:pPr>
              <w:rPr>
                <w:ins w:id="408" w:author="智誠 楊" w:date="2021-05-07T11:32:00Z"/>
                <w:rFonts w:ascii="標楷體" w:eastAsia="標楷體" w:hAnsi="標楷體"/>
              </w:rPr>
            </w:pPr>
            <w:ins w:id="409" w:author="智誠 楊" w:date="2021-05-07T11:32:00Z">
              <w:r>
                <w:rPr>
                  <w:rFonts w:ascii="標楷體" w:eastAsia="標楷體" w:hAnsi="標楷體" w:hint="eastAsia"/>
                </w:rPr>
                <w:t>3.</w:t>
              </w:r>
            </w:ins>
          </w:p>
        </w:tc>
        <w:tc>
          <w:tcPr>
            <w:tcW w:w="1736" w:type="dxa"/>
            <w:tcPrChange w:id="410" w:author="智誠 楊" w:date="2021-05-07T13:44:00Z">
              <w:tcPr>
                <w:tcW w:w="1736" w:type="dxa"/>
                <w:gridSpan w:val="2"/>
              </w:tcPr>
            </w:tcPrChange>
          </w:tcPr>
          <w:p w14:paraId="2A00368B" w14:textId="77777777" w:rsidR="004C05AA" w:rsidRPr="00847BB7" w:rsidRDefault="004C05AA" w:rsidP="0094025F">
            <w:pPr>
              <w:rPr>
                <w:ins w:id="411" w:author="智誠 楊" w:date="2021-05-07T11:32:00Z"/>
                <w:rFonts w:ascii="標楷體" w:eastAsia="標楷體" w:hAnsi="標楷體"/>
              </w:rPr>
            </w:pPr>
            <w:ins w:id="412" w:author="智誠 楊" w:date="2021-05-07T11:58:00Z">
              <w:r>
                <w:rPr>
                  <w:rFonts w:ascii="標楷體" w:eastAsia="標楷體" w:hAnsi="標楷體" w:hint="eastAsia"/>
                </w:rPr>
                <w:t>單筆金額</w:t>
              </w:r>
            </w:ins>
            <w:ins w:id="413" w:author="智誠 楊" w:date="2021-05-07T14:00:00Z">
              <w:r>
                <w:rPr>
                  <w:rFonts w:ascii="標楷體" w:eastAsia="標楷體" w:hAnsi="標楷體" w:hint="eastAsia"/>
                </w:rPr>
                <w:t>-</w:t>
              </w:r>
            </w:ins>
            <w:ins w:id="414" w:author="智誠 楊" w:date="2021-05-07T11:58:00Z">
              <w:r>
                <w:rPr>
                  <w:rFonts w:ascii="標楷體" w:eastAsia="標楷體" w:hAnsi="標楷體" w:hint="eastAsia"/>
                </w:rPr>
                <w:t>起</w:t>
              </w:r>
            </w:ins>
          </w:p>
        </w:tc>
        <w:tc>
          <w:tcPr>
            <w:tcW w:w="751" w:type="dxa"/>
            <w:tcPrChange w:id="415" w:author="智誠 楊" w:date="2021-05-07T13:44:00Z">
              <w:tcPr>
                <w:tcW w:w="751" w:type="dxa"/>
                <w:gridSpan w:val="2"/>
              </w:tcPr>
            </w:tcPrChange>
          </w:tcPr>
          <w:p w14:paraId="65393C00" w14:textId="77777777" w:rsidR="004C05AA" w:rsidRPr="00847BB7" w:rsidRDefault="004C05AA" w:rsidP="0094025F">
            <w:pPr>
              <w:rPr>
                <w:ins w:id="416" w:author="智誠 楊" w:date="2021-05-07T11:32:00Z"/>
                <w:rFonts w:ascii="標楷體" w:eastAsia="標楷體" w:hAnsi="標楷體"/>
              </w:rPr>
            </w:pPr>
            <w:ins w:id="417" w:author="智誠 楊" w:date="2021-05-07T11:59:00Z">
              <w:r>
                <w:rPr>
                  <w:rFonts w:ascii="標楷體" w:eastAsia="標楷體" w:hAnsi="標楷體" w:hint="eastAsia"/>
                </w:rPr>
                <w:t>14</w:t>
              </w:r>
            </w:ins>
          </w:p>
        </w:tc>
        <w:tc>
          <w:tcPr>
            <w:tcW w:w="2145" w:type="dxa"/>
            <w:tcPrChange w:id="418" w:author="智誠 楊" w:date="2021-05-07T13:44:00Z">
              <w:tcPr>
                <w:tcW w:w="1305" w:type="dxa"/>
              </w:tcPr>
            </w:tcPrChange>
          </w:tcPr>
          <w:p w14:paraId="5FBFAD1B" w14:textId="77777777" w:rsidR="004C05AA" w:rsidRPr="00847BB7" w:rsidRDefault="004C05AA" w:rsidP="0094025F">
            <w:pPr>
              <w:rPr>
                <w:ins w:id="419" w:author="智誠 楊" w:date="2021-05-07T11:32:00Z"/>
                <w:rFonts w:ascii="標楷體" w:eastAsia="標楷體" w:hAnsi="標楷體"/>
                <w:color w:val="FF0000"/>
              </w:rPr>
            </w:pPr>
            <w:ins w:id="420" w:author="智誠 楊" w:date="2021-05-07T13:42:00Z">
              <w:r>
                <w:rPr>
                  <w:rFonts w:ascii="標楷體" w:eastAsia="標楷體" w:hAnsi="標楷體"/>
                </w:rPr>
                <w:t>MlaundryParas</w:t>
              </w:r>
              <w:r>
                <w:rPr>
                  <w:rFonts w:ascii="標楷體" w:eastAsia="標楷體" w:hAnsi="標楷體" w:hint="eastAsia"/>
                </w:rPr>
                <w:t>.</w:t>
              </w:r>
            </w:ins>
            <w:ins w:id="421" w:author="智誠 楊" w:date="2021-05-07T13:43:00Z">
              <w:r w:rsidRPr="00050F5E">
                <w:rPr>
                  <w:rFonts w:ascii="標楷體" w:eastAsia="標楷體" w:hAnsi="標楷體"/>
                </w:rPr>
                <w:t>Factor2AmtStart</w:t>
              </w:r>
            </w:ins>
          </w:p>
        </w:tc>
        <w:tc>
          <w:tcPr>
            <w:tcW w:w="1187" w:type="dxa"/>
            <w:tcPrChange w:id="422" w:author="智誠 楊" w:date="2021-05-07T13:44:00Z">
              <w:tcPr>
                <w:tcW w:w="2027" w:type="dxa"/>
              </w:tcPr>
            </w:tcPrChange>
          </w:tcPr>
          <w:p w14:paraId="5760CE3B" w14:textId="77777777" w:rsidR="004C05AA" w:rsidRPr="00847BB7" w:rsidRDefault="004C05AA" w:rsidP="009402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23" w:author="智誠 楊" w:date="2021-05-07T11:32:00Z"/>
                <w:rFonts w:ascii="標楷體" w:eastAsia="標楷體" w:hAnsi="標楷體" w:cs="細明體"/>
                <w:color w:val="000000"/>
                <w:spacing w:val="15"/>
                <w:kern w:val="0"/>
              </w:rPr>
            </w:pPr>
          </w:p>
        </w:tc>
        <w:tc>
          <w:tcPr>
            <w:tcW w:w="514" w:type="dxa"/>
            <w:tcPrChange w:id="424" w:author="智誠 楊" w:date="2021-05-07T13:44:00Z">
              <w:tcPr>
                <w:tcW w:w="514" w:type="dxa"/>
              </w:tcPr>
            </w:tcPrChange>
          </w:tcPr>
          <w:p w14:paraId="37D49D14" w14:textId="77777777" w:rsidR="004C05AA" w:rsidRPr="00847BB7" w:rsidRDefault="004C05AA" w:rsidP="0094025F">
            <w:pPr>
              <w:rPr>
                <w:ins w:id="425" w:author="智誠 楊" w:date="2021-05-07T11:32:00Z"/>
                <w:rFonts w:ascii="標楷體" w:eastAsia="標楷體" w:hAnsi="標楷體"/>
              </w:rPr>
            </w:pPr>
            <w:ins w:id="426" w:author="智誠 楊" w:date="2021-05-07T12:00:00Z">
              <w:r>
                <w:rPr>
                  <w:rFonts w:ascii="標楷體" w:eastAsia="標楷體" w:hAnsi="標楷體" w:hint="eastAsia"/>
                </w:rPr>
                <w:t>V</w:t>
              </w:r>
            </w:ins>
          </w:p>
        </w:tc>
        <w:tc>
          <w:tcPr>
            <w:tcW w:w="407" w:type="dxa"/>
            <w:tcPrChange w:id="427" w:author="智誠 楊" w:date="2021-05-07T13:44:00Z">
              <w:tcPr>
                <w:tcW w:w="407" w:type="dxa"/>
              </w:tcPr>
            </w:tcPrChange>
          </w:tcPr>
          <w:p w14:paraId="729AD477" w14:textId="77777777" w:rsidR="004C05AA" w:rsidRPr="00847BB7" w:rsidRDefault="004C05AA" w:rsidP="0094025F">
            <w:pPr>
              <w:jc w:val="center"/>
              <w:rPr>
                <w:ins w:id="428" w:author="智誠 楊" w:date="2021-05-07T11:32:00Z"/>
                <w:rFonts w:ascii="標楷體" w:eastAsia="標楷體" w:hAnsi="標楷體"/>
              </w:rPr>
            </w:pPr>
            <w:ins w:id="429" w:author="智誠 楊" w:date="2021-05-07T12:00:00Z">
              <w:r w:rsidRPr="00A01A6B">
                <w:rPr>
                  <w:rFonts w:ascii="標楷體" w:eastAsia="標楷體" w:hAnsi="標楷體" w:hint="eastAsia"/>
                </w:rPr>
                <w:t>W</w:t>
              </w:r>
            </w:ins>
          </w:p>
        </w:tc>
        <w:tc>
          <w:tcPr>
            <w:tcW w:w="3544" w:type="dxa"/>
            <w:tcPrChange w:id="430" w:author="智誠 楊" w:date="2021-05-07T13:44:00Z">
              <w:tcPr>
                <w:tcW w:w="3544" w:type="dxa"/>
                <w:gridSpan w:val="2"/>
              </w:tcPr>
            </w:tcPrChange>
          </w:tcPr>
          <w:p w14:paraId="38D5CF05" w14:textId="77777777" w:rsidR="004C05AA" w:rsidRDefault="004C05AA" w:rsidP="0094025F">
            <w:pPr>
              <w:snapToGrid w:val="0"/>
              <w:ind w:left="238" w:hangingChars="99" w:hanging="238"/>
              <w:rPr>
                <w:ins w:id="431" w:author="阿毛" w:date="2021-06-08T15:30:00Z"/>
                <w:rFonts w:ascii="標楷體" w:eastAsia="標楷體" w:hAnsi="標楷體"/>
                <w:color w:val="000000" w:themeColor="text1"/>
              </w:rPr>
            </w:pPr>
            <w:ins w:id="432" w:author="阿毛" w:date="2021-06-08T15:30: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自動顯示原值,可修改數字,檢核條件:</w:t>
              </w:r>
            </w:ins>
            <w:ins w:id="433" w:author="阿毛" w:date="2021-06-08T15:29:00Z">
              <w:r>
                <w:rPr>
                  <w:rFonts w:ascii="標楷體" w:eastAsia="標楷體" w:hAnsi="標楷體" w:hint="eastAsia"/>
                  <w:color w:val="000000" w:themeColor="text1"/>
                </w:rPr>
                <w:t>不可</w:t>
              </w:r>
            </w:ins>
            <w:r>
              <w:rPr>
                <w:rFonts w:ascii="標楷體" w:eastAsia="標楷體" w:hAnsi="標楷體" w:hint="eastAsia"/>
                <w:color w:val="000000" w:themeColor="text1"/>
              </w:rPr>
              <w:t>輸入0</w:t>
            </w:r>
            <w:ins w:id="434" w:author="阿毛" w:date="2021-06-08T15:29:00Z">
              <w:r>
                <w:rPr>
                  <w:rFonts w:ascii="標楷體" w:eastAsia="標楷體" w:hAnsi="標楷體" w:hint="eastAsia"/>
                  <w:color w:val="000000" w:themeColor="text1"/>
                </w:rPr>
                <w:t>/</w:t>
              </w:r>
            </w:ins>
            <w:r>
              <w:rPr>
                <w:rFonts w:ascii="標楷體" w:eastAsia="標楷體" w:hAnsi="標楷體" w:hint="eastAsia"/>
                <w:color w:val="000000" w:themeColor="text1"/>
              </w:rPr>
              <w:t>V(2</w:t>
            </w:r>
            <w:r>
              <w:rPr>
                <w:rFonts w:ascii="標楷體" w:eastAsia="標楷體" w:hAnsi="標楷體"/>
                <w:color w:val="000000" w:themeColor="text1"/>
              </w:rPr>
              <w:t>,0)</w:t>
            </w:r>
          </w:p>
          <w:p w14:paraId="7D73BAF8" w14:textId="77777777" w:rsidR="004C05AA" w:rsidDel="00D0274C" w:rsidRDefault="004C05AA" w:rsidP="0094025F">
            <w:pPr>
              <w:snapToGrid w:val="0"/>
              <w:ind w:left="238" w:hangingChars="99" w:hanging="238"/>
              <w:rPr>
                <w:ins w:id="435" w:author="智誠 楊" w:date="2021-05-07T13:44:00Z"/>
                <w:del w:id="436" w:author="阿毛" w:date="2021-06-08T15:30:00Z"/>
                <w:rFonts w:ascii="標楷體" w:eastAsia="標楷體" w:hAnsi="標楷體"/>
                <w:color w:val="000000" w:themeColor="text1"/>
              </w:rPr>
            </w:pPr>
            <w:ins w:id="437" w:author="智誠 楊" w:date="2021-05-07T13:44:00Z">
              <w:del w:id="438" w:author="阿毛" w:date="2021-06-08T15:30:00Z">
                <w:r w:rsidRPr="00A01A6B" w:rsidDel="00D0274C">
                  <w:rPr>
                    <w:rFonts w:ascii="標楷體" w:eastAsia="標楷體" w:hAnsi="標楷體" w:hint="eastAsia"/>
                    <w:color w:val="000000" w:themeColor="text1"/>
                  </w:rPr>
                  <w:delText>1.</w:delText>
                </w:r>
                <w:r w:rsidDel="00D0274C">
                  <w:rPr>
                    <w:rFonts w:ascii="標楷體" w:eastAsia="標楷體" w:hAnsi="標楷體" w:hint="eastAsia"/>
                    <w:color w:val="000000" w:themeColor="text1"/>
                  </w:rPr>
                  <w:delText>自動顯示,可修改</w:delText>
                </w:r>
              </w:del>
            </w:ins>
          </w:p>
          <w:p w14:paraId="5BD8B939" w14:textId="77777777" w:rsidR="004C05AA" w:rsidRPr="000726A1" w:rsidRDefault="004C05AA" w:rsidP="0094025F">
            <w:pPr>
              <w:ind w:left="240" w:hangingChars="100" w:hanging="240"/>
              <w:rPr>
                <w:ins w:id="439" w:author="智誠 楊" w:date="2021-05-07T11:32:00Z"/>
                <w:rFonts w:ascii="標楷體" w:eastAsia="標楷體" w:hAnsi="標楷體"/>
              </w:rPr>
            </w:pPr>
            <w:ins w:id="440" w:author="智誠 楊" w:date="2021-05-07T13:44: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Factor2AmtStart</w:t>
              </w:r>
            </w:ins>
          </w:p>
        </w:tc>
      </w:tr>
      <w:tr w:rsidR="004C05AA" w:rsidRPr="00847BB7" w14:paraId="7BC867CA"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441" w:author="智誠 楊" w:date="2021-05-07T13:44: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442" w:author="智誠 楊" w:date="2021-05-07T11:32:00Z"/>
          <w:trPrChange w:id="443" w:author="智誠 楊" w:date="2021-05-07T13:44:00Z">
            <w:trPr>
              <w:gridAfter w:val="0"/>
              <w:trHeight w:val="291"/>
              <w:jc w:val="center"/>
            </w:trPr>
          </w:trPrChange>
        </w:trPr>
        <w:tc>
          <w:tcPr>
            <w:tcW w:w="456" w:type="dxa"/>
            <w:tcPrChange w:id="444" w:author="智誠 楊" w:date="2021-05-07T13:44:00Z">
              <w:tcPr>
                <w:tcW w:w="456" w:type="dxa"/>
                <w:gridSpan w:val="2"/>
              </w:tcPr>
            </w:tcPrChange>
          </w:tcPr>
          <w:p w14:paraId="45774AC5" w14:textId="77777777" w:rsidR="004C05AA" w:rsidRPr="00847BB7" w:rsidRDefault="004C05AA" w:rsidP="0094025F">
            <w:pPr>
              <w:rPr>
                <w:ins w:id="445" w:author="智誠 楊" w:date="2021-05-07T11:32:00Z"/>
                <w:rFonts w:ascii="標楷體" w:eastAsia="標楷體" w:hAnsi="標楷體"/>
              </w:rPr>
            </w:pPr>
            <w:ins w:id="446" w:author="智誠 楊" w:date="2021-05-07T11:32:00Z">
              <w:r>
                <w:rPr>
                  <w:rFonts w:ascii="標楷體" w:eastAsia="標楷體" w:hAnsi="標楷體" w:hint="eastAsia"/>
                </w:rPr>
                <w:t>4.</w:t>
              </w:r>
            </w:ins>
          </w:p>
        </w:tc>
        <w:tc>
          <w:tcPr>
            <w:tcW w:w="1736" w:type="dxa"/>
            <w:tcPrChange w:id="447" w:author="智誠 楊" w:date="2021-05-07T13:44:00Z">
              <w:tcPr>
                <w:tcW w:w="1736" w:type="dxa"/>
                <w:gridSpan w:val="2"/>
              </w:tcPr>
            </w:tcPrChange>
          </w:tcPr>
          <w:p w14:paraId="0C7C448E" w14:textId="77777777" w:rsidR="004C05AA" w:rsidRPr="00847BB7" w:rsidRDefault="004C05AA" w:rsidP="0094025F">
            <w:pPr>
              <w:rPr>
                <w:ins w:id="448" w:author="智誠 楊" w:date="2021-05-07T11:32:00Z"/>
                <w:rFonts w:ascii="標楷體" w:eastAsia="標楷體" w:hAnsi="標楷體"/>
              </w:rPr>
            </w:pPr>
            <w:ins w:id="449" w:author="智誠 楊" w:date="2021-05-07T11:58:00Z">
              <w:r>
                <w:rPr>
                  <w:rFonts w:ascii="標楷體" w:eastAsia="標楷體" w:hAnsi="標楷體" w:hint="eastAsia"/>
                </w:rPr>
                <w:t>單筆金額</w:t>
              </w:r>
            </w:ins>
            <w:ins w:id="450" w:author="智誠 楊" w:date="2021-05-07T14:00:00Z">
              <w:r>
                <w:rPr>
                  <w:rFonts w:ascii="標楷體" w:eastAsia="標楷體" w:hAnsi="標楷體" w:hint="eastAsia"/>
                </w:rPr>
                <w:t>-</w:t>
              </w:r>
            </w:ins>
            <w:ins w:id="451" w:author="智誠 楊" w:date="2021-05-07T11:58:00Z">
              <w:r>
                <w:rPr>
                  <w:rFonts w:ascii="標楷體" w:eastAsia="標楷體" w:hAnsi="標楷體" w:hint="eastAsia"/>
                </w:rPr>
                <w:t>迄</w:t>
              </w:r>
            </w:ins>
          </w:p>
        </w:tc>
        <w:tc>
          <w:tcPr>
            <w:tcW w:w="751" w:type="dxa"/>
            <w:tcPrChange w:id="452" w:author="智誠 楊" w:date="2021-05-07T13:44:00Z">
              <w:tcPr>
                <w:tcW w:w="751" w:type="dxa"/>
                <w:gridSpan w:val="2"/>
              </w:tcPr>
            </w:tcPrChange>
          </w:tcPr>
          <w:p w14:paraId="165EBF06" w14:textId="77777777" w:rsidR="004C05AA" w:rsidRPr="00847BB7" w:rsidRDefault="004C05AA" w:rsidP="0094025F">
            <w:pPr>
              <w:rPr>
                <w:ins w:id="453" w:author="智誠 楊" w:date="2021-05-07T11:32:00Z"/>
                <w:rFonts w:ascii="標楷體" w:eastAsia="標楷體" w:hAnsi="標楷體"/>
              </w:rPr>
            </w:pPr>
            <w:ins w:id="454" w:author="智誠 楊" w:date="2021-05-07T11:59:00Z">
              <w:r>
                <w:rPr>
                  <w:rFonts w:ascii="標楷體" w:eastAsia="標楷體" w:hAnsi="標楷體" w:hint="eastAsia"/>
                </w:rPr>
                <w:t>14</w:t>
              </w:r>
            </w:ins>
          </w:p>
        </w:tc>
        <w:tc>
          <w:tcPr>
            <w:tcW w:w="2145" w:type="dxa"/>
            <w:tcPrChange w:id="455" w:author="智誠 楊" w:date="2021-05-07T13:44:00Z">
              <w:tcPr>
                <w:tcW w:w="1305" w:type="dxa"/>
              </w:tcPr>
            </w:tcPrChange>
          </w:tcPr>
          <w:p w14:paraId="4BD30EF0" w14:textId="77777777" w:rsidR="004C05AA" w:rsidRPr="00847BB7" w:rsidRDefault="004C05AA" w:rsidP="0094025F">
            <w:pPr>
              <w:rPr>
                <w:ins w:id="456" w:author="智誠 楊" w:date="2021-05-07T11:32:00Z"/>
                <w:rFonts w:ascii="標楷體" w:eastAsia="標楷體" w:hAnsi="標楷體"/>
              </w:rPr>
            </w:pPr>
            <w:ins w:id="457" w:author="智誠 楊" w:date="2021-05-07T13:43:00Z">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Factor2AmtEnd</w:t>
              </w:r>
            </w:ins>
          </w:p>
        </w:tc>
        <w:tc>
          <w:tcPr>
            <w:tcW w:w="1187" w:type="dxa"/>
            <w:tcPrChange w:id="458" w:author="智誠 楊" w:date="2021-05-07T13:44:00Z">
              <w:tcPr>
                <w:tcW w:w="2027" w:type="dxa"/>
              </w:tcPr>
            </w:tcPrChange>
          </w:tcPr>
          <w:p w14:paraId="7AF0EB25" w14:textId="77777777" w:rsidR="004C05AA" w:rsidRPr="00847BB7" w:rsidRDefault="004C05AA" w:rsidP="0094025F">
            <w:pPr>
              <w:rPr>
                <w:ins w:id="459" w:author="智誠 楊" w:date="2021-05-07T11:32:00Z"/>
                <w:rFonts w:ascii="標楷體" w:eastAsia="標楷體" w:hAnsi="標楷體"/>
                <w:lang w:eastAsia="zh-HK"/>
              </w:rPr>
            </w:pPr>
          </w:p>
        </w:tc>
        <w:tc>
          <w:tcPr>
            <w:tcW w:w="514" w:type="dxa"/>
            <w:tcPrChange w:id="460" w:author="智誠 楊" w:date="2021-05-07T13:44:00Z">
              <w:tcPr>
                <w:tcW w:w="514" w:type="dxa"/>
              </w:tcPr>
            </w:tcPrChange>
          </w:tcPr>
          <w:p w14:paraId="0779E21B" w14:textId="77777777" w:rsidR="004C05AA" w:rsidRPr="00847BB7" w:rsidRDefault="004C05AA" w:rsidP="0094025F">
            <w:pPr>
              <w:rPr>
                <w:ins w:id="461" w:author="智誠 楊" w:date="2021-05-07T11:32:00Z"/>
                <w:rFonts w:ascii="標楷體" w:eastAsia="標楷體" w:hAnsi="標楷體"/>
              </w:rPr>
            </w:pPr>
            <w:ins w:id="462" w:author="智誠 楊" w:date="2021-05-07T12:00:00Z">
              <w:r>
                <w:rPr>
                  <w:rFonts w:ascii="標楷體" w:eastAsia="標楷體" w:hAnsi="標楷體" w:hint="eastAsia"/>
                </w:rPr>
                <w:t>V</w:t>
              </w:r>
            </w:ins>
          </w:p>
        </w:tc>
        <w:tc>
          <w:tcPr>
            <w:tcW w:w="407" w:type="dxa"/>
            <w:tcPrChange w:id="463" w:author="智誠 楊" w:date="2021-05-07T13:44:00Z">
              <w:tcPr>
                <w:tcW w:w="407" w:type="dxa"/>
              </w:tcPr>
            </w:tcPrChange>
          </w:tcPr>
          <w:p w14:paraId="69E3DC6E" w14:textId="77777777" w:rsidR="004C05AA" w:rsidRPr="00847BB7" w:rsidRDefault="004C05AA" w:rsidP="0094025F">
            <w:pPr>
              <w:jc w:val="center"/>
              <w:rPr>
                <w:ins w:id="464" w:author="智誠 楊" w:date="2021-05-07T11:32:00Z"/>
                <w:rFonts w:ascii="標楷體" w:eastAsia="標楷體" w:hAnsi="標楷體"/>
              </w:rPr>
            </w:pPr>
            <w:ins w:id="465" w:author="智誠 楊" w:date="2021-05-07T12:00:00Z">
              <w:r w:rsidRPr="00A01A6B">
                <w:rPr>
                  <w:rFonts w:ascii="標楷體" w:eastAsia="標楷體" w:hAnsi="標楷體" w:hint="eastAsia"/>
                </w:rPr>
                <w:t>W</w:t>
              </w:r>
            </w:ins>
          </w:p>
        </w:tc>
        <w:tc>
          <w:tcPr>
            <w:tcW w:w="3544" w:type="dxa"/>
            <w:tcPrChange w:id="466" w:author="智誠 楊" w:date="2021-05-07T13:44:00Z">
              <w:tcPr>
                <w:tcW w:w="3544" w:type="dxa"/>
                <w:gridSpan w:val="2"/>
              </w:tcPr>
            </w:tcPrChange>
          </w:tcPr>
          <w:p w14:paraId="658C51C2" w14:textId="77777777" w:rsidR="004C05AA" w:rsidRDefault="004C05AA" w:rsidP="0094025F">
            <w:pPr>
              <w:snapToGrid w:val="0"/>
              <w:ind w:left="238" w:hangingChars="99" w:hanging="238"/>
              <w:rPr>
                <w:ins w:id="467" w:author="阿毛" w:date="2021-06-08T15:30:00Z"/>
                <w:rFonts w:ascii="標楷體" w:eastAsia="標楷體" w:hAnsi="標楷體"/>
                <w:color w:val="000000" w:themeColor="text1"/>
              </w:rPr>
            </w:pPr>
            <w:ins w:id="468" w:author="阿毛" w:date="2021-06-08T15:30: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自動顯示原值,可修改數字,檢核條件:</w:t>
              </w:r>
            </w:ins>
            <w:ins w:id="469" w:author="阿毛" w:date="2021-06-08T15:29:00Z">
              <w:r>
                <w:rPr>
                  <w:rFonts w:ascii="標楷體" w:eastAsia="標楷體" w:hAnsi="標楷體" w:hint="eastAsia"/>
                  <w:color w:val="000000" w:themeColor="text1"/>
                </w:rPr>
                <w:t>不可</w:t>
              </w:r>
            </w:ins>
            <w:r>
              <w:rPr>
                <w:rFonts w:ascii="標楷體" w:eastAsia="標楷體" w:hAnsi="標楷體" w:hint="eastAsia"/>
                <w:color w:val="000000" w:themeColor="text1"/>
              </w:rPr>
              <w:t>輸入0</w:t>
            </w:r>
            <w:ins w:id="470" w:author="阿毛" w:date="2021-06-08T15:29:00Z">
              <w:r>
                <w:rPr>
                  <w:rFonts w:ascii="標楷體" w:eastAsia="標楷體" w:hAnsi="標楷體" w:hint="eastAsia"/>
                  <w:color w:val="000000" w:themeColor="text1"/>
                </w:rPr>
                <w:t>/</w:t>
              </w:r>
            </w:ins>
            <w:r>
              <w:rPr>
                <w:rFonts w:ascii="標楷體" w:eastAsia="標楷體" w:hAnsi="標楷體" w:hint="eastAsia"/>
                <w:color w:val="000000" w:themeColor="text1"/>
              </w:rPr>
              <w:t>V(2</w:t>
            </w:r>
            <w:r>
              <w:rPr>
                <w:rFonts w:ascii="標楷體" w:eastAsia="標楷體" w:hAnsi="標楷體"/>
                <w:color w:val="000000" w:themeColor="text1"/>
              </w:rPr>
              <w:t>,0)</w:t>
            </w:r>
          </w:p>
          <w:p w14:paraId="53296B99" w14:textId="77777777" w:rsidR="004C05AA" w:rsidDel="00D0274C" w:rsidRDefault="004C05AA" w:rsidP="0094025F">
            <w:pPr>
              <w:snapToGrid w:val="0"/>
              <w:ind w:left="238" w:hangingChars="99" w:hanging="238"/>
              <w:rPr>
                <w:ins w:id="471" w:author="智誠 楊" w:date="2021-05-07T13:44:00Z"/>
                <w:del w:id="472" w:author="阿毛" w:date="2021-06-08T15:30:00Z"/>
                <w:rFonts w:ascii="標楷體" w:eastAsia="標楷體" w:hAnsi="標楷體"/>
                <w:color w:val="000000" w:themeColor="text1"/>
              </w:rPr>
            </w:pPr>
            <w:ins w:id="473" w:author="智誠 楊" w:date="2021-05-07T13:44:00Z">
              <w:del w:id="474" w:author="阿毛" w:date="2021-06-08T15:30:00Z">
                <w:r w:rsidRPr="00A01A6B" w:rsidDel="00D0274C">
                  <w:rPr>
                    <w:rFonts w:ascii="標楷體" w:eastAsia="標楷體" w:hAnsi="標楷體" w:hint="eastAsia"/>
                    <w:color w:val="000000" w:themeColor="text1"/>
                  </w:rPr>
                  <w:delText>1.</w:delText>
                </w:r>
                <w:r w:rsidDel="00D0274C">
                  <w:rPr>
                    <w:rFonts w:ascii="標楷體" w:eastAsia="標楷體" w:hAnsi="標楷體" w:hint="eastAsia"/>
                    <w:color w:val="000000" w:themeColor="text1"/>
                  </w:rPr>
                  <w:delText>自動顯示,可修改</w:delText>
                </w:r>
              </w:del>
            </w:ins>
          </w:p>
          <w:p w14:paraId="7711AA8A" w14:textId="77777777" w:rsidR="004C05AA" w:rsidRPr="000267BA" w:rsidRDefault="004C05AA" w:rsidP="0094025F">
            <w:pPr>
              <w:ind w:left="240" w:hangingChars="100" w:hanging="240"/>
              <w:rPr>
                <w:ins w:id="475" w:author="智誠 楊" w:date="2021-05-07T11:32:00Z"/>
                <w:rFonts w:ascii="標楷體" w:eastAsia="標楷體" w:hAnsi="標楷體"/>
              </w:rPr>
            </w:pPr>
            <w:ins w:id="476" w:author="智誠 楊" w:date="2021-05-07T13:44: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Factor2AmtEnd</w:t>
              </w:r>
            </w:ins>
          </w:p>
        </w:tc>
      </w:tr>
      <w:tr w:rsidR="004C05AA" w:rsidRPr="00847BB7" w14:paraId="4DDA62D7"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477" w:author="智誠 楊" w:date="2021-05-07T13:44: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478" w:author="智誠 楊" w:date="2021-05-07T11:58:00Z"/>
          <w:trPrChange w:id="479" w:author="智誠 楊" w:date="2021-05-07T13:44:00Z">
            <w:trPr>
              <w:gridAfter w:val="0"/>
              <w:trHeight w:val="291"/>
              <w:jc w:val="center"/>
            </w:trPr>
          </w:trPrChange>
        </w:trPr>
        <w:tc>
          <w:tcPr>
            <w:tcW w:w="2192" w:type="dxa"/>
            <w:gridSpan w:val="2"/>
            <w:tcPrChange w:id="480" w:author="智誠 楊" w:date="2021-05-07T13:44:00Z">
              <w:tcPr>
                <w:tcW w:w="2192" w:type="dxa"/>
                <w:gridSpan w:val="4"/>
              </w:tcPr>
            </w:tcPrChange>
          </w:tcPr>
          <w:p w14:paraId="5242B3BB" w14:textId="77777777" w:rsidR="004C05AA" w:rsidRDefault="004C05AA" w:rsidP="0094025F">
            <w:pPr>
              <w:rPr>
                <w:ins w:id="481" w:author="智誠 楊" w:date="2021-05-07T11:58:00Z"/>
                <w:rFonts w:ascii="標楷體" w:eastAsia="標楷體" w:hAnsi="標楷體"/>
              </w:rPr>
            </w:pPr>
            <w:ins w:id="482" w:author="智誠 楊" w:date="2021-05-07T11:58:00Z">
              <w:r>
                <w:rPr>
                  <w:rFonts w:ascii="標楷體" w:eastAsia="標楷體" w:hAnsi="標楷體" w:hint="eastAsia"/>
                </w:rPr>
                <w:t>洗錢樣態三</w:t>
              </w:r>
            </w:ins>
          </w:p>
        </w:tc>
        <w:tc>
          <w:tcPr>
            <w:tcW w:w="751" w:type="dxa"/>
            <w:tcPrChange w:id="483" w:author="智誠 楊" w:date="2021-05-07T13:44:00Z">
              <w:tcPr>
                <w:tcW w:w="751" w:type="dxa"/>
                <w:gridSpan w:val="2"/>
              </w:tcPr>
            </w:tcPrChange>
          </w:tcPr>
          <w:p w14:paraId="63F5F6CE" w14:textId="77777777" w:rsidR="004C05AA" w:rsidRPr="00847BB7" w:rsidRDefault="004C05AA" w:rsidP="0094025F">
            <w:pPr>
              <w:rPr>
                <w:ins w:id="484" w:author="智誠 楊" w:date="2021-05-07T11:58:00Z"/>
                <w:rFonts w:ascii="標楷體" w:eastAsia="標楷體" w:hAnsi="標楷體"/>
              </w:rPr>
            </w:pPr>
          </w:p>
        </w:tc>
        <w:tc>
          <w:tcPr>
            <w:tcW w:w="2145" w:type="dxa"/>
            <w:tcPrChange w:id="485" w:author="智誠 楊" w:date="2021-05-07T13:44:00Z">
              <w:tcPr>
                <w:tcW w:w="1305" w:type="dxa"/>
              </w:tcPr>
            </w:tcPrChange>
          </w:tcPr>
          <w:p w14:paraId="6E0A2FEC" w14:textId="77777777" w:rsidR="004C05AA" w:rsidRPr="00847BB7" w:rsidRDefault="004C05AA" w:rsidP="0094025F">
            <w:pPr>
              <w:rPr>
                <w:ins w:id="486" w:author="智誠 楊" w:date="2021-05-07T11:58:00Z"/>
                <w:rFonts w:ascii="標楷體" w:eastAsia="標楷體" w:hAnsi="標楷體"/>
              </w:rPr>
            </w:pPr>
          </w:p>
        </w:tc>
        <w:tc>
          <w:tcPr>
            <w:tcW w:w="1187" w:type="dxa"/>
            <w:tcPrChange w:id="487" w:author="智誠 楊" w:date="2021-05-07T13:44:00Z">
              <w:tcPr>
                <w:tcW w:w="2027" w:type="dxa"/>
              </w:tcPr>
            </w:tcPrChange>
          </w:tcPr>
          <w:p w14:paraId="17DD70F1" w14:textId="77777777" w:rsidR="004C05AA" w:rsidRPr="00847BB7" w:rsidRDefault="004C05AA" w:rsidP="0094025F">
            <w:pPr>
              <w:rPr>
                <w:ins w:id="488" w:author="智誠 楊" w:date="2021-05-07T11:58:00Z"/>
                <w:rFonts w:ascii="標楷體" w:eastAsia="標楷體" w:hAnsi="標楷體"/>
                <w:lang w:eastAsia="zh-HK"/>
              </w:rPr>
            </w:pPr>
          </w:p>
        </w:tc>
        <w:tc>
          <w:tcPr>
            <w:tcW w:w="514" w:type="dxa"/>
            <w:tcPrChange w:id="489" w:author="智誠 楊" w:date="2021-05-07T13:44:00Z">
              <w:tcPr>
                <w:tcW w:w="514" w:type="dxa"/>
              </w:tcPr>
            </w:tcPrChange>
          </w:tcPr>
          <w:p w14:paraId="254278F0" w14:textId="77777777" w:rsidR="004C05AA" w:rsidRPr="00847BB7" w:rsidRDefault="004C05AA" w:rsidP="0094025F">
            <w:pPr>
              <w:rPr>
                <w:ins w:id="490" w:author="智誠 楊" w:date="2021-05-07T11:58:00Z"/>
                <w:rFonts w:ascii="標楷體" w:eastAsia="標楷體" w:hAnsi="標楷體"/>
              </w:rPr>
            </w:pPr>
          </w:p>
        </w:tc>
        <w:tc>
          <w:tcPr>
            <w:tcW w:w="407" w:type="dxa"/>
            <w:tcPrChange w:id="491" w:author="智誠 楊" w:date="2021-05-07T13:44:00Z">
              <w:tcPr>
                <w:tcW w:w="407" w:type="dxa"/>
              </w:tcPr>
            </w:tcPrChange>
          </w:tcPr>
          <w:p w14:paraId="02264930" w14:textId="77777777" w:rsidR="004C05AA" w:rsidRPr="00847BB7" w:rsidRDefault="004C05AA" w:rsidP="0094025F">
            <w:pPr>
              <w:jc w:val="center"/>
              <w:rPr>
                <w:ins w:id="492" w:author="智誠 楊" w:date="2021-05-07T11:58:00Z"/>
                <w:rFonts w:ascii="標楷體" w:eastAsia="標楷體" w:hAnsi="標楷體"/>
              </w:rPr>
            </w:pPr>
          </w:p>
        </w:tc>
        <w:tc>
          <w:tcPr>
            <w:tcW w:w="3544" w:type="dxa"/>
            <w:tcPrChange w:id="493" w:author="智誠 楊" w:date="2021-05-07T13:44:00Z">
              <w:tcPr>
                <w:tcW w:w="3544" w:type="dxa"/>
                <w:gridSpan w:val="2"/>
              </w:tcPr>
            </w:tcPrChange>
          </w:tcPr>
          <w:p w14:paraId="11D25A2E" w14:textId="77777777" w:rsidR="004C05AA" w:rsidRPr="000267BA" w:rsidRDefault="004C05AA" w:rsidP="0094025F">
            <w:pPr>
              <w:ind w:left="240" w:hangingChars="100" w:hanging="240"/>
              <w:rPr>
                <w:ins w:id="494" w:author="智誠 楊" w:date="2021-05-07T11:58:00Z"/>
                <w:rFonts w:ascii="標楷體" w:eastAsia="標楷體" w:hAnsi="標楷體"/>
              </w:rPr>
            </w:pPr>
          </w:p>
        </w:tc>
      </w:tr>
      <w:tr w:rsidR="004C05AA" w:rsidRPr="00847BB7" w14:paraId="4DE00FF2"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495" w:author="智誠 楊" w:date="2021-05-07T13:44: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496" w:author="智誠 楊" w:date="2021-05-07T11:58:00Z"/>
          <w:trPrChange w:id="497" w:author="智誠 楊" w:date="2021-05-07T13:44:00Z">
            <w:trPr>
              <w:gridAfter w:val="0"/>
              <w:trHeight w:val="291"/>
              <w:jc w:val="center"/>
            </w:trPr>
          </w:trPrChange>
        </w:trPr>
        <w:tc>
          <w:tcPr>
            <w:tcW w:w="456" w:type="dxa"/>
            <w:tcPrChange w:id="498" w:author="智誠 楊" w:date="2021-05-07T13:44:00Z">
              <w:tcPr>
                <w:tcW w:w="456" w:type="dxa"/>
                <w:gridSpan w:val="2"/>
              </w:tcPr>
            </w:tcPrChange>
          </w:tcPr>
          <w:p w14:paraId="4E0EB190" w14:textId="77777777" w:rsidR="004C05AA" w:rsidRDefault="004C05AA" w:rsidP="0094025F">
            <w:pPr>
              <w:rPr>
                <w:ins w:id="499" w:author="智誠 楊" w:date="2021-05-07T11:58:00Z"/>
                <w:rFonts w:ascii="標楷體" w:eastAsia="標楷體" w:hAnsi="標楷體"/>
              </w:rPr>
            </w:pPr>
            <w:ins w:id="500" w:author="智誠 楊" w:date="2021-05-07T11:59:00Z">
              <w:r>
                <w:rPr>
                  <w:rFonts w:ascii="標楷體" w:eastAsia="標楷體" w:hAnsi="標楷體" w:hint="eastAsia"/>
                </w:rPr>
                <w:t>5</w:t>
              </w:r>
            </w:ins>
          </w:p>
        </w:tc>
        <w:tc>
          <w:tcPr>
            <w:tcW w:w="1736" w:type="dxa"/>
            <w:tcPrChange w:id="501" w:author="智誠 楊" w:date="2021-05-07T13:44:00Z">
              <w:tcPr>
                <w:tcW w:w="1736" w:type="dxa"/>
                <w:gridSpan w:val="2"/>
              </w:tcPr>
            </w:tcPrChange>
          </w:tcPr>
          <w:p w14:paraId="24BECAE3" w14:textId="77777777" w:rsidR="004C05AA" w:rsidRDefault="004C05AA" w:rsidP="0094025F">
            <w:pPr>
              <w:rPr>
                <w:ins w:id="502" w:author="智誠 楊" w:date="2021-05-07T11:58:00Z"/>
                <w:rFonts w:ascii="標楷體" w:eastAsia="標楷體" w:hAnsi="標楷體"/>
              </w:rPr>
            </w:pPr>
            <w:ins w:id="503" w:author="智誠 楊" w:date="2021-05-07T11:59:00Z">
              <w:r>
                <w:rPr>
                  <w:rFonts w:ascii="標楷體" w:eastAsia="標楷體" w:hAnsi="標楷體" w:hint="eastAsia"/>
                </w:rPr>
                <w:t>金額合計超過</w:t>
              </w:r>
            </w:ins>
          </w:p>
        </w:tc>
        <w:tc>
          <w:tcPr>
            <w:tcW w:w="751" w:type="dxa"/>
            <w:tcPrChange w:id="504" w:author="智誠 楊" w:date="2021-05-07T13:44:00Z">
              <w:tcPr>
                <w:tcW w:w="751" w:type="dxa"/>
                <w:gridSpan w:val="2"/>
              </w:tcPr>
            </w:tcPrChange>
          </w:tcPr>
          <w:p w14:paraId="467A3DAE" w14:textId="77777777" w:rsidR="004C05AA" w:rsidRPr="00847BB7" w:rsidRDefault="004C05AA" w:rsidP="0094025F">
            <w:pPr>
              <w:rPr>
                <w:ins w:id="505" w:author="智誠 楊" w:date="2021-05-07T11:58:00Z"/>
                <w:rFonts w:ascii="標楷體" w:eastAsia="標楷體" w:hAnsi="標楷體"/>
              </w:rPr>
            </w:pPr>
            <w:ins w:id="506" w:author="智誠 楊" w:date="2021-05-07T11:59:00Z">
              <w:r>
                <w:rPr>
                  <w:rFonts w:ascii="標楷體" w:eastAsia="標楷體" w:hAnsi="標楷體" w:hint="eastAsia"/>
                </w:rPr>
                <w:t>14</w:t>
              </w:r>
            </w:ins>
          </w:p>
        </w:tc>
        <w:tc>
          <w:tcPr>
            <w:tcW w:w="2145" w:type="dxa"/>
            <w:tcPrChange w:id="507" w:author="智誠 楊" w:date="2021-05-07T13:44:00Z">
              <w:tcPr>
                <w:tcW w:w="1305" w:type="dxa"/>
              </w:tcPr>
            </w:tcPrChange>
          </w:tcPr>
          <w:p w14:paraId="5A9D2688" w14:textId="77777777" w:rsidR="004C05AA" w:rsidRPr="00847BB7" w:rsidRDefault="004C05AA" w:rsidP="0094025F">
            <w:pPr>
              <w:rPr>
                <w:ins w:id="508" w:author="智誠 楊" w:date="2021-05-07T11:58:00Z"/>
                <w:rFonts w:ascii="標楷體" w:eastAsia="標楷體" w:hAnsi="標楷體"/>
              </w:rPr>
            </w:pPr>
            <w:ins w:id="509" w:author="智誠 楊" w:date="2021-05-07T13:43:00Z">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Factor3TotLimit</w:t>
              </w:r>
            </w:ins>
          </w:p>
        </w:tc>
        <w:tc>
          <w:tcPr>
            <w:tcW w:w="1187" w:type="dxa"/>
            <w:tcPrChange w:id="510" w:author="智誠 楊" w:date="2021-05-07T13:44:00Z">
              <w:tcPr>
                <w:tcW w:w="2027" w:type="dxa"/>
              </w:tcPr>
            </w:tcPrChange>
          </w:tcPr>
          <w:p w14:paraId="59DC25F1" w14:textId="77777777" w:rsidR="004C05AA" w:rsidRPr="00847BB7" w:rsidRDefault="004C05AA" w:rsidP="0094025F">
            <w:pPr>
              <w:rPr>
                <w:ins w:id="511" w:author="智誠 楊" w:date="2021-05-07T11:58:00Z"/>
                <w:rFonts w:ascii="標楷體" w:eastAsia="標楷體" w:hAnsi="標楷體"/>
                <w:lang w:eastAsia="zh-HK"/>
              </w:rPr>
            </w:pPr>
          </w:p>
        </w:tc>
        <w:tc>
          <w:tcPr>
            <w:tcW w:w="514" w:type="dxa"/>
            <w:tcPrChange w:id="512" w:author="智誠 楊" w:date="2021-05-07T13:44:00Z">
              <w:tcPr>
                <w:tcW w:w="514" w:type="dxa"/>
              </w:tcPr>
            </w:tcPrChange>
          </w:tcPr>
          <w:p w14:paraId="6DA87606" w14:textId="77777777" w:rsidR="004C05AA" w:rsidRPr="00847BB7" w:rsidRDefault="004C05AA" w:rsidP="0094025F">
            <w:pPr>
              <w:rPr>
                <w:ins w:id="513" w:author="智誠 楊" w:date="2021-05-07T11:58:00Z"/>
                <w:rFonts w:ascii="標楷體" w:eastAsia="標楷體" w:hAnsi="標楷體"/>
              </w:rPr>
            </w:pPr>
            <w:ins w:id="514" w:author="智誠 楊" w:date="2021-05-07T12:00:00Z">
              <w:r>
                <w:rPr>
                  <w:rFonts w:ascii="標楷體" w:eastAsia="標楷體" w:hAnsi="標楷體" w:hint="eastAsia"/>
                </w:rPr>
                <w:t>V</w:t>
              </w:r>
            </w:ins>
          </w:p>
        </w:tc>
        <w:tc>
          <w:tcPr>
            <w:tcW w:w="407" w:type="dxa"/>
            <w:tcPrChange w:id="515" w:author="智誠 楊" w:date="2021-05-07T13:44:00Z">
              <w:tcPr>
                <w:tcW w:w="407" w:type="dxa"/>
              </w:tcPr>
            </w:tcPrChange>
          </w:tcPr>
          <w:p w14:paraId="72C4BE76" w14:textId="77777777" w:rsidR="004C05AA" w:rsidRPr="00847BB7" w:rsidRDefault="004C05AA" w:rsidP="0094025F">
            <w:pPr>
              <w:jc w:val="center"/>
              <w:rPr>
                <w:ins w:id="516" w:author="智誠 楊" w:date="2021-05-07T11:58:00Z"/>
                <w:rFonts w:ascii="標楷體" w:eastAsia="標楷體" w:hAnsi="標楷體"/>
              </w:rPr>
            </w:pPr>
            <w:ins w:id="517" w:author="智誠 楊" w:date="2021-05-07T12:00:00Z">
              <w:r w:rsidRPr="00A01A6B">
                <w:rPr>
                  <w:rFonts w:ascii="標楷體" w:eastAsia="標楷體" w:hAnsi="標楷體" w:hint="eastAsia"/>
                </w:rPr>
                <w:t>W</w:t>
              </w:r>
            </w:ins>
          </w:p>
        </w:tc>
        <w:tc>
          <w:tcPr>
            <w:tcW w:w="3544" w:type="dxa"/>
            <w:tcPrChange w:id="518" w:author="智誠 楊" w:date="2021-05-07T13:44:00Z">
              <w:tcPr>
                <w:tcW w:w="3544" w:type="dxa"/>
                <w:gridSpan w:val="2"/>
              </w:tcPr>
            </w:tcPrChange>
          </w:tcPr>
          <w:p w14:paraId="00CB9F7F" w14:textId="77777777" w:rsidR="004C05AA" w:rsidRDefault="004C05AA" w:rsidP="0094025F">
            <w:pPr>
              <w:snapToGrid w:val="0"/>
              <w:ind w:left="238" w:hangingChars="99" w:hanging="238"/>
              <w:rPr>
                <w:ins w:id="519" w:author="阿毛" w:date="2021-06-08T15:30:00Z"/>
                <w:rFonts w:ascii="標楷體" w:eastAsia="標楷體" w:hAnsi="標楷體"/>
                <w:color w:val="000000" w:themeColor="text1"/>
              </w:rPr>
            </w:pPr>
            <w:ins w:id="520" w:author="阿毛" w:date="2021-06-08T15:30: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自動顯示原值,可修改數字,檢核條件:</w:t>
              </w:r>
            </w:ins>
            <w:ins w:id="521" w:author="阿毛" w:date="2021-06-08T15:29:00Z">
              <w:r>
                <w:rPr>
                  <w:rFonts w:ascii="標楷體" w:eastAsia="標楷體" w:hAnsi="標楷體" w:hint="eastAsia"/>
                  <w:color w:val="000000" w:themeColor="text1"/>
                </w:rPr>
                <w:t>不可</w:t>
              </w:r>
            </w:ins>
            <w:r>
              <w:rPr>
                <w:rFonts w:ascii="標楷體" w:eastAsia="標楷體" w:hAnsi="標楷體" w:hint="eastAsia"/>
                <w:color w:val="000000" w:themeColor="text1"/>
              </w:rPr>
              <w:t>輸入0</w:t>
            </w:r>
            <w:ins w:id="522" w:author="阿毛" w:date="2021-06-08T15:29:00Z">
              <w:r>
                <w:rPr>
                  <w:rFonts w:ascii="標楷體" w:eastAsia="標楷體" w:hAnsi="標楷體" w:hint="eastAsia"/>
                  <w:color w:val="000000" w:themeColor="text1"/>
                </w:rPr>
                <w:t>/</w:t>
              </w:r>
            </w:ins>
            <w:r>
              <w:rPr>
                <w:rFonts w:ascii="標楷體" w:eastAsia="標楷體" w:hAnsi="標楷體" w:hint="eastAsia"/>
                <w:color w:val="000000" w:themeColor="text1"/>
              </w:rPr>
              <w:t>V(2</w:t>
            </w:r>
            <w:r>
              <w:rPr>
                <w:rFonts w:ascii="標楷體" w:eastAsia="標楷體" w:hAnsi="標楷體"/>
                <w:color w:val="000000" w:themeColor="text1"/>
              </w:rPr>
              <w:t>,0)</w:t>
            </w:r>
          </w:p>
          <w:p w14:paraId="1EB26A89" w14:textId="77777777" w:rsidR="004C05AA" w:rsidDel="00D0274C" w:rsidRDefault="004C05AA" w:rsidP="0094025F">
            <w:pPr>
              <w:snapToGrid w:val="0"/>
              <w:ind w:left="238" w:hangingChars="99" w:hanging="238"/>
              <w:rPr>
                <w:ins w:id="523" w:author="智誠 楊" w:date="2021-05-07T13:44:00Z"/>
                <w:del w:id="524" w:author="阿毛" w:date="2021-06-08T15:30:00Z"/>
                <w:rFonts w:ascii="標楷體" w:eastAsia="標楷體" w:hAnsi="標楷體"/>
                <w:color w:val="000000" w:themeColor="text1"/>
              </w:rPr>
            </w:pPr>
            <w:ins w:id="525" w:author="智誠 楊" w:date="2021-05-07T13:44:00Z">
              <w:del w:id="526" w:author="阿毛" w:date="2021-06-08T15:30:00Z">
                <w:r w:rsidRPr="00A01A6B" w:rsidDel="00D0274C">
                  <w:rPr>
                    <w:rFonts w:ascii="標楷體" w:eastAsia="標楷體" w:hAnsi="標楷體" w:hint="eastAsia"/>
                    <w:color w:val="000000" w:themeColor="text1"/>
                  </w:rPr>
                  <w:delText>1.</w:delText>
                </w:r>
                <w:r w:rsidDel="00D0274C">
                  <w:rPr>
                    <w:rFonts w:ascii="標楷體" w:eastAsia="標楷體" w:hAnsi="標楷體" w:hint="eastAsia"/>
                    <w:color w:val="000000" w:themeColor="text1"/>
                  </w:rPr>
                  <w:delText>自動顯示,可修改</w:delText>
                </w:r>
              </w:del>
            </w:ins>
          </w:p>
          <w:p w14:paraId="3DADC15E" w14:textId="77777777" w:rsidR="004C05AA" w:rsidRPr="000267BA" w:rsidRDefault="004C05AA" w:rsidP="0094025F">
            <w:pPr>
              <w:ind w:left="240" w:hangingChars="100" w:hanging="240"/>
              <w:rPr>
                <w:ins w:id="527" w:author="智誠 楊" w:date="2021-05-07T11:58:00Z"/>
                <w:rFonts w:ascii="標楷體" w:eastAsia="標楷體" w:hAnsi="標楷體"/>
              </w:rPr>
            </w:pPr>
            <w:ins w:id="528" w:author="智誠 楊" w:date="2021-05-07T13:45: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Factor3TotLimit</w:t>
              </w:r>
            </w:ins>
          </w:p>
        </w:tc>
      </w:tr>
    </w:tbl>
    <w:p w14:paraId="27D0A283" w14:textId="77777777" w:rsidR="004C05AA" w:rsidRPr="00A955B4" w:rsidRDefault="004C05AA" w:rsidP="004C05AA">
      <w:pPr>
        <w:rPr>
          <w:rPrChange w:id="529" w:author="智誠 楊" w:date="2021-05-07T11:32:00Z">
            <w:rPr>
              <w:rFonts w:ascii="標楷體" w:hAnsi="標楷體"/>
              <w:szCs w:val="32"/>
            </w:rPr>
          </w:rPrChange>
        </w:rPr>
        <w:pPrChange w:id="530" w:author="智誠 楊" w:date="2021-05-07T11:32:00Z">
          <w:pPr>
            <w:pStyle w:val="3"/>
            <w:numPr>
              <w:ilvl w:val="2"/>
              <w:numId w:val="21"/>
            </w:numPr>
            <w:ind w:left="1247" w:hanging="680"/>
          </w:pPr>
        </w:pPrChange>
      </w:pPr>
    </w:p>
    <w:p w14:paraId="09F74F23" w14:textId="77777777" w:rsidR="004C05AA" w:rsidRPr="00362205" w:rsidDel="00050F5E" w:rsidRDefault="004C05AA" w:rsidP="004C05AA">
      <w:pPr>
        <w:pStyle w:val="a"/>
        <w:rPr>
          <w:del w:id="531" w:author="智誠 楊" w:date="2021-05-07T13:47:00Z"/>
        </w:rPr>
      </w:pPr>
      <w:del w:id="532" w:author="智誠 楊" w:date="2021-05-07T13:47:00Z">
        <w:r w:rsidRPr="00362205" w:rsidDel="00050F5E">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427"/>
        <w:gridCol w:w="6439"/>
      </w:tblGrid>
      <w:tr w:rsidR="004C05AA" w:rsidRPr="00362205" w:rsidDel="00050F5E" w14:paraId="7DC7F783" w14:textId="77777777" w:rsidTr="0094025F">
        <w:trPr>
          <w:trHeight w:val="277"/>
          <w:del w:id="533" w:author="智誠 楊" w:date="2021-05-07T13:47:00Z"/>
        </w:trPr>
        <w:tc>
          <w:tcPr>
            <w:tcW w:w="1427" w:type="dxa"/>
            <w:tcBorders>
              <w:top w:val="single" w:sz="8" w:space="0" w:color="000000"/>
              <w:bottom w:val="single" w:sz="8" w:space="0" w:color="000000"/>
              <w:right w:val="single" w:sz="8" w:space="0" w:color="000000"/>
            </w:tcBorders>
            <w:shd w:val="clear" w:color="auto" w:fill="F3F3F3"/>
          </w:tcPr>
          <w:p w14:paraId="6FA3B97E" w14:textId="77777777" w:rsidR="004C05AA" w:rsidRPr="00567118" w:rsidDel="00050F5E" w:rsidRDefault="004C05AA" w:rsidP="0094025F">
            <w:pPr>
              <w:rPr>
                <w:del w:id="534" w:author="智誠 楊" w:date="2021-05-07T13:47:00Z"/>
                <w:rFonts w:ascii="標楷體" w:eastAsia="標楷體" w:hAnsi="標楷體"/>
              </w:rPr>
            </w:pPr>
            <w:del w:id="535" w:author="智誠 楊" w:date="2021-05-07T13:47:00Z">
              <w:r w:rsidRPr="00567118" w:rsidDel="00050F5E">
                <w:rPr>
                  <w:rFonts w:ascii="標楷體" w:eastAsia="標楷體" w:hAnsi="標楷體"/>
                </w:rPr>
                <w:delText xml:space="preserve">功能名稱 </w:delText>
              </w:r>
            </w:del>
          </w:p>
        </w:tc>
        <w:tc>
          <w:tcPr>
            <w:tcW w:w="6439" w:type="dxa"/>
            <w:tcBorders>
              <w:top w:val="single" w:sz="8" w:space="0" w:color="000000"/>
              <w:left w:val="single" w:sz="8" w:space="0" w:color="000000"/>
              <w:bottom w:val="single" w:sz="8" w:space="0" w:color="000000"/>
            </w:tcBorders>
          </w:tcPr>
          <w:p w14:paraId="7710176C" w14:textId="77777777" w:rsidR="004C05AA" w:rsidRPr="00567118" w:rsidDel="00050F5E" w:rsidRDefault="004C05AA" w:rsidP="0094025F">
            <w:pPr>
              <w:rPr>
                <w:del w:id="536" w:author="智誠 楊" w:date="2021-05-07T13:47:00Z"/>
                <w:rFonts w:ascii="標楷體" w:eastAsia="標楷體" w:hAnsi="標楷體" w:cs="新細明體"/>
                <w:kern w:val="0"/>
                <w:lang w:val="zh-TW"/>
              </w:rPr>
            </w:pPr>
            <w:del w:id="537" w:author="智誠 楊" w:date="2021-05-07T13:47:00Z">
              <w:r w:rsidRPr="00567118" w:rsidDel="00050F5E">
                <w:rPr>
                  <w:rFonts w:ascii="標楷體" w:eastAsia="標楷體" w:hAnsi="標楷體" w:cs="新細明體" w:hint="eastAsia"/>
                  <w:kern w:val="0"/>
                  <w:lang w:val="zh-TW"/>
                </w:rPr>
                <w:delText>疑似洗錢樣態條件設定</w:delText>
              </w:r>
            </w:del>
          </w:p>
          <w:p w14:paraId="3F5F85CB" w14:textId="77777777" w:rsidR="004C05AA" w:rsidRPr="00567118" w:rsidDel="00050F5E" w:rsidRDefault="004C05AA" w:rsidP="0094025F">
            <w:pPr>
              <w:rPr>
                <w:del w:id="538" w:author="智誠 楊" w:date="2021-05-07T13:47:00Z"/>
                <w:rFonts w:ascii="標楷體" w:eastAsia="標楷體" w:hAnsi="標楷體" w:cs="新細明體"/>
                <w:kern w:val="0"/>
                <w:lang w:val="zh-TW"/>
              </w:rPr>
            </w:pPr>
            <w:del w:id="539" w:author="智誠 楊" w:date="2021-05-07T13:47:00Z">
              <w:r w:rsidDel="00050F5E">
                <w:rPr>
                  <w:rFonts w:ascii="標楷體" w:eastAsia="標楷體" w:hAnsi="標楷體" w:cs="Arial" w:hint="eastAsia"/>
                  <w:kern w:val="0"/>
                </w:rPr>
                <w:delText>I</w:delText>
              </w:r>
              <w:r w:rsidRPr="00567118" w:rsidDel="00050F5E">
                <w:rPr>
                  <w:rFonts w:ascii="標楷體" w:eastAsia="標楷體" w:hAnsi="標楷體" w:cs="Arial" w:hint="eastAsia"/>
                  <w:kern w:val="0"/>
                </w:rPr>
                <w:delText>.依匯款資料、銀行扣款資料及支票資料</w:delText>
              </w:r>
              <w:r w:rsidDel="00050F5E">
                <w:rPr>
                  <w:rFonts w:ascii="標楷體" w:eastAsia="標楷體" w:hAnsi="標楷體" w:cs="Arial" w:hint="eastAsia"/>
                  <w:kern w:val="0"/>
                </w:rPr>
                <w:delText>：</w:delText>
              </w:r>
            </w:del>
          </w:p>
          <w:p w14:paraId="4E9C8474" w14:textId="77777777" w:rsidR="004C05AA" w:rsidRPr="00567118" w:rsidDel="00050F5E" w:rsidRDefault="004C05AA" w:rsidP="0094025F">
            <w:pPr>
              <w:widowControl/>
              <w:ind w:leftChars="100" w:left="1166" w:hangingChars="386" w:hanging="926"/>
              <w:rPr>
                <w:del w:id="540" w:author="智誠 楊" w:date="2021-05-07T13:47:00Z"/>
                <w:rFonts w:ascii="標楷體" w:eastAsia="標楷體" w:hAnsi="標楷體" w:cs="Arial"/>
                <w:kern w:val="0"/>
              </w:rPr>
            </w:pPr>
            <w:del w:id="541" w:author="智誠 楊" w:date="2021-05-07T13:47:00Z">
              <w:r w:rsidRPr="00567118" w:rsidDel="00050F5E">
                <w:rPr>
                  <w:rFonts w:ascii="標楷體" w:eastAsia="標楷體" w:hAnsi="標楷體" w:cs="Arial" w:hint="eastAsia"/>
                  <w:kern w:val="0"/>
                </w:rPr>
                <w:delText>樣態1:同戶號</w:delText>
              </w:r>
              <w:r w:rsidDel="00050F5E">
                <w:rPr>
                  <w:rFonts w:ascii="標楷體" w:eastAsia="標楷體" w:hAnsi="標楷體" w:cs="Arial" w:hint="eastAsia"/>
                  <w:kern w:val="0"/>
                  <w:lang w:eastAsia="zh-HK"/>
                </w:rPr>
                <w:delText>下</w:delText>
              </w:r>
              <w:r w:rsidRPr="00567118" w:rsidDel="00050F5E">
                <w:rPr>
                  <w:rFonts w:ascii="標楷體" w:eastAsia="標楷體" w:hAnsi="標楷體" w:cs="Arial" w:hint="eastAsia"/>
                  <w:kern w:val="0"/>
                </w:rPr>
                <w:delText>多筆合計超過</w:delText>
              </w:r>
              <w:r w:rsidDel="00050F5E">
                <w:rPr>
                  <w:rFonts w:ascii="標楷體" w:eastAsia="標楷體" w:hAnsi="標楷體" w:cs="Arial" w:hint="eastAsia"/>
                  <w:kern w:val="0"/>
                  <w:lang w:eastAsia="zh-HK"/>
                </w:rPr>
                <w:delText>金額(</w:delText>
              </w:r>
              <w:r w:rsidRPr="00567118" w:rsidDel="00050F5E">
                <w:rPr>
                  <w:rFonts w:ascii="標楷體" w:eastAsia="標楷體" w:hAnsi="標楷體" w:cs="Arial" w:hint="eastAsia"/>
                  <w:kern w:val="0"/>
                </w:rPr>
                <w:delText>萬元</w:delText>
              </w:r>
              <w:r w:rsidDel="00050F5E">
                <w:rPr>
                  <w:rFonts w:ascii="標楷體" w:eastAsia="標楷體" w:hAnsi="標楷體" w:cs="Arial" w:hint="eastAsia"/>
                  <w:kern w:val="0"/>
                </w:rPr>
                <w:delText>)</w:delText>
              </w:r>
              <w:r w:rsidRPr="00567118" w:rsidDel="00050F5E">
                <w:rPr>
                  <w:rFonts w:ascii="標楷體" w:eastAsia="標楷體" w:hAnsi="標楷體" w:cs="Arial" w:hint="eastAsia"/>
                  <w:kern w:val="0"/>
                </w:rPr>
                <w:delText>;</w:delText>
              </w:r>
            </w:del>
          </w:p>
          <w:p w14:paraId="65922975" w14:textId="77777777" w:rsidR="004C05AA" w:rsidDel="00050F5E" w:rsidRDefault="004C05AA" w:rsidP="0094025F">
            <w:pPr>
              <w:widowControl/>
              <w:ind w:leftChars="100" w:left="1166" w:hangingChars="386" w:hanging="926"/>
              <w:rPr>
                <w:del w:id="542" w:author="智誠 楊" w:date="2021-05-07T13:47:00Z"/>
                <w:rFonts w:ascii="標楷體" w:eastAsia="標楷體" w:hAnsi="標楷體" w:cs="Arial"/>
                <w:kern w:val="0"/>
              </w:rPr>
            </w:pPr>
            <w:del w:id="543" w:author="智誠 楊" w:date="2021-05-07T13:47:00Z">
              <w:r w:rsidRPr="00567118" w:rsidDel="00050F5E">
                <w:rPr>
                  <w:rFonts w:ascii="標楷體" w:eastAsia="標楷體" w:hAnsi="標楷體" w:cs="Arial" w:hint="eastAsia"/>
                  <w:kern w:val="0"/>
                </w:rPr>
                <w:delText>樣態2:</w:delText>
              </w:r>
              <w:r w:rsidDel="00050F5E">
                <w:rPr>
                  <w:rFonts w:ascii="標楷體" w:eastAsia="標楷體" w:hAnsi="標楷體" w:cs="Arial" w:hint="eastAsia"/>
                  <w:kern w:val="0"/>
                  <w:lang w:eastAsia="zh-HK"/>
                </w:rPr>
                <w:delText>當日交易</w:delText>
              </w:r>
              <w:r w:rsidRPr="00567118" w:rsidDel="00050F5E">
                <w:rPr>
                  <w:rFonts w:ascii="標楷體" w:eastAsia="標楷體" w:hAnsi="標楷體" w:cs="Arial" w:hint="eastAsia"/>
                  <w:kern w:val="0"/>
                </w:rPr>
                <w:delText>筆數</w:delText>
              </w:r>
              <w:r w:rsidDel="00050F5E">
                <w:rPr>
                  <w:rFonts w:ascii="標楷體" w:eastAsia="標楷體" w:hAnsi="標楷體" w:cs="Arial" w:hint="eastAsia"/>
                  <w:kern w:val="0"/>
                </w:rPr>
                <w:delText>(</w:delText>
              </w:r>
              <w:r w:rsidRPr="00567118" w:rsidDel="00050F5E">
                <w:rPr>
                  <w:rFonts w:ascii="標楷體" w:eastAsia="標楷體" w:hAnsi="標楷體" w:cs="Arial" w:hint="eastAsia"/>
                  <w:kern w:val="0"/>
                </w:rPr>
                <w:delText>含</w:delText>
              </w:r>
              <w:r w:rsidDel="00050F5E">
                <w:rPr>
                  <w:rFonts w:ascii="標楷體" w:eastAsia="標楷體" w:hAnsi="標楷體" w:cs="Arial" w:hint="eastAsia"/>
                  <w:kern w:val="0"/>
                </w:rPr>
                <w:delText>)</w:delText>
              </w:r>
              <w:r w:rsidRPr="00567118" w:rsidDel="00050F5E">
                <w:rPr>
                  <w:rFonts w:ascii="標楷體" w:eastAsia="標楷體" w:hAnsi="標楷體" w:cs="Arial" w:hint="eastAsia"/>
                  <w:kern w:val="0"/>
                </w:rPr>
                <w:delText>且每單筆介於</w:delText>
              </w:r>
              <w:r w:rsidDel="00050F5E">
                <w:rPr>
                  <w:rFonts w:ascii="標楷體" w:eastAsia="標楷體" w:hAnsi="標楷體" w:cs="Arial" w:hint="eastAsia"/>
                  <w:kern w:val="0"/>
                  <w:lang w:eastAsia="zh-HK"/>
                </w:rPr>
                <w:delText>金額(</w:delText>
              </w:r>
              <w:r w:rsidRPr="00567118" w:rsidDel="00050F5E">
                <w:rPr>
                  <w:rFonts w:ascii="標楷體" w:eastAsia="標楷體" w:hAnsi="標楷體" w:cs="Arial" w:hint="eastAsia"/>
                  <w:kern w:val="0"/>
                </w:rPr>
                <w:delText>萬元</w:delText>
              </w:r>
              <w:r w:rsidDel="00050F5E">
                <w:rPr>
                  <w:rFonts w:ascii="標楷體" w:eastAsia="標楷體" w:hAnsi="標楷體" w:cs="Arial" w:hint="eastAsia"/>
                  <w:kern w:val="0"/>
                </w:rPr>
                <w:delText>)</w:delText>
              </w:r>
              <w:r w:rsidDel="00050F5E">
                <w:rPr>
                  <w:rFonts w:ascii="標楷體" w:eastAsia="標楷體" w:hAnsi="標楷體" w:cs="Arial" w:hint="eastAsia"/>
                  <w:kern w:val="0"/>
                  <w:lang w:eastAsia="zh-HK"/>
                </w:rPr>
                <w:delText>之間</w:delText>
              </w:r>
              <w:r w:rsidRPr="00567118" w:rsidDel="00050F5E">
                <w:rPr>
                  <w:rFonts w:ascii="標楷體" w:eastAsia="標楷體" w:hAnsi="標楷體" w:cs="Arial" w:hint="eastAsia"/>
                  <w:kern w:val="0"/>
                </w:rPr>
                <w:delText>。</w:delText>
              </w:r>
            </w:del>
          </w:p>
          <w:p w14:paraId="334D6D1C" w14:textId="77777777" w:rsidR="004C05AA" w:rsidRPr="00567118" w:rsidDel="00050F5E" w:rsidRDefault="004C05AA" w:rsidP="0094025F">
            <w:pPr>
              <w:widowControl/>
              <w:rPr>
                <w:del w:id="544" w:author="智誠 楊" w:date="2021-05-07T13:47:00Z"/>
                <w:rFonts w:ascii="標楷體" w:eastAsia="標楷體" w:hAnsi="標楷體" w:cs="Arial"/>
                <w:kern w:val="0"/>
              </w:rPr>
            </w:pPr>
            <w:del w:id="545" w:author="智誠 楊" w:date="2021-05-07T13:47:00Z">
              <w:r w:rsidDel="00050F5E">
                <w:rPr>
                  <w:rFonts w:ascii="標楷體" w:eastAsia="標楷體" w:hAnsi="標楷體" w:cs="Arial" w:hint="eastAsia"/>
                  <w:kern w:val="0"/>
                </w:rPr>
                <w:delText>II.</w:delText>
              </w:r>
              <w:r w:rsidRPr="00567118" w:rsidDel="00050F5E">
                <w:rPr>
                  <w:rFonts w:ascii="標楷體" w:eastAsia="標楷體" w:hAnsi="標楷體" w:cs="Arial" w:hint="eastAsia"/>
                  <w:kern w:val="0"/>
                </w:rPr>
                <w:delText>依匯款資料</w:delText>
              </w:r>
              <w:r w:rsidDel="00050F5E">
                <w:rPr>
                  <w:rFonts w:ascii="標楷體" w:eastAsia="標楷體" w:hAnsi="標楷體" w:cs="Arial" w:hint="eastAsia"/>
                  <w:kern w:val="0"/>
                </w:rPr>
                <w:delText>：</w:delText>
              </w:r>
            </w:del>
          </w:p>
          <w:p w14:paraId="3C5F8B76" w14:textId="77777777" w:rsidR="004C05AA" w:rsidDel="00050F5E" w:rsidRDefault="004C05AA" w:rsidP="0094025F">
            <w:pPr>
              <w:widowControl/>
              <w:ind w:leftChars="100" w:left="1166" w:hangingChars="386" w:hanging="926"/>
              <w:rPr>
                <w:del w:id="546" w:author="智誠 楊" w:date="2021-05-07T13:47:00Z"/>
                <w:rFonts w:ascii="標楷體" w:eastAsia="標楷體" w:hAnsi="標楷體"/>
                <w:kern w:val="0"/>
              </w:rPr>
            </w:pPr>
            <w:del w:id="547" w:author="智誠 楊" w:date="2021-05-07T13:47:00Z">
              <w:r w:rsidRPr="00567118" w:rsidDel="00050F5E">
                <w:rPr>
                  <w:rFonts w:ascii="標楷體" w:eastAsia="標楷體" w:hAnsi="標楷體" w:cs="Arial" w:hint="eastAsia"/>
                  <w:kern w:val="0"/>
                </w:rPr>
                <w:delText>樣態3:同戶號</w:delText>
              </w:r>
              <w:r w:rsidDel="00050F5E">
                <w:rPr>
                  <w:rFonts w:ascii="標楷體" w:eastAsia="標楷體" w:hAnsi="標楷體" w:cs="Arial" w:hint="eastAsia"/>
                  <w:kern w:val="0"/>
                  <w:lang w:eastAsia="zh-HK"/>
                </w:rPr>
                <w:delText>下</w:delText>
              </w:r>
              <w:r w:rsidRPr="00567118" w:rsidDel="00050F5E">
                <w:rPr>
                  <w:rFonts w:ascii="標楷體" w:eastAsia="標楷體" w:hAnsi="標楷體" w:cs="Arial" w:hint="eastAsia"/>
                  <w:kern w:val="0"/>
                </w:rPr>
                <w:delText>多筆合計超過</w:delText>
              </w:r>
              <w:r w:rsidDel="00050F5E">
                <w:rPr>
                  <w:rFonts w:ascii="標楷體" w:eastAsia="標楷體" w:hAnsi="標楷體" w:cs="Arial" w:hint="eastAsia"/>
                  <w:kern w:val="0"/>
                  <w:lang w:eastAsia="zh-HK"/>
                </w:rPr>
                <w:delText>金額(</w:delText>
              </w:r>
              <w:r w:rsidRPr="00567118" w:rsidDel="00050F5E">
                <w:rPr>
                  <w:rFonts w:ascii="標楷體" w:eastAsia="標楷體" w:hAnsi="標楷體" w:cs="Arial" w:hint="eastAsia"/>
                  <w:kern w:val="0"/>
                </w:rPr>
                <w:delText>萬元</w:delText>
              </w:r>
              <w:r w:rsidDel="00050F5E">
                <w:rPr>
                  <w:rFonts w:ascii="標楷體" w:eastAsia="標楷體" w:hAnsi="標楷體" w:cs="Arial" w:hint="eastAsia"/>
                  <w:kern w:val="0"/>
                </w:rPr>
                <w:delText>)</w:delText>
              </w:r>
              <w:r w:rsidRPr="00567118" w:rsidDel="00050F5E">
                <w:rPr>
                  <w:rFonts w:ascii="標楷體" w:eastAsia="標楷體" w:hAnsi="標楷體" w:cs="Arial" w:hint="eastAsia"/>
                  <w:kern w:val="0"/>
                </w:rPr>
                <w:delText>且其中為</w:delText>
              </w:r>
              <w:r w:rsidRPr="00567118" w:rsidDel="00050F5E">
                <w:rPr>
                  <w:rFonts w:ascii="標楷體" w:eastAsia="標楷體" w:hAnsi="標楷體"/>
                  <w:kern w:val="0"/>
                </w:rPr>
                <w:delText>0001</w:delText>
              </w:r>
            </w:del>
          </w:p>
          <w:p w14:paraId="387601DD" w14:textId="77777777" w:rsidR="004C05AA" w:rsidRPr="00567118" w:rsidDel="00050F5E" w:rsidRDefault="004C05AA" w:rsidP="0094025F">
            <w:pPr>
              <w:widowControl/>
              <w:ind w:leftChars="400" w:left="1166" w:hangingChars="86" w:hanging="206"/>
              <w:rPr>
                <w:del w:id="548" w:author="智誠 楊" w:date="2021-05-07T13:47:00Z"/>
                <w:rFonts w:ascii="標楷體" w:eastAsia="標楷體" w:hAnsi="標楷體" w:cs="Arial"/>
                <w:kern w:val="0"/>
              </w:rPr>
            </w:pPr>
            <w:del w:id="549" w:author="智誠 楊" w:date="2021-05-07T13:47:00Z">
              <w:r w:rsidRPr="00567118" w:rsidDel="00050F5E">
                <w:rPr>
                  <w:rFonts w:ascii="標楷體" w:eastAsia="標楷體" w:hAnsi="標楷體" w:cs="Arial" w:hint="eastAsia"/>
                  <w:kern w:val="0"/>
                </w:rPr>
                <w:delText>現金存入、</w:delText>
              </w:r>
              <w:r w:rsidRPr="00105261" w:rsidDel="00050F5E">
                <w:rPr>
                  <w:rFonts w:ascii="標楷體" w:eastAsia="標楷體" w:hAnsi="標楷體"/>
                  <w:kern w:val="0"/>
                </w:rPr>
                <w:delText>0087AT</w:delText>
              </w:r>
              <w:r w:rsidRPr="00567118" w:rsidDel="00050F5E">
                <w:rPr>
                  <w:rFonts w:ascii="標楷體" w:eastAsia="標楷體" w:hAnsi="標楷體" w:cs="Arial" w:hint="eastAsia"/>
                  <w:kern w:val="0"/>
                </w:rPr>
                <w:delText>存入。</w:delText>
              </w:r>
            </w:del>
          </w:p>
          <w:p w14:paraId="22324684" w14:textId="77777777" w:rsidR="004C05AA" w:rsidRPr="00567118" w:rsidDel="00050F5E" w:rsidRDefault="004C05AA" w:rsidP="0094025F">
            <w:pPr>
              <w:rPr>
                <w:del w:id="550" w:author="智誠 楊" w:date="2021-05-07T13:47:00Z"/>
                <w:rFonts w:ascii="標楷體" w:eastAsia="標楷體" w:hAnsi="標楷體"/>
              </w:rPr>
            </w:pPr>
            <w:del w:id="551" w:author="智誠 楊" w:date="2021-05-07T13:47:00Z">
              <w:r w:rsidDel="00050F5E">
                <w:rPr>
                  <w:rFonts w:ascii="標楷體" w:eastAsia="標楷體" w:hAnsi="標楷體" w:cs="Arial" w:hint="eastAsia"/>
                  <w:kern w:val="0"/>
                </w:rPr>
                <w:delText>III.</w:delText>
              </w:r>
              <w:r w:rsidRPr="00567118" w:rsidDel="00050F5E">
                <w:rPr>
                  <w:rFonts w:ascii="標楷體" w:eastAsia="標楷體" w:hAnsi="標楷體" w:cs="Arial" w:hint="eastAsia"/>
                  <w:kern w:val="0"/>
                </w:rPr>
                <w:delText>需主管核准放行，核准的層級至經理。</w:delText>
              </w:r>
            </w:del>
          </w:p>
        </w:tc>
      </w:tr>
      <w:tr w:rsidR="004C05AA" w:rsidRPr="00362205" w:rsidDel="00050F5E" w14:paraId="732D60AF" w14:textId="77777777" w:rsidTr="0094025F">
        <w:trPr>
          <w:trHeight w:val="277"/>
          <w:del w:id="552" w:author="智誠 楊" w:date="2021-05-07T13:47:00Z"/>
        </w:trPr>
        <w:tc>
          <w:tcPr>
            <w:tcW w:w="1427" w:type="dxa"/>
            <w:tcBorders>
              <w:top w:val="single" w:sz="8" w:space="0" w:color="000000"/>
              <w:bottom w:val="single" w:sz="8" w:space="0" w:color="000000"/>
              <w:right w:val="single" w:sz="8" w:space="0" w:color="000000"/>
            </w:tcBorders>
            <w:shd w:val="clear" w:color="auto" w:fill="F3F3F3"/>
          </w:tcPr>
          <w:p w14:paraId="7B6F5A51" w14:textId="77777777" w:rsidR="004C05AA" w:rsidRPr="00362205" w:rsidDel="00050F5E" w:rsidRDefault="004C05AA" w:rsidP="0094025F">
            <w:pPr>
              <w:rPr>
                <w:del w:id="553" w:author="智誠 楊" w:date="2021-05-07T13:47:00Z"/>
                <w:rFonts w:ascii="標楷體" w:eastAsia="標楷體" w:hAnsi="標楷體"/>
              </w:rPr>
            </w:pPr>
            <w:del w:id="554" w:author="智誠 楊" w:date="2021-05-07T13:47:00Z">
              <w:r w:rsidRPr="00362205" w:rsidDel="00050F5E">
                <w:rPr>
                  <w:rFonts w:ascii="標楷體" w:eastAsia="標楷體" w:hAnsi="標楷體"/>
                </w:rPr>
                <w:delText>進入條件</w:delText>
              </w:r>
            </w:del>
          </w:p>
        </w:tc>
        <w:tc>
          <w:tcPr>
            <w:tcW w:w="6439" w:type="dxa"/>
            <w:tcBorders>
              <w:top w:val="single" w:sz="8" w:space="0" w:color="000000"/>
              <w:left w:val="single" w:sz="8" w:space="0" w:color="000000"/>
              <w:bottom w:val="single" w:sz="8" w:space="0" w:color="000000"/>
            </w:tcBorders>
          </w:tcPr>
          <w:p w14:paraId="79E8CDD5" w14:textId="77777777" w:rsidR="004C05AA" w:rsidRPr="00362205" w:rsidDel="00050F5E" w:rsidRDefault="004C05AA" w:rsidP="0094025F">
            <w:pPr>
              <w:rPr>
                <w:del w:id="555" w:author="智誠 楊" w:date="2021-05-07T13:47:00Z"/>
                <w:rFonts w:ascii="標楷體" w:eastAsia="標楷體" w:hAnsi="標楷體"/>
              </w:rPr>
            </w:pPr>
          </w:p>
        </w:tc>
      </w:tr>
      <w:tr w:rsidR="004C05AA" w:rsidRPr="00362205" w:rsidDel="00050F5E" w14:paraId="323C99BB" w14:textId="77777777" w:rsidTr="0094025F">
        <w:trPr>
          <w:trHeight w:val="773"/>
          <w:del w:id="556" w:author="智誠 楊" w:date="2021-05-07T13:47:00Z"/>
        </w:trPr>
        <w:tc>
          <w:tcPr>
            <w:tcW w:w="1427" w:type="dxa"/>
            <w:tcBorders>
              <w:top w:val="single" w:sz="8" w:space="0" w:color="000000"/>
              <w:bottom w:val="single" w:sz="8" w:space="0" w:color="000000"/>
              <w:right w:val="single" w:sz="8" w:space="0" w:color="000000"/>
            </w:tcBorders>
            <w:shd w:val="clear" w:color="auto" w:fill="F3F3F3"/>
          </w:tcPr>
          <w:p w14:paraId="2EE3009A" w14:textId="77777777" w:rsidR="004C05AA" w:rsidRPr="00362205" w:rsidDel="00050F5E" w:rsidRDefault="004C05AA" w:rsidP="0094025F">
            <w:pPr>
              <w:rPr>
                <w:del w:id="557" w:author="智誠 楊" w:date="2021-05-07T13:47:00Z"/>
                <w:rFonts w:ascii="標楷體" w:eastAsia="標楷體" w:hAnsi="標楷體"/>
              </w:rPr>
            </w:pPr>
            <w:del w:id="558" w:author="智誠 楊" w:date="2021-05-07T13:47:00Z">
              <w:r w:rsidRPr="00362205" w:rsidDel="00050F5E">
                <w:rPr>
                  <w:rFonts w:ascii="標楷體" w:eastAsia="標楷體" w:hAnsi="標楷體"/>
                </w:rPr>
                <w:delText xml:space="preserve">基本流程 </w:delText>
              </w:r>
            </w:del>
          </w:p>
        </w:tc>
        <w:tc>
          <w:tcPr>
            <w:tcW w:w="6439" w:type="dxa"/>
            <w:tcBorders>
              <w:top w:val="single" w:sz="8" w:space="0" w:color="000000"/>
              <w:left w:val="single" w:sz="8" w:space="0" w:color="000000"/>
              <w:bottom w:val="single" w:sz="8" w:space="0" w:color="000000"/>
            </w:tcBorders>
          </w:tcPr>
          <w:p w14:paraId="559AE47E" w14:textId="77777777" w:rsidR="004C05AA" w:rsidRPr="00362205" w:rsidDel="00050F5E" w:rsidRDefault="004C05AA" w:rsidP="0094025F">
            <w:pPr>
              <w:rPr>
                <w:del w:id="559" w:author="智誠 楊" w:date="2021-05-07T13:47:00Z"/>
                <w:rFonts w:ascii="標楷體" w:eastAsia="標楷體" w:hAnsi="標楷體"/>
              </w:rPr>
            </w:pPr>
          </w:p>
        </w:tc>
      </w:tr>
      <w:tr w:rsidR="004C05AA" w:rsidRPr="00362205" w:rsidDel="00050F5E" w14:paraId="1933FD0B" w14:textId="77777777" w:rsidTr="0094025F">
        <w:trPr>
          <w:trHeight w:val="321"/>
          <w:del w:id="560" w:author="智誠 楊" w:date="2021-05-07T13:47:00Z"/>
        </w:trPr>
        <w:tc>
          <w:tcPr>
            <w:tcW w:w="1427" w:type="dxa"/>
            <w:tcBorders>
              <w:top w:val="single" w:sz="8" w:space="0" w:color="000000"/>
              <w:bottom w:val="single" w:sz="8" w:space="0" w:color="000000"/>
              <w:right w:val="single" w:sz="8" w:space="0" w:color="000000"/>
            </w:tcBorders>
            <w:shd w:val="clear" w:color="auto" w:fill="F3F3F3"/>
          </w:tcPr>
          <w:p w14:paraId="59E25A3F" w14:textId="77777777" w:rsidR="004C05AA" w:rsidRPr="00362205" w:rsidDel="00050F5E" w:rsidRDefault="004C05AA" w:rsidP="0094025F">
            <w:pPr>
              <w:rPr>
                <w:del w:id="561" w:author="智誠 楊" w:date="2021-05-07T13:47:00Z"/>
                <w:rFonts w:ascii="標楷體" w:eastAsia="標楷體" w:hAnsi="標楷體"/>
              </w:rPr>
            </w:pPr>
            <w:del w:id="562" w:author="智誠 楊" w:date="2021-05-07T13:47:00Z">
              <w:r w:rsidRPr="00362205" w:rsidDel="00050F5E">
                <w:rPr>
                  <w:rFonts w:ascii="標楷體" w:eastAsia="標楷體" w:hAnsi="標楷體"/>
                </w:rPr>
                <w:delText>選用流程</w:delText>
              </w:r>
            </w:del>
          </w:p>
        </w:tc>
        <w:tc>
          <w:tcPr>
            <w:tcW w:w="6439" w:type="dxa"/>
            <w:tcBorders>
              <w:top w:val="single" w:sz="8" w:space="0" w:color="000000"/>
              <w:left w:val="single" w:sz="8" w:space="0" w:color="000000"/>
              <w:bottom w:val="single" w:sz="8" w:space="0" w:color="000000"/>
            </w:tcBorders>
          </w:tcPr>
          <w:p w14:paraId="5BAD0F62" w14:textId="77777777" w:rsidR="004C05AA" w:rsidRPr="00362205" w:rsidDel="00050F5E" w:rsidRDefault="004C05AA" w:rsidP="0094025F">
            <w:pPr>
              <w:rPr>
                <w:del w:id="563" w:author="智誠 楊" w:date="2021-05-07T13:47:00Z"/>
                <w:rFonts w:ascii="標楷體" w:eastAsia="標楷體" w:hAnsi="標楷體"/>
              </w:rPr>
            </w:pPr>
          </w:p>
        </w:tc>
      </w:tr>
      <w:tr w:rsidR="004C05AA" w:rsidRPr="00362205" w:rsidDel="00050F5E" w14:paraId="68EEF381" w14:textId="77777777" w:rsidTr="0094025F">
        <w:trPr>
          <w:trHeight w:val="1311"/>
          <w:del w:id="564" w:author="智誠 楊" w:date="2021-05-07T13:47:00Z"/>
        </w:trPr>
        <w:tc>
          <w:tcPr>
            <w:tcW w:w="1427" w:type="dxa"/>
            <w:tcBorders>
              <w:top w:val="single" w:sz="8" w:space="0" w:color="000000"/>
              <w:bottom w:val="single" w:sz="8" w:space="0" w:color="000000"/>
              <w:right w:val="single" w:sz="8" w:space="0" w:color="000000"/>
            </w:tcBorders>
            <w:shd w:val="clear" w:color="auto" w:fill="F3F3F3"/>
          </w:tcPr>
          <w:p w14:paraId="7A7F4BAF" w14:textId="77777777" w:rsidR="004C05AA" w:rsidRPr="00362205" w:rsidDel="00050F5E" w:rsidRDefault="004C05AA" w:rsidP="0094025F">
            <w:pPr>
              <w:rPr>
                <w:del w:id="565" w:author="智誠 楊" w:date="2021-05-07T13:47:00Z"/>
                <w:rFonts w:ascii="標楷體" w:eastAsia="標楷體" w:hAnsi="標楷體"/>
              </w:rPr>
            </w:pPr>
            <w:del w:id="566" w:author="智誠 楊" w:date="2021-05-07T13:47:00Z">
              <w:r w:rsidRPr="00362205" w:rsidDel="00050F5E">
                <w:rPr>
                  <w:rFonts w:ascii="標楷體" w:eastAsia="標楷體" w:hAnsi="標楷體"/>
                </w:rPr>
                <w:delText>例外流程</w:delText>
              </w:r>
            </w:del>
          </w:p>
        </w:tc>
        <w:tc>
          <w:tcPr>
            <w:tcW w:w="6439" w:type="dxa"/>
            <w:tcBorders>
              <w:top w:val="single" w:sz="8" w:space="0" w:color="000000"/>
              <w:left w:val="single" w:sz="8" w:space="0" w:color="000000"/>
              <w:bottom w:val="single" w:sz="8" w:space="0" w:color="000000"/>
            </w:tcBorders>
          </w:tcPr>
          <w:p w14:paraId="00877DBA" w14:textId="77777777" w:rsidR="004C05AA" w:rsidRPr="00362205" w:rsidDel="00050F5E" w:rsidRDefault="004C05AA" w:rsidP="0094025F">
            <w:pPr>
              <w:rPr>
                <w:del w:id="567" w:author="智誠 楊" w:date="2021-05-07T13:47:00Z"/>
                <w:rFonts w:ascii="標楷體" w:eastAsia="標楷體" w:hAnsi="標楷體"/>
              </w:rPr>
            </w:pPr>
          </w:p>
        </w:tc>
      </w:tr>
      <w:tr w:rsidR="004C05AA" w:rsidRPr="00362205" w:rsidDel="00050F5E" w14:paraId="6F619CEE" w14:textId="77777777" w:rsidTr="0094025F">
        <w:trPr>
          <w:trHeight w:val="278"/>
          <w:del w:id="568" w:author="智誠 楊" w:date="2021-05-07T13:47:00Z"/>
        </w:trPr>
        <w:tc>
          <w:tcPr>
            <w:tcW w:w="1427" w:type="dxa"/>
            <w:tcBorders>
              <w:top w:val="single" w:sz="8" w:space="0" w:color="000000"/>
              <w:bottom w:val="single" w:sz="8" w:space="0" w:color="000000"/>
              <w:right w:val="single" w:sz="8" w:space="0" w:color="000000"/>
            </w:tcBorders>
            <w:shd w:val="clear" w:color="auto" w:fill="F3F3F3"/>
          </w:tcPr>
          <w:p w14:paraId="320078C7" w14:textId="77777777" w:rsidR="004C05AA" w:rsidRPr="00362205" w:rsidDel="00050F5E" w:rsidRDefault="004C05AA" w:rsidP="0094025F">
            <w:pPr>
              <w:rPr>
                <w:del w:id="569" w:author="智誠 楊" w:date="2021-05-07T13:47:00Z"/>
                <w:rFonts w:ascii="標楷體" w:eastAsia="標楷體" w:hAnsi="標楷體"/>
              </w:rPr>
            </w:pPr>
            <w:del w:id="570" w:author="智誠 楊" w:date="2021-05-07T13:47:00Z">
              <w:r w:rsidRPr="00362205" w:rsidDel="00050F5E">
                <w:rPr>
                  <w:rFonts w:ascii="標楷體" w:eastAsia="標楷體" w:hAnsi="標楷體"/>
                </w:rPr>
                <w:delText xml:space="preserve">執行後狀況 </w:delText>
              </w:r>
            </w:del>
          </w:p>
        </w:tc>
        <w:tc>
          <w:tcPr>
            <w:tcW w:w="6439" w:type="dxa"/>
            <w:tcBorders>
              <w:top w:val="single" w:sz="8" w:space="0" w:color="000000"/>
              <w:left w:val="single" w:sz="8" w:space="0" w:color="000000"/>
              <w:bottom w:val="single" w:sz="8" w:space="0" w:color="000000"/>
            </w:tcBorders>
          </w:tcPr>
          <w:p w14:paraId="57263239" w14:textId="77777777" w:rsidR="004C05AA" w:rsidRPr="00362205" w:rsidDel="00050F5E" w:rsidRDefault="004C05AA" w:rsidP="0094025F">
            <w:pPr>
              <w:rPr>
                <w:del w:id="571" w:author="智誠 楊" w:date="2021-05-07T13:47:00Z"/>
                <w:rFonts w:ascii="標楷體" w:eastAsia="標楷體" w:hAnsi="標楷體"/>
              </w:rPr>
            </w:pPr>
          </w:p>
        </w:tc>
      </w:tr>
      <w:tr w:rsidR="004C05AA" w:rsidRPr="00362205" w:rsidDel="00050F5E" w14:paraId="41184B02" w14:textId="77777777" w:rsidTr="0094025F">
        <w:trPr>
          <w:trHeight w:val="358"/>
          <w:del w:id="572" w:author="智誠 楊" w:date="2021-05-07T13:47:00Z"/>
        </w:trPr>
        <w:tc>
          <w:tcPr>
            <w:tcW w:w="1427" w:type="dxa"/>
            <w:tcBorders>
              <w:top w:val="single" w:sz="8" w:space="0" w:color="000000"/>
              <w:bottom w:val="single" w:sz="8" w:space="0" w:color="000000"/>
              <w:right w:val="single" w:sz="8" w:space="0" w:color="000000"/>
            </w:tcBorders>
            <w:shd w:val="clear" w:color="auto" w:fill="F3F3F3"/>
          </w:tcPr>
          <w:p w14:paraId="0ECE49B4" w14:textId="77777777" w:rsidR="004C05AA" w:rsidRPr="00362205" w:rsidDel="00050F5E" w:rsidRDefault="004C05AA" w:rsidP="0094025F">
            <w:pPr>
              <w:rPr>
                <w:del w:id="573" w:author="智誠 楊" w:date="2021-05-07T13:47:00Z"/>
                <w:rFonts w:ascii="標楷體" w:eastAsia="標楷體" w:hAnsi="標楷體"/>
              </w:rPr>
            </w:pPr>
            <w:del w:id="574" w:author="智誠 楊" w:date="2021-05-07T13:47:00Z">
              <w:r w:rsidRPr="00362205" w:rsidDel="00050F5E">
                <w:rPr>
                  <w:rFonts w:ascii="標楷體" w:eastAsia="標楷體" w:hAnsi="標楷體"/>
                </w:rPr>
                <w:delText>特別需求</w:delText>
              </w:r>
            </w:del>
          </w:p>
        </w:tc>
        <w:tc>
          <w:tcPr>
            <w:tcW w:w="6439" w:type="dxa"/>
            <w:tcBorders>
              <w:top w:val="single" w:sz="8" w:space="0" w:color="000000"/>
              <w:left w:val="single" w:sz="8" w:space="0" w:color="000000"/>
              <w:bottom w:val="single" w:sz="8" w:space="0" w:color="000000"/>
            </w:tcBorders>
          </w:tcPr>
          <w:p w14:paraId="1AEE3FF5" w14:textId="77777777" w:rsidR="004C05AA" w:rsidRPr="00362205" w:rsidDel="00050F5E" w:rsidRDefault="004C05AA" w:rsidP="0094025F">
            <w:pPr>
              <w:rPr>
                <w:del w:id="575" w:author="智誠 楊" w:date="2021-05-07T13:47:00Z"/>
                <w:rFonts w:ascii="標楷體" w:eastAsia="標楷體" w:hAnsi="標楷體"/>
              </w:rPr>
            </w:pPr>
          </w:p>
        </w:tc>
      </w:tr>
      <w:tr w:rsidR="004C05AA" w:rsidRPr="00362205" w:rsidDel="00050F5E" w14:paraId="4BB98050" w14:textId="77777777" w:rsidTr="0094025F">
        <w:trPr>
          <w:trHeight w:val="278"/>
          <w:del w:id="576" w:author="智誠 楊" w:date="2021-05-07T13:47:00Z"/>
        </w:trPr>
        <w:tc>
          <w:tcPr>
            <w:tcW w:w="1427" w:type="dxa"/>
            <w:tcBorders>
              <w:top w:val="single" w:sz="8" w:space="0" w:color="000000"/>
              <w:bottom w:val="single" w:sz="8" w:space="0" w:color="000000"/>
              <w:right w:val="single" w:sz="8" w:space="0" w:color="000000"/>
            </w:tcBorders>
            <w:shd w:val="clear" w:color="auto" w:fill="F3F3F3"/>
          </w:tcPr>
          <w:p w14:paraId="5C025D9F" w14:textId="77777777" w:rsidR="004C05AA" w:rsidRPr="00362205" w:rsidDel="00050F5E" w:rsidRDefault="004C05AA" w:rsidP="0094025F">
            <w:pPr>
              <w:rPr>
                <w:del w:id="577" w:author="智誠 楊" w:date="2021-05-07T13:47:00Z"/>
                <w:rFonts w:ascii="標楷體" w:eastAsia="標楷體" w:hAnsi="標楷體"/>
              </w:rPr>
            </w:pPr>
            <w:del w:id="578" w:author="智誠 楊" w:date="2021-05-07T13:47:00Z">
              <w:r w:rsidRPr="00362205" w:rsidDel="00050F5E">
                <w:rPr>
                  <w:rFonts w:ascii="標楷體" w:eastAsia="標楷體" w:hAnsi="標楷體"/>
                </w:rPr>
                <w:delText xml:space="preserve">參考 </w:delText>
              </w:r>
            </w:del>
          </w:p>
        </w:tc>
        <w:tc>
          <w:tcPr>
            <w:tcW w:w="6439" w:type="dxa"/>
            <w:tcBorders>
              <w:top w:val="single" w:sz="8" w:space="0" w:color="000000"/>
              <w:left w:val="single" w:sz="8" w:space="0" w:color="000000"/>
              <w:bottom w:val="single" w:sz="8" w:space="0" w:color="000000"/>
            </w:tcBorders>
          </w:tcPr>
          <w:p w14:paraId="61CE8B0E" w14:textId="77777777" w:rsidR="004C05AA" w:rsidRPr="00362205" w:rsidDel="00050F5E" w:rsidRDefault="004C05AA" w:rsidP="0094025F">
            <w:pPr>
              <w:rPr>
                <w:del w:id="579" w:author="智誠 楊" w:date="2021-05-07T13:47:00Z"/>
                <w:rFonts w:ascii="標楷體" w:eastAsia="標楷體" w:hAnsi="標楷體"/>
              </w:rPr>
            </w:pPr>
          </w:p>
        </w:tc>
      </w:tr>
    </w:tbl>
    <w:p w14:paraId="267C49F1" w14:textId="77777777" w:rsidR="004C05AA" w:rsidRPr="00362205" w:rsidDel="00050F5E" w:rsidRDefault="004C05AA" w:rsidP="004C05AA">
      <w:pPr>
        <w:rPr>
          <w:del w:id="580" w:author="智誠 楊" w:date="2021-05-07T13:47:00Z"/>
          <w:rFonts w:ascii="標楷體" w:eastAsia="標楷體" w:hAnsi="標楷體"/>
        </w:rPr>
      </w:pPr>
    </w:p>
    <w:p w14:paraId="092D63F8" w14:textId="77777777" w:rsidR="004C05AA" w:rsidRPr="00362205" w:rsidDel="00050F5E" w:rsidRDefault="004C05AA" w:rsidP="004C05AA">
      <w:pPr>
        <w:rPr>
          <w:del w:id="581" w:author="智誠 楊" w:date="2021-05-07T13:47:00Z"/>
          <w:rFonts w:ascii="標楷體" w:eastAsia="標楷體" w:hAnsi="標楷體"/>
        </w:rPr>
      </w:pPr>
    </w:p>
    <w:p w14:paraId="2D60C429" w14:textId="77777777" w:rsidR="004C05AA" w:rsidRPr="00362205" w:rsidDel="00050F5E" w:rsidRDefault="004C05AA" w:rsidP="004C05AA">
      <w:pPr>
        <w:rPr>
          <w:del w:id="582" w:author="智誠 楊" w:date="2021-05-07T13:47:00Z"/>
          <w:rFonts w:ascii="標楷體" w:eastAsia="標楷體" w:hAnsi="標楷體"/>
        </w:rPr>
      </w:pPr>
    </w:p>
    <w:p w14:paraId="74523308" w14:textId="77777777" w:rsidR="004C05AA" w:rsidRPr="00362205" w:rsidDel="00050F5E" w:rsidRDefault="004C05AA" w:rsidP="004C05AA">
      <w:pPr>
        <w:rPr>
          <w:del w:id="583" w:author="智誠 楊" w:date="2021-05-07T13:47:00Z"/>
          <w:rFonts w:ascii="標楷體" w:eastAsia="標楷體" w:hAnsi="標楷體"/>
        </w:rPr>
      </w:pPr>
    </w:p>
    <w:p w14:paraId="107CA774" w14:textId="77777777" w:rsidR="004C05AA" w:rsidRPr="00362205" w:rsidDel="00050F5E" w:rsidRDefault="004C05AA" w:rsidP="004C05AA">
      <w:pPr>
        <w:rPr>
          <w:del w:id="584" w:author="智誠 楊" w:date="2021-05-07T13:47:00Z"/>
          <w:rFonts w:ascii="標楷體" w:eastAsia="標楷體" w:hAnsi="標楷體"/>
        </w:rPr>
      </w:pPr>
    </w:p>
    <w:p w14:paraId="1930D633" w14:textId="77777777" w:rsidR="004C05AA" w:rsidRPr="00362205" w:rsidDel="00050F5E" w:rsidRDefault="004C05AA" w:rsidP="004C05AA">
      <w:pPr>
        <w:rPr>
          <w:del w:id="585" w:author="智誠 楊" w:date="2021-05-07T13:47:00Z"/>
          <w:rFonts w:ascii="標楷體" w:eastAsia="標楷體" w:hAnsi="標楷體"/>
        </w:rPr>
      </w:pPr>
    </w:p>
    <w:p w14:paraId="019619D4" w14:textId="77777777" w:rsidR="004C05AA" w:rsidRPr="00362205" w:rsidDel="00050F5E" w:rsidRDefault="004C05AA" w:rsidP="004C05AA">
      <w:pPr>
        <w:rPr>
          <w:del w:id="586" w:author="智誠 楊" w:date="2021-05-07T13:47:00Z"/>
          <w:rFonts w:ascii="標楷體" w:eastAsia="標楷體" w:hAnsi="標楷體"/>
        </w:rPr>
      </w:pPr>
    </w:p>
    <w:p w14:paraId="76698F70" w14:textId="77777777" w:rsidR="004C05AA" w:rsidRPr="00362205" w:rsidDel="00050F5E" w:rsidRDefault="004C05AA" w:rsidP="004C05AA">
      <w:pPr>
        <w:rPr>
          <w:del w:id="587" w:author="智誠 楊" w:date="2021-05-07T13:47:00Z"/>
          <w:rFonts w:ascii="標楷體" w:eastAsia="標楷體" w:hAnsi="標楷體"/>
        </w:rPr>
      </w:pPr>
      <w:del w:id="588" w:author="智誠 楊" w:date="2021-05-07T13:47:00Z">
        <w:r w:rsidRPr="00362205" w:rsidDel="00050F5E">
          <w:rPr>
            <w:rFonts w:ascii="標楷體" w:eastAsia="標楷體" w:hAnsi="標楷體"/>
          </w:rPr>
          <w:br w:type="page"/>
        </w:r>
      </w:del>
    </w:p>
    <w:p w14:paraId="4AB0A915" w14:textId="77777777" w:rsidR="004C05AA" w:rsidRPr="00362205" w:rsidDel="00050F5E" w:rsidRDefault="004C05AA" w:rsidP="004C05AA">
      <w:pPr>
        <w:pStyle w:val="a"/>
        <w:rPr>
          <w:del w:id="589" w:author="智誠 楊" w:date="2021-05-07T13:47:00Z"/>
        </w:rPr>
      </w:pPr>
      <w:del w:id="590" w:author="智誠 楊" w:date="2021-05-07T13:47:00Z">
        <w:r w:rsidRPr="00362205" w:rsidDel="00050F5E">
          <w:delText>UI畫面</w:delText>
        </w:r>
      </w:del>
    </w:p>
    <w:p w14:paraId="7653777F" w14:textId="77777777" w:rsidR="004C05AA" w:rsidRPr="00362205" w:rsidDel="00050F5E" w:rsidRDefault="004C05AA" w:rsidP="004C05AA">
      <w:pPr>
        <w:pStyle w:val="42"/>
        <w:spacing w:after="72"/>
        <w:ind w:left="1133"/>
        <w:rPr>
          <w:del w:id="591" w:author="智誠 楊" w:date="2021-05-07T13:47:00Z"/>
          <w:rFonts w:ascii="標楷體" w:hAnsi="標楷體"/>
        </w:rPr>
      </w:pPr>
      <w:del w:id="592" w:author="智誠 楊" w:date="2021-05-07T13:47:00Z">
        <w:r w:rsidRPr="00362205" w:rsidDel="00050F5E">
          <w:rPr>
            <w:rFonts w:ascii="標楷體" w:hAnsi="標楷體" w:hint="eastAsia"/>
          </w:rPr>
          <w:delText>輸入畫面：</w:delText>
        </w:r>
      </w:del>
    </w:p>
    <w:p w14:paraId="7B1C406A" w14:textId="77777777" w:rsidR="004C05AA" w:rsidRPr="00F96F80" w:rsidDel="00050F5E" w:rsidRDefault="004C05AA" w:rsidP="004C05AA">
      <w:pPr>
        <w:pStyle w:val="a"/>
        <w:numPr>
          <w:ilvl w:val="0"/>
          <w:numId w:val="1"/>
        </w:numPr>
        <w:rPr>
          <w:del w:id="593" w:author="智誠 楊" w:date="2021-05-07T13:47:00Z"/>
          <w:rFonts w:ascii="Times New Roman" w:hAnsi="Times New Roman"/>
          <w:rPrChange w:id="594" w:author="st1" w:date="2020-06-11T20:39:00Z">
            <w:rPr>
              <w:del w:id="595" w:author="智誠 楊" w:date="2021-05-07T13:47:00Z"/>
            </w:rPr>
          </w:rPrChange>
        </w:rPr>
        <w:pPrChange w:id="596" w:author="智誠 楊" w:date="2021-05-07T11:55:00Z">
          <w:pPr>
            <w:pStyle w:val="a"/>
            <w:numPr>
              <w:numId w:val="0"/>
            </w:numPr>
            <w:ind w:left="0" w:firstLine="0"/>
          </w:pPr>
        </w:pPrChange>
      </w:pPr>
      <w:del w:id="597" w:author="智誠 楊" w:date="2021-05-07T13:47:00Z">
        <w:r w:rsidDel="00050F5E">
          <w:rPr>
            <w:noProof/>
          </w:rPr>
          <w:drawing>
            <wp:inline distT="0" distB="0" distL="0" distR="0" wp14:anchorId="414D265B" wp14:editId="47C551B7">
              <wp:extent cx="6762750" cy="2432050"/>
              <wp:effectExtent l="0" t="0" r="0" b="635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62750" cy="2432050"/>
                      </a:xfrm>
                      <a:prstGeom prst="rect">
                        <a:avLst/>
                      </a:prstGeom>
                      <a:noFill/>
                      <a:ln>
                        <a:noFill/>
                      </a:ln>
                    </pic:spPr>
                  </pic:pic>
                </a:graphicData>
              </a:graphic>
            </wp:inline>
          </w:drawing>
        </w:r>
      </w:del>
      <w:ins w:id="598" w:author="st1" w:date="2020-06-11T20:39:00Z">
        <w:del w:id="599" w:author="智誠 楊" w:date="2021-04-07T21:34:00Z">
          <w:r w:rsidRPr="00F96F80" w:rsidDel="003E5347">
            <w:rPr>
              <w:noProof/>
            </w:rPr>
            <w:drawing>
              <wp:inline distT="0" distB="0" distL="0" distR="0" wp14:anchorId="77DCBF74" wp14:editId="6AA9CD82">
                <wp:extent cx="5830114" cy="2848373"/>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0114" cy="2848373"/>
                        </a:xfrm>
                        <a:prstGeom prst="rect">
                          <a:avLst/>
                        </a:prstGeom>
                      </pic:spPr>
                    </pic:pic>
                  </a:graphicData>
                </a:graphic>
              </wp:inline>
            </w:drawing>
          </w:r>
        </w:del>
      </w:ins>
    </w:p>
    <w:p w14:paraId="05E01753" w14:textId="77777777" w:rsidR="004C05AA" w:rsidRPr="00362205" w:rsidDel="00050F5E" w:rsidRDefault="004C05AA" w:rsidP="004C05AA">
      <w:pPr>
        <w:pStyle w:val="a"/>
        <w:rPr>
          <w:del w:id="600" w:author="智誠 楊" w:date="2021-05-07T13:47:00Z"/>
        </w:rPr>
      </w:pPr>
      <w:del w:id="601" w:author="智誠 楊" w:date="2021-05-07T13:47:00Z">
        <w:r w:rsidDel="00050F5E">
          <w:rPr>
            <w:rFonts w:hint="eastAsia"/>
          </w:rPr>
          <w:delText>輸入</w:delText>
        </w:r>
        <w:r w:rsidRPr="00362205" w:rsidDel="00050F5E">
          <w:delText>畫面資料說明</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4"/>
        <w:gridCol w:w="1891"/>
        <w:gridCol w:w="1416"/>
        <w:gridCol w:w="977"/>
        <w:gridCol w:w="1129"/>
        <w:gridCol w:w="656"/>
        <w:gridCol w:w="576"/>
        <w:gridCol w:w="3005"/>
      </w:tblGrid>
      <w:tr w:rsidR="004C05AA" w:rsidRPr="00362205" w:rsidDel="00050F5E" w14:paraId="40AEA94D" w14:textId="77777777" w:rsidTr="0094025F">
        <w:trPr>
          <w:trHeight w:val="388"/>
          <w:jc w:val="center"/>
          <w:del w:id="602" w:author="智誠 楊" w:date="2021-05-07T13:47:00Z"/>
        </w:trPr>
        <w:tc>
          <w:tcPr>
            <w:tcW w:w="547" w:type="dxa"/>
            <w:vMerge w:val="restart"/>
          </w:tcPr>
          <w:p w14:paraId="00EB8587" w14:textId="77777777" w:rsidR="004C05AA" w:rsidRPr="00362205" w:rsidDel="00050F5E" w:rsidRDefault="004C05AA" w:rsidP="0094025F">
            <w:pPr>
              <w:rPr>
                <w:del w:id="603" w:author="智誠 楊" w:date="2021-05-07T13:47:00Z"/>
                <w:rFonts w:ascii="標楷體" w:eastAsia="標楷體" w:hAnsi="標楷體"/>
              </w:rPr>
            </w:pPr>
            <w:del w:id="604" w:author="智誠 楊" w:date="2021-05-07T13:47:00Z">
              <w:r w:rsidRPr="00362205" w:rsidDel="00050F5E">
                <w:rPr>
                  <w:rFonts w:ascii="標楷體" w:eastAsia="標楷體" w:hAnsi="標楷體"/>
                </w:rPr>
                <w:delText>序號</w:delText>
              </w:r>
            </w:del>
          </w:p>
        </w:tc>
        <w:tc>
          <w:tcPr>
            <w:tcW w:w="1953" w:type="dxa"/>
            <w:vMerge w:val="restart"/>
          </w:tcPr>
          <w:p w14:paraId="666E2C43" w14:textId="77777777" w:rsidR="004C05AA" w:rsidRPr="00362205" w:rsidDel="00050F5E" w:rsidRDefault="004C05AA" w:rsidP="0094025F">
            <w:pPr>
              <w:rPr>
                <w:del w:id="605" w:author="智誠 楊" w:date="2021-05-07T13:47:00Z"/>
                <w:rFonts w:ascii="標楷體" w:eastAsia="標楷體" w:hAnsi="標楷體"/>
              </w:rPr>
            </w:pPr>
            <w:del w:id="606" w:author="智誠 楊" w:date="2021-05-07T13:47:00Z">
              <w:r w:rsidRPr="00362205" w:rsidDel="00050F5E">
                <w:rPr>
                  <w:rFonts w:ascii="標楷體" w:eastAsia="標楷體" w:hAnsi="標楷體"/>
                </w:rPr>
                <w:delText>欄位</w:delText>
              </w:r>
            </w:del>
          </w:p>
        </w:tc>
        <w:tc>
          <w:tcPr>
            <w:tcW w:w="4815" w:type="dxa"/>
            <w:gridSpan w:val="5"/>
          </w:tcPr>
          <w:p w14:paraId="2BA4E43A" w14:textId="77777777" w:rsidR="004C05AA" w:rsidRPr="00362205" w:rsidDel="00050F5E" w:rsidRDefault="004C05AA" w:rsidP="0094025F">
            <w:pPr>
              <w:jc w:val="center"/>
              <w:rPr>
                <w:del w:id="607" w:author="智誠 楊" w:date="2021-05-07T13:47:00Z"/>
                <w:rFonts w:ascii="標楷體" w:eastAsia="標楷體" w:hAnsi="標楷體"/>
              </w:rPr>
            </w:pPr>
            <w:del w:id="608" w:author="智誠 楊" w:date="2021-05-07T13:47:00Z">
              <w:r w:rsidRPr="00362205" w:rsidDel="00050F5E">
                <w:rPr>
                  <w:rFonts w:ascii="標楷體" w:eastAsia="標楷體" w:hAnsi="標楷體"/>
                </w:rPr>
                <w:delText>說明</w:delText>
              </w:r>
            </w:del>
          </w:p>
        </w:tc>
        <w:tc>
          <w:tcPr>
            <w:tcW w:w="3105" w:type="dxa"/>
            <w:vMerge w:val="restart"/>
          </w:tcPr>
          <w:p w14:paraId="6FD45ADC" w14:textId="77777777" w:rsidR="004C05AA" w:rsidRPr="00362205" w:rsidDel="00050F5E" w:rsidRDefault="004C05AA" w:rsidP="0094025F">
            <w:pPr>
              <w:rPr>
                <w:del w:id="609" w:author="智誠 楊" w:date="2021-05-07T13:47:00Z"/>
                <w:rFonts w:ascii="標楷體" w:eastAsia="標楷體" w:hAnsi="標楷體"/>
              </w:rPr>
            </w:pPr>
            <w:del w:id="610" w:author="智誠 楊" w:date="2021-05-07T13:47:00Z">
              <w:r w:rsidRPr="00362205" w:rsidDel="00050F5E">
                <w:rPr>
                  <w:rFonts w:ascii="標楷體" w:eastAsia="標楷體" w:hAnsi="標楷體"/>
                </w:rPr>
                <w:delText>處理邏輯及注意事項</w:delText>
              </w:r>
            </w:del>
          </w:p>
        </w:tc>
      </w:tr>
      <w:tr w:rsidR="004C05AA" w:rsidRPr="00362205" w:rsidDel="00050F5E" w14:paraId="755B7CF0" w14:textId="77777777" w:rsidTr="0094025F">
        <w:trPr>
          <w:trHeight w:val="244"/>
          <w:jc w:val="center"/>
          <w:del w:id="611" w:author="智誠 楊" w:date="2021-05-07T13:47:00Z"/>
        </w:trPr>
        <w:tc>
          <w:tcPr>
            <w:tcW w:w="547" w:type="dxa"/>
            <w:vMerge/>
          </w:tcPr>
          <w:p w14:paraId="07A1C0B9" w14:textId="77777777" w:rsidR="004C05AA" w:rsidRPr="00362205" w:rsidDel="00050F5E" w:rsidRDefault="004C05AA" w:rsidP="0094025F">
            <w:pPr>
              <w:rPr>
                <w:del w:id="612" w:author="智誠 楊" w:date="2021-05-07T13:47:00Z"/>
                <w:rFonts w:ascii="標楷體" w:eastAsia="標楷體" w:hAnsi="標楷體"/>
              </w:rPr>
            </w:pPr>
          </w:p>
        </w:tc>
        <w:tc>
          <w:tcPr>
            <w:tcW w:w="1953" w:type="dxa"/>
            <w:vMerge/>
          </w:tcPr>
          <w:p w14:paraId="636B3333" w14:textId="77777777" w:rsidR="004C05AA" w:rsidRPr="00362205" w:rsidDel="00050F5E" w:rsidRDefault="004C05AA" w:rsidP="0094025F">
            <w:pPr>
              <w:rPr>
                <w:del w:id="613" w:author="智誠 楊" w:date="2021-05-07T13:47:00Z"/>
                <w:rFonts w:ascii="標楷體" w:eastAsia="標楷體" w:hAnsi="標楷體"/>
              </w:rPr>
            </w:pPr>
          </w:p>
        </w:tc>
        <w:tc>
          <w:tcPr>
            <w:tcW w:w="1416" w:type="dxa"/>
          </w:tcPr>
          <w:p w14:paraId="22981BFF" w14:textId="77777777" w:rsidR="004C05AA" w:rsidRPr="00362205" w:rsidDel="00050F5E" w:rsidRDefault="004C05AA" w:rsidP="0094025F">
            <w:pPr>
              <w:rPr>
                <w:del w:id="614" w:author="智誠 楊" w:date="2021-05-07T13:47:00Z"/>
                <w:rFonts w:ascii="標楷體" w:eastAsia="標楷體" w:hAnsi="標楷體"/>
              </w:rPr>
            </w:pPr>
            <w:del w:id="615" w:author="智誠 楊" w:date="2021-05-07T13:47:00Z">
              <w:r w:rsidDel="00050F5E">
                <w:rPr>
                  <w:rFonts w:eastAsia="標楷體" w:hint="eastAsia"/>
                </w:rPr>
                <w:delText>資料型態長度</w:delText>
              </w:r>
            </w:del>
          </w:p>
        </w:tc>
        <w:tc>
          <w:tcPr>
            <w:tcW w:w="1000" w:type="dxa"/>
          </w:tcPr>
          <w:p w14:paraId="4076D1C4" w14:textId="77777777" w:rsidR="004C05AA" w:rsidRPr="00362205" w:rsidDel="00050F5E" w:rsidRDefault="004C05AA" w:rsidP="0094025F">
            <w:pPr>
              <w:rPr>
                <w:del w:id="616" w:author="智誠 楊" w:date="2021-05-07T13:47:00Z"/>
                <w:rFonts w:ascii="標楷體" w:eastAsia="標楷體" w:hAnsi="標楷體"/>
              </w:rPr>
            </w:pPr>
            <w:del w:id="617" w:author="智誠 楊" w:date="2021-05-07T13:47:00Z">
              <w:r w:rsidRPr="00362205" w:rsidDel="00050F5E">
                <w:rPr>
                  <w:rFonts w:ascii="標楷體" w:eastAsia="標楷體" w:hAnsi="標楷體"/>
                </w:rPr>
                <w:delText>預設值</w:delText>
              </w:r>
            </w:del>
          </w:p>
        </w:tc>
        <w:tc>
          <w:tcPr>
            <w:tcW w:w="1158" w:type="dxa"/>
          </w:tcPr>
          <w:p w14:paraId="295A14A9" w14:textId="77777777" w:rsidR="004C05AA" w:rsidRPr="00362205" w:rsidDel="00050F5E" w:rsidRDefault="004C05AA" w:rsidP="0094025F">
            <w:pPr>
              <w:rPr>
                <w:del w:id="618" w:author="智誠 楊" w:date="2021-05-07T13:47:00Z"/>
                <w:rFonts w:ascii="標楷體" w:eastAsia="標楷體" w:hAnsi="標楷體"/>
              </w:rPr>
            </w:pPr>
            <w:del w:id="619" w:author="智誠 楊" w:date="2021-05-07T13:47:00Z">
              <w:r w:rsidRPr="00362205" w:rsidDel="00050F5E">
                <w:rPr>
                  <w:rFonts w:ascii="標楷體" w:eastAsia="標楷體" w:hAnsi="標楷體"/>
                </w:rPr>
                <w:delText>選單內容</w:delText>
              </w:r>
            </w:del>
          </w:p>
        </w:tc>
        <w:tc>
          <w:tcPr>
            <w:tcW w:w="665" w:type="dxa"/>
          </w:tcPr>
          <w:p w14:paraId="7FD763AB" w14:textId="77777777" w:rsidR="004C05AA" w:rsidRPr="00362205" w:rsidDel="00050F5E" w:rsidRDefault="004C05AA" w:rsidP="0094025F">
            <w:pPr>
              <w:rPr>
                <w:del w:id="620" w:author="智誠 楊" w:date="2021-05-07T13:47:00Z"/>
                <w:rFonts w:ascii="標楷體" w:eastAsia="標楷體" w:hAnsi="標楷體"/>
              </w:rPr>
            </w:pPr>
            <w:del w:id="621" w:author="智誠 楊" w:date="2021-05-07T13:47:00Z">
              <w:r w:rsidRPr="00362205" w:rsidDel="00050F5E">
                <w:rPr>
                  <w:rFonts w:ascii="標楷體" w:eastAsia="標楷體" w:hAnsi="標楷體"/>
                </w:rPr>
                <w:delText>必填</w:delText>
              </w:r>
            </w:del>
          </w:p>
        </w:tc>
        <w:tc>
          <w:tcPr>
            <w:tcW w:w="576" w:type="dxa"/>
          </w:tcPr>
          <w:p w14:paraId="051793E1" w14:textId="77777777" w:rsidR="004C05AA" w:rsidRPr="00362205" w:rsidDel="00050F5E" w:rsidRDefault="004C05AA" w:rsidP="0094025F">
            <w:pPr>
              <w:rPr>
                <w:del w:id="622" w:author="智誠 楊" w:date="2021-05-07T13:47:00Z"/>
                <w:rFonts w:ascii="標楷體" w:eastAsia="標楷體" w:hAnsi="標楷體"/>
              </w:rPr>
            </w:pPr>
            <w:del w:id="623" w:author="智誠 楊" w:date="2021-05-07T13:47:00Z">
              <w:r w:rsidRPr="00362205" w:rsidDel="00050F5E">
                <w:rPr>
                  <w:rFonts w:ascii="標楷體" w:eastAsia="標楷體" w:hAnsi="標楷體"/>
                </w:rPr>
                <w:delText>R/W</w:delText>
              </w:r>
            </w:del>
          </w:p>
        </w:tc>
        <w:tc>
          <w:tcPr>
            <w:tcW w:w="3105" w:type="dxa"/>
            <w:vMerge/>
          </w:tcPr>
          <w:p w14:paraId="7490E2D8" w14:textId="77777777" w:rsidR="004C05AA" w:rsidRPr="00362205" w:rsidDel="00050F5E" w:rsidRDefault="004C05AA" w:rsidP="0094025F">
            <w:pPr>
              <w:rPr>
                <w:del w:id="624" w:author="智誠 楊" w:date="2021-05-07T13:47:00Z"/>
                <w:rFonts w:ascii="標楷體" w:eastAsia="標楷體" w:hAnsi="標楷體"/>
              </w:rPr>
            </w:pPr>
          </w:p>
        </w:tc>
      </w:tr>
      <w:tr w:rsidR="004C05AA" w:rsidRPr="00362205" w:rsidDel="00050F5E" w14:paraId="68F7B2FC" w14:textId="77777777" w:rsidTr="0094025F">
        <w:trPr>
          <w:trHeight w:val="244"/>
          <w:jc w:val="center"/>
          <w:del w:id="625" w:author="智誠 楊" w:date="2021-05-07T13:47:00Z"/>
        </w:trPr>
        <w:tc>
          <w:tcPr>
            <w:tcW w:w="547" w:type="dxa"/>
          </w:tcPr>
          <w:p w14:paraId="51D508C9" w14:textId="77777777" w:rsidR="004C05AA" w:rsidRPr="00362205" w:rsidDel="00050F5E" w:rsidRDefault="004C05AA" w:rsidP="0094025F">
            <w:pPr>
              <w:rPr>
                <w:del w:id="626" w:author="智誠 楊" w:date="2021-05-07T13:47:00Z"/>
                <w:rFonts w:ascii="標楷體" w:eastAsia="標楷體" w:hAnsi="標楷體"/>
              </w:rPr>
            </w:pPr>
            <w:del w:id="627" w:author="智誠 楊" w:date="2021-05-07T13:47:00Z">
              <w:r w:rsidRPr="00362205" w:rsidDel="00050F5E">
                <w:rPr>
                  <w:rFonts w:ascii="標楷體" w:eastAsia="標楷體" w:hAnsi="標楷體" w:hint="eastAsia"/>
                </w:rPr>
                <w:delText>1.</w:delText>
              </w:r>
            </w:del>
          </w:p>
        </w:tc>
        <w:tc>
          <w:tcPr>
            <w:tcW w:w="1953" w:type="dxa"/>
          </w:tcPr>
          <w:p w14:paraId="74BEDBC3" w14:textId="77777777" w:rsidR="004C05AA" w:rsidDel="003E5347" w:rsidRDefault="004C05AA" w:rsidP="0094025F">
            <w:pPr>
              <w:rPr>
                <w:ins w:id="628" w:author="st1" w:date="2020-06-11T19:30:00Z"/>
                <w:del w:id="629" w:author="智誠 楊" w:date="2021-04-07T21:34:00Z"/>
                <w:rFonts w:ascii="標楷體" w:eastAsia="標楷體" w:hAnsi="標楷體"/>
              </w:rPr>
            </w:pPr>
            <w:ins w:id="630" w:author="st1" w:date="2020-06-11T19:30:00Z">
              <w:del w:id="631" w:author="智誠 楊" w:date="2021-04-07T21:34:00Z">
                <w:r w:rsidRPr="00054BBF" w:rsidDel="003E5347">
                  <w:rPr>
                    <w:rFonts w:ascii="標楷體" w:eastAsia="標楷體" w:hAnsi="標楷體" w:hint="eastAsia"/>
                  </w:rPr>
                  <w:delText>洗錢樣態一</w:delText>
                </w:r>
              </w:del>
            </w:ins>
          </w:p>
          <w:p w14:paraId="5901B263" w14:textId="77777777" w:rsidR="004C05AA" w:rsidRPr="00362205" w:rsidDel="00050F5E" w:rsidRDefault="004C05AA" w:rsidP="0094025F">
            <w:pPr>
              <w:rPr>
                <w:del w:id="632" w:author="智誠 楊" w:date="2021-05-07T13:47:00Z"/>
                <w:rFonts w:ascii="標楷體" w:eastAsia="標楷體" w:hAnsi="標楷體"/>
              </w:rPr>
            </w:pPr>
            <w:ins w:id="633" w:author="st1" w:date="2020-06-11T19:30:00Z">
              <w:del w:id="634" w:author="智誠 楊" w:date="2021-04-07T21:34:00Z">
                <w:r w:rsidRPr="00054BBF" w:rsidDel="003E5347">
                  <w:rPr>
                    <w:rFonts w:ascii="標楷體" w:eastAsia="標楷體" w:hAnsi="標楷體" w:hint="eastAsia"/>
                  </w:rPr>
                  <w:delText>金額合計超過</w:delText>
                </w:r>
              </w:del>
            </w:ins>
            <w:del w:id="635" w:author="智誠 楊" w:date="2021-04-07T21:34:00Z">
              <w:r w:rsidRPr="00362205" w:rsidDel="003E5347">
                <w:rPr>
                  <w:rFonts w:ascii="標楷體" w:eastAsia="標楷體" w:hAnsi="標楷體" w:hint="eastAsia"/>
                </w:rPr>
                <w:delText>功能</w:delText>
              </w:r>
            </w:del>
          </w:p>
        </w:tc>
        <w:tc>
          <w:tcPr>
            <w:tcW w:w="1416" w:type="dxa"/>
          </w:tcPr>
          <w:p w14:paraId="31256532" w14:textId="77777777" w:rsidR="004C05AA" w:rsidRPr="00362205" w:rsidDel="00050F5E" w:rsidRDefault="004C05AA" w:rsidP="0094025F">
            <w:pPr>
              <w:rPr>
                <w:del w:id="636" w:author="智誠 楊" w:date="2021-05-07T13:47:00Z"/>
                <w:rFonts w:ascii="標楷體" w:eastAsia="標楷體" w:hAnsi="標楷體"/>
              </w:rPr>
            </w:pPr>
            <w:ins w:id="637" w:author="st1" w:date="2020-06-11T19:30:00Z">
              <w:del w:id="638" w:author="智誠 楊" w:date="2021-04-07T21:34:00Z">
                <w:r w:rsidDel="003E5347">
                  <w:rPr>
                    <w:rFonts w:ascii="標楷體" w:eastAsia="標楷體" w:hAnsi="標楷體" w:hint="eastAsia"/>
                  </w:rPr>
                  <w:delText>9(14)</w:delText>
                </w:r>
              </w:del>
            </w:ins>
            <w:del w:id="639" w:author="智誠 楊" w:date="2021-04-07T21:34:00Z">
              <w:r w:rsidDel="003E5347">
                <w:rPr>
                  <w:rFonts w:ascii="標楷體" w:eastAsia="標楷體" w:hAnsi="標楷體"/>
                </w:rPr>
                <w:delText>9</w:delText>
              </w:r>
            </w:del>
          </w:p>
        </w:tc>
        <w:tc>
          <w:tcPr>
            <w:tcW w:w="1000" w:type="dxa"/>
          </w:tcPr>
          <w:p w14:paraId="02A7F1DB" w14:textId="77777777" w:rsidR="004C05AA" w:rsidRPr="00362205" w:rsidDel="00050F5E" w:rsidRDefault="004C05AA" w:rsidP="0094025F">
            <w:pPr>
              <w:rPr>
                <w:del w:id="640" w:author="智誠 楊" w:date="2021-05-07T13:47:00Z"/>
                <w:rFonts w:ascii="標楷體" w:eastAsia="標楷體" w:hAnsi="標楷體"/>
              </w:rPr>
            </w:pPr>
          </w:p>
        </w:tc>
        <w:tc>
          <w:tcPr>
            <w:tcW w:w="1158" w:type="dxa"/>
          </w:tcPr>
          <w:p w14:paraId="7FF604FE" w14:textId="77777777" w:rsidR="004C05AA" w:rsidRPr="00362205" w:rsidDel="00050F5E" w:rsidRDefault="004C05AA" w:rsidP="0094025F">
            <w:pPr>
              <w:rPr>
                <w:del w:id="641" w:author="智誠 楊" w:date="2021-05-07T13:47:00Z"/>
                <w:rFonts w:ascii="標楷體" w:eastAsia="標楷體" w:hAnsi="標楷體"/>
              </w:rPr>
            </w:pPr>
            <w:del w:id="642" w:author="智誠 楊" w:date="2021-04-07T21:34:00Z">
              <w:r w:rsidRPr="00362205" w:rsidDel="003E5347">
                <w:rPr>
                  <w:rFonts w:ascii="標楷體" w:eastAsia="標楷體" w:hAnsi="標楷體" w:hint="eastAsia"/>
                </w:rPr>
                <w:delText>下拉式選單</w:delText>
              </w:r>
            </w:del>
          </w:p>
        </w:tc>
        <w:tc>
          <w:tcPr>
            <w:tcW w:w="665" w:type="dxa"/>
          </w:tcPr>
          <w:p w14:paraId="1C2A8B73" w14:textId="77777777" w:rsidR="004C05AA" w:rsidRPr="00362205" w:rsidDel="00050F5E" w:rsidRDefault="004C05AA" w:rsidP="0094025F">
            <w:pPr>
              <w:rPr>
                <w:del w:id="643" w:author="智誠 楊" w:date="2021-05-07T13:47:00Z"/>
                <w:rFonts w:ascii="標楷體" w:eastAsia="標楷體" w:hAnsi="標楷體"/>
              </w:rPr>
            </w:pPr>
            <w:ins w:id="644" w:author="st1" w:date="2020-06-11T19:30:00Z">
              <w:del w:id="645" w:author="智誠 楊" w:date="2021-04-07T21:34:00Z">
                <w:r w:rsidRPr="00362205" w:rsidDel="003E5347">
                  <w:rPr>
                    <w:rFonts w:ascii="標楷體" w:eastAsia="標楷體" w:hAnsi="標楷體" w:hint="eastAsia"/>
                  </w:rPr>
                  <w:delText>V</w:delText>
                </w:r>
              </w:del>
            </w:ins>
            <w:del w:id="646" w:author="智誠 楊" w:date="2021-04-07T21:34:00Z">
              <w:r w:rsidRPr="00362205" w:rsidDel="003E5347">
                <w:rPr>
                  <w:rFonts w:ascii="標楷體" w:eastAsia="標楷體" w:hAnsi="標楷體" w:hint="eastAsia"/>
                </w:rPr>
                <w:delText>V</w:delText>
              </w:r>
            </w:del>
          </w:p>
        </w:tc>
        <w:tc>
          <w:tcPr>
            <w:tcW w:w="576" w:type="dxa"/>
          </w:tcPr>
          <w:p w14:paraId="2734790B" w14:textId="77777777" w:rsidR="004C05AA" w:rsidRPr="00362205" w:rsidDel="00050F5E" w:rsidRDefault="004C05AA" w:rsidP="0094025F">
            <w:pPr>
              <w:rPr>
                <w:del w:id="647" w:author="智誠 楊" w:date="2021-05-07T13:47:00Z"/>
                <w:rFonts w:ascii="標楷體" w:eastAsia="標楷體" w:hAnsi="標楷體"/>
              </w:rPr>
            </w:pPr>
          </w:p>
        </w:tc>
        <w:tc>
          <w:tcPr>
            <w:tcW w:w="3105" w:type="dxa"/>
          </w:tcPr>
          <w:p w14:paraId="231472AA" w14:textId="77777777" w:rsidR="004C05AA" w:rsidRPr="00362205" w:rsidDel="003E5347" w:rsidRDefault="004C05AA" w:rsidP="0094025F">
            <w:pPr>
              <w:rPr>
                <w:del w:id="648" w:author="智誠 楊" w:date="2021-04-07T21:34:00Z"/>
                <w:rFonts w:ascii="標楷體" w:eastAsia="標楷體" w:hAnsi="標楷體"/>
              </w:rPr>
            </w:pPr>
            <w:ins w:id="649" w:author="st1" w:date="2020-06-11T19:30:00Z">
              <w:del w:id="650" w:author="智誠 楊" w:date="2021-04-07T21:34:00Z">
                <w:r w:rsidRPr="006E3B5B" w:rsidDel="003E5347">
                  <w:rPr>
                    <w:rFonts w:ascii="標楷體" w:eastAsia="標楷體" w:hAnsi="標楷體" w:hint="eastAsia"/>
                  </w:rPr>
                  <w:delText>必須輸入</w:delText>
                </w:r>
              </w:del>
            </w:ins>
            <w:del w:id="651" w:author="智誠 楊" w:date="2021-04-07T21:34:00Z">
              <w:r w:rsidDel="003E5347">
                <w:rPr>
                  <w:rFonts w:ascii="標楷體" w:eastAsia="標楷體" w:hAnsi="標楷體" w:hint="eastAsia"/>
                </w:rPr>
                <w:delText>必須輸入</w:delText>
              </w:r>
            </w:del>
          </w:p>
          <w:p w14:paraId="627FAB2A" w14:textId="77777777" w:rsidR="004C05AA" w:rsidRPr="00362205" w:rsidDel="003E5347" w:rsidRDefault="004C05AA" w:rsidP="0094025F">
            <w:pPr>
              <w:rPr>
                <w:del w:id="652" w:author="智誠 楊" w:date="2021-04-07T21:34:00Z"/>
                <w:rFonts w:ascii="標楷體" w:eastAsia="標楷體" w:hAnsi="標楷體"/>
              </w:rPr>
            </w:pPr>
            <w:del w:id="653" w:author="智誠 楊" w:date="2021-04-07T21:34:00Z">
              <w:r w:rsidRPr="00362205" w:rsidDel="003E5347">
                <w:rPr>
                  <w:rFonts w:ascii="標楷體" w:eastAsia="標楷體" w:hAnsi="標楷體" w:hint="eastAsia"/>
                </w:rPr>
                <w:delText>1: 新增</w:delText>
              </w:r>
            </w:del>
          </w:p>
          <w:p w14:paraId="56D64811" w14:textId="77777777" w:rsidR="004C05AA" w:rsidRPr="00362205" w:rsidDel="003E5347" w:rsidRDefault="004C05AA" w:rsidP="0094025F">
            <w:pPr>
              <w:rPr>
                <w:del w:id="654" w:author="智誠 楊" w:date="2021-04-07T21:34:00Z"/>
                <w:rFonts w:ascii="標楷體" w:eastAsia="標楷體" w:hAnsi="標楷體"/>
              </w:rPr>
            </w:pPr>
            <w:del w:id="655" w:author="智誠 楊" w:date="2021-04-07T21:34:00Z">
              <w:r w:rsidRPr="00362205" w:rsidDel="003E5347">
                <w:rPr>
                  <w:rFonts w:ascii="標楷體" w:eastAsia="標楷體" w:hAnsi="標楷體" w:hint="eastAsia"/>
                </w:rPr>
                <w:delText>2</w:delText>
              </w:r>
              <w:r w:rsidRPr="00362205" w:rsidDel="003E5347">
                <w:rPr>
                  <w:rFonts w:ascii="標楷體" w:eastAsia="標楷體" w:hAnsi="標楷體"/>
                </w:rPr>
                <w:delText>:</w:delText>
              </w:r>
              <w:r w:rsidRPr="00362205" w:rsidDel="003E5347">
                <w:rPr>
                  <w:rFonts w:ascii="標楷體" w:eastAsia="標楷體" w:hAnsi="標楷體" w:hint="eastAsia"/>
                </w:rPr>
                <w:delText xml:space="preserve"> 修改</w:delText>
              </w:r>
            </w:del>
          </w:p>
          <w:p w14:paraId="75979DE6" w14:textId="77777777" w:rsidR="004C05AA" w:rsidRPr="00362205" w:rsidDel="003E5347" w:rsidRDefault="004C05AA" w:rsidP="0094025F">
            <w:pPr>
              <w:rPr>
                <w:del w:id="656" w:author="智誠 楊" w:date="2021-04-07T21:34:00Z"/>
                <w:rFonts w:ascii="標楷體" w:eastAsia="標楷體" w:hAnsi="標楷體"/>
              </w:rPr>
            </w:pPr>
            <w:del w:id="657" w:author="智誠 楊" w:date="2021-04-07T21:34:00Z">
              <w:r w:rsidRPr="00362205" w:rsidDel="003E5347">
                <w:rPr>
                  <w:rFonts w:ascii="標楷體" w:eastAsia="標楷體" w:hAnsi="標楷體" w:hint="eastAsia"/>
                </w:rPr>
                <w:delText>4: 刪除</w:delText>
              </w:r>
            </w:del>
          </w:p>
          <w:p w14:paraId="549165B5" w14:textId="77777777" w:rsidR="004C05AA" w:rsidRPr="00362205" w:rsidDel="00050F5E" w:rsidRDefault="004C05AA" w:rsidP="0094025F">
            <w:pPr>
              <w:rPr>
                <w:del w:id="658" w:author="智誠 楊" w:date="2021-05-07T13:47:00Z"/>
                <w:rFonts w:ascii="標楷體" w:eastAsia="標楷體" w:hAnsi="標楷體"/>
              </w:rPr>
            </w:pPr>
            <w:del w:id="659" w:author="智誠 楊" w:date="2021-04-07T21:34:00Z">
              <w:r w:rsidRPr="00362205" w:rsidDel="003E5347">
                <w:rPr>
                  <w:rFonts w:ascii="標楷體" w:eastAsia="標楷體" w:hAnsi="標楷體" w:hint="eastAsia"/>
                </w:rPr>
                <w:delText>5: 查詢</w:delText>
              </w:r>
            </w:del>
          </w:p>
        </w:tc>
      </w:tr>
      <w:tr w:rsidR="004C05AA" w:rsidRPr="00362205" w:rsidDel="00050F5E" w14:paraId="7E98E53E" w14:textId="77777777" w:rsidTr="0094025F">
        <w:trPr>
          <w:trHeight w:val="291"/>
          <w:jc w:val="center"/>
          <w:del w:id="660" w:author="智誠 楊" w:date="2021-05-07T13:47:00Z"/>
        </w:trPr>
        <w:tc>
          <w:tcPr>
            <w:tcW w:w="547" w:type="dxa"/>
          </w:tcPr>
          <w:p w14:paraId="019A4C69" w14:textId="77777777" w:rsidR="004C05AA" w:rsidRPr="00362205" w:rsidDel="00050F5E" w:rsidRDefault="004C05AA" w:rsidP="0094025F">
            <w:pPr>
              <w:rPr>
                <w:del w:id="661" w:author="智誠 楊" w:date="2021-05-07T13:47:00Z"/>
                <w:rFonts w:ascii="標楷體" w:eastAsia="標楷體" w:hAnsi="標楷體"/>
              </w:rPr>
            </w:pPr>
            <w:del w:id="662" w:author="智誠 楊" w:date="2021-05-07T13:47:00Z">
              <w:r w:rsidRPr="00362205" w:rsidDel="00050F5E">
                <w:rPr>
                  <w:rFonts w:ascii="標楷體" w:eastAsia="標楷體" w:hAnsi="標楷體" w:hint="eastAsia"/>
                </w:rPr>
                <w:delText>2</w:delText>
              </w:r>
            </w:del>
          </w:p>
        </w:tc>
        <w:tc>
          <w:tcPr>
            <w:tcW w:w="1953" w:type="dxa"/>
          </w:tcPr>
          <w:p w14:paraId="177209FA" w14:textId="77777777" w:rsidR="004C05AA" w:rsidDel="003E5347" w:rsidRDefault="004C05AA" w:rsidP="0094025F">
            <w:pPr>
              <w:rPr>
                <w:ins w:id="663" w:author="st1" w:date="2020-06-11T19:30:00Z"/>
                <w:del w:id="664" w:author="智誠 楊" w:date="2021-04-07T21:34:00Z"/>
                <w:rFonts w:ascii="標楷體" w:eastAsia="標楷體" w:hAnsi="標楷體"/>
              </w:rPr>
            </w:pPr>
            <w:ins w:id="665" w:author="st1" w:date="2020-06-11T19:30:00Z">
              <w:del w:id="666" w:author="智誠 楊" w:date="2021-04-07T21:34:00Z">
                <w:r w:rsidRPr="00054BBF" w:rsidDel="003E5347">
                  <w:rPr>
                    <w:rFonts w:ascii="標楷體" w:eastAsia="標楷體" w:hAnsi="標楷體" w:hint="eastAsia"/>
                  </w:rPr>
                  <w:delText>洗錢樣態二</w:delText>
                </w:r>
              </w:del>
            </w:ins>
          </w:p>
          <w:p w14:paraId="0CF56749" w14:textId="77777777" w:rsidR="004C05AA" w:rsidDel="003E5347" w:rsidRDefault="004C05AA" w:rsidP="0094025F">
            <w:pPr>
              <w:rPr>
                <w:del w:id="667" w:author="智誠 楊" w:date="2021-04-07T21:34:00Z"/>
                <w:rFonts w:ascii="標楷體" w:eastAsia="標楷體" w:hAnsi="標楷體"/>
              </w:rPr>
            </w:pPr>
            <w:ins w:id="668" w:author="st1" w:date="2020-06-11T19:30:00Z">
              <w:del w:id="669" w:author="智誠 楊" w:date="2021-04-07T21:34:00Z">
                <w:r w:rsidRPr="00054BBF" w:rsidDel="003E5347">
                  <w:rPr>
                    <w:rFonts w:ascii="標楷體" w:eastAsia="標楷體" w:hAnsi="標楷體" w:hint="eastAsia"/>
                  </w:rPr>
                  <w:delText>次數</w:delText>
                </w:r>
              </w:del>
            </w:ins>
            <w:del w:id="670" w:author="智誠 楊" w:date="2021-04-07T21:34:00Z">
              <w:r w:rsidRPr="00054BBF" w:rsidDel="003E5347">
                <w:rPr>
                  <w:rFonts w:ascii="標楷體" w:eastAsia="標楷體" w:hAnsi="標楷體" w:hint="eastAsia"/>
                </w:rPr>
                <w:delText>洗錢樣態一</w:delText>
              </w:r>
            </w:del>
          </w:p>
          <w:p w14:paraId="3D88019F" w14:textId="77777777" w:rsidR="004C05AA" w:rsidRPr="00362205" w:rsidDel="00050F5E" w:rsidRDefault="004C05AA" w:rsidP="0094025F">
            <w:pPr>
              <w:rPr>
                <w:del w:id="671" w:author="智誠 楊" w:date="2021-05-07T13:47:00Z"/>
                <w:rFonts w:ascii="標楷體" w:eastAsia="標楷體" w:hAnsi="標楷體"/>
              </w:rPr>
            </w:pPr>
            <w:del w:id="672" w:author="智誠 楊" w:date="2021-04-07T21:34:00Z">
              <w:r w:rsidRPr="00054BBF" w:rsidDel="003E5347">
                <w:rPr>
                  <w:rFonts w:ascii="標楷體" w:eastAsia="標楷體" w:hAnsi="標楷體" w:hint="eastAsia"/>
                </w:rPr>
                <w:delText>金額合計超過</w:delText>
              </w:r>
            </w:del>
          </w:p>
        </w:tc>
        <w:tc>
          <w:tcPr>
            <w:tcW w:w="1416" w:type="dxa"/>
          </w:tcPr>
          <w:p w14:paraId="25B30565" w14:textId="77777777" w:rsidR="004C05AA" w:rsidRPr="00362205" w:rsidDel="00050F5E" w:rsidRDefault="004C05AA" w:rsidP="0094025F">
            <w:pPr>
              <w:rPr>
                <w:del w:id="673" w:author="智誠 楊" w:date="2021-05-07T13:47:00Z"/>
                <w:rFonts w:ascii="標楷體" w:eastAsia="標楷體" w:hAnsi="標楷體"/>
              </w:rPr>
            </w:pPr>
            <w:ins w:id="674" w:author="st1" w:date="2020-06-11T19:30:00Z">
              <w:del w:id="675" w:author="智誠 楊" w:date="2021-04-07T21:34:00Z">
                <w:r w:rsidDel="003E5347">
                  <w:rPr>
                    <w:rFonts w:ascii="標楷體" w:eastAsia="標楷體" w:hAnsi="標楷體"/>
                  </w:rPr>
                  <w:delText>9999</w:delText>
                </w:r>
              </w:del>
            </w:ins>
            <w:del w:id="676" w:author="智誠 楊" w:date="2021-04-07T21:34:00Z">
              <w:r w:rsidDel="003E5347">
                <w:rPr>
                  <w:rFonts w:ascii="標楷體" w:eastAsia="標楷體" w:hAnsi="標楷體" w:hint="eastAsia"/>
                </w:rPr>
                <w:delText>9(14)</w:delText>
              </w:r>
            </w:del>
          </w:p>
        </w:tc>
        <w:tc>
          <w:tcPr>
            <w:tcW w:w="1000" w:type="dxa"/>
          </w:tcPr>
          <w:p w14:paraId="5FE2C091" w14:textId="77777777" w:rsidR="004C05AA" w:rsidRPr="00362205" w:rsidDel="00050F5E" w:rsidRDefault="004C05AA" w:rsidP="0094025F">
            <w:pPr>
              <w:rPr>
                <w:del w:id="677" w:author="智誠 楊" w:date="2021-05-07T13:47:00Z"/>
                <w:rFonts w:ascii="標楷體" w:eastAsia="標楷體" w:hAnsi="標楷體"/>
              </w:rPr>
            </w:pPr>
          </w:p>
        </w:tc>
        <w:tc>
          <w:tcPr>
            <w:tcW w:w="1158" w:type="dxa"/>
          </w:tcPr>
          <w:p w14:paraId="19026274" w14:textId="77777777" w:rsidR="004C05AA" w:rsidRPr="00362205" w:rsidDel="00050F5E" w:rsidRDefault="004C05AA" w:rsidP="0094025F">
            <w:pPr>
              <w:rPr>
                <w:del w:id="678" w:author="智誠 楊" w:date="2021-05-07T13:47:00Z"/>
                <w:rFonts w:ascii="標楷體" w:eastAsia="標楷體" w:hAnsi="標楷體"/>
              </w:rPr>
            </w:pPr>
          </w:p>
        </w:tc>
        <w:tc>
          <w:tcPr>
            <w:tcW w:w="665" w:type="dxa"/>
          </w:tcPr>
          <w:p w14:paraId="0B87C593" w14:textId="77777777" w:rsidR="004C05AA" w:rsidRPr="00362205" w:rsidDel="00050F5E" w:rsidRDefault="004C05AA" w:rsidP="0094025F">
            <w:pPr>
              <w:rPr>
                <w:del w:id="679" w:author="智誠 楊" w:date="2021-05-07T13:47:00Z"/>
                <w:rFonts w:ascii="標楷體" w:eastAsia="標楷體" w:hAnsi="標楷體"/>
              </w:rPr>
            </w:pPr>
            <w:ins w:id="680" w:author="st1" w:date="2020-06-11T19:30:00Z">
              <w:del w:id="681" w:author="智誠 楊" w:date="2021-04-07T21:34:00Z">
                <w:r w:rsidRPr="00362205" w:rsidDel="003E5347">
                  <w:rPr>
                    <w:rFonts w:ascii="標楷體" w:eastAsia="標楷體" w:hAnsi="標楷體" w:hint="eastAsia"/>
                  </w:rPr>
                  <w:delText>V</w:delText>
                </w:r>
              </w:del>
            </w:ins>
            <w:del w:id="682" w:author="智誠 楊" w:date="2021-04-07T21:34:00Z">
              <w:r w:rsidRPr="00362205" w:rsidDel="003E5347">
                <w:rPr>
                  <w:rFonts w:ascii="標楷體" w:eastAsia="標楷體" w:hAnsi="標楷體" w:hint="eastAsia"/>
                </w:rPr>
                <w:delText>V</w:delText>
              </w:r>
            </w:del>
          </w:p>
        </w:tc>
        <w:tc>
          <w:tcPr>
            <w:tcW w:w="576" w:type="dxa"/>
          </w:tcPr>
          <w:p w14:paraId="72B34C2D" w14:textId="77777777" w:rsidR="004C05AA" w:rsidRPr="00362205" w:rsidDel="00050F5E" w:rsidRDefault="004C05AA" w:rsidP="0094025F">
            <w:pPr>
              <w:rPr>
                <w:del w:id="683" w:author="智誠 楊" w:date="2021-05-07T13:47:00Z"/>
                <w:rFonts w:ascii="標楷體" w:eastAsia="標楷體" w:hAnsi="標楷體"/>
              </w:rPr>
            </w:pPr>
          </w:p>
        </w:tc>
        <w:tc>
          <w:tcPr>
            <w:tcW w:w="3105" w:type="dxa"/>
          </w:tcPr>
          <w:p w14:paraId="637E47E4" w14:textId="77777777" w:rsidR="004C05AA" w:rsidRPr="006E3B5B" w:rsidDel="00050F5E" w:rsidRDefault="004C05AA" w:rsidP="0094025F">
            <w:pPr>
              <w:rPr>
                <w:del w:id="684" w:author="智誠 楊" w:date="2021-05-07T13:47:00Z"/>
                <w:rFonts w:ascii="標楷體" w:eastAsia="標楷體" w:hAnsi="標楷體"/>
              </w:rPr>
            </w:pPr>
            <w:ins w:id="685" w:author="st1" w:date="2020-06-11T19:30:00Z">
              <w:del w:id="686" w:author="智誠 楊" w:date="2021-04-07T21:34:00Z">
                <w:r w:rsidRPr="002730D8" w:rsidDel="003E5347">
                  <w:rPr>
                    <w:rFonts w:ascii="標楷體" w:eastAsia="標楷體" w:hAnsi="標楷體" w:hint="eastAsia"/>
                  </w:rPr>
                  <w:delText>必須輸入</w:delText>
                </w:r>
              </w:del>
            </w:ins>
            <w:del w:id="687" w:author="智誠 楊" w:date="2021-04-07T21:34:00Z">
              <w:r w:rsidRPr="006E3B5B" w:rsidDel="003E5347">
                <w:rPr>
                  <w:rFonts w:ascii="標楷體" w:eastAsia="標楷體" w:hAnsi="標楷體" w:hint="eastAsia"/>
                </w:rPr>
                <w:delText>新增、修改時必須輸入,其他自動顯示不必輸入</w:delText>
              </w:r>
            </w:del>
          </w:p>
        </w:tc>
      </w:tr>
      <w:tr w:rsidR="004C05AA" w:rsidRPr="00362205" w:rsidDel="00050F5E" w14:paraId="5DE0EC63" w14:textId="77777777" w:rsidTr="0094025F">
        <w:trPr>
          <w:trHeight w:val="291"/>
          <w:jc w:val="center"/>
          <w:del w:id="688" w:author="智誠 楊" w:date="2021-05-07T13:47:00Z"/>
        </w:trPr>
        <w:tc>
          <w:tcPr>
            <w:tcW w:w="547" w:type="dxa"/>
          </w:tcPr>
          <w:p w14:paraId="4A9F7F8C" w14:textId="77777777" w:rsidR="004C05AA" w:rsidRPr="00362205" w:rsidDel="00050F5E" w:rsidRDefault="004C05AA" w:rsidP="0094025F">
            <w:pPr>
              <w:rPr>
                <w:del w:id="689" w:author="智誠 楊" w:date="2021-05-07T13:47:00Z"/>
                <w:rFonts w:ascii="標楷體" w:eastAsia="標楷體" w:hAnsi="標楷體"/>
              </w:rPr>
            </w:pPr>
            <w:del w:id="690" w:author="智誠 楊" w:date="2021-05-07T13:47:00Z">
              <w:r w:rsidRPr="00362205" w:rsidDel="00050F5E">
                <w:rPr>
                  <w:rFonts w:ascii="標楷體" w:eastAsia="標楷體" w:hAnsi="標楷體" w:hint="eastAsia"/>
                </w:rPr>
                <w:delText>3</w:delText>
              </w:r>
            </w:del>
          </w:p>
        </w:tc>
        <w:tc>
          <w:tcPr>
            <w:tcW w:w="1953" w:type="dxa"/>
          </w:tcPr>
          <w:p w14:paraId="63ECF9CB" w14:textId="77777777" w:rsidR="004C05AA" w:rsidDel="003E5347" w:rsidRDefault="004C05AA" w:rsidP="0094025F">
            <w:pPr>
              <w:rPr>
                <w:ins w:id="691" w:author="st1" w:date="2020-06-11T19:30:00Z"/>
                <w:del w:id="692" w:author="智誠 楊" w:date="2021-04-07T21:34:00Z"/>
                <w:rFonts w:ascii="標楷體" w:eastAsia="標楷體" w:hAnsi="標楷體"/>
              </w:rPr>
            </w:pPr>
            <w:ins w:id="693" w:author="st1" w:date="2020-06-11T19:30:00Z">
              <w:del w:id="694" w:author="智誠 楊" w:date="2021-04-07T21:34:00Z">
                <w:r w:rsidRPr="00054BBF" w:rsidDel="003E5347">
                  <w:rPr>
                    <w:rFonts w:ascii="標楷體" w:eastAsia="標楷體" w:hAnsi="標楷體" w:hint="eastAsia"/>
                  </w:rPr>
                  <w:delText>洗錢樣態二</w:delText>
                </w:r>
              </w:del>
            </w:ins>
          </w:p>
          <w:p w14:paraId="1537DC15" w14:textId="77777777" w:rsidR="004C05AA" w:rsidDel="003E5347" w:rsidRDefault="004C05AA" w:rsidP="0094025F">
            <w:pPr>
              <w:rPr>
                <w:del w:id="695" w:author="智誠 楊" w:date="2021-04-07T21:34:00Z"/>
                <w:rFonts w:ascii="標楷體" w:eastAsia="標楷體" w:hAnsi="標楷體"/>
              </w:rPr>
            </w:pPr>
            <w:ins w:id="696" w:author="st1" w:date="2020-06-11T19:30:00Z">
              <w:del w:id="697" w:author="智誠 楊" w:date="2021-04-07T21:34:00Z">
                <w:r w:rsidRPr="00054BBF" w:rsidDel="003E5347">
                  <w:rPr>
                    <w:rFonts w:ascii="標楷體" w:eastAsia="標楷體" w:hAnsi="標楷體" w:hint="eastAsia"/>
                  </w:rPr>
                  <w:delText>單筆起</w:delText>
                </w:r>
                <w:r w:rsidDel="003E5347">
                  <w:rPr>
                    <w:rFonts w:ascii="標楷體" w:eastAsia="標楷體" w:hAnsi="標楷體" w:hint="eastAsia"/>
                  </w:rPr>
                  <w:delText>始</w:delText>
                </w:r>
                <w:r w:rsidRPr="00054BBF" w:rsidDel="003E5347">
                  <w:rPr>
                    <w:rFonts w:ascii="標楷體" w:eastAsia="標楷體" w:hAnsi="標楷體" w:hint="eastAsia"/>
                  </w:rPr>
                  <w:delText>金額</w:delText>
                </w:r>
              </w:del>
            </w:ins>
            <w:del w:id="698" w:author="智誠 楊" w:date="2021-04-07T21:34:00Z">
              <w:r w:rsidRPr="00054BBF" w:rsidDel="003E5347">
                <w:rPr>
                  <w:rFonts w:ascii="標楷體" w:eastAsia="標楷體" w:hAnsi="標楷體" w:hint="eastAsia"/>
                </w:rPr>
                <w:delText>洗錢樣態二</w:delText>
              </w:r>
            </w:del>
          </w:p>
          <w:p w14:paraId="1B02C45C" w14:textId="77777777" w:rsidR="004C05AA" w:rsidRPr="00362205" w:rsidDel="00050F5E" w:rsidRDefault="004C05AA" w:rsidP="0094025F">
            <w:pPr>
              <w:rPr>
                <w:del w:id="699" w:author="智誠 楊" w:date="2021-05-07T13:47:00Z"/>
                <w:rFonts w:ascii="標楷體" w:eastAsia="標楷體" w:hAnsi="標楷體"/>
              </w:rPr>
            </w:pPr>
            <w:del w:id="700" w:author="智誠 楊" w:date="2021-04-07T21:34:00Z">
              <w:r w:rsidRPr="00054BBF" w:rsidDel="003E5347">
                <w:rPr>
                  <w:rFonts w:ascii="標楷體" w:eastAsia="標楷體" w:hAnsi="標楷體" w:hint="eastAsia"/>
                </w:rPr>
                <w:delText>次數</w:delText>
              </w:r>
            </w:del>
          </w:p>
        </w:tc>
        <w:tc>
          <w:tcPr>
            <w:tcW w:w="1416" w:type="dxa"/>
          </w:tcPr>
          <w:p w14:paraId="5433AFC6" w14:textId="77777777" w:rsidR="004C05AA" w:rsidRPr="00362205" w:rsidDel="00050F5E" w:rsidRDefault="004C05AA" w:rsidP="0094025F">
            <w:pPr>
              <w:rPr>
                <w:del w:id="701" w:author="智誠 楊" w:date="2021-05-07T13:47:00Z"/>
                <w:rFonts w:ascii="標楷體" w:eastAsia="標楷體" w:hAnsi="標楷體"/>
              </w:rPr>
            </w:pPr>
            <w:ins w:id="702" w:author="st1" w:date="2020-06-11T19:30:00Z">
              <w:del w:id="703" w:author="智誠 楊" w:date="2021-04-07T21:34:00Z">
                <w:r w:rsidDel="003E5347">
                  <w:rPr>
                    <w:rFonts w:ascii="標楷體" w:eastAsia="標楷體" w:hAnsi="標楷體" w:hint="eastAsia"/>
                  </w:rPr>
                  <w:delText>9(14)</w:delText>
                </w:r>
              </w:del>
            </w:ins>
            <w:del w:id="704" w:author="智誠 楊" w:date="2021-04-07T21:34:00Z">
              <w:r w:rsidDel="003E5347">
                <w:rPr>
                  <w:rFonts w:ascii="標楷體" w:eastAsia="標楷體" w:hAnsi="標楷體"/>
                </w:rPr>
                <w:delText>9999</w:delText>
              </w:r>
            </w:del>
          </w:p>
        </w:tc>
        <w:tc>
          <w:tcPr>
            <w:tcW w:w="1000" w:type="dxa"/>
          </w:tcPr>
          <w:p w14:paraId="5DEB1B2A" w14:textId="77777777" w:rsidR="004C05AA" w:rsidRPr="00362205" w:rsidDel="00050F5E" w:rsidRDefault="004C05AA" w:rsidP="0094025F">
            <w:pPr>
              <w:rPr>
                <w:del w:id="705" w:author="智誠 楊" w:date="2021-05-07T13:47:00Z"/>
                <w:rFonts w:ascii="標楷體" w:eastAsia="標楷體" w:hAnsi="標楷體"/>
              </w:rPr>
            </w:pPr>
          </w:p>
        </w:tc>
        <w:tc>
          <w:tcPr>
            <w:tcW w:w="1158" w:type="dxa"/>
          </w:tcPr>
          <w:p w14:paraId="1F7E0B1A" w14:textId="77777777" w:rsidR="004C05AA" w:rsidRPr="00362205" w:rsidDel="00050F5E" w:rsidRDefault="004C05AA" w:rsidP="0094025F">
            <w:pPr>
              <w:rPr>
                <w:del w:id="706" w:author="智誠 楊" w:date="2021-05-07T13:47:00Z"/>
                <w:rFonts w:ascii="標楷體" w:eastAsia="標楷體" w:hAnsi="標楷體"/>
              </w:rPr>
            </w:pPr>
          </w:p>
        </w:tc>
        <w:tc>
          <w:tcPr>
            <w:tcW w:w="665" w:type="dxa"/>
          </w:tcPr>
          <w:p w14:paraId="417CAD0D" w14:textId="77777777" w:rsidR="004C05AA" w:rsidRPr="00362205" w:rsidDel="00050F5E" w:rsidRDefault="004C05AA" w:rsidP="0094025F">
            <w:pPr>
              <w:rPr>
                <w:del w:id="707" w:author="智誠 楊" w:date="2021-05-07T13:47:00Z"/>
                <w:rFonts w:ascii="標楷體" w:eastAsia="標楷體" w:hAnsi="標楷體"/>
              </w:rPr>
            </w:pPr>
            <w:ins w:id="708" w:author="st1" w:date="2020-06-11T19:30:00Z">
              <w:del w:id="709" w:author="智誠 楊" w:date="2021-04-07T21:34:00Z">
                <w:r w:rsidRPr="00362205" w:rsidDel="003E5347">
                  <w:rPr>
                    <w:rFonts w:ascii="標楷體" w:eastAsia="標楷體" w:hAnsi="標楷體" w:hint="eastAsia"/>
                  </w:rPr>
                  <w:delText>V</w:delText>
                </w:r>
              </w:del>
            </w:ins>
            <w:del w:id="710" w:author="智誠 楊" w:date="2021-04-07T21:34:00Z">
              <w:r w:rsidRPr="00362205" w:rsidDel="003E5347">
                <w:rPr>
                  <w:rFonts w:ascii="標楷體" w:eastAsia="標楷體" w:hAnsi="標楷體" w:hint="eastAsia"/>
                </w:rPr>
                <w:delText>V</w:delText>
              </w:r>
            </w:del>
          </w:p>
        </w:tc>
        <w:tc>
          <w:tcPr>
            <w:tcW w:w="576" w:type="dxa"/>
          </w:tcPr>
          <w:p w14:paraId="6707A5EF" w14:textId="77777777" w:rsidR="004C05AA" w:rsidRPr="00362205" w:rsidDel="00050F5E" w:rsidRDefault="004C05AA" w:rsidP="0094025F">
            <w:pPr>
              <w:rPr>
                <w:del w:id="711" w:author="智誠 楊" w:date="2021-05-07T13:47:00Z"/>
                <w:rFonts w:ascii="標楷體" w:eastAsia="標楷體" w:hAnsi="標楷體"/>
              </w:rPr>
            </w:pPr>
          </w:p>
        </w:tc>
        <w:tc>
          <w:tcPr>
            <w:tcW w:w="3105" w:type="dxa"/>
          </w:tcPr>
          <w:p w14:paraId="2B75B657" w14:textId="77777777" w:rsidR="004C05AA" w:rsidRPr="006E3B5B" w:rsidDel="00050F5E" w:rsidRDefault="004C05AA" w:rsidP="0094025F">
            <w:pPr>
              <w:rPr>
                <w:del w:id="712" w:author="智誠 楊" w:date="2021-05-07T13:47:00Z"/>
                <w:rFonts w:ascii="標楷體" w:eastAsia="標楷體" w:hAnsi="標楷體"/>
              </w:rPr>
            </w:pPr>
            <w:ins w:id="713" w:author="st1" w:date="2020-06-11T19:30:00Z">
              <w:del w:id="714" w:author="智誠 楊" w:date="2021-04-07T21:34:00Z">
                <w:r w:rsidRPr="002730D8" w:rsidDel="003E5347">
                  <w:rPr>
                    <w:rFonts w:ascii="標楷體" w:eastAsia="標楷體" w:hAnsi="標楷體" w:hint="eastAsia"/>
                  </w:rPr>
                  <w:delText>必須輸入</w:delText>
                </w:r>
              </w:del>
            </w:ins>
            <w:del w:id="715" w:author="智誠 楊" w:date="2021-04-07T21:34:00Z">
              <w:r w:rsidRPr="006E3B5B" w:rsidDel="003E5347">
                <w:rPr>
                  <w:rFonts w:ascii="標楷體" w:eastAsia="標楷體" w:hAnsi="標楷體" w:hint="eastAsia"/>
                </w:rPr>
                <w:delText>新增、修改時必須輸入,其他自動顯示不必輸入</w:delText>
              </w:r>
            </w:del>
          </w:p>
        </w:tc>
      </w:tr>
      <w:tr w:rsidR="004C05AA" w:rsidRPr="00362205" w:rsidDel="00050F5E" w14:paraId="03C4611F" w14:textId="77777777" w:rsidTr="0094025F">
        <w:trPr>
          <w:trHeight w:val="291"/>
          <w:jc w:val="center"/>
          <w:del w:id="716" w:author="智誠 楊" w:date="2021-05-07T13:47:00Z"/>
        </w:trPr>
        <w:tc>
          <w:tcPr>
            <w:tcW w:w="547" w:type="dxa"/>
          </w:tcPr>
          <w:p w14:paraId="18D9886E" w14:textId="77777777" w:rsidR="004C05AA" w:rsidRPr="00362205" w:rsidDel="00050F5E" w:rsidRDefault="004C05AA" w:rsidP="0094025F">
            <w:pPr>
              <w:rPr>
                <w:del w:id="717" w:author="智誠 楊" w:date="2021-05-07T13:47:00Z"/>
                <w:rFonts w:ascii="標楷體" w:eastAsia="標楷體" w:hAnsi="標楷體"/>
              </w:rPr>
            </w:pPr>
            <w:del w:id="718" w:author="智誠 楊" w:date="2021-05-07T13:47:00Z">
              <w:r w:rsidRPr="00362205" w:rsidDel="00050F5E">
                <w:rPr>
                  <w:rFonts w:ascii="標楷體" w:eastAsia="標楷體" w:hAnsi="標楷體" w:hint="eastAsia"/>
                </w:rPr>
                <w:delText>4</w:delText>
              </w:r>
            </w:del>
          </w:p>
        </w:tc>
        <w:tc>
          <w:tcPr>
            <w:tcW w:w="1953" w:type="dxa"/>
          </w:tcPr>
          <w:p w14:paraId="6C539E1A" w14:textId="77777777" w:rsidR="004C05AA" w:rsidDel="003E5347" w:rsidRDefault="004C05AA" w:rsidP="0094025F">
            <w:pPr>
              <w:rPr>
                <w:ins w:id="719" w:author="st1" w:date="2020-06-11T19:30:00Z"/>
                <w:del w:id="720" w:author="智誠 楊" w:date="2021-04-07T21:34:00Z"/>
                <w:rFonts w:ascii="標楷體" w:eastAsia="標楷體" w:hAnsi="標楷體"/>
              </w:rPr>
            </w:pPr>
            <w:ins w:id="721" w:author="st1" w:date="2020-06-11T19:30:00Z">
              <w:del w:id="722" w:author="智誠 楊" w:date="2021-04-07T21:34:00Z">
                <w:r w:rsidRPr="00054BBF" w:rsidDel="003E5347">
                  <w:rPr>
                    <w:rFonts w:ascii="標楷體" w:eastAsia="標楷體" w:hAnsi="標楷體" w:hint="eastAsia"/>
                  </w:rPr>
                  <w:delText>洗錢樣態二</w:delText>
                </w:r>
              </w:del>
            </w:ins>
          </w:p>
          <w:p w14:paraId="5EE549D9" w14:textId="77777777" w:rsidR="004C05AA" w:rsidDel="003E5347" w:rsidRDefault="004C05AA" w:rsidP="0094025F">
            <w:pPr>
              <w:rPr>
                <w:del w:id="723" w:author="智誠 楊" w:date="2021-04-07T21:34:00Z"/>
                <w:rFonts w:ascii="標楷體" w:eastAsia="標楷體" w:hAnsi="標楷體"/>
              </w:rPr>
            </w:pPr>
            <w:ins w:id="724" w:author="st1" w:date="2020-06-11T19:30:00Z">
              <w:del w:id="725" w:author="智誠 楊" w:date="2021-04-07T21:34:00Z">
                <w:r w:rsidRPr="00054BBF" w:rsidDel="003E5347">
                  <w:rPr>
                    <w:rFonts w:ascii="標楷體" w:eastAsia="標楷體" w:hAnsi="標楷體" w:hint="eastAsia"/>
                  </w:rPr>
                  <w:delText>單筆迄</w:delText>
                </w:r>
                <w:r w:rsidDel="003E5347">
                  <w:rPr>
                    <w:rFonts w:ascii="標楷體" w:eastAsia="標楷體" w:hAnsi="標楷體" w:hint="eastAsia"/>
                  </w:rPr>
                  <w:delText>止</w:delText>
                </w:r>
                <w:r w:rsidRPr="00054BBF" w:rsidDel="003E5347">
                  <w:rPr>
                    <w:rFonts w:ascii="標楷體" w:eastAsia="標楷體" w:hAnsi="標楷體" w:hint="eastAsia"/>
                  </w:rPr>
                  <w:delText>金額</w:delText>
                </w:r>
              </w:del>
            </w:ins>
            <w:del w:id="726" w:author="智誠 楊" w:date="2021-04-07T21:34:00Z">
              <w:r w:rsidRPr="00054BBF" w:rsidDel="003E5347">
                <w:rPr>
                  <w:rFonts w:ascii="標楷體" w:eastAsia="標楷體" w:hAnsi="標楷體" w:hint="eastAsia"/>
                </w:rPr>
                <w:delText>洗錢樣態二</w:delText>
              </w:r>
            </w:del>
          </w:p>
          <w:p w14:paraId="1D4EF428" w14:textId="77777777" w:rsidR="004C05AA" w:rsidRPr="00362205" w:rsidDel="00050F5E" w:rsidRDefault="004C05AA" w:rsidP="0094025F">
            <w:pPr>
              <w:rPr>
                <w:del w:id="727" w:author="智誠 楊" w:date="2021-05-07T13:47:00Z"/>
                <w:rFonts w:ascii="標楷體" w:eastAsia="標楷體" w:hAnsi="標楷體"/>
              </w:rPr>
            </w:pPr>
            <w:del w:id="728" w:author="智誠 楊" w:date="2021-04-07T21:34:00Z">
              <w:r w:rsidRPr="00054BBF" w:rsidDel="003E5347">
                <w:rPr>
                  <w:rFonts w:ascii="標楷體" w:eastAsia="標楷體" w:hAnsi="標楷體" w:hint="eastAsia"/>
                </w:rPr>
                <w:delText>單筆起</w:delText>
              </w:r>
              <w:r w:rsidDel="003E5347">
                <w:rPr>
                  <w:rFonts w:ascii="標楷體" w:eastAsia="標楷體" w:hAnsi="標楷體" w:hint="eastAsia"/>
                </w:rPr>
                <w:delText>始</w:delText>
              </w:r>
              <w:r w:rsidRPr="00054BBF" w:rsidDel="003E5347">
                <w:rPr>
                  <w:rFonts w:ascii="標楷體" w:eastAsia="標楷體" w:hAnsi="標楷體" w:hint="eastAsia"/>
                </w:rPr>
                <w:delText>金額</w:delText>
              </w:r>
            </w:del>
          </w:p>
        </w:tc>
        <w:tc>
          <w:tcPr>
            <w:tcW w:w="1416" w:type="dxa"/>
          </w:tcPr>
          <w:p w14:paraId="78F972B4" w14:textId="77777777" w:rsidR="004C05AA" w:rsidRPr="00362205" w:rsidDel="00050F5E" w:rsidRDefault="004C05AA" w:rsidP="0094025F">
            <w:pPr>
              <w:rPr>
                <w:del w:id="729" w:author="智誠 楊" w:date="2021-05-07T13:47:00Z"/>
                <w:rFonts w:ascii="標楷體" w:eastAsia="標楷體" w:hAnsi="標楷體"/>
              </w:rPr>
            </w:pPr>
            <w:ins w:id="730" w:author="st1" w:date="2020-06-11T19:30:00Z">
              <w:del w:id="731" w:author="智誠 楊" w:date="2021-04-07T21:34:00Z">
                <w:r w:rsidDel="003E5347">
                  <w:rPr>
                    <w:rFonts w:ascii="標楷體" w:eastAsia="標楷體" w:hAnsi="標楷體" w:hint="eastAsia"/>
                  </w:rPr>
                  <w:delText>9(14)</w:delText>
                </w:r>
              </w:del>
            </w:ins>
            <w:del w:id="732" w:author="智誠 楊" w:date="2021-04-07T21:34:00Z">
              <w:r w:rsidDel="003E5347">
                <w:rPr>
                  <w:rFonts w:ascii="標楷體" w:eastAsia="標楷體" w:hAnsi="標楷體" w:hint="eastAsia"/>
                </w:rPr>
                <w:delText>9(14)</w:delText>
              </w:r>
            </w:del>
          </w:p>
        </w:tc>
        <w:tc>
          <w:tcPr>
            <w:tcW w:w="1000" w:type="dxa"/>
          </w:tcPr>
          <w:p w14:paraId="14B24ADF" w14:textId="77777777" w:rsidR="004C05AA" w:rsidRPr="00362205" w:rsidDel="00050F5E" w:rsidRDefault="004C05AA" w:rsidP="0094025F">
            <w:pPr>
              <w:rPr>
                <w:del w:id="733" w:author="智誠 楊" w:date="2021-05-07T13:47:00Z"/>
                <w:rFonts w:ascii="標楷體" w:eastAsia="標楷體" w:hAnsi="標楷體"/>
              </w:rPr>
            </w:pPr>
          </w:p>
        </w:tc>
        <w:tc>
          <w:tcPr>
            <w:tcW w:w="1158" w:type="dxa"/>
          </w:tcPr>
          <w:p w14:paraId="16EEFAA5" w14:textId="77777777" w:rsidR="004C05AA" w:rsidRPr="00362205" w:rsidDel="00050F5E" w:rsidRDefault="004C05AA" w:rsidP="0094025F">
            <w:pPr>
              <w:rPr>
                <w:del w:id="734" w:author="智誠 楊" w:date="2021-05-07T13:47:00Z"/>
                <w:rFonts w:ascii="標楷體" w:eastAsia="標楷體" w:hAnsi="標楷體"/>
              </w:rPr>
            </w:pPr>
          </w:p>
        </w:tc>
        <w:tc>
          <w:tcPr>
            <w:tcW w:w="665" w:type="dxa"/>
          </w:tcPr>
          <w:p w14:paraId="6912572B" w14:textId="77777777" w:rsidR="004C05AA" w:rsidRPr="00362205" w:rsidDel="00050F5E" w:rsidRDefault="004C05AA" w:rsidP="0094025F">
            <w:pPr>
              <w:rPr>
                <w:del w:id="735" w:author="智誠 楊" w:date="2021-05-07T13:47:00Z"/>
                <w:rFonts w:ascii="標楷體" w:eastAsia="標楷體" w:hAnsi="標楷體"/>
              </w:rPr>
            </w:pPr>
            <w:ins w:id="736" w:author="st1" w:date="2020-06-11T19:30:00Z">
              <w:del w:id="737" w:author="智誠 楊" w:date="2021-04-07T21:34:00Z">
                <w:r w:rsidRPr="00362205" w:rsidDel="003E5347">
                  <w:rPr>
                    <w:rFonts w:ascii="標楷體" w:eastAsia="標楷體" w:hAnsi="標楷體" w:hint="eastAsia"/>
                  </w:rPr>
                  <w:delText>V</w:delText>
                </w:r>
              </w:del>
            </w:ins>
            <w:del w:id="738" w:author="智誠 楊" w:date="2021-04-07T21:34:00Z">
              <w:r w:rsidRPr="00362205" w:rsidDel="003E5347">
                <w:rPr>
                  <w:rFonts w:ascii="標楷體" w:eastAsia="標楷體" w:hAnsi="標楷體" w:hint="eastAsia"/>
                </w:rPr>
                <w:delText>V</w:delText>
              </w:r>
            </w:del>
          </w:p>
        </w:tc>
        <w:tc>
          <w:tcPr>
            <w:tcW w:w="576" w:type="dxa"/>
          </w:tcPr>
          <w:p w14:paraId="7FA6F48B" w14:textId="77777777" w:rsidR="004C05AA" w:rsidRPr="00362205" w:rsidDel="00050F5E" w:rsidRDefault="004C05AA" w:rsidP="0094025F">
            <w:pPr>
              <w:rPr>
                <w:del w:id="739" w:author="智誠 楊" w:date="2021-05-07T13:47:00Z"/>
                <w:rFonts w:ascii="標楷體" w:eastAsia="標楷體" w:hAnsi="標楷體"/>
              </w:rPr>
            </w:pPr>
          </w:p>
        </w:tc>
        <w:tc>
          <w:tcPr>
            <w:tcW w:w="3105" w:type="dxa"/>
          </w:tcPr>
          <w:p w14:paraId="4300763A" w14:textId="77777777" w:rsidR="004C05AA" w:rsidRPr="00362205" w:rsidDel="00050F5E" w:rsidRDefault="004C05AA" w:rsidP="0094025F">
            <w:pPr>
              <w:rPr>
                <w:del w:id="740" w:author="智誠 楊" w:date="2021-05-07T13:47:00Z"/>
                <w:rFonts w:ascii="標楷體" w:eastAsia="標楷體" w:hAnsi="標楷體"/>
              </w:rPr>
            </w:pPr>
            <w:ins w:id="741" w:author="st1" w:date="2020-06-11T19:30:00Z">
              <w:del w:id="742" w:author="智誠 楊" w:date="2021-04-07T21:34:00Z">
                <w:r w:rsidRPr="002730D8" w:rsidDel="003E5347">
                  <w:rPr>
                    <w:rFonts w:ascii="標楷體" w:eastAsia="標楷體" w:hAnsi="標楷體" w:hint="eastAsia"/>
                  </w:rPr>
                  <w:delText>必須輸入</w:delText>
                </w:r>
              </w:del>
            </w:ins>
            <w:del w:id="743" w:author="智誠 楊" w:date="2021-04-07T21:34:00Z">
              <w:r w:rsidRPr="006E3B5B" w:rsidDel="003E5347">
                <w:rPr>
                  <w:rFonts w:ascii="標楷體" w:eastAsia="標楷體" w:hAnsi="標楷體" w:hint="eastAsia"/>
                </w:rPr>
                <w:delText>新增、修改時必須輸入,其他自動顯示不必輸入</w:delText>
              </w:r>
            </w:del>
          </w:p>
        </w:tc>
      </w:tr>
      <w:tr w:rsidR="004C05AA" w:rsidRPr="00362205" w:rsidDel="00050F5E" w14:paraId="76E434D7" w14:textId="77777777" w:rsidTr="0094025F">
        <w:trPr>
          <w:trHeight w:val="291"/>
          <w:jc w:val="center"/>
          <w:del w:id="744" w:author="智誠 楊" w:date="2021-05-07T13:47:00Z"/>
        </w:trPr>
        <w:tc>
          <w:tcPr>
            <w:tcW w:w="547" w:type="dxa"/>
          </w:tcPr>
          <w:p w14:paraId="1FCE91C5" w14:textId="77777777" w:rsidR="004C05AA" w:rsidRPr="00362205" w:rsidDel="00050F5E" w:rsidRDefault="004C05AA" w:rsidP="0094025F">
            <w:pPr>
              <w:rPr>
                <w:del w:id="745" w:author="智誠 楊" w:date="2021-05-07T13:47:00Z"/>
                <w:rFonts w:ascii="標楷體" w:eastAsia="標楷體" w:hAnsi="標楷體"/>
              </w:rPr>
            </w:pPr>
            <w:del w:id="746" w:author="智誠 楊" w:date="2021-05-07T13:47:00Z">
              <w:r w:rsidDel="00050F5E">
                <w:rPr>
                  <w:rFonts w:ascii="標楷體" w:eastAsia="標楷體" w:hAnsi="標楷體" w:hint="eastAsia"/>
                </w:rPr>
                <w:delText>5</w:delText>
              </w:r>
            </w:del>
          </w:p>
        </w:tc>
        <w:tc>
          <w:tcPr>
            <w:tcW w:w="1953" w:type="dxa"/>
          </w:tcPr>
          <w:p w14:paraId="52BAEC2F" w14:textId="77777777" w:rsidR="004C05AA" w:rsidDel="003E5347" w:rsidRDefault="004C05AA" w:rsidP="0094025F">
            <w:pPr>
              <w:rPr>
                <w:ins w:id="747" w:author="st1" w:date="2020-06-11T19:30:00Z"/>
                <w:del w:id="748" w:author="智誠 楊" w:date="2021-04-07T21:34:00Z"/>
                <w:rFonts w:ascii="標楷體" w:eastAsia="標楷體" w:hAnsi="標楷體"/>
              </w:rPr>
            </w:pPr>
            <w:ins w:id="749" w:author="st1" w:date="2020-06-11T19:30:00Z">
              <w:del w:id="750" w:author="智誠 楊" w:date="2021-04-07T21:34:00Z">
                <w:r w:rsidRPr="00AE1ED1" w:rsidDel="003E5347">
                  <w:rPr>
                    <w:rFonts w:ascii="標楷體" w:eastAsia="標楷體" w:hAnsi="標楷體" w:hint="eastAsia"/>
                  </w:rPr>
                  <w:delText>洗錢樣態三</w:delText>
                </w:r>
              </w:del>
            </w:ins>
          </w:p>
          <w:p w14:paraId="6803BB10" w14:textId="77777777" w:rsidR="004C05AA" w:rsidDel="003E5347" w:rsidRDefault="004C05AA" w:rsidP="0094025F">
            <w:pPr>
              <w:rPr>
                <w:del w:id="751" w:author="智誠 楊" w:date="2021-04-07T21:34:00Z"/>
                <w:rFonts w:ascii="標楷體" w:eastAsia="標楷體" w:hAnsi="標楷體"/>
              </w:rPr>
            </w:pPr>
            <w:ins w:id="752" w:author="st1" w:date="2020-06-11T19:30:00Z">
              <w:del w:id="753" w:author="智誠 楊" w:date="2021-04-07T21:34:00Z">
                <w:r w:rsidRPr="00AE1ED1" w:rsidDel="003E5347">
                  <w:rPr>
                    <w:rFonts w:ascii="標楷體" w:eastAsia="標楷體" w:hAnsi="標楷體" w:hint="eastAsia"/>
                  </w:rPr>
                  <w:delText>金額超過</w:delText>
                </w:r>
              </w:del>
            </w:ins>
            <w:del w:id="754" w:author="智誠 楊" w:date="2021-04-07T21:34:00Z">
              <w:r w:rsidRPr="00054BBF" w:rsidDel="003E5347">
                <w:rPr>
                  <w:rFonts w:ascii="標楷體" w:eastAsia="標楷體" w:hAnsi="標楷體" w:hint="eastAsia"/>
                </w:rPr>
                <w:delText>洗錢樣態二</w:delText>
              </w:r>
            </w:del>
          </w:p>
          <w:p w14:paraId="722C358B" w14:textId="77777777" w:rsidR="004C05AA" w:rsidRPr="00362205" w:rsidDel="00050F5E" w:rsidRDefault="004C05AA" w:rsidP="0094025F">
            <w:pPr>
              <w:rPr>
                <w:del w:id="755" w:author="智誠 楊" w:date="2021-05-07T13:47:00Z"/>
                <w:rFonts w:ascii="標楷體" w:eastAsia="標楷體" w:hAnsi="標楷體"/>
              </w:rPr>
            </w:pPr>
            <w:del w:id="756" w:author="智誠 楊" w:date="2021-04-07T21:34:00Z">
              <w:r w:rsidRPr="00054BBF" w:rsidDel="003E5347">
                <w:rPr>
                  <w:rFonts w:ascii="標楷體" w:eastAsia="標楷體" w:hAnsi="標楷體" w:hint="eastAsia"/>
                </w:rPr>
                <w:delText>單筆迄</w:delText>
              </w:r>
              <w:r w:rsidDel="003E5347">
                <w:rPr>
                  <w:rFonts w:ascii="標楷體" w:eastAsia="標楷體" w:hAnsi="標楷體" w:hint="eastAsia"/>
                </w:rPr>
                <w:delText>止</w:delText>
              </w:r>
              <w:r w:rsidRPr="00054BBF" w:rsidDel="003E5347">
                <w:rPr>
                  <w:rFonts w:ascii="標楷體" w:eastAsia="標楷體" w:hAnsi="標楷體" w:hint="eastAsia"/>
                </w:rPr>
                <w:delText>金額</w:delText>
              </w:r>
            </w:del>
          </w:p>
        </w:tc>
        <w:tc>
          <w:tcPr>
            <w:tcW w:w="1416" w:type="dxa"/>
          </w:tcPr>
          <w:p w14:paraId="250F0272" w14:textId="77777777" w:rsidR="004C05AA" w:rsidRPr="00362205" w:rsidDel="00050F5E" w:rsidRDefault="004C05AA" w:rsidP="0094025F">
            <w:pPr>
              <w:rPr>
                <w:del w:id="757" w:author="智誠 楊" w:date="2021-05-07T13:47:00Z"/>
                <w:rFonts w:ascii="標楷體" w:eastAsia="標楷體" w:hAnsi="標楷體"/>
              </w:rPr>
            </w:pPr>
            <w:ins w:id="758" w:author="st1" w:date="2020-06-11T19:30:00Z">
              <w:del w:id="759" w:author="智誠 楊" w:date="2021-04-07T21:34:00Z">
                <w:r w:rsidDel="003E5347">
                  <w:rPr>
                    <w:rFonts w:ascii="標楷體" w:eastAsia="標楷體" w:hAnsi="標楷體" w:hint="eastAsia"/>
                  </w:rPr>
                  <w:delText>9(14)</w:delText>
                </w:r>
              </w:del>
            </w:ins>
            <w:del w:id="760" w:author="智誠 楊" w:date="2021-04-07T21:34:00Z">
              <w:r w:rsidDel="003E5347">
                <w:rPr>
                  <w:rFonts w:ascii="標楷體" w:eastAsia="標楷體" w:hAnsi="標楷體" w:hint="eastAsia"/>
                </w:rPr>
                <w:delText>9(14)</w:delText>
              </w:r>
            </w:del>
          </w:p>
        </w:tc>
        <w:tc>
          <w:tcPr>
            <w:tcW w:w="1000" w:type="dxa"/>
          </w:tcPr>
          <w:p w14:paraId="4BDD8716" w14:textId="77777777" w:rsidR="004C05AA" w:rsidRPr="00362205" w:rsidDel="00050F5E" w:rsidRDefault="004C05AA" w:rsidP="0094025F">
            <w:pPr>
              <w:rPr>
                <w:del w:id="761" w:author="智誠 楊" w:date="2021-05-07T13:47:00Z"/>
                <w:rFonts w:ascii="標楷體" w:eastAsia="標楷體" w:hAnsi="標楷體"/>
              </w:rPr>
            </w:pPr>
          </w:p>
        </w:tc>
        <w:tc>
          <w:tcPr>
            <w:tcW w:w="1158" w:type="dxa"/>
          </w:tcPr>
          <w:p w14:paraId="0C942F43" w14:textId="77777777" w:rsidR="004C05AA" w:rsidRPr="00362205" w:rsidDel="00050F5E" w:rsidRDefault="004C05AA" w:rsidP="0094025F">
            <w:pPr>
              <w:rPr>
                <w:del w:id="762" w:author="智誠 楊" w:date="2021-05-07T13:47:00Z"/>
                <w:rFonts w:ascii="標楷體" w:eastAsia="標楷體" w:hAnsi="標楷體"/>
              </w:rPr>
            </w:pPr>
          </w:p>
        </w:tc>
        <w:tc>
          <w:tcPr>
            <w:tcW w:w="665" w:type="dxa"/>
          </w:tcPr>
          <w:p w14:paraId="2BE5CFC5" w14:textId="77777777" w:rsidR="004C05AA" w:rsidRPr="00362205" w:rsidDel="00050F5E" w:rsidRDefault="004C05AA" w:rsidP="0094025F">
            <w:pPr>
              <w:rPr>
                <w:del w:id="763" w:author="智誠 楊" w:date="2021-05-07T13:47:00Z"/>
                <w:rFonts w:ascii="標楷體" w:eastAsia="標楷體" w:hAnsi="標楷體"/>
              </w:rPr>
            </w:pPr>
            <w:ins w:id="764" w:author="st1" w:date="2020-06-11T19:30:00Z">
              <w:del w:id="765" w:author="智誠 楊" w:date="2021-04-07T21:34:00Z">
                <w:r w:rsidRPr="00362205" w:rsidDel="003E5347">
                  <w:rPr>
                    <w:rFonts w:ascii="標楷體" w:eastAsia="標楷體" w:hAnsi="標楷體" w:hint="eastAsia"/>
                  </w:rPr>
                  <w:delText>V</w:delText>
                </w:r>
              </w:del>
            </w:ins>
            <w:del w:id="766" w:author="智誠 楊" w:date="2021-04-07T21:34:00Z">
              <w:r w:rsidRPr="00362205" w:rsidDel="003E5347">
                <w:rPr>
                  <w:rFonts w:ascii="標楷體" w:eastAsia="標楷體" w:hAnsi="標楷體" w:hint="eastAsia"/>
                </w:rPr>
                <w:delText>V</w:delText>
              </w:r>
            </w:del>
          </w:p>
        </w:tc>
        <w:tc>
          <w:tcPr>
            <w:tcW w:w="576" w:type="dxa"/>
          </w:tcPr>
          <w:p w14:paraId="2A607569" w14:textId="77777777" w:rsidR="004C05AA" w:rsidRPr="00362205" w:rsidDel="00050F5E" w:rsidRDefault="004C05AA" w:rsidP="0094025F">
            <w:pPr>
              <w:rPr>
                <w:del w:id="767" w:author="智誠 楊" w:date="2021-05-07T13:47:00Z"/>
                <w:rFonts w:ascii="標楷體" w:eastAsia="標楷體" w:hAnsi="標楷體"/>
              </w:rPr>
            </w:pPr>
          </w:p>
        </w:tc>
        <w:tc>
          <w:tcPr>
            <w:tcW w:w="3105" w:type="dxa"/>
          </w:tcPr>
          <w:p w14:paraId="51850380" w14:textId="77777777" w:rsidR="004C05AA" w:rsidRPr="00362205" w:rsidDel="00050F5E" w:rsidRDefault="004C05AA" w:rsidP="0094025F">
            <w:pPr>
              <w:rPr>
                <w:del w:id="768" w:author="智誠 楊" w:date="2021-05-07T13:47:00Z"/>
                <w:rFonts w:ascii="標楷體" w:eastAsia="標楷體" w:hAnsi="標楷體"/>
              </w:rPr>
            </w:pPr>
            <w:ins w:id="769" w:author="st1" w:date="2020-06-11T19:30:00Z">
              <w:del w:id="770" w:author="智誠 楊" w:date="2021-04-07T21:34:00Z">
                <w:r w:rsidRPr="002730D8" w:rsidDel="003E5347">
                  <w:rPr>
                    <w:rFonts w:ascii="標楷體" w:eastAsia="標楷體" w:hAnsi="標楷體" w:hint="eastAsia"/>
                  </w:rPr>
                  <w:delText>必須輸入</w:delText>
                </w:r>
              </w:del>
            </w:ins>
            <w:del w:id="771" w:author="智誠 楊" w:date="2021-04-07T21:34:00Z">
              <w:r w:rsidRPr="006E3B5B" w:rsidDel="003E5347">
                <w:rPr>
                  <w:rFonts w:ascii="標楷體" w:eastAsia="標楷體" w:hAnsi="標楷體" w:hint="eastAsia"/>
                </w:rPr>
                <w:delText>新增、修改時必須輸入,其他自動顯示不必輸入</w:delText>
              </w:r>
              <w:r w:rsidRPr="00B938BB" w:rsidDel="003E5347">
                <w:rPr>
                  <w:rFonts w:ascii="標楷體" w:eastAsia="標楷體" w:hAnsi="標楷體" w:hint="eastAsia"/>
                </w:rPr>
                <w:delText>，必須大於等</w:delText>
              </w:r>
              <w:r w:rsidDel="003E5347">
                <w:rPr>
                  <w:rFonts w:ascii="標楷體" w:eastAsia="標楷體" w:hAnsi="標楷體" w:hint="eastAsia"/>
                </w:rPr>
                <w:delText>於</w:delText>
              </w:r>
              <w:r w:rsidRPr="00B938BB" w:rsidDel="003E5347">
                <w:rPr>
                  <w:rFonts w:ascii="標楷體" w:eastAsia="標楷體" w:hAnsi="標楷體" w:hint="eastAsia"/>
                </w:rPr>
                <w:delText>單</w:delText>
              </w:r>
              <w:r w:rsidRPr="00054BBF" w:rsidDel="003E5347">
                <w:rPr>
                  <w:rFonts w:ascii="標楷體" w:eastAsia="標楷體" w:hAnsi="標楷體" w:hint="eastAsia"/>
                </w:rPr>
                <w:delText>筆起</w:delText>
              </w:r>
              <w:r w:rsidDel="003E5347">
                <w:rPr>
                  <w:rFonts w:ascii="標楷體" w:eastAsia="標楷體" w:hAnsi="標楷體" w:hint="eastAsia"/>
                </w:rPr>
                <w:delText>始</w:delText>
              </w:r>
              <w:r w:rsidRPr="00054BBF" w:rsidDel="003E5347">
                <w:rPr>
                  <w:rFonts w:ascii="標楷體" w:eastAsia="標楷體" w:hAnsi="標楷體" w:hint="eastAsia"/>
                </w:rPr>
                <w:delText>金額</w:delText>
              </w:r>
            </w:del>
          </w:p>
        </w:tc>
      </w:tr>
      <w:tr w:rsidR="004C05AA" w:rsidRPr="00362205" w:rsidDel="00050F5E" w14:paraId="49EFABFD" w14:textId="77777777" w:rsidTr="0094025F">
        <w:trPr>
          <w:trHeight w:val="291"/>
          <w:jc w:val="center"/>
          <w:del w:id="772" w:author="智誠 楊" w:date="2021-05-07T13:47:00Z"/>
        </w:trPr>
        <w:tc>
          <w:tcPr>
            <w:tcW w:w="547" w:type="dxa"/>
          </w:tcPr>
          <w:p w14:paraId="2BCC192A" w14:textId="77777777" w:rsidR="004C05AA" w:rsidDel="00050F5E" w:rsidRDefault="004C05AA" w:rsidP="0094025F">
            <w:pPr>
              <w:rPr>
                <w:del w:id="773" w:author="智誠 楊" w:date="2021-05-07T13:47:00Z"/>
                <w:rFonts w:ascii="標楷體" w:eastAsia="標楷體" w:hAnsi="標楷體"/>
              </w:rPr>
            </w:pPr>
            <w:del w:id="774" w:author="智誠 楊" w:date="2021-05-07T13:47:00Z">
              <w:r w:rsidDel="00050F5E">
                <w:rPr>
                  <w:rFonts w:ascii="標楷體" w:eastAsia="標楷體" w:hAnsi="標楷體" w:hint="eastAsia"/>
                </w:rPr>
                <w:delText>6</w:delText>
              </w:r>
            </w:del>
          </w:p>
        </w:tc>
        <w:tc>
          <w:tcPr>
            <w:tcW w:w="1953" w:type="dxa"/>
          </w:tcPr>
          <w:p w14:paraId="4FEE19E1" w14:textId="77777777" w:rsidR="004C05AA" w:rsidDel="00761095" w:rsidRDefault="004C05AA" w:rsidP="0094025F">
            <w:pPr>
              <w:rPr>
                <w:del w:id="775" w:author="智誠 楊" w:date="2021-04-07T21:34:00Z"/>
                <w:rFonts w:ascii="標楷體" w:eastAsia="標楷體" w:hAnsi="標楷體"/>
              </w:rPr>
            </w:pPr>
            <w:del w:id="776" w:author="智誠 楊" w:date="2021-04-07T21:34:00Z">
              <w:r w:rsidRPr="00AE1ED1" w:rsidDel="00761095">
                <w:rPr>
                  <w:rFonts w:ascii="標楷體" w:eastAsia="標楷體" w:hAnsi="標楷體" w:hint="eastAsia"/>
                </w:rPr>
                <w:delText>洗錢樣態三</w:delText>
              </w:r>
            </w:del>
          </w:p>
          <w:p w14:paraId="7C639A5C" w14:textId="77777777" w:rsidR="004C05AA" w:rsidRPr="00362205" w:rsidDel="00050F5E" w:rsidRDefault="004C05AA" w:rsidP="0094025F">
            <w:pPr>
              <w:rPr>
                <w:del w:id="777" w:author="智誠 楊" w:date="2021-05-07T13:47:00Z"/>
                <w:rFonts w:ascii="標楷體" w:eastAsia="標楷體" w:hAnsi="標楷體"/>
              </w:rPr>
            </w:pPr>
            <w:del w:id="778" w:author="智誠 楊" w:date="2021-04-07T21:34:00Z">
              <w:r w:rsidRPr="00AE1ED1" w:rsidDel="00761095">
                <w:rPr>
                  <w:rFonts w:ascii="標楷體" w:eastAsia="標楷體" w:hAnsi="標楷體" w:hint="eastAsia"/>
                </w:rPr>
                <w:delText>金額</w:delText>
              </w:r>
              <w:r w:rsidRPr="00054BBF" w:rsidDel="00761095">
                <w:rPr>
                  <w:rFonts w:ascii="標楷體" w:eastAsia="標楷體" w:hAnsi="標楷體" w:hint="eastAsia"/>
                </w:rPr>
                <w:delText>合計</w:delText>
              </w:r>
              <w:r w:rsidRPr="00AE1ED1" w:rsidDel="00761095">
                <w:rPr>
                  <w:rFonts w:ascii="標楷體" w:eastAsia="標楷體" w:hAnsi="標楷體" w:hint="eastAsia"/>
                </w:rPr>
                <w:delText>超過</w:delText>
              </w:r>
            </w:del>
          </w:p>
        </w:tc>
        <w:tc>
          <w:tcPr>
            <w:tcW w:w="1416" w:type="dxa"/>
          </w:tcPr>
          <w:p w14:paraId="1425C285" w14:textId="77777777" w:rsidR="004C05AA" w:rsidRPr="00362205" w:rsidDel="00050F5E" w:rsidRDefault="004C05AA" w:rsidP="0094025F">
            <w:pPr>
              <w:rPr>
                <w:del w:id="779" w:author="智誠 楊" w:date="2021-05-07T13:47:00Z"/>
                <w:rFonts w:ascii="標楷體" w:eastAsia="標楷體" w:hAnsi="標楷體"/>
              </w:rPr>
            </w:pPr>
            <w:del w:id="780" w:author="智誠 楊" w:date="2021-04-07T21:34:00Z">
              <w:r w:rsidDel="00761095">
                <w:rPr>
                  <w:rFonts w:ascii="標楷體" w:eastAsia="標楷體" w:hAnsi="標楷體" w:hint="eastAsia"/>
                </w:rPr>
                <w:delText>9(14)</w:delText>
              </w:r>
            </w:del>
          </w:p>
        </w:tc>
        <w:tc>
          <w:tcPr>
            <w:tcW w:w="1000" w:type="dxa"/>
          </w:tcPr>
          <w:p w14:paraId="07A42EFA" w14:textId="77777777" w:rsidR="004C05AA" w:rsidRPr="00362205" w:rsidDel="00050F5E" w:rsidRDefault="004C05AA" w:rsidP="0094025F">
            <w:pPr>
              <w:rPr>
                <w:del w:id="781" w:author="智誠 楊" w:date="2021-05-07T13:47:00Z"/>
                <w:rFonts w:ascii="標楷體" w:eastAsia="標楷體" w:hAnsi="標楷體"/>
              </w:rPr>
            </w:pPr>
          </w:p>
        </w:tc>
        <w:tc>
          <w:tcPr>
            <w:tcW w:w="1158" w:type="dxa"/>
          </w:tcPr>
          <w:p w14:paraId="40AAEB50" w14:textId="77777777" w:rsidR="004C05AA" w:rsidRPr="00362205" w:rsidDel="00050F5E" w:rsidRDefault="004C05AA" w:rsidP="0094025F">
            <w:pPr>
              <w:rPr>
                <w:del w:id="782" w:author="智誠 楊" w:date="2021-05-07T13:47:00Z"/>
                <w:rFonts w:ascii="標楷體" w:eastAsia="標楷體" w:hAnsi="標楷體"/>
              </w:rPr>
            </w:pPr>
          </w:p>
        </w:tc>
        <w:tc>
          <w:tcPr>
            <w:tcW w:w="665" w:type="dxa"/>
          </w:tcPr>
          <w:p w14:paraId="78122244" w14:textId="77777777" w:rsidR="004C05AA" w:rsidRPr="00362205" w:rsidDel="00050F5E" w:rsidRDefault="004C05AA" w:rsidP="0094025F">
            <w:pPr>
              <w:rPr>
                <w:del w:id="783" w:author="智誠 楊" w:date="2021-05-07T13:47:00Z"/>
                <w:rFonts w:ascii="標楷體" w:eastAsia="標楷體" w:hAnsi="標楷體"/>
              </w:rPr>
            </w:pPr>
            <w:del w:id="784" w:author="智誠 楊" w:date="2021-04-07T21:34:00Z">
              <w:r w:rsidRPr="00362205" w:rsidDel="00761095">
                <w:rPr>
                  <w:rFonts w:ascii="標楷體" w:eastAsia="標楷體" w:hAnsi="標楷體" w:hint="eastAsia"/>
                </w:rPr>
                <w:delText>V</w:delText>
              </w:r>
            </w:del>
          </w:p>
        </w:tc>
        <w:tc>
          <w:tcPr>
            <w:tcW w:w="576" w:type="dxa"/>
          </w:tcPr>
          <w:p w14:paraId="6AB99279" w14:textId="77777777" w:rsidR="004C05AA" w:rsidRPr="00362205" w:rsidDel="00050F5E" w:rsidRDefault="004C05AA" w:rsidP="0094025F">
            <w:pPr>
              <w:rPr>
                <w:del w:id="785" w:author="智誠 楊" w:date="2021-05-07T13:47:00Z"/>
                <w:rFonts w:ascii="標楷體" w:eastAsia="標楷體" w:hAnsi="標楷體"/>
              </w:rPr>
            </w:pPr>
          </w:p>
        </w:tc>
        <w:tc>
          <w:tcPr>
            <w:tcW w:w="3105" w:type="dxa"/>
          </w:tcPr>
          <w:p w14:paraId="6C350AE4" w14:textId="77777777" w:rsidR="004C05AA" w:rsidRPr="006E3B5B" w:rsidDel="00050F5E" w:rsidRDefault="004C05AA" w:rsidP="0094025F">
            <w:pPr>
              <w:rPr>
                <w:del w:id="786" w:author="智誠 楊" w:date="2021-05-07T13:47:00Z"/>
                <w:rFonts w:ascii="標楷體" w:eastAsia="標楷體" w:hAnsi="標楷體"/>
              </w:rPr>
            </w:pPr>
            <w:del w:id="787" w:author="智誠 楊" w:date="2021-04-07T21:34:00Z">
              <w:r w:rsidRPr="006E3B5B" w:rsidDel="00761095">
                <w:rPr>
                  <w:rFonts w:ascii="標楷體" w:eastAsia="標楷體" w:hAnsi="標楷體" w:hint="eastAsia"/>
                </w:rPr>
                <w:delText>新增、修改時必須輸入,其他自動顯示不必輸入</w:delText>
              </w:r>
            </w:del>
          </w:p>
        </w:tc>
      </w:tr>
    </w:tbl>
    <w:p w14:paraId="0AA5D6C4" w14:textId="77777777" w:rsidR="004C05AA" w:rsidDel="00050F5E" w:rsidRDefault="004C05AA" w:rsidP="004C05AA">
      <w:pPr>
        <w:pStyle w:val="a"/>
        <w:numPr>
          <w:ilvl w:val="0"/>
          <w:numId w:val="1"/>
        </w:numPr>
        <w:rPr>
          <w:del w:id="788" w:author="智誠 楊" w:date="2021-05-07T13:47:00Z"/>
        </w:rPr>
        <w:pPrChange w:id="789" w:author="智誠 楊" w:date="2021-05-07T11:55:00Z">
          <w:pPr>
            <w:pStyle w:val="a"/>
            <w:numPr>
              <w:numId w:val="0"/>
            </w:numPr>
            <w:ind w:left="0" w:firstLine="0"/>
          </w:pPr>
        </w:pPrChange>
      </w:pPr>
    </w:p>
    <w:p w14:paraId="172CC61E" w14:textId="77777777" w:rsidR="004C05AA" w:rsidDel="00050F5E" w:rsidRDefault="004C05AA" w:rsidP="004C05AA">
      <w:pPr>
        <w:tabs>
          <w:tab w:val="left" w:pos="788"/>
        </w:tabs>
        <w:rPr>
          <w:del w:id="790" w:author="智誠 楊" w:date="2021-05-07T13:47:00Z"/>
          <w:rFonts w:ascii="標楷體" w:eastAsia="標楷體" w:hAnsi="標楷體"/>
        </w:rPr>
      </w:pPr>
    </w:p>
    <w:p w14:paraId="2BB9271F" w14:textId="77777777" w:rsidR="004C05AA" w:rsidRPr="00362205" w:rsidRDefault="004C05AA" w:rsidP="004C05AA">
      <w:pPr>
        <w:rPr>
          <w:rFonts w:ascii="標楷體" w:eastAsia="標楷體" w:hAnsi="標楷體"/>
        </w:rPr>
      </w:pPr>
      <w:r>
        <w:rPr>
          <w:rFonts w:ascii="標楷體" w:eastAsia="標楷體" w:hAnsi="標楷體"/>
        </w:rPr>
        <w:br w:type="page"/>
      </w:r>
    </w:p>
    <w:p w14:paraId="791E88E8" w14:textId="77777777" w:rsidR="004C05AA" w:rsidRPr="006F2D5C" w:rsidRDefault="004C05AA" w:rsidP="004C05AA">
      <w:pPr>
        <w:pStyle w:val="3"/>
        <w:numPr>
          <w:ilvl w:val="2"/>
          <w:numId w:val="142"/>
        </w:numPr>
        <w:rPr>
          <w:moveTo w:id="791" w:author="智誠 楊" w:date="2021-05-07T13:51:00Z"/>
          <w:rFonts w:ascii="標楷體" w:hAnsi="標楷體"/>
          <w:szCs w:val="32"/>
        </w:rPr>
        <w:pPrChange w:id="792" w:author="阿毛" w:date="2021-06-07T13:47:00Z">
          <w:pPr>
            <w:pStyle w:val="3"/>
            <w:numPr>
              <w:ilvl w:val="2"/>
              <w:numId w:val="1"/>
            </w:numPr>
            <w:ind w:left="1247" w:hanging="680"/>
          </w:pPr>
        </w:pPrChange>
      </w:pPr>
      <w:moveToRangeStart w:id="793" w:author="智誠 楊" w:date="2021-05-07T13:51:00Z" w:name="move71287905"/>
      <w:moveTo w:id="794" w:author="智誠 楊" w:date="2021-05-07T13:51:00Z">
        <w:r>
          <w:rPr>
            <w:rFonts w:ascii="標楷體" w:hAnsi="標楷體" w:hint="eastAsia"/>
          </w:rPr>
          <w:lastRenderedPageBreak/>
          <w:t>L8921</w:t>
        </w:r>
        <w:r>
          <w:rPr>
            <w:rFonts w:ascii="標楷體" w:hAnsi="標楷體" w:cs="新細明體" w:hint="eastAsia"/>
            <w:kern w:val="0"/>
            <w:szCs w:val="32"/>
            <w:lang w:val="zh-TW"/>
          </w:rPr>
          <w:t>疑似洗錢樣態檢核查詢</w:t>
        </w:r>
      </w:moveTo>
      <w:ins w:id="795" w:author="智誠 楊" w:date="2021-05-08T18:57:00Z">
        <w:r>
          <w:rPr>
            <w:rFonts w:ascii="標楷體" w:hAnsi="標楷體" w:cs="新細明體" w:hint="eastAsia"/>
            <w:kern w:val="0"/>
            <w:szCs w:val="32"/>
            <w:lang w:val="zh-TW"/>
          </w:rPr>
          <w:t>***</w:t>
        </w:r>
      </w:ins>
    </w:p>
    <w:p w14:paraId="23771269" w14:textId="77777777" w:rsidR="004C05AA" w:rsidRPr="006F2D5C" w:rsidDel="00FF29D6" w:rsidRDefault="004C05AA" w:rsidP="004C05AA">
      <w:pPr>
        <w:pStyle w:val="a"/>
        <w:numPr>
          <w:ilvl w:val="0"/>
          <w:numId w:val="0"/>
        </w:numPr>
        <w:rPr>
          <w:del w:id="796" w:author="智誠 楊" w:date="2021-05-07T13:53:00Z"/>
          <w:moveFrom w:id="797" w:author="智誠 楊" w:date="2021-05-07T13:51:00Z"/>
        </w:rPr>
        <w:pPrChange w:id="798" w:author="智誠 楊" w:date="2021-05-07T17:20:00Z">
          <w:pPr>
            <w:pStyle w:val="3"/>
            <w:numPr>
              <w:ilvl w:val="2"/>
              <w:numId w:val="1"/>
            </w:numPr>
            <w:ind w:left="1247" w:hanging="680"/>
          </w:pPr>
        </w:pPrChange>
      </w:pPr>
      <w:moveFromRangeStart w:id="799" w:author="智誠 楊" w:date="2021-05-07T13:51:00Z" w:name="move71287905"/>
      <w:moveToRangeEnd w:id="793"/>
      <w:moveFrom w:id="800" w:author="智誠 楊" w:date="2021-05-07T13:51:00Z">
        <w:r w:rsidDel="00773540">
          <w:rPr>
            <w:rFonts w:hint="eastAsia"/>
          </w:rPr>
          <w:t>L8921</w:t>
        </w:r>
        <w:r w:rsidDel="00773540">
          <w:rPr>
            <w:rFonts w:hint="eastAsia"/>
            <w:lang w:val="zh-TW"/>
          </w:rPr>
          <w:t>疑似洗錢樣態檢核查</w:t>
        </w:r>
        <w:del w:id="801" w:author="智誠 楊" w:date="2021-05-07T13:53:00Z">
          <w:r w:rsidDel="00FF29D6">
            <w:rPr>
              <w:rFonts w:hint="eastAsia"/>
              <w:lang w:val="zh-TW"/>
            </w:rPr>
            <w:delText>詢</w:delText>
          </w:r>
        </w:del>
      </w:moveFrom>
    </w:p>
    <w:moveFromRangeEnd w:id="799"/>
    <w:p w14:paraId="2A0A0FCD" w14:textId="77777777" w:rsidR="004C05AA" w:rsidRPr="006F2D5C" w:rsidRDefault="004C05AA" w:rsidP="004C05AA">
      <w:pPr>
        <w:pStyle w:val="a"/>
        <w:numPr>
          <w:ilvl w:val="0"/>
          <w:numId w:val="0"/>
        </w:numPr>
        <w:pPrChange w:id="802" w:author="智誠 楊" w:date="2021-05-07T17:20:00Z">
          <w:pPr>
            <w:pStyle w:val="a"/>
          </w:pPr>
        </w:pPrChange>
      </w:pPr>
      <w:del w:id="803" w:author="智誠 楊" w:date="2021-05-07T13:52:00Z">
        <w:r w:rsidRPr="006F2D5C" w:rsidDel="00FF29D6">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C05AA" w:rsidRPr="006F2D5C" w:rsidDel="00FF29D6" w14:paraId="0B4117BC" w14:textId="77777777" w:rsidTr="0094025F">
        <w:trPr>
          <w:trHeight w:val="277"/>
          <w:del w:id="804" w:author="智誠 楊" w:date="2021-05-07T13:52:00Z"/>
        </w:trPr>
        <w:tc>
          <w:tcPr>
            <w:tcW w:w="1548" w:type="dxa"/>
            <w:tcBorders>
              <w:top w:val="single" w:sz="8" w:space="0" w:color="000000"/>
              <w:bottom w:val="single" w:sz="8" w:space="0" w:color="000000"/>
              <w:right w:val="single" w:sz="8" w:space="0" w:color="000000"/>
            </w:tcBorders>
            <w:shd w:val="clear" w:color="auto" w:fill="F3F3F3"/>
          </w:tcPr>
          <w:p w14:paraId="5F0CF427" w14:textId="77777777" w:rsidR="004C05AA" w:rsidRPr="006F2D5C" w:rsidDel="00FF29D6" w:rsidRDefault="004C05AA" w:rsidP="004C05AA">
            <w:pPr>
              <w:pStyle w:val="a"/>
              <w:numPr>
                <w:ilvl w:val="0"/>
                <w:numId w:val="1"/>
              </w:numPr>
              <w:rPr>
                <w:del w:id="805" w:author="智誠 楊" w:date="2021-05-07T13:52:00Z"/>
              </w:rPr>
              <w:pPrChange w:id="806" w:author="智誠 楊" w:date="2021-05-07T16:36:00Z">
                <w:pPr/>
              </w:pPrChange>
            </w:pPr>
            <w:del w:id="807" w:author="智誠 楊" w:date="2021-05-07T13:52:00Z">
              <w:r w:rsidRPr="006F2D5C" w:rsidDel="00FF29D6">
                <w:delText xml:space="preserve">功能名稱 </w:delText>
              </w:r>
            </w:del>
          </w:p>
        </w:tc>
        <w:tc>
          <w:tcPr>
            <w:tcW w:w="6318" w:type="dxa"/>
            <w:tcBorders>
              <w:top w:val="single" w:sz="8" w:space="0" w:color="000000"/>
              <w:left w:val="single" w:sz="8" w:space="0" w:color="000000"/>
              <w:bottom w:val="single" w:sz="8" w:space="0" w:color="000000"/>
            </w:tcBorders>
          </w:tcPr>
          <w:p w14:paraId="0EFF5D5A" w14:textId="77777777" w:rsidR="004C05AA" w:rsidRPr="006F2D5C" w:rsidDel="00773540" w:rsidRDefault="004C05AA" w:rsidP="004C05AA">
            <w:pPr>
              <w:pStyle w:val="a"/>
              <w:numPr>
                <w:ilvl w:val="0"/>
                <w:numId w:val="1"/>
              </w:numPr>
              <w:rPr>
                <w:del w:id="808" w:author="智誠 楊" w:date="2021-05-07T13:52:00Z"/>
                <w:lang w:val="zh-TW"/>
              </w:rPr>
              <w:pPrChange w:id="809" w:author="智誠 楊" w:date="2021-05-07T16:36:00Z">
                <w:pPr/>
              </w:pPrChange>
            </w:pPr>
            <w:del w:id="810" w:author="智誠 楊" w:date="2021-05-07T13:52:00Z">
              <w:r w:rsidDel="00773540">
                <w:rPr>
                  <w:rFonts w:hint="eastAsia"/>
                  <w:lang w:val="zh-TW"/>
                </w:rPr>
                <w:delText>疑似洗錢樣態檢核查詢</w:delText>
              </w:r>
            </w:del>
          </w:p>
          <w:p w14:paraId="75AD0FB9" w14:textId="77777777" w:rsidR="004C05AA" w:rsidRPr="006F2D5C" w:rsidDel="00FF29D6" w:rsidRDefault="004C05AA" w:rsidP="004C05AA">
            <w:pPr>
              <w:pStyle w:val="a"/>
              <w:numPr>
                <w:ilvl w:val="0"/>
                <w:numId w:val="1"/>
              </w:numPr>
              <w:rPr>
                <w:del w:id="811" w:author="智誠 楊" w:date="2021-05-07T13:52:00Z"/>
              </w:rPr>
              <w:pPrChange w:id="812" w:author="智誠 楊" w:date="2021-05-07T16:36:00Z">
                <w:pPr/>
              </w:pPrChange>
            </w:pPr>
            <w:del w:id="813" w:author="智誠 楊" w:date="2021-05-07T13:52:00Z">
              <w:r w:rsidDel="00773540">
                <w:rPr>
                  <w:rFonts w:hint="eastAsia"/>
                  <w:lang w:val="zh-TW"/>
                </w:rPr>
                <w:delText>查詢</w:delText>
              </w:r>
              <w:r w:rsidDel="00773540">
                <w:rPr>
                  <w:rFonts w:hint="eastAsia"/>
                  <w:lang w:val="zh-TW" w:eastAsia="zh-HK"/>
                </w:rPr>
                <w:delText>日期區間內符合</w:delText>
              </w:r>
              <w:r w:rsidDel="00773540">
                <w:rPr>
                  <w:rFonts w:hint="eastAsia"/>
                  <w:lang w:val="zh-TW"/>
                </w:rPr>
                <w:delText>樣態</w:delText>
              </w:r>
              <w:r w:rsidDel="00773540">
                <w:rPr>
                  <w:rFonts w:hint="eastAsia"/>
                  <w:lang w:val="zh-TW" w:eastAsia="zh-HK"/>
                </w:rPr>
                <w:delText>條件</w:delText>
              </w:r>
              <w:r w:rsidDel="00773540">
                <w:rPr>
                  <w:rFonts w:hint="eastAsia"/>
                  <w:lang w:val="zh-TW"/>
                </w:rPr>
                <w:delText>檢核</w:delText>
              </w:r>
              <w:r w:rsidDel="00773540">
                <w:rPr>
                  <w:rFonts w:hint="eastAsia"/>
                  <w:lang w:val="zh-TW" w:eastAsia="zh-HK"/>
                </w:rPr>
                <w:delText>的交易</w:delText>
              </w:r>
              <w:r w:rsidDel="00FF29D6">
                <w:rPr>
                  <w:rFonts w:hint="eastAsia"/>
                  <w:lang w:val="zh-TW" w:eastAsia="zh-HK"/>
                </w:rPr>
                <w:delText>。</w:delText>
              </w:r>
            </w:del>
          </w:p>
        </w:tc>
      </w:tr>
      <w:tr w:rsidR="004C05AA" w:rsidRPr="00362205" w:rsidDel="00FF29D6" w14:paraId="5FB01394" w14:textId="77777777" w:rsidTr="0094025F">
        <w:trPr>
          <w:trHeight w:val="277"/>
          <w:del w:id="814" w:author="智誠 楊" w:date="2021-05-07T13:52:00Z"/>
        </w:trPr>
        <w:tc>
          <w:tcPr>
            <w:tcW w:w="1548" w:type="dxa"/>
            <w:tcBorders>
              <w:top w:val="single" w:sz="8" w:space="0" w:color="000000"/>
              <w:bottom w:val="single" w:sz="8" w:space="0" w:color="000000"/>
              <w:right w:val="single" w:sz="8" w:space="0" w:color="000000"/>
            </w:tcBorders>
            <w:shd w:val="clear" w:color="auto" w:fill="F3F3F3"/>
          </w:tcPr>
          <w:p w14:paraId="5B382D95" w14:textId="77777777" w:rsidR="004C05AA" w:rsidRPr="00362205" w:rsidDel="00FF29D6" w:rsidRDefault="004C05AA" w:rsidP="004C05AA">
            <w:pPr>
              <w:pStyle w:val="a"/>
              <w:numPr>
                <w:ilvl w:val="0"/>
                <w:numId w:val="1"/>
              </w:numPr>
              <w:rPr>
                <w:del w:id="815" w:author="智誠 楊" w:date="2021-05-07T13:52:00Z"/>
              </w:rPr>
              <w:pPrChange w:id="816" w:author="智誠 楊" w:date="2021-05-07T16:36:00Z">
                <w:pPr/>
              </w:pPrChange>
            </w:pPr>
            <w:del w:id="817" w:author="智誠 楊" w:date="2021-05-07T13:52:00Z">
              <w:r w:rsidRPr="00362205" w:rsidDel="00FF29D6">
                <w:delText>進入條件</w:delText>
              </w:r>
            </w:del>
          </w:p>
        </w:tc>
        <w:tc>
          <w:tcPr>
            <w:tcW w:w="6318" w:type="dxa"/>
            <w:tcBorders>
              <w:top w:val="single" w:sz="8" w:space="0" w:color="000000"/>
              <w:left w:val="single" w:sz="8" w:space="0" w:color="000000"/>
              <w:bottom w:val="single" w:sz="8" w:space="0" w:color="000000"/>
            </w:tcBorders>
          </w:tcPr>
          <w:p w14:paraId="1539A65E" w14:textId="77777777" w:rsidR="004C05AA" w:rsidRPr="00362205" w:rsidDel="00FF29D6" w:rsidRDefault="004C05AA" w:rsidP="004C05AA">
            <w:pPr>
              <w:pStyle w:val="a"/>
              <w:numPr>
                <w:ilvl w:val="0"/>
                <w:numId w:val="1"/>
              </w:numPr>
              <w:rPr>
                <w:del w:id="818" w:author="智誠 楊" w:date="2021-05-07T13:52:00Z"/>
              </w:rPr>
              <w:pPrChange w:id="819" w:author="智誠 楊" w:date="2021-05-07T16:36:00Z">
                <w:pPr/>
              </w:pPrChange>
            </w:pPr>
          </w:p>
        </w:tc>
      </w:tr>
      <w:tr w:rsidR="004C05AA" w:rsidRPr="00362205" w:rsidDel="00FF29D6" w14:paraId="0DD9C6C8" w14:textId="77777777" w:rsidTr="0094025F">
        <w:trPr>
          <w:trHeight w:val="773"/>
          <w:del w:id="820" w:author="智誠 楊" w:date="2021-05-07T13:52:00Z"/>
        </w:trPr>
        <w:tc>
          <w:tcPr>
            <w:tcW w:w="1548" w:type="dxa"/>
            <w:tcBorders>
              <w:top w:val="single" w:sz="8" w:space="0" w:color="000000"/>
              <w:bottom w:val="single" w:sz="8" w:space="0" w:color="000000"/>
              <w:right w:val="single" w:sz="8" w:space="0" w:color="000000"/>
            </w:tcBorders>
            <w:shd w:val="clear" w:color="auto" w:fill="F3F3F3"/>
          </w:tcPr>
          <w:p w14:paraId="00EBEDC9" w14:textId="77777777" w:rsidR="004C05AA" w:rsidRPr="00362205" w:rsidDel="00FF29D6" w:rsidRDefault="004C05AA" w:rsidP="004C05AA">
            <w:pPr>
              <w:pStyle w:val="a"/>
              <w:numPr>
                <w:ilvl w:val="0"/>
                <w:numId w:val="1"/>
              </w:numPr>
              <w:rPr>
                <w:del w:id="821" w:author="智誠 楊" w:date="2021-05-07T13:52:00Z"/>
              </w:rPr>
              <w:pPrChange w:id="822" w:author="智誠 楊" w:date="2021-05-07T16:36:00Z">
                <w:pPr/>
              </w:pPrChange>
            </w:pPr>
            <w:del w:id="823" w:author="智誠 楊" w:date="2021-05-07T13:52:00Z">
              <w:r w:rsidRPr="00362205" w:rsidDel="00FF29D6">
                <w:delText xml:space="preserve">基本流程 </w:delText>
              </w:r>
            </w:del>
          </w:p>
        </w:tc>
        <w:tc>
          <w:tcPr>
            <w:tcW w:w="6318" w:type="dxa"/>
            <w:tcBorders>
              <w:top w:val="single" w:sz="8" w:space="0" w:color="000000"/>
              <w:left w:val="single" w:sz="8" w:space="0" w:color="000000"/>
              <w:bottom w:val="single" w:sz="8" w:space="0" w:color="000000"/>
            </w:tcBorders>
          </w:tcPr>
          <w:p w14:paraId="760DE366" w14:textId="77777777" w:rsidR="004C05AA" w:rsidRPr="00362205" w:rsidDel="00FF29D6" w:rsidRDefault="004C05AA" w:rsidP="004C05AA">
            <w:pPr>
              <w:pStyle w:val="a"/>
              <w:numPr>
                <w:ilvl w:val="0"/>
                <w:numId w:val="1"/>
              </w:numPr>
              <w:rPr>
                <w:del w:id="824" w:author="智誠 楊" w:date="2021-05-07T13:52:00Z"/>
              </w:rPr>
              <w:pPrChange w:id="825" w:author="智誠 楊" w:date="2021-05-07T16:36:00Z">
                <w:pPr/>
              </w:pPrChange>
            </w:pPr>
          </w:p>
        </w:tc>
      </w:tr>
      <w:tr w:rsidR="004C05AA" w:rsidRPr="00362205" w:rsidDel="00FF29D6" w14:paraId="3D5281D8" w14:textId="77777777" w:rsidTr="0094025F">
        <w:trPr>
          <w:trHeight w:val="321"/>
          <w:del w:id="826" w:author="智誠 楊" w:date="2021-05-07T13:52:00Z"/>
        </w:trPr>
        <w:tc>
          <w:tcPr>
            <w:tcW w:w="1548" w:type="dxa"/>
            <w:tcBorders>
              <w:top w:val="single" w:sz="8" w:space="0" w:color="000000"/>
              <w:bottom w:val="single" w:sz="8" w:space="0" w:color="000000"/>
              <w:right w:val="single" w:sz="8" w:space="0" w:color="000000"/>
            </w:tcBorders>
            <w:shd w:val="clear" w:color="auto" w:fill="F3F3F3"/>
          </w:tcPr>
          <w:p w14:paraId="76AB95EF" w14:textId="77777777" w:rsidR="004C05AA" w:rsidRPr="00362205" w:rsidDel="00FF29D6" w:rsidRDefault="004C05AA" w:rsidP="004C05AA">
            <w:pPr>
              <w:pStyle w:val="a"/>
              <w:numPr>
                <w:ilvl w:val="0"/>
                <w:numId w:val="1"/>
              </w:numPr>
              <w:rPr>
                <w:del w:id="827" w:author="智誠 楊" w:date="2021-05-07T13:52:00Z"/>
              </w:rPr>
              <w:pPrChange w:id="828" w:author="智誠 楊" w:date="2021-05-07T16:36:00Z">
                <w:pPr/>
              </w:pPrChange>
            </w:pPr>
            <w:del w:id="829" w:author="智誠 楊" w:date="2021-05-07T13:52:00Z">
              <w:r w:rsidRPr="00362205" w:rsidDel="00FF29D6">
                <w:delText>選用流程</w:delText>
              </w:r>
            </w:del>
          </w:p>
        </w:tc>
        <w:tc>
          <w:tcPr>
            <w:tcW w:w="6318" w:type="dxa"/>
            <w:tcBorders>
              <w:top w:val="single" w:sz="8" w:space="0" w:color="000000"/>
              <w:left w:val="single" w:sz="8" w:space="0" w:color="000000"/>
              <w:bottom w:val="single" w:sz="8" w:space="0" w:color="000000"/>
            </w:tcBorders>
          </w:tcPr>
          <w:p w14:paraId="2FA3E344" w14:textId="77777777" w:rsidR="004C05AA" w:rsidRPr="00362205" w:rsidDel="00FF29D6" w:rsidRDefault="004C05AA" w:rsidP="004C05AA">
            <w:pPr>
              <w:pStyle w:val="a"/>
              <w:numPr>
                <w:ilvl w:val="0"/>
                <w:numId w:val="1"/>
              </w:numPr>
              <w:rPr>
                <w:del w:id="830" w:author="智誠 楊" w:date="2021-05-07T13:52:00Z"/>
              </w:rPr>
              <w:pPrChange w:id="831" w:author="智誠 楊" w:date="2021-05-07T16:36:00Z">
                <w:pPr/>
              </w:pPrChange>
            </w:pPr>
          </w:p>
        </w:tc>
      </w:tr>
      <w:tr w:rsidR="004C05AA" w:rsidRPr="00362205" w:rsidDel="00FF29D6" w14:paraId="54C09C20" w14:textId="77777777" w:rsidTr="0094025F">
        <w:trPr>
          <w:trHeight w:val="1311"/>
          <w:del w:id="832" w:author="智誠 楊" w:date="2021-05-07T13:52:00Z"/>
        </w:trPr>
        <w:tc>
          <w:tcPr>
            <w:tcW w:w="1548" w:type="dxa"/>
            <w:tcBorders>
              <w:top w:val="single" w:sz="8" w:space="0" w:color="000000"/>
              <w:bottom w:val="single" w:sz="8" w:space="0" w:color="000000"/>
              <w:right w:val="single" w:sz="8" w:space="0" w:color="000000"/>
            </w:tcBorders>
            <w:shd w:val="clear" w:color="auto" w:fill="F3F3F3"/>
          </w:tcPr>
          <w:p w14:paraId="214C02A7" w14:textId="77777777" w:rsidR="004C05AA" w:rsidRPr="00362205" w:rsidDel="00FF29D6" w:rsidRDefault="004C05AA" w:rsidP="004C05AA">
            <w:pPr>
              <w:pStyle w:val="a"/>
              <w:numPr>
                <w:ilvl w:val="0"/>
                <w:numId w:val="1"/>
              </w:numPr>
              <w:rPr>
                <w:del w:id="833" w:author="智誠 楊" w:date="2021-05-07T13:52:00Z"/>
              </w:rPr>
              <w:pPrChange w:id="834" w:author="智誠 楊" w:date="2021-05-07T16:36:00Z">
                <w:pPr/>
              </w:pPrChange>
            </w:pPr>
            <w:del w:id="835" w:author="智誠 楊" w:date="2021-05-07T13:52:00Z">
              <w:r w:rsidRPr="00362205" w:rsidDel="00FF29D6">
                <w:delText>例外流程</w:delText>
              </w:r>
            </w:del>
          </w:p>
        </w:tc>
        <w:tc>
          <w:tcPr>
            <w:tcW w:w="6318" w:type="dxa"/>
            <w:tcBorders>
              <w:top w:val="single" w:sz="8" w:space="0" w:color="000000"/>
              <w:left w:val="single" w:sz="8" w:space="0" w:color="000000"/>
              <w:bottom w:val="single" w:sz="8" w:space="0" w:color="000000"/>
            </w:tcBorders>
          </w:tcPr>
          <w:p w14:paraId="7C0E8992" w14:textId="77777777" w:rsidR="004C05AA" w:rsidRPr="00362205" w:rsidDel="00FF29D6" w:rsidRDefault="004C05AA" w:rsidP="004C05AA">
            <w:pPr>
              <w:pStyle w:val="a"/>
              <w:numPr>
                <w:ilvl w:val="0"/>
                <w:numId w:val="1"/>
              </w:numPr>
              <w:rPr>
                <w:del w:id="836" w:author="智誠 楊" w:date="2021-05-07T13:52:00Z"/>
              </w:rPr>
              <w:pPrChange w:id="837" w:author="智誠 楊" w:date="2021-05-07T16:36:00Z">
                <w:pPr/>
              </w:pPrChange>
            </w:pPr>
          </w:p>
        </w:tc>
      </w:tr>
      <w:tr w:rsidR="004C05AA" w:rsidRPr="00362205" w:rsidDel="00FF29D6" w14:paraId="2FAC9F97" w14:textId="77777777" w:rsidTr="0094025F">
        <w:trPr>
          <w:trHeight w:val="278"/>
          <w:del w:id="838" w:author="智誠 楊" w:date="2021-05-07T13:52:00Z"/>
        </w:trPr>
        <w:tc>
          <w:tcPr>
            <w:tcW w:w="1548" w:type="dxa"/>
            <w:tcBorders>
              <w:top w:val="single" w:sz="8" w:space="0" w:color="000000"/>
              <w:bottom w:val="single" w:sz="8" w:space="0" w:color="000000"/>
              <w:right w:val="single" w:sz="8" w:space="0" w:color="000000"/>
            </w:tcBorders>
            <w:shd w:val="clear" w:color="auto" w:fill="F3F3F3"/>
          </w:tcPr>
          <w:p w14:paraId="7C325BA7" w14:textId="77777777" w:rsidR="004C05AA" w:rsidRPr="00362205" w:rsidDel="00FF29D6" w:rsidRDefault="004C05AA" w:rsidP="004C05AA">
            <w:pPr>
              <w:pStyle w:val="a"/>
              <w:numPr>
                <w:ilvl w:val="0"/>
                <w:numId w:val="1"/>
              </w:numPr>
              <w:rPr>
                <w:del w:id="839" w:author="智誠 楊" w:date="2021-05-07T13:52:00Z"/>
              </w:rPr>
              <w:pPrChange w:id="840" w:author="智誠 楊" w:date="2021-05-07T16:36:00Z">
                <w:pPr/>
              </w:pPrChange>
            </w:pPr>
            <w:del w:id="841" w:author="智誠 楊" w:date="2021-05-07T13:52:00Z">
              <w:r w:rsidRPr="00362205" w:rsidDel="00FF29D6">
                <w:delText xml:space="preserve">執行後狀況 </w:delText>
              </w:r>
            </w:del>
          </w:p>
        </w:tc>
        <w:tc>
          <w:tcPr>
            <w:tcW w:w="6318" w:type="dxa"/>
            <w:tcBorders>
              <w:top w:val="single" w:sz="8" w:space="0" w:color="000000"/>
              <w:left w:val="single" w:sz="8" w:space="0" w:color="000000"/>
              <w:bottom w:val="single" w:sz="8" w:space="0" w:color="000000"/>
            </w:tcBorders>
          </w:tcPr>
          <w:p w14:paraId="32F30251" w14:textId="77777777" w:rsidR="004C05AA" w:rsidRPr="00362205" w:rsidDel="00FF29D6" w:rsidRDefault="004C05AA" w:rsidP="004C05AA">
            <w:pPr>
              <w:pStyle w:val="a"/>
              <w:numPr>
                <w:ilvl w:val="0"/>
                <w:numId w:val="1"/>
              </w:numPr>
              <w:rPr>
                <w:del w:id="842" w:author="智誠 楊" w:date="2021-05-07T13:52:00Z"/>
              </w:rPr>
              <w:pPrChange w:id="843" w:author="智誠 楊" w:date="2021-05-07T16:36:00Z">
                <w:pPr/>
              </w:pPrChange>
            </w:pPr>
          </w:p>
        </w:tc>
      </w:tr>
      <w:tr w:rsidR="004C05AA" w:rsidRPr="00362205" w:rsidDel="00FF29D6" w14:paraId="5E92EFDA" w14:textId="77777777" w:rsidTr="0094025F">
        <w:trPr>
          <w:trHeight w:val="358"/>
          <w:del w:id="844" w:author="智誠 楊" w:date="2021-05-07T13:52:00Z"/>
        </w:trPr>
        <w:tc>
          <w:tcPr>
            <w:tcW w:w="1548" w:type="dxa"/>
            <w:tcBorders>
              <w:top w:val="single" w:sz="8" w:space="0" w:color="000000"/>
              <w:bottom w:val="single" w:sz="8" w:space="0" w:color="000000"/>
              <w:right w:val="single" w:sz="8" w:space="0" w:color="000000"/>
            </w:tcBorders>
            <w:shd w:val="clear" w:color="auto" w:fill="F3F3F3"/>
          </w:tcPr>
          <w:p w14:paraId="0C73263F" w14:textId="77777777" w:rsidR="004C05AA" w:rsidRPr="00362205" w:rsidDel="00FF29D6" w:rsidRDefault="004C05AA" w:rsidP="004C05AA">
            <w:pPr>
              <w:pStyle w:val="a"/>
              <w:numPr>
                <w:ilvl w:val="0"/>
                <w:numId w:val="1"/>
              </w:numPr>
              <w:rPr>
                <w:del w:id="845" w:author="智誠 楊" w:date="2021-05-07T13:52:00Z"/>
              </w:rPr>
              <w:pPrChange w:id="846" w:author="智誠 楊" w:date="2021-05-07T16:36:00Z">
                <w:pPr/>
              </w:pPrChange>
            </w:pPr>
            <w:del w:id="847" w:author="智誠 楊" w:date="2021-05-07T13:52:00Z">
              <w:r w:rsidRPr="00362205" w:rsidDel="00FF29D6">
                <w:delText>特別需求</w:delText>
              </w:r>
            </w:del>
          </w:p>
        </w:tc>
        <w:tc>
          <w:tcPr>
            <w:tcW w:w="6318" w:type="dxa"/>
            <w:tcBorders>
              <w:top w:val="single" w:sz="8" w:space="0" w:color="000000"/>
              <w:left w:val="single" w:sz="8" w:space="0" w:color="000000"/>
              <w:bottom w:val="single" w:sz="8" w:space="0" w:color="000000"/>
            </w:tcBorders>
          </w:tcPr>
          <w:p w14:paraId="388EEFD1" w14:textId="77777777" w:rsidR="004C05AA" w:rsidRPr="00362205" w:rsidDel="00FF29D6" w:rsidRDefault="004C05AA" w:rsidP="004C05AA">
            <w:pPr>
              <w:pStyle w:val="a"/>
              <w:numPr>
                <w:ilvl w:val="0"/>
                <w:numId w:val="1"/>
              </w:numPr>
              <w:rPr>
                <w:del w:id="848" w:author="智誠 楊" w:date="2021-05-07T13:52:00Z"/>
              </w:rPr>
              <w:pPrChange w:id="849" w:author="智誠 楊" w:date="2021-05-07T16:36:00Z">
                <w:pPr/>
              </w:pPrChange>
            </w:pPr>
          </w:p>
        </w:tc>
      </w:tr>
      <w:tr w:rsidR="004C05AA" w:rsidRPr="00362205" w:rsidDel="00FF29D6" w14:paraId="214EFD14" w14:textId="77777777" w:rsidTr="0094025F">
        <w:trPr>
          <w:trHeight w:val="278"/>
          <w:del w:id="850" w:author="智誠 楊" w:date="2021-05-07T13:52:00Z"/>
        </w:trPr>
        <w:tc>
          <w:tcPr>
            <w:tcW w:w="1548" w:type="dxa"/>
            <w:tcBorders>
              <w:top w:val="single" w:sz="8" w:space="0" w:color="000000"/>
              <w:bottom w:val="single" w:sz="8" w:space="0" w:color="000000"/>
              <w:right w:val="single" w:sz="8" w:space="0" w:color="000000"/>
            </w:tcBorders>
            <w:shd w:val="clear" w:color="auto" w:fill="F3F3F3"/>
          </w:tcPr>
          <w:p w14:paraId="4608709C" w14:textId="77777777" w:rsidR="004C05AA" w:rsidRPr="00362205" w:rsidDel="00FF29D6" w:rsidRDefault="004C05AA" w:rsidP="004C05AA">
            <w:pPr>
              <w:pStyle w:val="a"/>
              <w:numPr>
                <w:ilvl w:val="0"/>
                <w:numId w:val="1"/>
              </w:numPr>
              <w:rPr>
                <w:del w:id="851" w:author="智誠 楊" w:date="2021-05-07T13:52:00Z"/>
              </w:rPr>
              <w:pPrChange w:id="852" w:author="智誠 楊" w:date="2021-05-07T16:36:00Z">
                <w:pPr/>
              </w:pPrChange>
            </w:pPr>
            <w:del w:id="853" w:author="智誠 楊" w:date="2021-05-07T13:52:00Z">
              <w:r w:rsidRPr="00362205" w:rsidDel="00FF29D6">
                <w:delText xml:space="preserve">參考 </w:delText>
              </w:r>
            </w:del>
          </w:p>
        </w:tc>
        <w:tc>
          <w:tcPr>
            <w:tcW w:w="6318" w:type="dxa"/>
            <w:tcBorders>
              <w:top w:val="single" w:sz="8" w:space="0" w:color="000000"/>
              <w:left w:val="single" w:sz="8" w:space="0" w:color="000000"/>
              <w:bottom w:val="single" w:sz="8" w:space="0" w:color="000000"/>
            </w:tcBorders>
          </w:tcPr>
          <w:p w14:paraId="4CD4F886" w14:textId="77777777" w:rsidR="004C05AA" w:rsidRPr="00362205" w:rsidDel="00FF29D6" w:rsidRDefault="004C05AA" w:rsidP="004C05AA">
            <w:pPr>
              <w:pStyle w:val="a"/>
              <w:numPr>
                <w:ilvl w:val="0"/>
                <w:numId w:val="1"/>
              </w:numPr>
              <w:rPr>
                <w:del w:id="854" w:author="智誠 楊" w:date="2021-05-07T13:52:00Z"/>
              </w:rPr>
              <w:pPrChange w:id="855" w:author="智誠 楊" w:date="2021-05-07T16:36:00Z">
                <w:pPr/>
              </w:pPrChange>
            </w:pPr>
          </w:p>
        </w:tc>
      </w:tr>
    </w:tbl>
    <w:p w14:paraId="6E4FBE48" w14:textId="77777777" w:rsidR="004C05AA" w:rsidRPr="00362205" w:rsidRDefault="004C05AA" w:rsidP="004C05AA">
      <w:pPr>
        <w:pStyle w:val="a"/>
        <w:numPr>
          <w:ilvl w:val="0"/>
          <w:numId w:val="1"/>
        </w:numPr>
        <w:rPr>
          <w:ins w:id="856" w:author="智誠 楊" w:date="2021-05-07T13:49:00Z"/>
        </w:rPr>
      </w:pPr>
      <w:ins w:id="857" w:author="智誠 楊" w:date="2021-05-07T13:49:00Z">
        <w:r w:rsidRPr="00362205">
          <w:t>功能說明</w:t>
        </w:r>
      </w:ins>
    </w:p>
    <w:tbl>
      <w:tblPr>
        <w:tblW w:w="8089"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Change w:id="858" w:author="阿毛" w:date="2021-06-08T14:37:00Z">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PrChange>
      </w:tblPr>
      <w:tblGrid>
        <w:gridCol w:w="1548"/>
        <w:gridCol w:w="6541"/>
        <w:tblGridChange w:id="859">
          <w:tblGrid>
            <w:gridCol w:w="1548"/>
            <w:gridCol w:w="6318"/>
          </w:tblGrid>
        </w:tblGridChange>
      </w:tblGrid>
      <w:tr w:rsidR="004C05AA" w:rsidRPr="00362205" w14:paraId="3BA625D0" w14:textId="77777777" w:rsidTr="0094025F">
        <w:trPr>
          <w:trHeight w:val="277"/>
          <w:ins w:id="860" w:author="智誠 楊" w:date="2021-05-07T13:49:00Z"/>
          <w:trPrChange w:id="861" w:author="阿毛" w:date="2021-06-08T14:37: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862" w:author="阿毛" w:date="2021-06-08T14:37:00Z">
              <w:tcPr>
                <w:tcW w:w="1548" w:type="dxa"/>
                <w:tcBorders>
                  <w:top w:val="single" w:sz="8" w:space="0" w:color="000000"/>
                  <w:bottom w:val="single" w:sz="8" w:space="0" w:color="000000"/>
                  <w:right w:val="single" w:sz="8" w:space="0" w:color="000000"/>
                </w:tcBorders>
                <w:shd w:val="clear" w:color="auto" w:fill="F3F3F3"/>
              </w:tcPr>
            </w:tcPrChange>
          </w:tcPr>
          <w:p w14:paraId="0443BE14" w14:textId="77777777" w:rsidR="004C05AA" w:rsidRPr="00362205" w:rsidRDefault="004C05AA" w:rsidP="0094025F">
            <w:pPr>
              <w:rPr>
                <w:ins w:id="863" w:author="智誠 楊" w:date="2021-05-07T13:49:00Z"/>
                <w:rFonts w:ascii="標楷體" w:eastAsia="標楷體" w:hAnsi="標楷體"/>
              </w:rPr>
            </w:pPr>
            <w:ins w:id="864" w:author="智誠 楊" w:date="2021-05-07T13:49:00Z">
              <w:r w:rsidRPr="00362205">
                <w:rPr>
                  <w:rFonts w:ascii="標楷體" w:eastAsia="標楷體" w:hAnsi="標楷體"/>
                </w:rPr>
                <w:t xml:space="preserve">功能名稱 </w:t>
              </w:r>
            </w:ins>
          </w:p>
        </w:tc>
        <w:tc>
          <w:tcPr>
            <w:tcW w:w="6541" w:type="dxa"/>
            <w:tcBorders>
              <w:top w:val="single" w:sz="8" w:space="0" w:color="000000"/>
              <w:left w:val="single" w:sz="8" w:space="0" w:color="000000"/>
              <w:bottom w:val="single" w:sz="8" w:space="0" w:color="000000"/>
            </w:tcBorders>
            <w:tcPrChange w:id="865" w:author="阿毛" w:date="2021-06-08T14:37:00Z">
              <w:tcPr>
                <w:tcW w:w="6318" w:type="dxa"/>
                <w:tcBorders>
                  <w:top w:val="single" w:sz="8" w:space="0" w:color="000000"/>
                  <w:left w:val="single" w:sz="8" w:space="0" w:color="000000"/>
                  <w:bottom w:val="single" w:sz="8" w:space="0" w:color="000000"/>
                </w:tcBorders>
              </w:tcPr>
            </w:tcPrChange>
          </w:tcPr>
          <w:p w14:paraId="35DFCABA" w14:textId="77777777" w:rsidR="004C05AA" w:rsidRPr="006F2D5C" w:rsidDel="00826521" w:rsidRDefault="004C05AA" w:rsidP="0094025F">
            <w:pPr>
              <w:rPr>
                <w:ins w:id="866" w:author="智誠 楊" w:date="2021-05-07T13:52:00Z"/>
                <w:del w:id="867" w:author="阿毛" w:date="2021-06-08T14:34:00Z"/>
                <w:rFonts w:ascii="標楷體" w:eastAsia="標楷體" w:hAnsi="標楷體" w:cs="新細明體"/>
                <w:kern w:val="0"/>
                <w:lang w:val="zh-TW"/>
              </w:rPr>
            </w:pPr>
            <w:ins w:id="868" w:author="智誠 楊" w:date="2021-05-07T13:52:00Z">
              <w:r>
                <w:rPr>
                  <w:rFonts w:ascii="標楷體" w:eastAsia="標楷體" w:hAnsi="標楷體" w:cs="新細明體" w:hint="eastAsia"/>
                  <w:kern w:val="0"/>
                  <w:lang w:val="zh-TW"/>
                </w:rPr>
                <w:t>疑似洗錢樣態檢核查詢</w:t>
              </w:r>
            </w:ins>
          </w:p>
          <w:p w14:paraId="657103A8" w14:textId="77777777" w:rsidR="004C05AA" w:rsidRPr="00362205" w:rsidRDefault="004C05AA" w:rsidP="0094025F">
            <w:pPr>
              <w:rPr>
                <w:ins w:id="869" w:author="智誠 楊" w:date="2021-05-07T13:49:00Z"/>
                <w:rFonts w:ascii="標楷體" w:eastAsia="標楷體" w:hAnsi="標楷體"/>
              </w:rPr>
            </w:pPr>
          </w:p>
        </w:tc>
      </w:tr>
      <w:tr w:rsidR="004C05AA" w:rsidRPr="00362205" w14:paraId="38283E86" w14:textId="77777777" w:rsidTr="0094025F">
        <w:trPr>
          <w:trHeight w:val="277"/>
          <w:ins w:id="870" w:author="智誠 楊" w:date="2021-05-07T13:49:00Z"/>
          <w:trPrChange w:id="871" w:author="阿毛" w:date="2021-06-08T14:37: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872" w:author="阿毛" w:date="2021-06-08T14:37:00Z">
              <w:tcPr>
                <w:tcW w:w="1548" w:type="dxa"/>
                <w:tcBorders>
                  <w:top w:val="single" w:sz="8" w:space="0" w:color="000000"/>
                  <w:bottom w:val="single" w:sz="8" w:space="0" w:color="000000"/>
                  <w:right w:val="single" w:sz="8" w:space="0" w:color="000000"/>
                </w:tcBorders>
                <w:shd w:val="clear" w:color="auto" w:fill="F3F3F3"/>
              </w:tcPr>
            </w:tcPrChange>
          </w:tcPr>
          <w:p w14:paraId="700577F9" w14:textId="77777777" w:rsidR="004C05AA" w:rsidRPr="00362205" w:rsidRDefault="004C05AA" w:rsidP="0094025F">
            <w:pPr>
              <w:rPr>
                <w:ins w:id="873" w:author="智誠 楊" w:date="2021-05-07T13:49:00Z"/>
                <w:rFonts w:ascii="標楷體" w:eastAsia="標楷體" w:hAnsi="標楷體"/>
              </w:rPr>
            </w:pPr>
            <w:ins w:id="874" w:author="智誠 楊" w:date="2021-05-07T13:49:00Z">
              <w:r w:rsidRPr="00362205">
                <w:rPr>
                  <w:rFonts w:ascii="標楷體" w:eastAsia="標楷體" w:hAnsi="標楷體"/>
                </w:rPr>
                <w:t>進入條件</w:t>
              </w:r>
            </w:ins>
          </w:p>
        </w:tc>
        <w:tc>
          <w:tcPr>
            <w:tcW w:w="6541" w:type="dxa"/>
            <w:tcBorders>
              <w:top w:val="single" w:sz="8" w:space="0" w:color="000000"/>
              <w:left w:val="single" w:sz="8" w:space="0" w:color="000000"/>
              <w:bottom w:val="single" w:sz="8" w:space="0" w:color="000000"/>
            </w:tcBorders>
            <w:tcPrChange w:id="875" w:author="阿毛" w:date="2021-06-08T14:37:00Z">
              <w:tcPr>
                <w:tcW w:w="6318" w:type="dxa"/>
                <w:tcBorders>
                  <w:top w:val="single" w:sz="8" w:space="0" w:color="000000"/>
                  <w:left w:val="single" w:sz="8" w:space="0" w:color="000000"/>
                  <w:bottom w:val="single" w:sz="8" w:space="0" w:color="000000"/>
                </w:tcBorders>
              </w:tcPr>
            </w:tcPrChange>
          </w:tcPr>
          <w:p w14:paraId="1CD87C60" w14:textId="77777777" w:rsidR="004C05AA" w:rsidRPr="00362205" w:rsidRDefault="004C05AA" w:rsidP="0094025F">
            <w:pPr>
              <w:rPr>
                <w:ins w:id="876" w:author="智誠 楊" w:date="2021-05-07T13:49:00Z"/>
                <w:rFonts w:ascii="標楷體" w:eastAsia="標楷體" w:hAnsi="標楷體"/>
              </w:rPr>
            </w:pPr>
            <w:ins w:id="877" w:author="智誠 楊" w:date="2021-05-07T13:52:00Z">
              <w:r>
                <w:rPr>
                  <w:rFonts w:ascii="標楷體" w:eastAsia="標楷體" w:hAnsi="標楷體" w:cs="新細明體" w:hint="eastAsia"/>
                  <w:kern w:val="0"/>
                  <w:lang w:val="zh-TW"/>
                </w:rPr>
                <w:t>查詢</w:t>
              </w:r>
              <w:r>
                <w:rPr>
                  <w:rFonts w:ascii="標楷體" w:eastAsia="標楷體" w:hAnsi="標楷體" w:cs="新細明體" w:hint="eastAsia"/>
                  <w:kern w:val="0"/>
                  <w:lang w:val="zh-TW" w:eastAsia="zh-HK"/>
                </w:rPr>
                <w:t>日期區間內符合</w:t>
              </w:r>
              <w:r>
                <w:rPr>
                  <w:rFonts w:ascii="標楷體" w:eastAsia="標楷體" w:hAnsi="標楷體" w:cs="新細明體" w:hint="eastAsia"/>
                  <w:kern w:val="0"/>
                  <w:lang w:val="zh-TW"/>
                </w:rPr>
                <w:t>樣態</w:t>
              </w:r>
              <w:r>
                <w:rPr>
                  <w:rFonts w:ascii="標楷體" w:eastAsia="標楷體" w:hAnsi="標楷體" w:cs="新細明體" w:hint="eastAsia"/>
                  <w:kern w:val="0"/>
                  <w:lang w:val="zh-TW" w:eastAsia="zh-HK"/>
                </w:rPr>
                <w:t>條件</w:t>
              </w:r>
              <w:r>
                <w:rPr>
                  <w:rFonts w:ascii="標楷體" w:eastAsia="標楷體" w:hAnsi="標楷體" w:cs="新細明體" w:hint="eastAsia"/>
                  <w:kern w:val="0"/>
                  <w:lang w:val="zh-TW"/>
                </w:rPr>
                <w:t>檢核</w:t>
              </w:r>
              <w:r>
                <w:rPr>
                  <w:rFonts w:ascii="標楷體" w:eastAsia="標楷體" w:hAnsi="標楷體" w:cs="新細明體" w:hint="eastAsia"/>
                  <w:kern w:val="0"/>
                  <w:lang w:val="zh-TW" w:eastAsia="zh-HK"/>
                </w:rPr>
                <w:t>的資料時</w:t>
              </w:r>
            </w:ins>
          </w:p>
        </w:tc>
      </w:tr>
      <w:tr w:rsidR="004C05AA" w:rsidRPr="00362205" w14:paraId="520D2D73" w14:textId="77777777" w:rsidTr="0094025F">
        <w:trPr>
          <w:trHeight w:val="773"/>
          <w:ins w:id="878" w:author="智誠 楊" w:date="2021-05-07T13:49:00Z"/>
          <w:trPrChange w:id="879" w:author="阿毛" w:date="2021-06-08T14:37:00Z">
            <w:trPr>
              <w:trHeight w:val="773"/>
            </w:trPr>
          </w:trPrChange>
        </w:trPr>
        <w:tc>
          <w:tcPr>
            <w:tcW w:w="1548" w:type="dxa"/>
            <w:tcBorders>
              <w:top w:val="single" w:sz="8" w:space="0" w:color="000000"/>
              <w:bottom w:val="single" w:sz="8" w:space="0" w:color="000000"/>
              <w:right w:val="single" w:sz="8" w:space="0" w:color="000000"/>
            </w:tcBorders>
            <w:shd w:val="clear" w:color="auto" w:fill="F3F3F3"/>
            <w:tcPrChange w:id="880" w:author="阿毛" w:date="2021-06-08T14:37:00Z">
              <w:tcPr>
                <w:tcW w:w="1548" w:type="dxa"/>
                <w:tcBorders>
                  <w:top w:val="single" w:sz="8" w:space="0" w:color="000000"/>
                  <w:bottom w:val="single" w:sz="8" w:space="0" w:color="000000"/>
                  <w:right w:val="single" w:sz="8" w:space="0" w:color="000000"/>
                </w:tcBorders>
                <w:shd w:val="clear" w:color="auto" w:fill="F3F3F3"/>
              </w:tcPr>
            </w:tcPrChange>
          </w:tcPr>
          <w:p w14:paraId="7AF377BD" w14:textId="77777777" w:rsidR="004C05AA" w:rsidRPr="00362205" w:rsidRDefault="004C05AA" w:rsidP="0094025F">
            <w:pPr>
              <w:rPr>
                <w:ins w:id="881" w:author="智誠 楊" w:date="2021-05-07T13:49:00Z"/>
                <w:rFonts w:ascii="標楷體" w:eastAsia="標楷體" w:hAnsi="標楷體"/>
              </w:rPr>
            </w:pPr>
            <w:ins w:id="882" w:author="智誠 楊" w:date="2021-05-07T13:49:00Z">
              <w:r w:rsidRPr="00362205">
                <w:rPr>
                  <w:rFonts w:ascii="標楷體" w:eastAsia="標楷體" w:hAnsi="標楷體"/>
                </w:rPr>
                <w:t xml:space="preserve">基本流程 </w:t>
              </w:r>
            </w:ins>
          </w:p>
        </w:tc>
        <w:tc>
          <w:tcPr>
            <w:tcW w:w="6541" w:type="dxa"/>
            <w:tcBorders>
              <w:top w:val="single" w:sz="8" w:space="0" w:color="000000"/>
              <w:left w:val="single" w:sz="8" w:space="0" w:color="000000"/>
              <w:bottom w:val="single" w:sz="8" w:space="0" w:color="000000"/>
            </w:tcBorders>
            <w:tcPrChange w:id="883" w:author="阿毛" w:date="2021-06-08T14:37:00Z">
              <w:tcPr>
                <w:tcW w:w="6318" w:type="dxa"/>
                <w:tcBorders>
                  <w:top w:val="single" w:sz="8" w:space="0" w:color="000000"/>
                  <w:left w:val="single" w:sz="8" w:space="0" w:color="000000"/>
                  <w:bottom w:val="single" w:sz="8" w:space="0" w:color="000000"/>
                </w:tcBorders>
              </w:tcPr>
            </w:tcPrChange>
          </w:tcPr>
          <w:p w14:paraId="69457E6D" w14:textId="77777777" w:rsidR="004C05AA" w:rsidRPr="00323EBD" w:rsidRDefault="004C05AA" w:rsidP="0094025F">
            <w:pPr>
              <w:rPr>
                <w:ins w:id="884" w:author="智誠 楊" w:date="2021-05-07T13:49:00Z"/>
                <w:rFonts w:ascii="標楷體" w:eastAsia="標楷體" w:hAnsi="標楷體"/>
              </w:rPr>
            </w:pPr>
            <w:ins w:id="885" w:author="智誠 楊" w:date="2021-05-07T13:49:00Z">
              <w:r w:rsidRPr="00323EBD">
                <w:rPr>
                  <w:rFonts w:ascii="標楷體" w:eastAsia="標楷體" w:hAnsi="標楷體" w:hint="eastAsia"/>
                </w:rPr>
                <w:t>1.</w:t>
              </w:r>
              <w:r w:rsidRPr="00323EBD">
                <w:rPr>
                  <w:rFonts w:ascii="標楷體" w:eastAsia="標楷體" w:hAnsi="標楷體" w:hint="eastAsia"/>
                  <w:lang w:eastAsia="zh-HK"/>
                </w:rPr>
                <w:t>參考</w:t>
              </w:r>
              <w:r w:rsidRPr="00323EBD">
                <w:rPr>
                  <w:rFonts w:ascii="標楷體" w:eastAsia="標楷體" w:hAnsi="標楷體" w:hint="eastAsia"/>
                </w:rPr>
                <w:t>「</w:t>
              </w:r>
            </w:ins>
            <w:ins w:id="886" w:author="阿毛" w:date="2021-06-08T17:36:00Z">
              <w:r>
                <w:rPr>
                  <w:rFonts w:ascii="標楷體" w:eastAsia="標楷體" w:hAnsi="標楷體" w:hint="eastAsia"/>
                </w:rPr>
                <w:t>作業流程.</w:t>
              </w:r>
            </w:ins>
            <w:ins w:id="887" w:author="智誠 楊" w:date="2021-05-08T17:53:00Z">
              <w:r>
                <w:rPr>
                  <w:rFonts w:ascii="標楷體" w:eastAsia="標楷體" w:hAnsi="標楷體" w:hint="eastAsia"/>
                </w:rPr>
                <w:t>疑似洗錢</w:t>
              </w:r>
            </w:ins>
            <w:ins w:id="888" w:author="智誠 楊" w:date="2021-05-07T13:49:00Z">
              <w:r w:rsidRPr="00323EBD">
                <w:rPr>
                  <w:rFonts w:ascii="標楷體" w:eastAsia="標楷體" w:hAnsi="標楷體" w:hint="eastAsia"/>
                </w:rPr>
                <w:t>」</w:t>
              </w:r>
              <w:r w:rsidRPr="00323EBD">
                <w:rPr>
                  <w:rFonts w:ascii="標楷體" w:eastAsia="標楷體" w:hAnsi="標楷體" w:hint="eastAsia"/>
                  <w:lang w:eastAsia="zh-HK"/>
                </w:rPr>
                <w:t>流程</w:t>
              </w:r>
            </w:ins>
          </w:p>
          <w:p w14:paraId="2A1003AD" w14:textId="77777777" w:rsidR="004C05AA" w:rsidRPr="00323EBD" w:rsidRDefault="004C05AA" w:rsidP="0094025F">
            <w:pPr>
              <w:rPr>
                <w:ins w:id="889" w:author="智誠 楊" w:date="2021-05-07T13:49:00Z"/>
                <w:rFonts w:ascii="標楷體" w:eastAsia="標楷體" w:hAnsi="標楷體"/>
              </w:rPr>
            </w:pPr>
            <w:ins w:id="890" w:author="智誠 楊" w:date="2021-05-07T13:49:00Z">
              <w:r w:rsidRPr="00323EBD">
                <w:rPr>
                  <w:rFonts w:ascii="標楷體" w:eastAsia="標楷體" w:hAnsi="標楷體" w:hint="eastAsia"/>
                </w:rPr>
                <w:t>2.</w:t>
              </w:r>
            </w:ins>
            <w:ins w:id="891" w:author="智誠 楊" w:date="2021-05-07T13:54:00Z">
              <w:r>
                <w:rPr>
                  <w:rFonts w:ascii="標楷體" w:eastAsia="標楷體" w:hAnsi="標楷體" w:hint="eastAsia"/>
                  <w:lang w:eastAsia="zh-HK"/>
                </w:rPr>
                <w:t>查詢</w:t>
              </w:r>
            </w:ins>
            <w:ins w:id="892" w:author="阿毛" w:date="2021-06-08T14:34:00Z">
              <w:r>
                <w:rPr>
                  <w:rFonts w:ascii="標楷體" w:eastAsia="標楷體" w:hAnsi="標楷體" w:hint="eastAsia"/>
                </w:rPr>
                <w:t>[</w:t>
              </w:r>
            </w:ins>
            <w:ins w:id="893" w:author="智誠 楊" w:date="2021-05-07T13:54:00Z">
              <w:r>
                <w:rPr>
                  <w:rFonts w:ascii="標楷體" w:eastAsia="標楷體" w:hAnsi="標楷體" w:hint="eastAsia"/>
                  <w:lang w:eastAsia="zh-HK"/>
                </w:rPr>
                <w:t>疑似洗錢樣態檢核明細檔</w:t>
              </w:r>
            </w:ins>
            <w:ins w:id="894" w:author="智誠 楊" w:date="2021-05-07T13:49:00Z">
              <w:r w:rsidRPr="00323EBD">
                <w:rPr>
                  <w:rFonts w:ascii="標楷體" w:eastAsia="標楷體" w:hAnsi="標楷體" w:hint="eastAsia"/>
                </w:rPr>
                <w:t>(</w:t>
              </w:r>
            </w:ins>
            <w:proofErr w:type="spellStart"/>
            <w:ins w:id="895" w:author="智誠 楊" w:date="2021-05-07T13:53:00Z">
              <w:r w:rsidRPr="00FF29D6">
                <w:rPr>
                  <w:rFonts w:ascii="標楷體" w:eastAsia="標楷體" w:hAnsi="標楷體" w:cs="細明體_HKSCS"/>
                  <w:kern w:val="0"/>
                  <w:rPrChange w:id="896" w:author="智誠 楊" w:date="2021-05-07T13:53:00Z">
                    <w:rPr>
                      <w:rFonts w:ascii="細明體_HKSCS" w:eastAsia="細明體_HKSCS" w:cs="細明體_HKSCS"/>
                      <w:color w:val="000000"/>
                      <w:kern w:val="0"/>
                      <w:sz w:val="20"/>
                      <w:szCs w:val="20"/>
                      <w:shd w:val="clear" w:color="auto" w:fill="E8F2FE"/>
                    </w:rPr>
                  </w:rPrChange>
                </w:rPr>
                <w:t>MlaundryChkDtl</w:t>
              </w:r>
            </w:ins>
            <w:proofErr w:type="spellEnd"/>
            <w:ins w:id="897" w:author="智誠 楊" w:date="2021-05-07T13:49:00Z">
              <w:r w:rsidRPr="00323EBD">
                <w:rPr>
                  <w:rFonts w:ascii="標楷體" w:eastAsia="標楷體" w:hAnsi="標楷體"/>
                </w:rPr>
                <w:t>)</w:t>
              </w:r>
            </w:ins>
            <w:ins w:id="898" w:author="阿毛" w:date="2021-06-08T14:34:00Z">
              <w:r>
                <w:rPr>
                  <w:rFonts w:ascii="標楷體" w:eastAsia="標楷體" w:hAnsi="標楷體" w:hint="eastAsia"/>
                </w:rPr>
                <w:t>]</w:t>
              </w:r>
            </w:ins>
          </w:p>
          <w:p w14:paraId="4369C2CA" w14:textId="77777777" w:rsidR="004C05AA" w:rsidRPr="00323EBD" w:rsidRDefault="004C05AA" w:rsidP="0094025F">
            <w:pPr>
              <w:rPr>
                <w:ins w:id="899" w:author="智誠 楊" w:date="2021-05-07T13:49:00Z"/>
                <w:rFonts w:ascii="標楷體" w:eastAsia="標楷體" w:hAnsi="標楷體"/>
                <w:lang w:eastAsia="zh-HK"/>
              </w:rPr>
            </w:pPr>
            <w:ins w:id="900" w:author="智誠 楊" w:date="2021-05-07T13:49:00Z">
              <w:r w:rsidRPr="00323EBD">
                <w:rPr>
                  <w:rFonts w:ascii="標楷體" w:eastAsia="標楷體" w:hAnsi="標楷體" w:hint="eastAsia"/>
                </w:rPr>
                <w:t>3</w:t>
              </w:r>
              <w:r w:rsidRPr="00323EBD">
                <w:rPr>
                  <w:rFonts w:ascii="標楷體" w:eastAsia="標楷體" w:hAnsi="標楷體"/>
                </w:rPr>
                <w:t>.</w:t>
              </w:r>
              <w:r w:rsidRPr="00323EBD">
                <w:rPr>
                  <w:rFonts w:ascii="標楷體" w:eastAsia="標楷體" w:hAnsi="標楷體" w:hint="eastAsia"/>
                  <w:lang w:eastAsia="zh-HK"/>
                </w:rPr>
                <w:t>依據輸入查詢條件</w:t>
              </w:r>
              <w:r w:rsidRPr="00323EBD">
                <w:rPr>
                  <w:rFonts w:ascii="標楷體" w:eastAsia="標楷體" w:hAnsi="標楷體" w:hint="eastAsia"/>
                </w:rPr>
                <w:t>,</w:t>
              </w:r>
              <w:r w:rsidRPr="00323EBD">
                <w:rPr>
                  <w:rFonts w:ascii="標楷體" w:eastAsia="標楷體" w:hAnsi="標楷體" w:hint="eastAsia"/>
                  <w:lang w:eastAsia="zh-HK"/>
                </w:rPr>
                <w:t>輸出查詢資料</w:t>
              </w:r>
            </w:ins>
          </w:p>
          <w:p w14:paraId="4B628909" w14:textId="77777777" w:rsidR="004C05AA" w:rsidRPr="00323EBD" w:rsidRDefault="004C05AA" w:rsidP="0094025F">
            <w:pPr>
              <w:ind w:left="720" w:hangingChars="300" w:hanging="720"/>
              <w:rPr>
                <w:ins w:id="901" w:author="智誠 楊" w:date="2021-05-07T13:49:00Z"/>
                <w:rFonts w:ascii="標楷體" w:eastAsia="標楷體" w:hAnsi="標楷體"/>
                <w:lang w:eastAsia="zh-HK"/>
              </w:rPr>
              <w:pPrChange w:id="902" w:author="智誠 楊" w:date="2021-05-07T13:56:00Z">
                <w:pPr/>
              </w:pPrChange>
            </w:pPr>
            <w:ins w:id="903" w:author="智誠 楊" w:date="2021-05-07T13:49:00Z">
              <w:r w:rsidRPr="00323EBD">
                <w:rPr>
                  <w:rFonts w:ascii="標楷體" w:eastAsia="標楷體" w:hAnsi="標楷體" w:hint="eastAsia"/>
                </w:rPr>
                <w:t xml:space="preserve">  (</w:t>
              </w:r>
              <w:r w:rsidRPr="00323EBD">
                <w:rPr>
                  <w:rFonts w:ascii="標楷體" w:eastAsia="標楷體" w:hAnsi="標楷體"/>
                </w:rPr>
                <w:t>1).</w:t>
              </w:r>
            </w:ins>
            <w:ins w:id="904" w:author="智誠 楊" w:date="2021-05-07T13:55:00Z">
              <w:r>
                <w:rPr>
                  <w:rFonts w:ascii="標楷體" w:eastAsia="標楷體" w:hAnsi="標楷體" w:hint="eastAsia"/>
                  <w:lang w:eastAsia="zh-HK"/>
                </w:rPr>
                <w:t>入賬日期</w:t>
              </w:r>
            </w:ins>
            <w:ins w:id="905" w:author="智誠 楊" w:date="2021-05-07T13:49:00Z">
              <w:r w:rsidRPr="00323EBD">
                <w:rPr>
                  <w:rFonts w:ascii="標楷體" w:eastAsia="標楷體" w:hAnsi="標楷體" w:hint="eastAsia"/>
                </w:rPr>
                <w:t>(</w:t>
              </w:r>
            </w:ins>
            <w:proofErr w:type="spellStart"/>
            <w:ins w:id="906" w:author="阿毛" w:date="2021-06-08T14:35:00Z">
              <w:r w:rsidRPr="0070582A">
                <w:rPr>
                  <w:rFonts w:ascii="標楷體" w:eastAsia="標楷體" w:hAnsi="標楷體" w:cs="細明體_HKSCS"/>
                  <w:kern w:val="0"/>
                </w:rPr>
                <w:t>MlaundryChkDtl</w:t>
              </w:r>
              <w:r>
                <w:rPr>
                  <w:rFonts w:ascii="標楷體" w:eastAsia="標楷體" w:hAnsi="標楷體" w:hint="eastAsia"/>
                </w:rPr>
                <w:t>.</w:t>
              </w:r>
            </w:ins>
            <w:ins w:id="907" w:author="智誠 楊" w:date="2021-05-07T13:55:00Z">
              <w:r>
                <w:rPr>
                  <w:rFonts w:ascii="標楷體" w:eastAsia="標楷體" w:hAnsi="標楷體" w:hint="eastAsia"/>
                </w:rPr>
                <w:t>E</w:t>
              </w:r>
              <w:r>
                <w:rPr>
                  <w:rFonts w:ascii="標楷體" w:eastAsia="標楷體" w:hAnsi="標楷體"/>
                </w:rPr>
                <w:t>ntryDate</w:t>
              </w:r>
            </w:ins>
            <w:proofErr w:type="spellEnd"/>
            <w:ins w:id="908" w:author="智誠 楊" w:date="2021-05-07T13:49:00Z">
              <w:r w:rsidRPr="00323EBD">
                <w:rPr>
                  <w:rFonts w:ascii="標楷體" w:eastAsia="標楷體" w:hAnsi="標楷體"/>
                </w:rPr>
                <w:t>)</w:t>
              </w:r>
            </w:ins>
            <w:ins w:id="909" w:author="智誠 楊" w:date="2021-05-07T13:55:00Z">
              <w:r>
                <w:rPr>
                  <w:rFonts w:ascii="標楷體" w:eastAsia="標楷體" w:hAnsi="標楷體" w:hint="eastAsia"/>
                </w:rPr>
                <w:t xml:space="preserve"> </w:t>
              </w:r>
              <w:r>
                <w:rPr>
                  <w:rFonts w:ascii="標楷體" w:eastAsia="標楷體" w:hAnsi="標楷體"/>
                </w:rPr>
                <w:t>Between</w:t>
              </w:r>
            </w:ins>
            <w:ins w:id="910" w:author="智誠 楊" w:date="2021-05-07T13:49:00Z">
              <w:r w:rsidRPr="00323EBD">
                <w:rPr>
                  <w:rFonts w:ascii="標楷體" w:eastAsia="標楷體" w:hAnsi="標楷體" w:hint="eastAsia"/>
                  <w:lang w:eastAsia="zh-HK"/>
                </w:rPr>
                <w:t>輸入條件「</w:t>
              </w:r>
            </w:ins>
            <w:ins w:id="911" w:author="智誠 楊" w:date="2021-05-07T13:56:00Z">
              <w:r>
                <w:rPr>
                  <w:rFonts w:ascii="標楷體" w:eastAsia="標楷體" w:hAnsi="標楷體" w:hint="eastAsia"/>
                  <w:lang w:eastAsia="zh-HK"/>
                </w:rPr>
                <w:t>入賬日期起迄</w:t>
              </w:r>
            </w:ins>
            <w:ins w:id="912" w:author="智誠 楊" w:date="2021-05-07T13:49:00Z">
              <w:r w:rsidRPr="00323EBD">
                <w:rPr>
                  <w:rFonts w:ascii="標楷體" w:eastAsia="標楷體" w:hAnsi="標楷體" w:hint="eastAsia"/>
                  <w:lang w:eastAsia="zh-HK"/>
                </w:rPr>
                <w:t>」</w:t>
              </w:r>
            </w:ins>
          </w:p>
          <w:p w14:paraId="1E300D51" w14:textId="77777777" w:rsidR="004C05AA" w:rsidRDefault="004C05AA" w:rsidP="0094025F">
            <w:pPr>
              <w:rPr>
                <w:ins w:id="913" w:author="阿毛" w:date="2021-06-08T14:35:00Z"/>
                <w:rFonts w:ascii="標楷體" w:eastAsia="標楷體" w:hAnsi="標楷體"/>
              </w:rPr>
            </w:pPr>
            <w:ins w:id="914" w:author="智誠 楊" w:date="2021-05-07T13:49:00Z">
              <w:r w:rsidRPr="00323EBD">
                <w:rPr>
                  <w:rFonts w:ascii="標楷體" w:eastAsia="標楷體" w:hAnsi="標楷體" w:hint="eastAsia"/>
                </w:rPr>
                <w:t>4.資料排序:</w:t>
              </w:r>
            </w:ins>
            <w:ins w:id="915" w:author="阿毛" w:date="2021-06-08T14:35:00Z">
              <w:r w:rsidRPr="00323EBD" w:rsidDel="00826521">
                <w:rPr>
                  <w:rFonts w:ascii="標楷體" w:eastAsia="標楷體" w:hAnsi="標楷體" w:hint="eastAsia"/>
                </w:rPr>
                <w:t xml:space="preserve"> </w:t>
              </w:r>
            </w:ins>
            <w:ins w:id="916" w:author="智誠 楊" w:date="2021-05-07T13:49:00Z">
              <w:del w:id="917" w:author="阿毛" w:date="2021-06-08T14:35:00Z">
                <w:r w:rsidRPr="00323EBD" w:rsidDel="00826521">
                  <w:rPr>
                    <w:rFonts w:ascii="標楷體" w:eastAsia="標楷體" w:hAnsi="標楷體" w:hint="eastAsia"/>
                  </w:rPr>
                  <w:delText>查詢結果</w:delText>
                </w:r>
              </w:del>
            </w:ins>
          </w:p>
          <w:p w14:paraId="347B973F" w14:textId="77777777" w:rsidR="004C05AA" w:rsidRDefault="004C05AA" w:rsidP="0094025F">
            <w:pPr>
              <w:rPr>
                <w:ins w:id="918" w:author="阿毛" w:date="2021-06-08T14:35:00Z"/>
                <w:rFonts w:ascii="標楷體" w:eastAsia="標楷體" w:hAnsi="標楷體"/>
                <w:lang w:eastAsia="zh-HK"/>
              </w:rPr>
            </w:pPr>
            <w:ins w:id="919" w:author="阿毛" w:date="2021-06-08T14:35:00Z">
              <w:r>
                <w:rPr>
                  <w:rFonts w:ascii="標楷體" w:eastAsia="標楷體" w:hAnsi="標楷體" w:hint="eastAsia"/>
                </w:rPr>
                <w:t xml:space="preserve">  (1).</w:t>
              </w:r>
            </w:ins>
            <w:ins w:id="920" w:author="阿毛" w:date="2021-06-08T14:36:00Z">
              <w:r>
                <w:rPr>
                  <w:rFonts w:ascii="標楷體" w:eastAsia="標楷體" w:hAnsi="標楷體" w:hint="eastAsia"/>
                </w:rPr>
                <w:t>[</w:t>
              </w:r>
            </w:ins>
            <w:ins w:id="921" w:author="智誠 楊" w:date="2021-05-07T13:49:00Z">
              <w:del w:id="922" w:author="阿毛" w:date="2021-06-08T14:35:00Z">
                <w:r w:rsidRPr="00323EBD" w:rsidDel="00826521">
                  <w:rPr>
                    <w:rFonts w:ascii="標楷體" w:eastAsia="標楷體" w:hAnsi="標楷體" w:hint="eastAsia"/>
                    <w:lang w:eastAsia="zh-HK"/>
                  </w:rPr>
                  <w:delText>「</w:delText>
                </w:r>
              </w:del>
            </w:ins>
            <w:ins w:id="923" w:author="智誠 楊" w:date="2021-05-07T13:58:00Z">
              <w:r>
                <w:rPr>
                  <w:rFonts w:ascii="標楷體" w:eastAsia="標楷體" w:hAnsi="標楷體" w:hint="eastAsia"/>
                  <w:lang w:eastAsia="zh-HK"/>
                </w:rPr>
                <w:t>入賬日期</w:t>
              </w:r>
            </w:ins>
            <w:ins w:id="924" w:author="阿毛" w:date="2021-06-08T14:36:00Z">
              <w:r>
                <w:rPr>
                  <w:rFonts w:ascii="標楷體" w:eastAsia="標楷體" w:hAnsi="標楷體" w:hint="eastAsia"/>
                  <w:lang w:eastAsia="zh-HK"/>
                </w:rPr>
                <w:t>(</w:t>
              </w:r>
              <w:proofErr w:type="spellStart"/>
              <w:r w:rsidRPr="0070582A">
                <w:rPr>
                  <w:rFonts w:ascii="標楷體" w:eastAsia="標楷體" w:hAnsi="標楷體" w:cs="細明體_HKSCS"/>
                  <w:kern w:val="0"/>
                </w:rPr>
                <w:t>MlaundryChkDtl</w:t>
              </w:r>
              <w:r>
                <w:rPr>
                  <w:rFonts w:ascii="標楷體" w:eastAsia="標楷體" w:hAnsi="標楷體" w:hint="eastAsia"/>
                </w:rPr>
                <w:t>.</w:t>
              </w:r>
              <w:r w:rsidRPr="00826521">
                <w:rPr>
                  <w:rFonts w:ascii="標楷體" w:eastAsia="標楷體" w:hAnsi="標楷體"/>
                </w:rPr>
                <w:t>Factor</w:t>
              </w:r>
              <w:proofErr w:type="spellEnd"/>
              <w:r>
                <w:rPr>
                  <w:rFonts w:ascii="標楷體" w:eastAsia="標楷體" w:hAnsi="標楷體" w:hint="eastAsia"/>
                </w:rPr>
                <w:t>)</w:t>
              </w:r>
            </w:ins>
            <w:ins w:id="925" w:author="阿毛" w:date="2021-06-08T14:40:00Z">
              <w:r>
                <w:rPr>
                  <w:rFonts w:ascii="標楷體" w:eastAsia="標楷體" w:hAnsi="標楷體" w:hint="eastAsia"/>
                </w:rPr>
                <w:t xml:space="preserve"> ]</w:t>
              </w:r>
            </w:ins>
            <w:ins w:id="926" w:author="阿毛" w:date="2021-06-08T14:37:00Z">
              <w:r>
                <w:rPr>
                  <w:rFonts w:ascii="標楷體" w:eastAsia="標楷體" w:hAnsi="標楷體" w:hint="eastAsia"/>
                </w:rPr>
                <w:t xml:space="preserve">  </w:t>
              </w:r>
            </w:ins>
            <w:ins w:id="927" w:author="阿毛" w:date="2021-06-08T14:36:00Z">
              <w:r>
                <w:rPr>
                  <w:rFonts w:ascii="標楷體" w:eastAsia="標楷體" w:hAnsi="標楷體" w:hint="eastAsia"/>
                </w:rPr>
                <w:t>(</w:t>
              </w:r>
              <w:r>
                <w:rPr>
                  <w:rFonts w:ascii="標楷體" w:eastAsia="標楷體" w:hAnsi="標楷體" w:hint="eastAsia"/>
                  <w:lang w:eastAsia="zh-HK"/>
                </w:rPr>
                <w:t>由</w:t>
              </w:r>
              <w:r w:rsidRPr="00323EBD">
                <w:rPr>
                  <w:rFonts w:ascii="標楷體" w:eastAsia="標楷體" w:hAnsi="標楷體" w:hint="eastAsia"/>
                  <w:lang w:eastAsia="zh-HK"/>
                </w:rPr>
                <w:t>小到大</w:t>
              </w:r>
              <w:r>
                <w:rPr>
                  <w:rFonts w:ascii="標楷體" w:eastAsia="標楷體" w:hAnsi="標楷體" w:hint="eastAsia"/>
                </w:rPr>
                <w:t>)</w:t>
              </w:r>
            </w:ins>
          </w:p>
          <w:p w14:paraId="046615EB" w14:textId="77777777" w:rsidR="004C05AA" w:rsidRDefault="004C05AA" w:rsidP="0094025F">
            <w:pPr>
              <w:rPr>
                <w:ins w:id="928" w:author="阿毛" w:date="2021-06-08T14:35:00Z"/>
                <w:rFonts w:ascii="標楷體" w:eastAsia="標楷體" w:hAnsi="標楷體"/>
                <w:lang w:eastAsia="zh-HK"/>
              </w:rPr>
            </w:pPr>
            <w:ins w:id="929" w:author="阿毛" w:date="2021-06-08T14:35:00Z">
              <w:r>
                <w:rPr>
                  <w:rFonts w:ascii="標楷體" w:eastAsia="標楷體" w:hAnsi="標楷體" w:hint="eastAsia"/>
                </w:rPr>
                <w:t xml:space="preserve">  (2).</w:t>
              </w:r>
            </w:ins>
            <w:ins w:id="930" w:author="阿毛" w:date="2021-06-08T14:36:00Z">
              <w:r>
                <w:rPr>
                  <w:rFonts w:ascii="標楷體" w:eastAsia="標楷體" w:hAnsi="標楷體" w:hint="eastAsia"/>
                </w:rPr>
                <w:t>[</w:t>
              </w:r>
            </w:ins>
            <w:ins w:id="931" w:author="智誠 楊" w:date="2021-05-07T13:58:00Z">
              <w:del w:id="932" w:author="阿毛" w:date="2021-06-08T14:35:00Z">
                <w:r w:rsidDel="00826521">
                  <w:rPr>
                    <w:rFonts w:ascii="標楷體" w:eastAsia="標楷體" w:hAnsi="標楷體" w:hint="eastAsia"/>
                    <w:lang w:eastAsia="zh-HK"/>
                  </w:rPr>
                  <w:delText>、</w:delText>
                </w:r>
              </w:del>
              <w:r>
                <w:rPr>
                  <w:rFonts w:ascii="標楷體" w:eastAsia="標楷體" w:hAnsi="標楷體" w:hint="eastAsia"/>
                  <w:lang w:eastAsia="zh-HK"/>
                </w:rPr>
                <w:t>交易樣態</w:t>
              </w:r>
            </w:ins>
            <w:ins w:id="933" w:author="阿毛" w:date="2021-06-08T14:36:00Z">
              <w:r>
                <w:rPr>
                  <w:rFonts w:ascii="標楷體" w:eastAsia="標楷體" w:hAnsi="標楷體" w:hint="eastAsia"/>
                </w:rPr>
                <w:t>(</w:t>
              </w:r>
              <w:proofErr w:type="spellStart"/>
              <w:r w:rsidRPr="0070582A">
                <w:rPr>
                  <w:rFonts w:ascii="標楷體" w:eastAsia="標楷體" w:hAnsi="標楷體" w:cs="細明體_HKSCS"/>
                  <w:kern w:val="0"/>
                </w:rPr>
                <w:t>MlaundryChkDtl</w:t>
              </w:r>
              <w:r>
                <w:rPr>
                  <w:rFonts w:ascii="標楷體" w:eastAsia="標楷體" w:hAnsi="標楷體" w:hint="eastAsia"/>
                </w:rPr>
                <w:t>.E</w:t>
              </w:r>
              <w:r>
                <w:rPr>
                  <w:rFonts w:ascii="標楷體" w:eastAsia="標楷體" w:hAnsi="標楷體"/>
                </w:rPr>
                <w:t>ntryDate</w:t>
              </w:r>
              <w:proofErr w:type="spellEnd"/>
              <w:r>
                <w:rPr>
                  <w:rFonts w:ascii="標楷體" w:eastAsia="標楷體" w:hAnsi="標楷體" w:hint="eastAsia"/>
                </w:rPr>
                <w:t>)](</w:t>
              </w:r>
              <w:r>
                <w:rPr>
                  <w:rFonts w:ascii="標楷體" w:eastAsia="標楷體" w:hAnsi="標楷體" w:hint="eastAsia"/>
                  <w:lang w:eastAsia="zh-HK"/>
                </w:rPr>
                <w:t>由</w:t>
              </w:r>
              <w:r w:rsidRPr="00323EBD">
                <w:rPr>
                  <w:rFonts w:ascii="標楷體" w:eastAsia="標楷體" w:hAnsi="標楷體" w:hint="eastAsia"/>
                  <w:lang w:eastAsia="zh-HK"/>
                </w:rPr>
                <w:t>小到大</w:t>
              </w:r>
              <w:r>
                <w:rPr>
                  <w:rFonts w:ascii="標楷體" w:eastAsia="標楷體" w:hAnsi="標楷體" w:hint="eastAsia"/>
                </w:rPr>
                <w:t>)</w:t>
              </w:r>
            </w:ins>
          </w:p>
          <w:p w14:paraId="5B639D87" w14:textId="77777777" w:rsidR="004C05AA" w:rsidRDefault="004C05AA" w:rsidP="0094025F">
            <w:pPr>
              <w:rPr>
                <w:ins w:id="934" w:author="阿毛" w:date="2021-06-08T14:35:00Z"/>
                <w:rFonts w:ascii="標楷體" w:eastAsia="標楷體" w:hAnsi="標楷體"/>
                <w:lang w:eastAsia="zh-HK"/>
              </w:rPr>
            </w:pPr>
            <w:ins w:id="935" w:author="阿毛" w:date="2021-06-08T14:35:00Z">
              <w:r>
                <w:rPr>
                  <w:rFonts w:ascii="標楷體" w:eastAsia="標楷體" w:hAnsi="標楷體" w:hint="eastAsia"/>
                </w:rPr>
                <w:t xml:space="preserve">  (3).</w:t>
              </w:r>
            </w:ins>
            <w:ins w:id="936" w:author="阿毛" w:date="2021-06-08T14:36:00Z">
              <w:r>
                <w:rPr>
                  <w:rFonts w:ascii="標楷體" w:eastAsia="標楷體" w:hAnsi="標楷體" w:hint="eastAsia"/>
                </w:rPr>
                <w:t>[</w:t>
              </w:r>
            </w:ins>
            <w:ins w:id="937" w:author="智誠 楊" w:date="2021-05-07T13:58:00Z">
              <w:del w:id="938" w:author="阿毛" w:date="2021-06-08T14:35:00Z">
                <w:r w:rsidDel="00826521">
                  <w:rPr>
                    <w:rFonts w:ascii="標楷體" w:eastAsia="標楷體" w:hAnsi="標楷體" w:hint="eastAsia"/>
                    <w:lang w:eastAsia="zh-HK"/>
                  </w:rPr>
                  <w:delText>、</w:delText>
                </w:r>
              </w:del>
              <w:r>
                <w:rPr>
                  <w:rFonts w:ascii="標楷體" w:eastAsia="標楷體" w:hAnsi="標楷體" w:hint="eastAsia"/>
                  <w:lang w:eastAsia="zh-HK"/>
                </w:rPr>
                <w:t>戶號</w:t>
              </w:r>
            </w:ins>
            <w:ins w:id="939" w:author="阿毛" w:date="2021-06-08T14:36:00Z">
              <w:r>
                <w:rPr>
                  <w:rFonts w:ascii="標楷體" w:eastAsia="標楷體" w:hAnsi="標楷體" w:hint="eastAsia"/>
                </w:rPr>
                <w:t>(</w:t>
              </w:r>
              <w:proofErr w:type="spellStart"/>
              <w:r w:rsidRPr="0070582A">
                <w:rPr>
                  <w:rFonts w:ascii="標楷體" w:eastAsia="標楷體" w:hAnsi="標楷體" w:cs="細明體_HKSCS"/>
                  <w:kern w:val="0"/>
                </w:rPr>
                <w:t>MlaundryChkDtl</w:t>
              </w:r>
              <w:r>
                <w:rPr>
                  <w:rFonts w:ascii="標楷體" w:eastAsia="標楷體" w:hAnsi="標楷體" w:hint="eastAsia"/>
                </w:rPr>
                <w:t>.</w:t>
              </w:r>
              <w:r w:rsidRPr="00826521">
                <w:rPr>
                  <w:rFonts w:ascii="標楷體" w:eastAsia="標楷體" w:hAnsi="標楷體"/>
                </w:rPr>
                <w:t>CustNo</w:t>
              </w:r>
              <w:proofErr w:type="spellEnd"/>
              <w:r>
                <w:rPr>
                  <w:rFonts w:ascii="標楷體" w:eastAsia="標楷體" w:hAnsi="標楷體" w:hint="eastAsia"/>
                </w:rPr>
                <w:t xml:space="preserve">)]   </w:t>
              </w:r>
            </w:ins>
            <w:ins w:id="940" w:author="阿毛" w:date="2021-06-08T14:37:00Z">
              <w:r>
                <w:rPr>
                  <w:rFonts w:ascii="標楷體" w:eastAsia="標楷體" w:hAnsi="標楷體" w:hint="eastAsia"/>
                </w:rPr>
                <w:t xml:space="preserve">   </w:t>
              </w:r>
            </w:ins>
            <w:ins w:id="941" w:author="阿毛" w:date="2021-06-08T14:36:00Z">
              <w:r>
                <w:rPr>
                  <w:rFonts w:ascii="標楷體" w:eastAsia="標楷體" w:hAnsi="標楷體" w:hint="eastAsia"/>
                </w:rPr>
                <w:t xml:space="preserve"> (</w:t>
              </w:r>
              <w:r>
                <w:rPr>
                  <w:rFonts w:ascii="標楷體" w:eastAsia="標楷體" w:hAnsi="標楷體" w:hint="eastAsia"/>
                  <w:lang w:eastAsia="zh-HK"/>
                </w:rPr>
                <w:t>由</w:t>
              </w:r>
              <w:r w:rsidRPr="00323EBD">
                <w:rPr>
                  <w:rFonts w:ascii="標楷體" w:eastAsia="標楷體" w:hAnsi="標楷體" w:hint="eastAsia"/>
                  <w:lang w:eastAsia="zh-HK"/>
                </w:rPr>
                <w:t>小到大</w:t>
              </w:r>
              <w:r>
                <w:rPr>
                  <w:rFonts w:ascii="標楷體" w:eastAsia="標楷體" w:hAnsi="標楷體" w:hint="eastAsia"/>
                </w:rPr>
                <w:t>)</w:t>
              </w:r>
            </w:ins>
          </w:p>
          <w:p w14:paraId="179F36FC" w14:textId="77777777" w:rsidR="004C05AA" w:rsidRPr="00323EBD" w:rsidRDefault="004C05AA" w:rsidP="0094025F">
            <w:pPr>
              <w:rPr>
                <w:ins w:id="942" w:author="智誠 楊" w:date="2021-05-07T13:49:00Z"/>
                <w:rFonts w:ascii="標楷體" w:eastAsia="標楷體" w:hAnsi="標楷體"/>
                <w:lang w:eastAsia="zh-HK"/>
              </w:rPr>
            </w:pPr>
            <w:ins w:id="943" w:author="阿毛" w:date="2021-06-08T14:35:00Z">
              <w:r>
                <w:rPr>
                  <w:rFonts w:ascii="標楷體" w:eastAsia="標楷體" w:hAnsi="標楷體" w:hint="eastAsia"/>
                </w:rPr>
                <w:t xml:space="preserve">  (4).[</w:t>
              </w:r>
              <w:r>
                <w:rPr>
                  <w:rFonts w:ascii="標楷體" w:eastAsia="標楷體" w:hAnsi="標楷體" w:hint="eastAsia"/>
                  <w:lang w:eastAsia="zh-HK"/>
                </w:rPr>
                <w:t>明細序號</w:t>
              </w:r>
            </w:ins>
            <w:ins w:id="944" w:author="阿毛" w:date="2021-06-08T14:36:00Z">
              <w:r>
                <w:rPr>
                  <w:rFonts w:ascii="標楷體" w:eastAsia="標楷體" w:hAnsi="標楷體" w:hint="eastAsia"/>
                </w:rPr>
                <w:t>(</w:t>
              </w:r>
              <w:proofErr w:type="spellStart"/>
              <w:r w:rsidRPr="0070582A">
                <w:rPr>
                  <w:rFonts w:ascii="標楷體" w:eastAsia="標楷體" w:hAnsi="標楷體" w:cs="細明體_HKSCS"/>
                  <w:kern w:val="0"/>
                </w:rPr>
                <w:t>MlaundryChkDtl</w:t>
              </w:r>
              <w:r>
                <w:rPr>
                  <w:rFonts w:ascii="標楷體" w:eastAsia="標楷體" w:hAnsi="標楷體" w:hint="eastAsia"/>
                </w:rPr>
                <w:t>.</w:t>
              </w:r>
              <w:r w:rsidRPr="00826521">
                <w:rPr>
                  <w:rFonts w:ascii="標楷體" w:eastAsia="標楷體" w:hAnsi="標楷體"/>
                </w:rPr>
                <w:t>DtlSeq</w:t>
              </w:r>
              <w:proofErr w:type="spellEnd"/>
              <w:r>
                <w:rPr>
                  <w:rFonts w:ascii="標楷體" w:eastAsia="標楷體" w:hAnsi="標楷體" w:hint="eastAsia"/>
                </w:rPr>
                <w:t>)</w:t>
              </w:r>
            </w:ins>
            <w:ins w:id="945" w:author="阿毛" w:date="2021-06-08T14:35:00Z">
              <w:r>
                <w:rPr>
                  <w:rFonts w:ascii="標楷體" w:eastAsia="標楷體" w:hAnsi="標楷體" w:hint="eastAsia"/>
                </w:rPr>
                <w:t>]</w:t>
              </w:r>
            </w:ins>
            <w:ins w:id="946" w:author="阿毛" w:date="2021-06-08T14:37:00Z">
              <w:r>
                <w:rPr>
                  <w:rFonts w:ascii="標楷體" w:eastAsia="標楷體" w:hAnsi="標楷體" w:hint="eastAsia"/>
                </w:rPr>
                <w:t xml:space="preserve">   </w:t>
              </w:r>
            </w:ins>
            <w:ins w:id="947" w:author="阿毛" w:date="2021-06-08T14:35:00Z">
              <w:r>
                <w:rPr>
                  <w:rFonts w:ascii="標楷體" w:eastAsia="標楷體" w:hAnsi="標楷體" w:hint="eastAsia"/>
                </w:rPr>
                <w:t>(</w:t>
              </w:r>
              <w:r>
                <w:rPr>
                  <w:rFonts w:ascii="標楷體" w:eastAsia="標楷體" w:hAnsi="標楷體" w:hint="eastAsia"/>
                  <w:lang w:eastAsia="zh-HK"/>
                </w:rPr>
                <w:t>由</w:t>
              </w:r>
            </w:ins>
            <w:ins w:id="948" w:author="智誠 楊" w:date="2021-05-07T13:49:00Z">
              <w:del w:id="949" w:author="阿毛" w:date="2021-06-08T14:35:00Z">
                <w:r w:rsidRPr="00323EBD" w:rsidDel="00826521">
                  <w:rPr>
                    <w:rFonts w:ascii="標楷體" w:eastAsia="標楷體" w:hAnsi="標楷體" w:hint="eastAsia"/>
                    <w:lang w:eastAsia="zh-HK"/>
                  </w:rPr>
                  <w:delText>」由</w:delText>
                </w:r>
              </w:del>
              <w:r w:rsidRPr="00323EBD">
                <w:rPr>
                  <w:rFonts w:ascii="標楷體" w:eastAsia="標楷體" w:hAnsi="標楷體" w:hint="eastAsia"/>
                  <w:lang w:eastAsia="zh-HK"/>
                </w:rPr>
                <w:t>小</w:t>
              </w:r>
            </w:ins>
            <w:ins w:id="950" w:author="智誠 楊" w:date="2021-05-07T13:58:00Z">
              <w:del w:id="951" w:author="阿毛" w:date="2021-06-08T14:35:00Z">
                <w:r w:rsidDel="00826521">
                  <w:rPr>
                    <w:rFonts w:ascii="標楷體" w:eastAsia="標楷體" w:hAnsi="標楷體" w:hint="eastAsia"/>
                  </w:rPr>
                  <w:delText xml:space="preserve">  </w:delText>
                </w:r>
              </w:del>
            </w:ins>
            <w:ins w:id="952" w:author="智誠 楊" w:date="2021-05-07T13:49:00Z">
              <w:r w:rsidRPr="00323EBD">
                <w:rPr>
                  <w:rFonts w:ascii="標楷體" w:eastAsia="標楷體" w:hAnsi="標楷體" w:hint="eastAsia"/>
                  <w:lang w:eastAsia="zh-HK"/>
                </w:rPr>
                <w:t>到大</w:t>
              </w:r>
            </w:ins>
            <w:ins w:id="953" w:author="阿毛" w:date="2021-06-08T14:35:00Z">
              <w:r>
                <w:rPr>
                  <w:rFonts w:ascii="標楷體" w:eastAsia="標楷體" w:hAnsi="標楷體" w:hint="eastAsia"/>
                </w:rPr>
                <w:t>)</w:t>
              </w:r>
            </w:ins>
            <w:ins w:id="954" w:author="智誠 楊" w:date="2021-05-07T13:49:00Z">
              <w:del w:id="955" w:author="阿毛" w:date="2021-06-08T14:35:00Z">
                <w:r w:rsidRPr="00323EBD" w:rsidDel="00826521">
                  <w:rPr>
                    <w:rFonts w:ascii="標楷體" w:eastAsia="標楷體" w:hAnsi="標楷體" w:hint="eastAsia"/>
                    <w:lang w:eastAsia="zh-HK"/>
                  </w:rPr>
                  <w:delText>排序</w:delText>
                </w:r>
              </w:del>
            </w:ins>
          </w:p>
        </w:tc>
      </w:tr>
      <w:tr w:rsidR="004C05AA" w:rsidRPr="00362205" w14:paraId="77FB76D1" w14:textId="77777777" w:rsidTr="0094025F">
        <w:trPr>
          <w:trHeight w:val="321"/>
          <w:ins w:id="956" w:author="智誠 楊" w:date="2021-05-07T13:49:00Z"/>
          <w:trPrChange w:id="957" w:author="阿毛" w:date="2021-06-08T14:37:00Z">
            <w:trPr>
              <w:trHeight w:val="321"/>
            </w:trPr>
          </w:trPrChange>
        </w:trPr>
        <w:tc>
          <w:tcPr>
            <w:tcW w:w="1548" w:type="dxa"/>
            <w:tcBorders>
              <w:top w:val="single" w:sz="8" w:space="0" w:color="000000"/>
              <w:bottom w:val="single" w:sz="8" w:space="0" w:color="000000"/>
              <w:right w:val="single" w:sz="8" w:space="0" w:color="000000"/>
            </w:tcBorders>
            <w:shd w:val="clear" w:color="auto" w:fill="F3F3F3"/>
            <w:tcPrChange w:id="958" w:author="阿毛" w:date="2021-06-08T14:37:00Z">
              <w:tcPr>
                <w:tcW w:w="1548" w:type="dxa"/>
                <w:tcBorders>
                  <w:top w:val="single" w:sz="8" w:space="0" w:color="000000"/>
                  <w:bottom w:val="single" w:sz="8" w:space="0" w:color="000000"/>
                  <w:right w:val="single" w:sz="8" w:space="0" w:color="000000"/>
                </w:tcBorders>
                <w:shd w:val="clear" w:color="auto" w:fill="F3F3F3"/>
              </w:tcPr>
            </w:tcPrChange>
          </w:tcPr>
          <w:p w14:paraId="5E956EB1" w14:textId="77777777" w:rsidR="004C05AA" w:rsidRPr="00362205" w:rsidRDefault="004C05AA" w:rsidP="0094025F">
            <w:pPr>
              <w:rPr>
                <w:ins w:id="959" w:author="智誠 楊" w:date="2021-05-07T13:49:00Z"/>
                <w:rFonts w:ascii="標楷體" w:eastAsia="標楷體" w:hAnsi="標楷體"/>
              </w:rPr>
            </w:pPr>
            <w:ins w:id="960" w:author="智誠 楊" w:date="2021-05-07T13:49:00Z">
              <w:r w:rsidRPr="00362205">
                <w:rPr>
                  <w:rFonts w:ascii="標楷體" w:eastAsia="標楷體" w:hAnsi="標楷體"/>
                </w:rPr>
                <w:t>選用流程</w:t>
              </w:r>
            </w:ins>
          </w:p>
        </w:tc>
        <w:tc>
          <w:tcPr>
            <w:tcW w:w="6541" w:type="dxa"/>
            <w:tcBorders>
              <w:top w:val="single" w:sz="8" w:space="0" w:color="000000"/>
              <w:left w:val="single" w:sz="8" w:space="0" w:color="000000"/>
              <w:bottom w:val="single" w:sz="8" w:space="0" w:color="000000"/>
            </w:tcBorders>
            <w:tcPrChange w:id="961" w:author="阿毛" w:date="2021-06-08T14:37:00Z">
              <w:tcPr>
                <w:tcW w:w="6318" w:type="dxa"/>
                <w:tcBorders>
                  <w:top w:val="single" w:sz="8" w:space="0" w:color="000000"/>
                  <w:left w:val="single" w:sz="8" w:space="0" w:color="000000"/>
                  <w:bottom w:val="single" w:sz="8" w:space="0" w:color="000000"/>
                </w:tcBorders>
              </w:tcPr>
            </w:tcPrChange>
          </w:tcPr>
          <w:p w14:paraId="25C454F1" w14:textId="77777777" w:rsidR="004C05AA" w:rsidRPr="00362205" w:rsidRDefault="004C05AA" w:rsidP="0094025F">
            <w:pPr>
              <w:rPr>
                <w:ins w:id="962" w:author="智誠 楊" w:date="2021-05-07T13:49:00Z"/>
                <w:rFonts w:ascii="標楷體" w:eastAsia="標楷體" w:hAnsi="標楷體"/>
              </w:rPr>
            </w:pPr>
          </w:p>
        </w:tc>
      </w:tr>
      <w:tr w:rsidR="004C05AA" w:rsidRPr="00362205" w14:paraId="40BC880E" w14:textId="77777777" w:rsidTr="0094025F">
        <w:trPr>
          <w:trHeight w:val="1311"/>
          <w:ins w:id="963" w:author="智誠 楊" w:date="2021-05-07T13:49:00Z"/>
          <w:trPrChange w:id="964" w:author="阿毛" w:date="2021-06-08T14:37:00Z">
            <w:trPr>
              <w:trHeight w:val="1311"/>
            </w:trPr>
          </w:trPrChange>
        </w:trPr>
        <w:tc>
          <w:tcPr>
            <w:tcW w:w="1548" w:type="dxa"/>
            <w:tcBorders>
              <w:top w:val="single" w:sz="8" w:space="0" w:color="000000"/>
              <w:bottom w:val="single" w:sz="8" w:space="0" w:color="000000"/>
              <w:right w:val="single" w:sz="8" w:space="0" w:color="000000"/>
            </w:tcBorders>
            <w:shd w:val="clear" w:color="auto" w:fill="F3F3F3"/>
            <w:tcPrChange w:id="965" w:author="阿毛" w:date="2021-06-08T14:37:00Z">
              <w:tcPr>
                <w:tcW w:w="1548" w:type="dxa"/>
                <w:tcBorders>
                  <w:top w:val="single" w:sz="8" w:space="0" w:color="000000"/>
                  <w:bottom w:val="single" w:sz="8" w:space="0" w:color="000000"/>
                  <w:right w:val="single" w:sz="8" w:space="0" w:color="000000"/>
                </w:tcBorders>
                <w:shd w:val="clear" w:color="auto" w:fill="F3F3F3"/>
              </w:tcPr>
            </w:tcPrChange>
          </w:tcPr>
          <w:p w14:paraId="050A24E5" w14:textId="77777777" w:rsidR="004C05AA" w:rsidRPr="00362205" w:rsidRDefault="004C05AA" w:rsidP="0094025F">
            <w:pPr>
              <w:rPr>
                <w:ins w:id="966" w:author="智誠 楊" w:date="2021-05-07T13:49:00Z"/>
                <w:rFonts w:ascii="標楷體" w:eastAsia="標楷體" w:hAnsi="標楷體"/>
              </w:rPr>
            </w:pPr>
            <w:ins w:id="967" w:author="智誠 楊" w:date="2021-05-07T13:49:00Z">
              <w:r w:rsidRPr="00362205">
                <w:rPr>
                  <w:rFonts w:ascii="標楷體" w:eastAsia="標楷體" w:hAnsi="標楷體"/>
                </w:rPr>
                <w:t>例外流程</w:t>
              </w:r>
            </w:ins>
          </w:p>
        </w:tc>
        <w:tc>
          <w:tcPr>
            <w:tcW w:w="6541" w:type="dxa"/>
            <w:tcBorders>
              <w:top w:val="single" w:sz="8" w:space="0" w:color="000000"/>
              <w:left w:val="single" w:sz="8" w:space="0" w:color="000000"/>
              <w:bottom w:val="single" w:sz="8" w:space="0" w:color="000000"/>
            </w:tcBorders>
            <w:tcPrChange w:id="968" w:author="阿毛" w:date="2021-06-08T14:37:00Z">
              <w:tcPr>
                <w:tcW w:w="6318" w:type="dxa"/>
                <w:tcBorders>
                  <w:top w:val="single" w:sz="8" w:space="0" w:color="000000"/>
                  <w:left w:val="single" w:sz="8" w:space="0" w:color="000000"/>
                  <w:bottom w:val="single" w:sz="8" w:space="0" w:color="000000"/>
                </w:tcBorders>
              </w:tcPr>
            </w:tcPrChange>
          </w:tcPr>
          <w:p w14:paraId="71360722" w14:textId="77777777" w:rsidR="004C05AA" w:rsidRPr="00362205" w:rsidRDefault="004C05AA" w:rsidP="0094025F">
            <w:pPr>
              <w:rPr>
                <w:ins w:id="969" w:author="智誠 楊" w:date="2021-05-07T13:49:00Z"/>
                <w:rFonts w:ascii="標楷體" w:eastAsia="標楷體" w:hAnsi="標楷體"/>
              </w:rPr>
            </w:pPr>
          </w:p>
        </w:tc>
      </w:tr>
      <w:tr w:rsidR="004C05AA" w:rsidRPr="00362205" w14:paraId="354662F6" w14:textId="77777777" w:rsidTr="0094025F">
        <w:trPr>
          <w:trHeight w:val="278"/>
          <w:ins w:id="970" w:author="智誠 楊" w:date="2021-05-07T13:49:00Z"/>
          <w:trPrChange w:id="971" w:author="阿毛" w:date="2021-06-08T14:37: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972" w:author="阿毛" w:date="2021-06-08T14:37:00Z">
              <w:tcPr>
                <w:tcW w:w="1548" w:type="dxa"/>
                <w:tcBorders>
                  <w:top w:val="single" w:sz="8" w:space="0" w:color="000000"/>
                  <w:bottom w:val="single" w:sz="8" w:space="0" w:color="000000"/>
                  <w:right w:val="single" w:sz="8" w:space="0" w:color="000000"/>
                </w:tcBorders>
                <w:shd w:val="clear" w:color="auto" w:fill="F3F3F3"/>
              </w:tcPr>
            </w:tcPrChange>
          </w:tcPr>
          <w:p w14:paraId="1BBC5FB9" w14:textId="77777777" w:rsidR="004C05AA" w:rsidRPr="00362205" w:rsidRDefault="004C05AA" w:rsidP="0094025F">
            <w:pPr>
              <w:rPr>
                <w:ins w:id="973" w:author="智誠 楊" w:date="2021-05-07T13:49:00Z"/>
                <w:rFonts w:ascii="標楷體" w:eastAsia="標楷體" w:hAnsi="標楷體"/>
              </w:rPr>
            </w:pPr>
            <w:ins w:id="974" w:author="智誠 楊" w:date="2021-05-07T13:49:00Z">
              <w:r w:rsidRPr="00362205">
                <w:rPr>
                  <w:rFonts w:ascii="標楷體" w:eastAsia="標楷體" w:hAnsi="標楷體"/>
                </w:rPr>
                <w:t xml:space="preserve">執行後狀況 </w:t>
              </w:r>
            </w:ins>
          </w:p>
        </w:tc>
        <w:tc>
          <w:tcPr>
            <w:tcW w:w="6541" w:type="dxa"/>
            <w:tcBorders>
              <w:top w:val="single" w:sz="8" w:space="0" w:color="000000"/>
              <w:left w:val="single" w:sz="8" w:space="0" w:color="000000"/>
              <w:bottom w:val="single" w:sz="8" w:space="0" w:color="000000"/>
            </w:tcBorders>
            <w:tcPrChange w:id="975" w:author="阿毛" w:date="2021-06-08T14:37:00Z">
              <w:tcPr>
                <w:tcW w:w="6318" w:type="dxa"/>
                <w:tcBorders>
                  <w:top w:val="single" w:sz="8" w:space="0" w:color="000000"/>
                  <w:left w:val="single" w:sz="8" w:space="0" w:color="000000"/>
                  <w:bottom w:val="single" w:sz="8" w:space="0" w:color="000000"/>
                </w:tcBorders>
              </w:tcPr>
            </w:tcPrChange>
          </w:tcPr>
          <w:p w14:paraId="24B0FF7F" w14:textId="77777777" w:rsidR="004C05AA" w:rsidRPr="00362205" w:rsidRDefault="004C05AA" w:rsidP="0094025F">
            <w:pPr>
              <w:rPr>
                <w:ins w:id="976" w:author="智誠 楊" w:date="2021-05-07T13:49:00Z"/>
                <w:rFonts w:ascii="標楷體" w:eastAsia="標楷體" w:hAnsi="標楷體"/>
              </w:rPr>
            </w:pPr>
            <w:ins w:id="977" w:author="智誠 楊" w:date="2021-05-07T13:49:00Z">
              <w:r>
                <w:rPr>
                  <w:rFonts w:ascii="標楷體" w:eastAsia="標楷體" w:hAnsi="標楷體" w:hint="eastAsia"/>
                  <w:lang w:eastAsia="zh-HK"/>
                </w:rPr>
                <w:t>提供資料查詢輸出</w:t>
              </w:r>
            </w:ins>
          </w:p>
        </w:tc>
      </w:tr>
      <w:tr w:rsidR="004C05AA" w:rsidRPr="00362205" w14:paraId="7128E86D" w14:textId="77777777" w:rsidTr="0094025F">
        <w:trPr>
          <w:trHeight w:val="358"/>
          <w:ins w:id="978" w:author="智誠 楊" w:date="2021-05-07T13:49:00Z"/>
          <w:trPrChange w:id="979" w:author="阿毛" w:date="2021-06-08T14:37:00Z">
            <w:trPr>
              <w:trHeight w:val="358"/>
            </w:trPr>
          </w:trPrChange>
        </w:trPr>
        <w:tc>
          <w:tcPr>
            <w:tcW w:w="1548" w:type="dxa"/>
            <w:tcBorders>
              <w:top w:val="single" w:sz="8" w:space="0" w:color="000000"/>
              <w:bottom w:val="single" w:sz="8" w:space="0" w:color="000000"/>
              <w:right w:val="single" w:sz="8" w:space="0" w:color="000000"/>
            </w:tcBorders>
            <w:shd w:val="clear" w:color="auto" w:fill="F3F3F3"/>
            <w:tcPrChange w:id="980" w:author="阿毛" w:date="2021-06-08T14:37:00Z">
              <w:tcPr>
                <w:tcW w:w="1548" w:type="dxa"/>
                <w:tcBorders>
                  <w:top w:val="single" w:sz="8" w:space="0" w:color="000000"/>
                  <w:bottom w:val="single" w:sz="8" w:space="0" w:color="000000"/>
                  <w:right w:val="single" w:sz="8" w:space="0" w:color="000000"/>
                </w:tcBorders>
                <w:shd w:val="clear" w:color="auto" w:fill="F3F3F3"/>
              </w:tcPr>
            </w:tcPrChange>
          </w:tcPr>
          <w:p w14:paraId="684F3734" w14:textId="77777777" w:rsidR="004C05AA" w:rsidRPr="00362205" w:rsidRDefault="004C05AA" w:rsidP="0094025F">
            <w:pPr>
              <w:rPr>
                <w:ins w:id="981" w:author="智誠 楊" w:date="2021-05-07T13:49:00Z"/>
                <w:rFonts w:ascii="標楷體" w:eastAsia="標楷體" w:hAnsi="標楷體"/>
              </w:rPr>
            </w:pPr>
            <w:ins w:id="982" w:author="智誠 楊" w:date="2021-05-07T13:49:00Z">
              <w:r w:rsidRPr="00362205">
                <w:rPr>
                  <w:rFonts w:ascii="標楷體" w:eastAsia="標楷體" w:hAnsi="標楷體"/>
                </w:rPr>
                <w:t>特別需求</w:t>
              </w:r>
            </w:ins>
          </w:p>
        </w:tc>
        <w:tc>
          <w:tcPr>
            <w:tcW w:w="6541" w:type="dxa"/>
            <w:tcBorders>
              <w:top w:val="single" w:sz="8" w:space="0" w:color="000000"/>
              <w:left w:val="single" w:sz="8" w:space="0" w:color="000000"/>
              <w:bottom w:val="single" w:sz="8" w:space="0" w:color="000000"/>
            </w:tcBorders>
            <w:tcPrChange w:id="983" w:author="阿毛" w:date="2021-06-08T14:37:00Z">
              <w:tcPr>
                <w:tcW w:w="6318" w:type="dxa"/>
                <w:tcBorders>
                  <w:top w:val="single" w:sz="8" w:space="0" w:color="000000"/>
                  <w:left w:val="single" w:sz="8" w:space="0" w:color="000000"/>
                  <w:bottom w:val="single" w:sz="8" w:space="0" w:color="000000"/>
                </w:tcBorders>
              </w:tcPr>
            </w:tcPrChange>
          </w:tcPr>
          <w:p w14:paraId="4205BCCD" w14:textId="77777777" w:rsidR="004C05AA" w:rsidRPr="00362205" w:rsidRDefault="004C05AA" w:rsidP="0094025F">
            <w:pPr>
              <w:rPr>
                <w:ins w:id="984" w:author="智誠 楊" w:date="2021-05-07T13:49:00Z"/>
                <w:rFonts w:ascii="標楷體" w:eastAsia="標楷體" w:hAnsi="標楷體"/>
              </w:rPr>
            </w:pPr>
          </w:p>
        </w:tc>
      </w:tr>
      <w:tr w:rsidR="004C05AA" w:rsidRPr="00362205" w14:paraId="32D93E68" w14:textId="77777777" w:rsidTr="0094025F">
        <w:trPr>
          <w:trHeight w:val="278"/>
          <w:ins w:id="985" w:author="智誠 楊" w:date="2021-05-07T13:49:00Z"/>
          <w:trPrChange w:id="986" w:author="阿毛" w:date="2021-06-08T14:37: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987" w:author="阿毛" w:date="2021-06-08T14:37:00Z">
              <w:tcPr>
                <w:tcW w:w="1548" w:type="dxa"/>
                <w:tcBorders>
                  <w:top w:val="single" w:sz="8" w:space="0" w:color="000000"/>
                  <w:bottom w:val="single" w:sz="8" w:space="0" w:color="000000"/>
                  <w:right w:val="single" w:sz="8" w:space="0" w:color="000000"/>
                </w:tcBorders>
                <w:shd w:val="clear" w:color="auto" w:fill="F3F3F3"/>
              </w:tcPr>
            </w:tcPrChange>
          </w:tcPr>
          <w:p w14:paraId="49698346" w14:textId="77777777" w:rsidR="004C05AA" w:rsidRPr="00362205" w:rsidRDefault="004C05AA" w:rsidP="0094025F">
            <w:pPr>
              <w:rPr>
                <w:ins w:id="988" w:author="智誠 楊" w:date="2021-05-07T13:49:00Z"/>
                <w:rFonts w:ascii="標楷體" w:eastAsia="標楷體" w:hAnsi="標楷體"/>
              </w:rPr>
            </w:pPr>
            <w:ins w:id="989" w:author="智誠 楊" w:date="2021-05-07T13:49:00Z">
              <w:r w:rsidRPr="00362205">
                <w:rPr>
                  <w:rFonts w:ascii="標楷體" w:eastAsia="標楷體" w:hAnsi="標楷體"/>
                </w:rPr>
                <w:t xml:space="preserve">參考 </w:t>
              </w:r>
            </w:ins>
          </w:p>
        </w:tc>
        <w:tc>
          <w:tcPr>
            <w:tcW w:w="6541" w:type="dxa"/>
            <w:tcBorders>
              <w:top w:val="single" w:sz="8" w:space="0" w:color="000000"/>
              <w:left w:val="single" w:sz="8" w:space="0" w:color="000000"/>
              <w:bottom w:val="single" w:sz="8" w:space="0" w:color="000000"/>
            </w:tcBorders>
            <w:tcPrChange w:id="990" w:author="阿毛" w:date="2021-06-08T14:37:00Z">
              <w:tcPr>
                <w:tcW w:w="6318" w:type="dxa"/>
                <w:tcBorders>
                  <w:top w:val="single" w:sz="8" w:space="0" w:color="000000"/>
                  <w:left w:val="single" w:sz="8" w:space="0" w:color="000000"/>
                  <w:bottom w:val="single" w:sz="8" w:space="0" w:color="000000"/>
                </w:tcBorders>
              </w:tcPr>
            </w:tcPrChange>
          </w:tcPr>
          <w:p w14:paraId="6FDE0100" w14:textId="77777777" w:rsidR="004C05AA" w:rsidRPr="00362205" w:rsidRDefault="004C05AA" w:rsidP="0094025F">
            <w:pPr>
              <w:rPr>
                <w:ins w:id="991" w:author="智誠 楊" w:date="2021-05-07T13:49:00Z"/>
                <w:rFonts w:ascii="標楷體" w:eastAsia="標楷體" w:hAnsi="標楷體"/>
              </w:rPr>
            </w:pPr>
          </w:p>
        </w:tc>
      </w:tr>
    </w:tbl>
    <w:p w14:paraId="533BFAB7" w14:textId="77777777" w:rsidR="004C05AA" w:rsidRDefault="004C05AA" w:rsidP="004C05AA">
      <w:pPr>
        <w:pStyle w:val="a"/>
        <w:numPr>
          <w:ilvl w:val="0"/>
          <w:numId w:val="0"/>
        </w:numPr>
        <w:ind w:left="1330"/>
        <w:rPr>
          <w:ins w:id="992" w:author="智誠 楊" w:date="2021-05-07T13:49:00Z"/>
        </w:rPr>
      </w:pPr>
    </w:p>
    <w:p w14:paraId="3F0E1DA4" w14:textId="77777777" w:rsidR="004C05AA" w:rsidRPr="005F1722" w:rsidRDefault="004C05AA" w:rsidP="004C05AA">
      <w:pPr>
        <w:pStyle w:val="a"/>
        <w:numPr>
          <w:ilvl w:val="0"/>
          <w:numId w:val="1"/>
        </w:numPr>
        <w:rPr>
          <w:ins w:id="993" w:author="智誠 楊" w:date="2021-05-07T13:49:00Z"/>
        </w:rPr>
      </w:pPr>
      <w:ins w:id="994" w:author="智誠 楊" w:date="2021-05-07T13:49:00Z">
        <w:r>
          <w:rPr>
            <w:rFonts w:hint="eastAsia"/>
          </w:rPr>
          <w:t>Ta</w:t>
        </w:r>
        <w:r>
          <w:t>ble List</w:t>
        </w:r>
        <w:r w:rsidRPr="005F1722">
          <w:rPr>
            <w:rFonts w:hint="eastAsia"/>
          </w:rPr>
          <w:t>:</w:t>
        </w:r>
      </w:ins>
    </w:p>
    <w:tbl>
      <w:tblPr>
        <w:tblStyle w:val="ac"/>
        <w:tblW w:w="0" w:type="auto"/>
        <w:tblInd w:w="1809" w:type="dxa"/>
        <w:tblLook w:val="04A0" w:firstRow="1" w:lastRow="0" w:firstColumn="1" w:lastColumn="0" w:noHBand="0" w:noVBand="1"/>
      </w:tblPr>
      <w:tblGrid>
        <w:gridCol w:w="851"/>
        <w:gridCol w:w="3118"/>
        <w:gridCol w:w="3828"/>
      </w:tblGrid>
      <w:tr w:rsidR="004C05AA" w:rsidRPr="0022279A" w14:paraId="007AE2D9" w14:textId="77777777" w:rsidTr="0094025F">
        <w:trPr>
          <w:ins w:id="995" w:author="智誠 楊" w:date="2021-05-07T13:49:00Z"/>
        </w:trPr>
        <w:tc>
          <w:tcPr>
            <w:tcW w:w="851" w:type="dxa"/>
            <w:shd w:val="clear" w:color="auto" w:fill="D9D9D9" w:themeFill="background1" w:themeFillShade="D9"/>
          </w:tcPr>
          <w:p w14:paraId="1B93EA48" w14:textId="77777777" w:rsidR="004C05AA" w:rsidRPr="0022279A" w:rsidRDefault="004C05AA" w:rsidP="0094025F">
            <w:pPr>
              <w:jc w:val="center"/>
              <w:rPr>
                <w:ins w:id="996" w:author="智誠 楊" w:date="2021-05-07T13:49:00Z"/>
                <w:rFonts w:ascii="標楷體" w:eastAsia="標楷體" w:hAnsi="標楷體"/>
              </w:rPr>
            </w:pPr>
            <w:ins w:id="997" w:author="智誠 楊" w:date="2021-05-07T13:49:00Z">
              <w:r w:rsidRPr="0022279A">
                <w:rPr>
                  <w:rFonts w:ascii="標楷體" w:eastAsia="標楷體" w:hAnsi="標楷體" w:hint="eastAsia"/>
                  <w:lang w:eastAsia="zh-HK"/>
                </w:rPr>
                <w:t>序號</w:t>
              </w:r>
            </w:ins>
          </w:p>
        </w:tc>
        <w:tc>
          <w:tcPr>
            <w:tcW w:w="3118" w:type="dxa"/>
            <w:shd w:val="clear" w:color="auto" w:fill="D9D9D9" w:themeFill="background1" w:themeFillShade="D9"/>
          </w:tcPr>
          <w:p w14:paraId="148F8D7F" w14:textId="77777777" w:rsidR="004C05AA" w:rsidRPr="0022279A" w:rsidRDefault="004C05AA" w:rsidP="0094025F">
            <w:pPr>
              <w:jc w:val="center"/>
              <w:rPr>
                <w:ins w:id="998" w:author="智誠 楊" w:date="2021-05-07T13:49:00Z"/>
                <w:rFonts w:ascii="標楷體" w:eastAsia="標楷體" w:hAnsi="標楷體"/>
              </w:rPr>
            </w:pPr>
            <w:ins w:id="999" w:author="智誠 楊" w:date="2021-05-07T13:49:00Z">
              <w:r w:rsidRPr="0022279A">
                <w:rPr>
                  <w:rFonts w:ascii="標楷體" w:eastAsia="標楷體" w:hAnsi="標楷體" w:hint="eastAsia"/>
                  <w:lang w:eastAsia="zh-HK"/>
                </w:rPr>
                <w:t>名稱</w:t>
              </w:r>
            </w:ins>
          </w:p>
        </w:tc>
        <w:tc>
          <w:tcPr>
            <w:tcW w:w="3828" w:type="dxa"/>
            <w:shd w:val="clear" w:color="auto" w:fill="D9D9D9" w:themeFill="background1" w:themeFillShade="D9"/>
          </w:tcPr>
          <w:p w14:paraId="62340399" w14:textId="77777777" w:rsidR="004C05AA" w:rsidRPr="0022279A" w:rsidRDefault="004C05AA" w:rsidP="0094025F">
            <w:pPr>
              <w:jc w:val="center"/>
              <w:rPr>
                <w:ins w:id="1000" w:author="智誠 楊" w:date="2021-05-07T13:49:00Z"/>
                <w:rFonts w:ascii="標楷體" w:eastAsia="標楷體" w:hAnsi="標楷體"/>
              </w:rPr>
            </w:pPr>
            <w:ins w:id="1001" w:author="智誠 楊" w:date="2021-05-07T13:49:00Z">
              <w:r w:rsidRPr="0022279A">
                <w:rPr>
                  <w:rFonts w:ascii="標楷體" w:eastAsia="標楷體" w:hAnsi="標楷體" w:hint="eastAsia"/>
                  <w:lang w:eastAsia="zh-HK"/>
                </w:rPr>
                <w:t>說明</w:t>
              </w:r>
            </w:ins>
          </w:p>
        </w:tc>
      </w:tr>
      <w:tr w:rsidR="004C05AA" w:rsidRPr="0022279A" w14:paraId="206C09D3" w14:textId="77777777" w:rsidTr="0094025F">
        <w:trPr>
          <w:ins w:id="1002" w:author="智誠 楊" w:date="2021-05-07T13:49:00Z"/>
        </w:trPr>
        <w:tc>
          <w:tcPr>
            <w:tcW w:w="851" w:type="dxa"/>
          </w:tcPr>
          <w:p w14:paraId="055D3F48" w14:textId="77777777" w:rsidR="004C05AA" w:rsidRPr="0022279A" w:rsidRDefault="004C05AA" w:rsidP="0094025F">
            <w:pPr>
              <w:jc w:val="center"/>
              <w:rPr>
                <w:ins w:id="1003" w:author="智誠 楊" w:date="2021-05-07T13:49:00Z"/>
                <w:rFonts w:ascii="標楷體" w:eastAsia="標楷體" w:hAnsi="標楷體"/>
              </w:rPr>
            </w:pPr>
            <w:ins w:id="1004" w:author="智誠 楊" w:date="2021-05-07T13:49:00Z">
              <w:r w:rsidRPr="0022279A">
                <w:rPr>
                  <w:rFonts w:ascii="標楷體" w:eastAsia="標楷體" w:hAnsi="標楷體" w:hint="eastAsia"/>
                </w:rPr>
                <w:t>1</w:t>
              </w:r>
            </w:ins>
          </w:p>
        </w:tc>
        <w:tc>
          <w:tcPr>
            <w:tcW w:w="3118" w:type="dxa"/>
          </w:tcPr>
          <w:p w14:paraId="65515338" w14:textId="77777777" w:rsidR="004C05AA" w:rsidRPr="0022279A" w:rsidRDefault="004C05AA" w:rsidP="0094025F">
            <w:pPr>
              <w:rPr>
                <w:ins w:id="1005" w:author="智誠 楊" w:date="2021-05-07T13:49:00Z"/>
                <w:rFonts w:ascii="標楷體" w:eastAsia="標楷體" w:hAnsi="標楷體"/>
              </w:rPr>
            </w:pPr>
            <w:proofErr w:type="spellStart"/>
            <w:ins w:id="1006" w:author="智誠 楊" w:date="2021-05-07T13:58:00Z">
              <w:r w:rsidRPr="001408F4">
                <w:rPr>
                  <w:rFonts w:ascii="標楷體" w:eastAsia="標楷體" w:hAnsi="標楷體" w:cs="細明體_HKSCS"/>
                  <w:kern w:val="0"/>
                </w:rPr>
                <w:t>MlaundryChkDtl</w:t>
              </w:r>
            </w:ins>
            <w:proofErr w:type="spellEnd"/>
          </w:p>
        </w:tc>
        <w:tc>
          <w:tcPr>
            <w:tcW w:w="3828" w:type="dxa"/>
          </w:tcPr>
          <w:p w14:paraId="7BF27B2B" w14:textId="77777777" w:rsidR="004C05AA" w:rsidRPr="0022279A" w:rsidRDefault="004C05AA" w:rsidP="0094025F">
            <w:pPr>
              <w:rPr>
                <w:ins w:id="1007" w:author="智誠 楊" w:date="2021-05-07T13:49:00Z"/>
                <w:rFonts w:ascii="標楷體" w:eastAsia="標楷體" w:hAnsi="標楷體"/>
              </w:rPr>
            </w:pPr>
            <w:ins w:id="1008" w:author="智誠 楊" w:date="2021-05-07T13:58:00Z">
              <w:r>
                <w:rPr>
                  <w:rFonts w:ascii="標楷體" w:eastAsia="標楷體" w:hAnsi="標楷體" w:hint="eastAsia"/>
                  <w:lang w:eastAsia="zh-HK"/>
                </w:rPr>
                <w:t>疑似洗錢樣態檢核明細檔</w:t>
              </w:r>
            </w:ins>
          </w:p>
        </w:tc>
      </w:tr>
      <w:tr w:rsidR="004C05AA" w:rsidRPr="0022279A" w14:paraId="72D3797E" w14:textId="77777777" w:rsidTr="0094025F">
        <w:trPr>
          <w:ins w:id="1009" w:author="智誠 楊" w:date="2021-05-07T13:49:00Z"/>
        </w:trPr>
        <w:tc>
          <w:tcPr>
            <w:tcW w:w="851" w:type="dxa"/>
          </w:tcPr>
          <w:p w14:paraId="6BC19806" w14:textId="77777777" w:rsidR="004C05AA" w:rsidRPr="0022279A" w:rsidRDefault="004C05AA" w:rsidP="0094025F">
            <w:pPr>
              <w:jc w:val="center"/>
              <w:rPr>
                <w:ins w:id="1010" w:author="智誠 楊" w:date="2021-05-07T13:49:00Z"/>
                <w:rFonts w:ascii="標楷體" w:eastAsia="標楷體" w:hAnsi="標楷體"/>
              </w:rPr>
              <w:pPrChange w:id="1011" w:author="智誠 楊" w:date="2021-05-07T14:11:00Z">
                <w:pPr/>
              </w:pPrChange>
            </w:pPr>
            <w:ins w:id="1012" w:author="智誠 楊" w:date="2021-05-07T14:11:00Z">
              <w:r>
                <w:rPr>
                  <w:rFonts w:ascii="標楷體" w:eastAsia="標楷體" w:hAnsi="標楷體" w:hint="eastAsia"/>
                </w:rPr>
                <w:t>2</w:t>
              </w:r>
            </w:ins>
          </w:p>
        </w:tc>
        <w:tc>
          <w:tcPr>
            <w:tcW w:w="3118" w:type="dxa"/>
          </w:tcPr>
          <w:p w14:paraId="7CF21D1B" w14:textId="77777777" w:rsidR="004C05AA" w:rsidRPr="0022279A" w:rsidRDefault="004C05AA" w:rsidP="0094025F">
            <w:pPr>
              <w:rPr>
                <w:ins w:id="1013" w:author="智誠 楊" w:date="2021-05-07T13:49:00Z"/>
                <w:rFonts w:ascii="標楷體" w:eastAsia="標楷體" w:hAnsi="標楷體"/>
              </w:rPr>
            </w:pPr>
            <w:proofErr w:type="spellStart"/>
            <w:ins w:id="1014" w:author="智誠 楊" w:date="2021-05-07T14:11:00Z">
              <w:r>
                <w:rPr>
                  <w:rFonts w:ascii="標楷體" w:eastAsia="標楷體" w:hAnsi="標楷體" w:hint="eastAsia"/>
                </w:rPr>
                <w:t>C</w:t>
              </w:r>
              <w:r>
                <w:rPr>
                  <w:rFonts w:ascii="標楷體" w:eastAsia="標楷體" w:hAnsi="標楷體"/>
                </w:rPr>
                <w:t>ustMain</w:t>
              </w:r>
            </w:ins>
            <w:proofErr w:type="spellEnd"/>
          </w:p>
        </w:tc>
        <w:tc>
          <w:tcPr>
            <w:tcW w:w="3828" w:type="dxa"/>
          </w:tcPr>
          <w:p w14:paraId="6F53899F" w14:textId="77777777" w:rsidR="004C05AA" w:rsidRPr="0022279A" w:rsidRDefault="004C05AA" w:rsidP="0094025F">
            <w:pPr>
              <w:rPr>
                <w:ins w:id="1015" w:author="智誠 楊" w:date="2021-05-07T13:49:00Z"/>
                <w:rFonts w:ascii="標楷體" w:eastAsia="標楷體" w:hAnsi="標楷體"/>
              </w:rPr>
            </w:pPr>
            <w:ins w:id="1016" w:author="智誠 楊" w:date="2021-05-07T14:11:00Z">
              <w:r>
                <w:rPr>
                  <w:rFonts w:ascii="標楷體" w:eastAsia="標楷體" w:hAnsi="標楷體" w:hint="eastAsia"/>
                </w:rPr>
                <w:t>客戶資料主檔</w:t>
              </w:r>
            </w:ins>
          </w:p>
        </w:tc>
      </w:tr>
    </w:tbl>
    <w:p w14:paraId="35E8C3CC" w14:textId="77777777" w:rsidR="004C05AA" w:rsidRDefault="004C05AA" w:rsidP="004C05AA">
      <w:pPr>
        <w:ind w:left="1440"/>
        <w:rPr>
          <w:ins w:id="1017" w:author="智誠 楊" w:date="2021-05-07T13:49:00Z"/>
        </w:rPr>
      </w:pPr>
    </w:p>
    <w:p w14:paraId="3DAC27AD" w14:textId="77777777" w:rsidR="004C05AA" w:rsidRPr="005F1722" w:rsidRDefault="004C05AA" w:rsidP="004C05AA">
      <w:pPr>
        <w:pStyle w:val="a"/>
        <w:numPr>
          <w:ilvl w:val="0"/>
          <w:numId w:val="1"/>
        </w:numPr>
        <w:rPr>
          <w:ins w:id="1018" w:author="智誠 楊" w:date="2021-05-07T13:49:00Z"/>
        </w:rPr>
      </w:pPr>
      <w:ins w:id="1019" w:author="智誠 楊" w:date="2021-05-07T13:49:00Z">
        <w:r w:rsidRPr="005F1722">
          <w:t>UI畫面</w:t>
        </w:r>
        <w:r w:rsidRPr="005F1722">
          <w:rPr>
            <w:rFonts w:hint="eastAsia"/>
          </w:rPr>
          <w:t>:</w:t>
        </w:r>
      </w:ins>
    </w:p>
    <w:p w14:paraId="107AE507" w14:textId="77777777" w:rsidR="004C05AA" w:rsidRPr="00B56858" w:rsidRDefault="004C05AA" w:rsidP="004C05AA">
      <w:pPr>
        <w:rPr>
          <w:ins w:id="1020" w:author="智誠 楊" w:date="2021-05-07T13:49:00Z"/>
          <w:rFonts w:ascii="標楷體" w:eastAsia="標楷體" w:hAnsi="標楷體"/>
        </w:rPr>
      </w:pPr>
      <w:ins w:id="1021" w:author="智誠 楊" w:date="2021-05-07T13:49:00Z">
        <w:r>
          <w:rPr>
            <w:rFonts w:ascii="標楷體" w:eastAsia="標楷體" w:hAnsi="標楷體" w:hint="eastAsia"/>
          </w:rPr>
          <w:t>輸入畫面:</w:t>
        </w:r>
      </w:ins>
    </w:p>
    <w:p w14:paraId="55B0F477" w14:textId="77777777" w:rsidR="004C05AA" w:rsidRPr="00B56858" w:rsidRDefault="004C05AA" w:rsidP="004C05AA">
      <w:pPr>
        <w:rPr>
          <w:ins w:id="1022" w:author="智誠 楊" w:date="2021-05-07T13:49:00Z"/>
        </w:rPr>
      </w:pPr>
      <w:ins w:id="1023" w:author="智誠 楊" w:date="2021-05-07T13:59:00Z">
        <w:r w:rsidRPr="005A37F6">
          <w:rPr>
            <w:noProof/>
          </w:rPr>
          <w:drawing>
            <wp:inline distT="0" distB="0" distL="0" distR="0" wp14:anchorId="0F3DE48C" wp14:editId="54758D0D">
              <wp:extent cx="6479540" cy="1154430"/>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9540" cy="1154430"/>
                      </a:xfrm>
                      <a:prstGeom prst="rect">
                        <a:avLst/>
                      </a:prstGeom>
                    </pic:spPr>
                  </pic:pic>
                </a:graphicData>
              </a:graphic>
            </wp:inline>
          </w:drawing>
        </w:r>
      </w:ins>
    </w:p>
    <w:p w14:paraId="009F588B" w14:textId="77777777" w:rsidR="004C05AA" w:rsidRDefault="004C05AA" w:rsidP="004C05AA">
      <w:pPr>
        <w:widowControl/>
        <w:rPr>
          <w:ins w:id="1024" w:author="智誠 楊" w:date="2021-05-07T13:59:00Z"/>
          <w:rFonts w:eastAsia="標楷體"/>
          <w:sz w:val="26"/>
        </w:rPr>
      </w:pPr>
      <w:ins w:id="1025" w:author="智誠 楊" w:date="2021-05-07T13:59:00Z">
        <w:r>
          <w:br w:type="page"/>
        </w:r>
      </w:ins>
    </w:p>
    <w:p w14:paraId="7C1481C4" w14:textId="77777777" w:rsidR="004C05AA" w:rsidRDefault="004C05AA" w:rsidP="004C05AA">
      <w:pPr>
        <w:pStyle w:val="a"/>
        <w:numPr>
          <w:ilvl w:val="0"/>
          <w:numId w:val="1"/>
        </w:numPr>
        <w:rPr>
          <w:ins w:id="1026" w:author="智誠 楊" w:date="2021-05-07T13:49:00Z"/>
        </w:rPr>
      </w:pPr>
      <w:ins w:id="1027" w:author="智誠 楊" w:date="2021-05-07T13:49:00Z">
        <w:r>
          <w:lastRenderedPageBreak/>
          <w:t>輸入畫面</w:t>
        </w:r>
        <w:r>
          <w:rPr>
            <w:rFonts w:hint="eastAsia"/>
            <w:lang w:eastAsia="zh-HK"/>
          </w:rPr>
          <w:t>按鈕</w:t>
        </w:r>
        <w:r>
          <w:t>說明</w:t>
        </w:r>
      </w:ins>
    </w:p>
    <w:p w14:paraId="39C34207" w14:textId="77777777" w:rsidR="004C05AA" w:rsidRPr="00F5236F" w:rsidRDefault="004C05AA" w:rsidP="004C05AA">
      <w:pPr>
        <w:rPr>
          <w:ins w:id="1028" w:author="智誠 楊" w:date="2021-05-07T13:49:00Z"/>
        </w:rPr>
      </w:pPr>
    </w:p>
    <w:tbl>
      <w:tblPr>
        <w:tblStyle w:val="ac"/>
        <w:tblW w:w="0" w:type="auto"/>
        <w:tblInd w:w="250" w:type="dxa"/>
        <w:tblLook w:val="04A0" w:firstRow="1" w:lastRow="0" w:firstColumn="1" w:lastColumn="0" w:noHBand="0" w:noVBand="1"/>
      </w:tblPr>
      <w:tblGrid>
        <w:gridCol w:w="847"/>
        <w:gridCol w:w="2109"/>
        <w:gridCol w:w="6988"/>
      </w:tblGrid>
      <w:tr w:rsidR="004C05AA" w:rsidRPr="00F5236F" w14:paraId="440DCF81" w14:textId="77777777" w:rsidTr="0094025F">
        <w:trPr>
          <w:ins w:id="1029" w:author="智誠 楊" w:date="2021-05-07T13:49:00Z"/>
        </w:trPr>
        <w:tc>
          <w:tcPr>
            <w:tcW w:w="851" w:type="dxa"/>
            <w:shd w:val="clear" w:color="auto" w:fill="D9D9D9" w:themeFill="background1" w:themeFillShade="D9"/>
          </w:tcPr>
          <w:p w14:paraId="12C8D54C" w14:textId="77777777" w:rsidR="004C05AA" w:rsidRPr="00F5236F" w:rsidRDefault="004C05AA" w:rsidP="0094025F">
            <w:pPr>
              <w:jc w:val="center"/>
              <w:rPr>
                <w:ins w:id="1030" w:author="智誠 楊" w:date="2021-05-07T13:49:00Z"/>
                <w:rFonts w:ascii="標楷體" w:eastAsia="標楷體" w:hAnsi="標楷體"/>
              </w:rPr>
            </w:pPr>
            <w:ins w:id="1031" w:author="智誠 楊" w:date="2021-05-07T13:49:00Z">
              <w:r w:rsidRPr="00F5236F">
                <w:rPr>
                  <w:rFonts w:ascii="標楷體" w:eastAsia="標楷體" w:hAnsi="標楷體" w:hint="eastAsia"/>
                  <w:lang w:eastAsia="zh-HK"/>
                </w:rPr>
                <w:t>序號</w:t>
              </w:r>
            </w:ins>
          </w:p>
        </w:tc>
        <w:tc>
          <w:tcPr>
            <w:tcW w:w="2126" w:type="dxa"/>
            <w:shd w:val="clear" w:color="auto" w:fill="D9D9D9" w:themeFill="background1" w:themeFillShade="D9"/>
          </w:tcPr>
          <w:p w14:paraId="3DAB746A" w14:textId="77777777" w:rsidR="004C05AA" w:rsidRPr="00F5236F" w:rsidRDefault="004C05AA" w:rsidP="0094025F">
            <w:pPr>
              <w:jc w:val="center"/>
              <w:rPr>
                <w:ins w:id="1032" w:author="智誠 楊" w:date="2021-05-07T13:49:00Z"/>
                <w:rFonts w:ascii="標楷體" w:eastAsia="標楷體" w:hAnsi="標楷體"/>
              </w:rPr>
            </w:pPr>
            <w:ins w:id="1033" w:author="智誠 楊" w:date="2021-05-07T13:49:00Z">
              <w:r>
                <w:rPr>
                  <w:rFonts w:ascii="標楷體" w:eastAsia="標楷體" w:hAnsi="標楷體" w:hint="eastAsia"/>
                  <w:lang w:eastAsia="zh-HK"/>
                </w:rPr>
                <w:t>按鈕名稱</w:t>
              </w:r>
            </w:ins>
          </w:p>
        </w:tc>
        <w:tc>
          <w:tcPr>
            <w:tcW w:w="7033" w:type="dxa"/>
            <w:shd w:val="clear" w:color="auto" w:fill="D9D9D9" w:themeFill="background1" w:themeFillShade="D9"/>
          </w:tcPr>
          <w:p w14:paraId="759DDC00" w14:textId="77777777" w:rsidR="004C05AA" w:rsidRPr="00F5236F" w:rsidRDefault="004C05AA" w:rsidP="0094025F">
            <w:pPr>
              <w:jc w:val="center"/>
              <w:rPr>
                <w:ins w:id="1034" w:author="智誠 楊" w:date="2021-05-07T13:49:00Z"/>
                <w:rFonts w:ascii="標楷體" w:eastAsia="標楷體" w:hAnsi="標楷體"/>
              </w:rPr>
            </w:pPr>
            <w:ins w:id="1035" w:author="智誠 楊" w:date="2021-05-07T13:49:00Z">
              <w:r>
                <w:rPr>
                  <w:rFonts w:ascii="標楷體" w:eastAsia="標楷體" w:hAnsi="標楷體" w:hint="eastAsia"/>
                  <w:lang w:eastAsia="zh-HK"/>
                </w:rPr>
                <w:t>功能說明</w:t>
              </w:r>
            </w:ins>
          </w:p>
        </w:tc>
      </w:tr>
      <w:tr w:rsidR="004C05AA" w:rsidRPr="00F5236F" w14:paraId="7130648E" w14:textId="77777777" w:rsidTr="0094025F">
        <w:trPr>
          <w:ins w:id="1036" w:author="智誠 楊" w:date="2021-05-07T13:49:00Z"/>
        </w:trPr>
        <w:tc>
          <w:tcPr>
            <w:tcW w:w="851" w:type="dxa"/>
          </w:tcPr>
          <w:p w14:paraId="60DE6A18" w14:textId="77777777" w:rsidR="004C05AA" w:rsidRPr="00F5236F" w:rsidRDefault="004C05AA" w:rsidP="0094025F">
            <w:pPr>
              <w:jc w:val="center"/>
              <w:rPr>
                <w:ins w:id="1037" w:author="智誠 楊" w:date="2021-05-07T13:49:00Z"/>
                <w:rFonts w:ascii="標楷體" w:eastAsia="標楷體" w:hAnsi="標楷體"/>
                <w:lang w:eastAsia="zh-HK"/>
              </w:rPr>
            </w:pPr>
            <w:ins w:id="1038" w:author="智誠 楊" w:date="2021-05-07T13:49:00Z">
              <w:r>
                <w:rPr>
                  <w:rFonts w:ascii="標楷體" w:eastAsia="標楷體" w:hAnsi="標楷體" w:hint="eastAsia"/>
                </w:rPr>
                <w:t>1</w:t>
              </w:r>
            </w:ins>
          </w:p>
        </w:tc>
        <w:tc>
          <w:tcPr>
            <w:tcW w:w="2126" w:type="dxa"/>
          </w:tcPr>
          <w:p w14:paraId="4F98F994" w14:textId="77777777" w:rsidR="004C05AA" w:rsidRDefault="004C05AA" w:rsidP="0094025F">
            <w:pPr>
              <w:rPr>
                <w:ins w:id="1039" w:author="智誠 楊" w:date="2021-05-07T13:49:00Z"/>
                <w:rFonts w:ascii="標楷體" w:eastAsia="標楷體" w:hAnsi="標楷體"/>
                <w:lang w:eastAsia="zh-HK"/>
              </w:rPr>
            </w:pPr>
            <w:ins w:id="1040" w:author="智誠 楊" w:date="2021-05-07T13:49:00Z">
              <w:r>
                <w:rPr>
                  <w:rFonts w:ascii="標楷體" w:eastAsia="標楷體" w:hAnsi="標楷體" w:hint="eastAsia"/>
                  <w:lang w:eastAsia="zh-HK"/>
                </w:rPr>
                <w:t>查詢</w:t>
              </w:r>
            </w:ins>
          </w:p>
        </w:tc>
        <w:tc>
          <w:tcPr>
            <w:tcW w:w="7033" w:type="dxa"/>
          </w:tcPr>
          <w:p w14:paraId="3AAB7AF5" w14:textId="77777777" w:rsidR="004C05AA" w:rsidRDefault="004C05AA" w:rsidP="0094025F">
            <w:pPr>
              <w:rPr>
                <w:ins w:id="1041" w:author="阿毛" w:date="2021-06-08T14:40:00Z"/>
                <w:rFonts w:ascii="標楷體" w:eastAsia="標楷體" w:hAnsi="標楷體"/>
                <w:lang w:eastAsia="zh-HK"/>
              </w:rPr>
            </w:pPr>
            <w:ins w:id="1042" w:author="阿毛" w:date="2021-06-08T14:40:00Z">
              <w:r>
                <w:rPr>
                  <w:rFonts w:ascii="標楷體" w:eastAsia="標楷體" w:hAnsi="標楷體" w:hint="eastAsia"/>
                </w:rPr>
                <w:t>1.</w:t>
              </w:r>
            </w:ins>
            <w:ins w:id="1043" w:author="智誠 楊" w:date="2021-05-07T13:49:00Z">
              <w:r>
                <w:rPr>
                  <w:rFonts w:ascii="標楷體" w:eastAsia="標楷體" w:hAnsi="標楷體" w:hint="eastAsia"/>
                  <w:lang w:eastAsia="zh-HK"/>
                </w:rPr>
                <w:t>依據輸入條件查詢資料</w:t>
              </w:r>
            </w:ins>
          </w:p>
          <w:p w14:paraId="5F98DAD3" w14:textId="77777777" w:rsidR="004C05AA" w:rsidRPr="00E51641" w:rsidRDefault="004C05AA" w:rsidP="0094025F">
            <w:pPr>
              <w:rPr>
                <w:ins w:id="1044" w:author="阿毛" w:date="2021-06-08T14:40:00Z"/>
                <w:rFonts w:ascii="標楷體" w:eastAsia="標楷體" w:hAnsi="標楷體"/>
                <w:shd w:val="pct15" w:color="auto" w:fill="FFFFFF"/>
                <w:lang w:eastAsia="zh-HK"/>
              </w:rPr>
            </w:pPr>
            <w:ins w:id="1045" w:author="阿毛" w:date="2021-06-08T14:40:00Z">
              <w:r w:rsidRPr="00E51641">
                <w:rPr>
                  <w:rFonts w:ascii="標楷體" w:eastAsia="標楷體" w:hAnsi="標楷體" w:hint="eastAsia"/>
                  <w:shd w:val="pct15" w:color="auto" w:fill="FFFFFF"/>
                  <w:lang w:eastAsia="zh-HK"/>
                </w:rPr>
                <w:t>&lt;&lt;檢查說明&gt;&gt;</w:t>
              </w:r>
            </w:ins>
          </w:p>
          <w:p w14:paraId="060FB7FB" w14:textId="77777777" w:rsidR="004C05AA" w:rsidRDefault="004C05AA" w:rsidP="0094025F">
            <w:pPr>
              <w:ind w:left="240" w:hangingChars="100" w:hanging="240"/>
              <w:rPr>
                <w:ins w:id="1046" w:author="阿毛" w:date="2021-06-08T14:40:00Z"/>
                <w:rFonts w:ascii="標楷體" w:eastAsia="標楷體" w:hAnsi="標楷體"/>
                <w:lang w:eastAsia="zh-HK"/>
              </w:rPr>
            </w:pPr>
            <w:ins w:id="1047" w:author="阿毛" w:date="2021-06-08T14:40:00Z">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疑似洗錢樣態檢核明細檔</w:t>
              </w:r>
              <w:r>
                <w:rPr>
                  <w:rFonts w:ascii="標楷體" w:eastAsia="標楷體" w:hAnsi="標楷體" w:hint="eastAsia"/>
                </w:rPr>
                <w:t>(</w:t>
              </w:r>
              <w:proofErr w:type="spellStart"/>
              <w:r w:rsidRPr="001408F4">
                <w:rPr>
                  <w:rFonts w:ascii="標楷體" w:eastAsia="標楷體" w:hAnsi="標楷體" w:cs="細明體_HKSCS"/>
                  <w:kern w:val="0"/>
                </w:rPr>
                <w:t>MlaundryChkDtl</w:t>
              </w:r>
              <w:proofErr w:type="spellEnd"/>
              <w:r>
                <w:rPr>
                  <w:rFonts w:ascii="標楷體" w:eastAsia="標楷體" w:hAnsi="標楷體" w:hint="eastAsia"/>
                </w:rPr>
                <w:t>)]</w:t>
              </w:r>
              <w:r>
                <w:rPr>
                  <w:rFonts w:ascii="標楷體" w:eastAsia="標楷體" w:hAnsi="標楷體" w:hint="eastAsia"/>
                  <w:lang w:eastAsia="zh-HK"/>
                </w:rPr>
                <w:t>無資料時,顯示錯誤訊息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ins>
            <w:ins w:id="1048" w:author="阿毛" w:date="2021-06-08T14:41:00Z">
              <w:r>
                <w:rPr>
                  <w:rFonts w:ascii="標楷體" w:eastAsia="標楷體" w:hAnsi="標楷體" w:hint="eastAsia"/>
                  <w:lang w:eastAsia="zh-HK"/>
                </w:rPr>
                <w:t>疑似洗錢樣態檢核明細檔</w:t>
              </w:r>
            </w:ins>
            <w:ins w:id="1049" w:author="阿毛" w:date="2021-06-08T14:40:00Z">
              <w:r>
                <w:rPr>
                  <w:rFonts w:ascii="標楷體" w:eastAsia="標楷體" w:hAnsi="標楷體"/>
                  <w:lang w:eastAsia="zh-HK"/>
                </w:rPr>
                <w:t>)</w:t>
              </w:r>
              <w:r w:rsidRPr="000A3D6B">
                <w:rPr>
                  <w:rFonts w:ascii="標楷體" w:eastAsia="標楷體" w:hAnsi="標楷體" w:hint="eastAsia"/>
                </w:rPr>
                <w:t>"</w:t>
              </w:r>
            </w:ins>
          </w:p>
          <w:p w14:paraId="2411DE2B" w14:textId="77777777" w:rsidR="004C05AA" w:rsidRPr="0076262E" w:rsidRDefault="004C05AA" w:rsidP="0094025F">
            <w:pPr>
              <w:rPr>
                <w:ins w:id="1050" w:author="阿毛" w:date="2021-06-08T14:40:00Z"/>
                <w:rFonts w:ascii="標楷體" w:eastAsia="標楷體" w:hAnsi="標楷體"/>
                <w:shd w:val="pct15" w:color="auto" w:fill="FFFFFF"/>
                <w:lang w:eastAsia="zh-HK"/>
              </w:rPr>
            </w:pPr>
            <w:ins w:id="1051" w:author="阿毛" w:date="2021-06-08T14:40:00Z">
              <w:r w:rsidRPr="0076262E">
                <w:rPr>
                  <w:rFonts w:ascii="標楷體" w:eastAsia="標楷體" w:hAnsi="標楷體" w:hint="eastAsia"/>
                  <w:shd w:val="pct15" w:color="auto" w:fill="FFFFFF"/>
                  <w:lang w:eastAsia="zh-HK"/>
                </w:rPr>
                <w:t>&lt;&lt;成功處理說明&gt;&gt;</w:t>
              </w:r>
            </w:ins>
          </w:p>
          <w:p w14:paraId="5C84E41F" w14:textId="77777777" w:rsidR="004C05AA" w:rsidRPr="00826521" w:rsidRDefault="004C05AA" w:rsidP="0094025F">
            <w:pPr>
              <w:rPr>
                <w:ins w:id="1052" w:author="智誠 楊" w:date="2021-05-07T13:49:00Z"/>
                <w:rFonts w:ascii="標楷體" w:eastAsia="標楷體" w:hAnsi="標楷體"/>
                <w:lang w:eastAsia="zh-HK"/>
              </w:rPr>
            </w:pPr>
            <w:ins w:id="1053" w:author="阿毛" w:date="2021-06-08T14:40:00Z">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ins>
          </w:p>
        </w:tc>
      </w:tr>
      <w:tr w:rsidR="004C05AA" w:rsidRPr="00F5236F" w14:paraId="51220BCA" w14:textId="77777777" w:rsidTr="0094025F">
        <w:trPr>
          <w:ins w:id="1054" w:author="智誠 楊" w:date="2021-05-07T13:49:00Z"/>
        </w:trPr>
        <w:tc>
          <w:tcPr>
            <w:tcW w:w="851" w:type="dxa"/>
          </w:tcPr>
          <w:p w14:paraId="688E9FFB" w14:textId="77777777" w:rsidR="004C05AA" w:rsidRDefault="004C05AA" w:rsidP="0094025F">
            <w:pPr>
              <w:jc w:val="center"/>
              <w:rPr>
                <w:ins w:id="1055" w:author="智誠 楊" w:date="2021-05-07T13:49:00Z"/>
                <w:rFonts w:ascii="標楷體" w:eastAsia="標楷體" w:hAnsi="標楷體"/>
              </w:rPr>
            </w:pPr>
            <w:ins w:id="1056" w:author="智誠 楊" w:date="2021-05-07T13:49:00Z">
              <w:r>
                <w:rPr>
                  <w:rFonts w:ascii="標楷體" w:eastAsia="標楷體" w:hAnsi="標楷體" w:hint="eastAsia"/>
                </w:rPr>
                <w:t>2</w:t>
              </w:r>
            </w:ins>
          </w:p>
        </w:tc>
        <w:tc>
          <w:tcPr>
            <w:tcW w:w="2126" w:type="dxa"/>
          </w:tcPr>
          <w:p w14:paraId="429C5EE3" w14:textId="77777777" w:rsidR="004C05AA" w:rsidRDefault="004C05AA" w:rsidP="0094025F">
            <w:pPr>
              <w:rPr>
                <w:ins w:id="1057" w:author="智誠 楊" w:date="2021-05-07T13:49:00Z"/>
                <w:rFonts w:ascii="標楷體" w:eastAsia="標楷體" w:hAnsi="標楷體"/>
                <w:lang w:eastAsia="zh-HK"/>
              </w:rPr>
            </w:pPr>
            <w:ins w:id="1058" w:author="智誠 楊" w:date="2021-05-07T13:49:00Z">
              <w:r>
                <w:rPr>
                  <w:rFonts w:ascii="標楷體" w:eastAsia="標楷體" w:hAnsi="標楷體" w:hint="eastAsia"/>
                  <w:lang w:eastAsia="zh-HK"/>
                </w:rPr>
                <w:t>離開</w:t>
              </w:r>
            </w:ins>
          </w:p>
        </w:tc>
        <w:tc>
          <w:tcPr>
            <w:tcW w:w="7033" w:type="dxa"/>
          </w:tcPr>
          <w:p w14:paraId="03F10A3A" w14:textId="77777777" w:rsidR="004C05AA" w:rsidRDefault="004C05AA" w:rsidP="0094025F">
            <w:pPr>
              <w:rPr>
                <w:ins w:id="1059" w:author="智誠 楊" w:date="2021-05-07T13:49:00Z"/>
                <w:rFonts w:ascii="標楷體" w:eastAsia="標楷體" w:hAnsi="標楷體"/>
                <w:lang w:eastAsia="zh-HK"/>
              </w:rPr>
            </w:pPr>
            <w:ins w:id="1060" w:author="智誠 楊" w:date="2021-05-07T13:49:00Z">
              <w:r>
                <w:rPr>
                  <w:rFonts w:ascii="標楷體" w:eastAsia="標楷體" w:hAnsi="標楷體" w:hint="eastAsia"/>
                  <w:lang w:eastAsia="zh-HK"/>
                </w:rPr>
                <w:t>關閉此查詢畫面</w:t>
              </w:r>
            </w:ins>
          </w:p>
        </w:tc>
      </w:tr>
      <w:tr w:rsidR="004C05AA" w:rsidRPr="00F5236F" w14:paraId="1538DEFA" w14:textId="77777777" w:rsidTr="0094025F">
        <w:trPr>
          <w:ins w:id="1061" w:author="智誠 楊" w:date="2021-05-07T13:49:00Z"/>
        </w:trPr>
        <w:tc>
          <w:tcPr>
            <w:tcW w:w="851" w:type="dxa"/>
          </w:tcPr>
          <w:p w14:paraId="222B317B" w14:textId="77777777" w:rsidR="004C05AA" w:rsidRDefault="004C05AA" w:rsidP="0094025F">
            <w:pPr>
              <w:jc w:val="center"/>
              <w:rPr>
                <w:ins w:id="1062" w:author="智誠 楊" w:date="2021-05-07T13:49:00Z"/>
                <w:rFonts w:ascii="標楷體" w:eastAsia="標楷體" w:hAnsi="標楷體"/>
              </w:rPr>
            </w:pPr>
            <w:ins w:id="1063" w:author="智誠 楊" w:date="2021-05-07T13:49:00Z">
              <w:r>
                <w:rPr>
                  <w:rFonts w:ascii="標楷體" w:eastAsia="標楷體" w:hAnsi="標楷體" w:hint="eastAsia"/>
                </w:rPr>
                <w:t>3</w:t>
              </w:r>
            </w:ins>
          </w:p>
        </w:tc>
        <w:tc>
          <w:tcPr>
            <w:tcW w:w="2126" w:type="dxa"/>
          </w:tcPr>
          <w:p w14:paraId="6E160124" w14:textId="77777777" w:rsidR="004C05AA" w:rsidRDefault="004C05AA" w:rsidP="0094025F">
            <w:pPr>
              <w:rPr>
                <w:ins w:id="1064" w:author="智誠 楊" w:date="2021-05-07T13:49:00Z"/>
                <w:rFonts w:ascii="標楷體" w:eastAsia="標楷體" w:hAnsi="標楷體"/>
                <w:lang w:eastAsia="zh-HK"/>
              </w:rPr>
            </w:pPr>
            <w:ins w:id="1065" w:author="智誠 楊" w:date="2021-05-07T13:49:00Z">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ins>
          </w:p>
        </w:tc>
        <w:tc>
          <w:tcPr>
            <w:tcW w:w="7033" w:type="dxa"/>
          </w:tcPr>
          <w:p w14:paraId="5D36AA87" w14:textId="77777777" w:rsidR="004C05AA" w:rsidRDefault="004C05AA" w:rsidP="0094025F">
            <w:pPr>
              <w:rPr>
                <w:ins w:id="1066" w:author="智誠 楊" w:date="2021-05-07T13:49:00Z"/>
                <w:rFonts w:ascii="標楷體" w:eastAsia="標楷體" w:hAnsi="標楷體"/>
                <w:lang w:eastAsia="zh-HK"/>
              </w:rPr>
            </w:pPr>
            <w:ins w:id="1067" w:author="智誠 楊" w:date="2021-05-07T13:49:00Z">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ins>
          </w:p>
        </w:tc>
      </w:tr>
    </w:tbl>
    <w:p w14:paraId="41CEDFCE" w14:textId="77777777" w:rsidR="004C05AA" w:rsidRDefault="004C05AA" w:rsidP="004C05AA">
      <w:pPr>
        <w:pStyle w:val="a"/>
        <w:numPr>
          <w:ilvl w:val="0"/>
          <w:numId w:val="0"/>
        </w:numPr>
        <w:rPr>
          <w:ins w:id="1068" w:author="智誠 楊" w:date="2021-05-07T13:49:00Z"/>
        </w:rPr>
        <w:pPrChange w:id="1069" w:author="智誠 楊" w:date="2021-05-07T16:36:00Z">
          <w:pPr>
            <w:pStyle w:val="a"/>
            <w:numPr>
              <w:numId w:val="0"/>
            </w:numPr>
            <w:ind w:left="1330" w:firstLine="0"/>
          </w:pPr>
        </w:pPrChange>
      </w:pPr>
    </w:p>
    <w:p w14:paraId="386CCA83" w14:textId="77777777" w:rsidR="004C05AA" w:rsidRDefault="004C05AA" w:rsidP="004C05AA">
      <w:pPr>
        <w:pStyle w:val="a"/>
        <w:numPr>
          <w:ilvl w:val="0"/>
          <w:numId w:val="1"/>
        </w:numPr>
        <w:rPr>
          <w:ins w:id="1070" w:author="智誠 楊" w:date="2021-05-07T13:49:00Z"/>
        </w:rPr>
      </w:pPr>
      <w:ins w:id="1071" w:author="智誠 楊" w:date="2021-05-07T13:49:00Z">
        <w:r>
          <w:t>輸入畫面資料說明</w:t>
        </w:r>
      </w:ins>
    </w:p>
    <w:p w14:paraId="40A1D3EA" w14:textId="77777777" w:rsidR="004C05AA" w:rsidRPr="00583AF3" w:rsidRDefault="004C05AA" w:rsidP="004C05AA">
      <w:pPr>
        <w:rPr>
          <w:ins w:id="1072" w:author="智誠 楊" w:date="2021-05-07T13:49: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073" w:author="智誠 楊" w:date="2021-05-07T14:00: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561"/>
        <w:gridCol w:w="1653"/>
        <w:gridCol w:w="693"/>
        <w:gridCol w:w="958"/>
        <w:gridCol w:w="1044"/>
        <w:gridCol w:w="661"/>
        <w:gridCol w:w="688"/>
        <w:gridCol w:w="3936"/>
        <w:tblGridChange w:id="1074">
          <w:tblGrid>
            <w:gridCol w:w="113"/>
            <w:gridCol w:w="454"/>
            <w:gridCol w:w="107"/>
            <w:gridCol w:w="1444"/>
            <w:gridCol w:w="209"/>
            <w:gridCol w:w="487"/>
            <w:gridCol w:w="206"/>
            <w:gridCol w:w="958"/>
            <w:gridCol w:w="23"/>
            <w:gridCol w:w="1021"/>
            <w:gridCol w:w="62"/>
            <w:gridCol w:w="599"/>
            <w:gridCol w:w="76"/>
            <w:gridCol w:w="612"/>
            <w:gridCol w:w="84"/>
            <w:gridCol w:w="3529"/>
            <w:gridCol w:w="323"/>
          </w:tblGrid>
        </w:tblGridChange>
      </w:tblGrid>
      <w:tr w:rsidR="004C05AA" w:rsidRPr="00362205" w14:paraId="15DB8ABA" w14:textId="77777777" w:rsidTr="0094025F">
        <w:trPr>
          <w:trHeight w:val="388"/>
          <w:jc w:val="center"/>
          <w:ins w:id="1075" w:author="智誠 楊" w:date="2021-05-07T13:49:00Z"/>
          <w:trPrChange w:id="1076" w:author="智誠 楊" w:date="2021-05-07T14:00:00Z">
            <w:trPr>
              <w:gridAfter w:val="0"/>
              <w:trHeight w:val="388"/>
              <w:jc w:val="center"/>
            </w:trPr>
          </w:trPrChange>
        </w:trPr>
        <w:tc>
          <w:tcPr>
            <w:tcW w:w="567" w:type="dxa"/>
            <w:vMerge w:val="restart"/>
            <w:shd w:val="clear" w:color="auto" w:fill="D9D9D9" w:themeFill="background1" w:themeFillShade="D9"/>
            <w:tcPrChange w:id="1077" w:author="智誠 楊" w:date="2021-05-07T14:00:00Z">
              <w:tcPr>
                <w:tcW w:w="567" w:type="dxa"/>
                <w:gridSpan w:val="2"/>
                <w:vMerge w:val="restart"/>
                <w:shd w:val="clear" w:color="auto" w:fill="D9D9D9" w:themeFill="background1" w:themeFillShade="D9"/>
              </w:tcPr>
            </w:tcPrChange>
          </w:tcPr>
          <w:p w14:paraId="1B4B870F" w14:textId="77777777" w:rsidR="004C05AA" w:rsidRPr="00362205" w:rsidRDefault="004C05AA" w:rsidP="0094025F">
            <w:pPr>
              <w:rPr>
                <w:ins w:id="1078" w:author="智誠 楊" w:date="2021-05-07T13:49:00Z"/>
                <w:rFonts w:ascii="標楷體" w:eastAsia="標楷體" w:hAnsi="標楷體"/>
              </w:rPr>
            </w:pPr>
            <w:ins w:id="1079" w:author="智誠 楊" w:date="2021-05-07T13:49:00Z">
              <w:r w:rsidRPr="00362205">
                <w:rPr>
                  <w:rFonts w:ascii="標楷體" w:eastAsia="標楷體" w:hAnsi="標楷體"/>
                </w:rPr>
                <w:t>序號</w:t>
              </w:r>
            </w:ins>
          </w:p>
        </w:tc>
        <w:tc>
          <w:tcPr>
            <w:tcW w:w="1733" w:type="dxa"/>
            <w:vMerge w:val="restart"/>
            <w:shd w:val="clear" w:color="auto" w:fill="D9D9D9" w:themeFill="background1" w:themeFillShade="D9"/>
            <w:tcPrChange w:id="1080" w:author="智誠 楊" w:date="2021-05-07T14:00:00Z">
              <w:tcPr>
                <w:tcW w:w="1551" w:type="dxa"/>
                <w:gridSpan w:val="2"/>
                <w:vMerge w:val="restart"/>
                <w:shd w:val="clear" w:color="auto" w:fill="D9D9D9" w:themeFill="background1" w:themeFillShade="D9"/>
              </w:tcPr>
            </w:tcPrChange>
          </w:tcPr>
          <w:p w14:paraId="3B891621" w14:textId="77777777" w:rsidR="004C05AA" w:rsidRPr="00362205" w:rsidRDefault="004C05AA" w:rsidP="0094025F">
            <w:pPr>
              <w:rPr>
                <w:ins w:id="1081" w:author="智誠 楊" w:date="2021-05-07T13:49:00Z"/>
                <w:rFonts w:ascii="標楷體" w:eastAsia="標楷體" w:hAnsi="標楷體"/>
              </w:rPr>
            </w:pPr>
            <w:ins w:id="1082" w:author="智誠 楊" w:date="2021-05-07T13:49:00Z">
              <w:r w:rsidRPr="00362205">
                <w:rPr>
                  <w:rFonts w:ascii="標楷體" w:eastAsia="標楷體" w:hAnsi="標楷體"/>
                </w:rPr>
                <w:t>欄位</w:t>
              </w:r>
            </w:ins>
          </w:p>
        </w:tc>
        <w:tc>
          <w:tcPr>
            <w:tcW w:w="4155" w:type="dxa"/>
            <w:gridSpan w:val="5"/>
            <w:shd w:val="clear" w:color="auto" w:fill="D9D9D9" w:themeFill="background1" w:themeFillShade="D9"/>
            <w:tcPrChange w:id="1083" w:author="智誠 楊" w:date="2021-05-07T14:00:00Z">
              <w:tcPr>
                <w:tcW w:w="4337" w:type="dxa"/>
                <w:gridSpan w:val="11"/>
                <w:shd w:val="clear" w:color="auto" w:fill="D9D9D9" w:themeFill="background1" w:themeFillShade="D9"/>
              </w:tcPr>
            </w:tcPrChange>
          </w:tcPr>
          <w:p w14:paraId="1522B500" w14:textId="77777777" w:rsidR="004C05AA" w:rsidRPr="00362205" w:rsidRDefault="004C05AA" w:rsidP="0094025F">
            <w:pPr>
              <w:jc w:val="center"/>
              <w:rPr>
                <w:ins w:id="1084" w:author="智誠 楊" w:date="2021-05-07T13:49:00Z"/>
                <w:rFonts w:ascii="標楷體" w:eastAsia="標楷體" w:hAnsi="標楷體"/>
              </w:rPr>
            </w:pPr>
            <w:ins w:id="1085" w:author="智誠 楊" w:date="2021-05-07T13:49:00Z">
              <w:r w:rsidRPr="00362205">
                <w:rPr>
                  <w:rFonts w:ascii="標楷體" w:eastAsia="標楷體" w:hAnsi="標楷體"/>
                </w:rPr>
                <w:t>說明</w:t>
              </w:r>
            </w:ins>
          </w:p>
        </w:tc>
        <w:tc>
          <w:tcPr>
            <w:tcW w:w="3529" w:type="dxa"/>
            <w:vMerge w:val="restart"/>
            <w:shd w:val="clear" w:color="auto" w:fill="D9D9D9" w:themeFill="background1" w:themeFillShade="D9"/>
            <w:tcPrChange w:id="1086" w:author="智誠 楊" w:date="2021-05-07T14:00:00Z">
              <w:tcPr>
                <w:tcW w:w="3529" w:type="dxa"/>
                <w:vMerge w:val="restart"/>
                <w:shd w:val="clear" w:color="auto" w:fill="D9D9D9" w:themeFill="background1" w:themeFillShade="D9"/>
              </w:tcPr>
            </w:tcPrChange>
          </w:tcPr>
          <w:p w14:paraId="6F867FA3" w14:textId="77777777" w:rsidR="004C05AA" w:rsidRPr="00362205" w:rsidRDefault="004C05AA" w:rsidP="0094025F">
            <w:pPr>
              <w:rPr>
                <w:ins w:id="1087" w:author="智誠 楊" w:date="2021-05-07T13:49:00Z"/>
                <w:rFonts w:ascii="標楷體" w:eastAsia="標楷體" w:hAnsi="標楷體"/>
              </w:rPr>
            </w:pPr>
            <w:ins w:id="1088" w:author="智誠 楊" w:date="2021-05-07T13:49:00Z">
              <w:r w:rsidRPr="00362205">
                <w:rPr>
                  <w:rFonts w:ascii="標楷體" w:eastAsia="標楷體" w:hAnsi="標楷體"/>
                </w:rPr>
                <w:t>處理邏輯及注意事項</w:t>
              </w:r>
            </w:ins>
          </w:p>
        </w:tc>
      </w:tr>
      <w:tr w:rsidR="004C05AA" w:rsidRPr="00362205" w14:paraId="03089298" w14:textId="77777777" w:rsidTr="0094025F">
        <w:trPr>
          <w:trHeight w:val="244"/>
          <w:jc w:val="center"/>
          <w:ins w:id="1089" w:author="智誠 楊" w:date="2021-05-07T13:49:00Z"/>
        </w:trPr>
        <w:tc>
          <w:tcPr>
            <w:tcW w:w="567" w:type="dxa"/>
            <w:vMerge/>
            <w:shd w:val="clear" w:color="auto" w:fill="D9D9D9" w:themeFill="background1" w:themeFillShade="D9"/>
          </w:tcPr>
          <w:p w14:paraId="2265B473" w14:textId="77777777" w:rsidR="004C05AA" w:rsidRPr="00362205" w:rsidRDefault="004C05AA" w:rsidP="0094025F">
            <w:pPr>
              <w:rPr>
                <w:ins w:id="1090" w:author="智誠 楊" w:date="2021-05-07T13:49:00Z"/>
                <w:rFonts w:ascii="標楷體" w:eastAsia="標楷體" w:hAnsi="標楷體"/>
              </w:rPr>
            </w:pPr>
          </w:p>
        </w:tc>
        <w:tc>
          <w:tcPr>
            <w:tcW w:w="1733" w:type="dxa"/>
            <w:vMerge/>
            <w:shd w:val="clear" w:color="auto" w:fill="D9D9D9" w:themeFill="background1" w:themeFillShade="D9"/>
          </w:tcPr>
          <w:p w14:paraId="32C86011" w14:textId="77777777" w:rsidR="004C05AA" w:rsidRPr="00362205" w:rsidRDefault="004C05AA" w:rsidP="0094025F">
            <w:pPr>
              <w:rPr>
                <w:ins w:id="1091" w:author="智誠 楊" w:date="2021-05-07T13:49:00Z"/>
                <w:rFonts w:ascii="標楷體" w:eastAsia="標楷體" w:hAnsi="標楷體"/>
              </w:rPr>
            </w:pPr>
          </w:p>
        </w:tc>
        <w:tc>
          <w:tcPr>
            <w:tcW w:w="709" w:type="dxa"/>
            <w:shd w:val="clear" w:color="auto" w:fill="D9D9D9" w:themeFill="background1" w:themeFillShade="D9"/>
          </w:tcPr>
          <w:p w14:paraId="4C1A402C" w14:textId="77777777" w:rsidR="004C05AA" w:rsidRPr="00362205" w:rsidRDefault="004C05AA" w:rsidP="0094025F">
            <w:pPr>
              <w:rPr>
                <w:ins w:id="1092" w:author="智誠 楊" w:date="2021-05-07T13:49:00Z"/>
                <w:rFonts w:ascii="標楷體" w:eastAsia="標楷體" w:hAnsi="標楷體"/>
              </w:rPr>
            </w:pPr>
            <w:ins w:id="1093" w:author="智誠 楊" w:date="2021-05-07T13:49:00Z">
              <w:del w:id="1094" w:author="阿毛" w:date="2021-06-03T09:53:00Z">
                <w:r w:rsidRPr="004E09B8" w:rsidDel="00E27902">
                  <w:rPr>
                    <w:rFonts w:ascii="標楷體" w:eastAsia="標楷體" w:hAnsi="標楷體" w:hint="eastAsia"/>
                  </w:rPr>
                  <w:delText>資料型態長度</w:delText>
                </w:r>
              </w:del>
            </w:ins>
            <w:ins w:id="1095" w:author="阿毛" w:date="2021-06-03T09:53:00Z">
              <w:r>
                <w:rPr>
                  <w:rFonts w:ascii="標楷體" w:eastAsia="標楷體" w:hAnsi="標楷體" w:hint="eastAsia"/>
                </w:rPr>
                <w:t>資料長度</w:t>
              </w:r>
            </w:ins>
          </w:p>
        </w:tc>
        <w:tc>
          <w:tcPr>
            <w:tcW w:w="992" w:type="dxa"/>
            <w:shd w:val="clear" w:color="auto" w:fill="D9D9D9" w:themeFill="background1" w:themeFillShade="D9"/>
          </w:tcPr>
          <w:p w14:paraId="261CA337" w14:textId="77777777" w:rsidR="004C05AA" w:rsidRPr="00362205" w:rsidRDefault="004C05AA" w:rsidP="0094025F">
            <w:pPr>
              <w:rPr>
                <w:ins w:id="1096" w:author="智誠 楊" w:date="2021-05-07T13:49:00Z"/>
                <w:rFonts w:ascii="標楷體" w:eastAsia="標楷體" w:hAnsi="標楷體"/>
              </w:rPr>
            </w:pPr>
            <w:ins w:id="1097" w:author="智誠 楊" w:date="2021-05-07T13:49:00Z">
              <w:r w:rsidRPr="00362205">
                <w:rPr>
                  <w:rFonts w:ascii="標楷體" w:eastAsia="標楷體" w:hAnsi="標楷體"/>
                </w:rPr>
                <w:t>預設值</w:t>
              </w:r>
            </w:ins>
          </w:p>
        </w:tc>
        <w:tc>
          <w:tcPr>
            <w:tcW w:w="1083" w:type="dxa"/>
            <w:shd w:val="clear" w:color="auto" w:fill="D9D9D9" w:themeFill="background1" w:themeFillShade="D9"/>
          </w:tcPr>
          <w:p w14:paraId="33AE368B" w14:textId="77777777" w:rsidR="004C05AA" w:rsidRPr="00362205" w:rsidRDefault="004C05AA" w:rsidP="0094025F">
            <w:pPr>
              <w:rPr>
                <w:ins w:id="1098" w:author="智誠 楊" w:date="2021-05-07T13:49:00Z"/>
                <w:rFonts w:ascii="標楷體" w:eastAsia="標楷體" w:hAnsi="標楷體"/>
              </w:rPr>
            </w:pPr>
            <w:ins w:id="1099" w:author="智誠 楊" w:date="2021-05-07T13:49:00Z">
              <w:r w:rsidRPr="00362205">
                <w:rPr>
                  <w:rFonts w:ascii="標楷體" w:eastAsia="標楷體" w:hAnsi="標楷體"/>
                </w:rPr>
                <w:t>選單內容</w:t>
              </w:r>
            </w:ins>
          </w:p>
        </w:tc>
        <w:tc>
          <w:tcPr>
            <w:tcW w:w="675" w:type="dxa"/>
            <w:shd w:val="clear" w:color="auto" w:fill="D9D9D9" w:themeFill="background1" w:themeFillShade="D9"/>
          </w:tcPr>
          <w:p w14:paraId="3D6F49DD" w14:textId="77777777" w:rsidR="004C05AA" w:rsidRPr="00362205" w:rsidRDefault="004C05AA" w:rsidP="0094025F">
            <w:pPr>
              <w:rPr>
                <w:ins w:id="1100" w:author="智誠 楊" w:date="2021-05-07T13:49:00Z"/>
                <w:rFonts w:ascii="標楷體" w:eastAsia="標楷體" w:hAnsi="標楷體"/>
              </w:rPr>
            </w:pPr>
            <w:ins w:id="1101" w:author="智誠 楊" w:date="2021-05-07T13:49:00Z">
              <w:r w:rsidRPr="00362205">
                <w:rPr>
                  <w:rFonts w:ascii="標楷體" w:eastAsia="標楷體" w:hAnsi="標楷體"/>
                </w:rPr>
                <w:t>必填</w:t>
              </w:r>
            </w:ins>
          </w:p>
        </w:tc>
        <w:tc>
          <w:tcPr>
            <w:tcW w:w="696" w:type="dxa"/>
            <w:shd w:val="clear" w:color="auto" w:fill="D9D9D9" w:themeFill="background1" w:themeFillShade="D9"/>
          </w:tcPr>
          <w:p w14:paraId="7171752E" w14:textId="77777777" w:rsidR="004C05AA" w:rsidRPr="00362205" w:rsidRDefault="004C05AA" w:rsidP="0094025F">
            <w:pPr>
              <w:rPr>
                <w:ins w:id="1102" w:author="智誠 楊" w:date="2021-05-07T13:49:00Z"/>
                <w:rFonts w:ascii="標楷體" w:eastAsia="標楷體" w:hAnsi="標楷體"/>
              </w:rPr>
            </w:pPr>
            <w:ins w:id="1103" w:author="智誠 楊" w:date="2021-05-07T13:49:00Z">
              <w:r w:rsidRPr="00362205">
                <w:rPr>
                  <w:rFonts w:ascii="標楷體" w:eastAsia="標楷體" w:hAnsi="標楷體"/>
                </w:rPr>
                <w:t>R/W</w:t>
              </w:r>
            </w:ins>
          </w:p>
        </w:tc>
        <w:tc>
          <w:tcPr>
            <w:tcW w:w="3529" w:type="dxa"/>
            <w:vMerge/>
            <w:shd w:val="clear" w:color="auto" w:fill="D9D9D9" w:themeFill="background1" w:themeFillShade="D9"/>
          </w:tcPr>
          <w:p w14:paraId="28A95402" w14:textId="77777777" w:rsidR="004C05AA" w:rsidRPr="00362205" w:rsidRDefault="004C05AA" w:rsidP="0094025F">
            <w:pPr>
              <w:rPr>
                <w:ins w:id="1104" w:author="智誠 楊" w:date="2021-05-07T13:49:00Z"/>
                <w:rFonts w:ascii="標楷體" w:eastAsia="標楷體" w:hAnsi="標楷體"/>
              </w:rPr>
            </w:pPr>
          </w:p>
        </w:tc>
      </w:tr>
      <w:tr w:rsidR="004C05AA" w:rsidRPr="00362205" w14:paraId="7A5E9121" w14:textId="77777777" w:rsidTr="0094025F">
        <w:trPr>
          <w:trHeight w:val="244"/>
          <w:jc w:val="center"/>
          <w:ins w:id="1105" w:author="智誠 楊" w:date="2021-05-07T13:49:00Z"/>
          <w:trPrChange w:id="1106" w:author="智誠 楊" w:date="2021-05-07T14:01:00Z">
            <w:trPr>
              <w:gridAfter w:val="0"/>
              <w:trHeight w:val="244"/>
              <w:jc w:val="center"/>
            </w:trPr>
          </w:trPrChange>
        </w:trPr>
        <w:tc>
          <w:tcPr>
            <w:tcW w:w="567" w:type="dxa"/>
            <w:tcPrChange w:id="1107" w:author="智誠 楊" w:date="2021-05-07T14:01:00Z">
              <w:tcPr>
                <w:tcW w:w="567" w:type="dxa"/>
                <w:gridSpan w:val="2"/>
              </w:tcPr>
            </w:tcPrChange>
          </w:tcPr>
          <w:p w14:paraId="7AEC77BB" w14:textId="77777777" w:rsidR="004C05AA" w:rsidRPr="00362205" w:rsidRDefault="004C05AA" w:rsidP="0094025F">
            <w:pPr>
              <w:rPr>
                <w:ins w:id="1108" w:author="智誠 楊" w:date="2021-05-07T13:49:00Z"/>
                <w:rFonts w:ascii="標楷體" w:eastAsia="標楷體" w:hAnsi="標楷體"/>
              </w:rPr>
            </w:pPr>
            <w:ins w:id="1109" w:author="智誠 楊" w:date="2021-05-07T13:49:00Z">
              <w:r w:rsidRPr="00362205">
                <w:rPr>
                  <w:rFonts w:ascii="標楷體" w:eastAsia="標楷體" w:hAnsi="標楷體" w:hint="eastAsia"/>
                </w:rPr>
                <w:t>1.</w:t>
              </w:r>
            </w:ins>
          </w:p>
        </w:tc>
        <w:tc>
          <w:tcPr>
            <w:tcW w:w="1733" w:type="dxa"/>
            <w:tcPrChange w:id="1110" w:author="智誠 楊" w:date="2021-05-07T14:01:00Z">
              <w:tcPr>
                <w:tcW w:w="1551" w:type="dxa"/>
                <w:gridSpan w:val="2"/>
              </w:tcPr>
            </w:tcPrChange>
          </w:tcPr>
          <w:p w14:paraId="5CBA28B6" w14:textId="77777777" w:rsidR="004C05AA" w:rsidRPr="00362205" w:rsidRDefault="004C05AA" w:rsidP="0094025F">
            <w:pPr>
              <w:rPr>
                <w:ins w:id="1111" w:author="智誠 楊" w:date="2021-05-07T13:49:00Z"/>
                <w:rFonts w:ascii="標楷體" w:eastAsia="標楷體" w:hAnsi="標楷體"/>
              </w:rPr>
            </w:pPr>
            <w:ins w:id="1112" w:author="智誠 楊" w:date="2021-05-07T14:00:00Z">
              <w:r>
                <w:rPr>
                  <w:rFonts w:ascii="標楷體" w:eastAsia="標楷體" w:hAnsi="標楷體" w:hint="eastAsia"/>
                </w:rPr>
                <w:t>入</w:t>
              </w:r>
            </w:ins>
            <w:r>
              <w:rPr>
                <w:rFonts w:ascii="標楷體" w:eastAsia="標楷體" w:hAnsi="標楷體" w:hint="eastAsia"/>
                <w:lang w:eastAsia="zh-HK"/>
              </w:rPr>
              <w:t>帳</w:t>
            </w:r>
            <w:ins w:id="1113" w:author="智誠 楊" w:date="2021-05-07T14:00:00Z">
              <w:r>
                <w:rPr>
                  <w:rFonts w:ascii="標楷體" w:eastAsia="標楷體" w:hAnsi="標楷體" w:hint="eastAsia"/>
                </w:rPr>
                <w:t>日期</w:t>
              </w:r>
            </w:ins>
            <w:ins w:id="1114" w:author="智誠 楊" w:date="2021-05-10T10:21:00Z">
              <w:r>
                <w:rPr>
                  <w:rFonts w:ascii="標楷體" w:eastAsia="標楷體" w:hAnsi="標楷體" w:hint="eastAsia"/>
                </w:rPr>
                <w:t>-起</w:t>
              </w:r>
            </w:ins>
          </w:p>
        </w:tc>
        <w:tc>
          <w:tcPr>
            <w:tcW w:w="709" w:type="dxa"/>
            <w:tcPrChange w:id="1115" w:author="智誠 楊" w:date="2021-05-07T14:01:00Z">
              <w:tcPr>
                <w:tcW w:w="696" w:type="dxa"/>
                <w:gridSpan w:val="2"/>
              </w:tcPr>
            </w:tcPrChange>
          </w:tcPr>
          <w:p w14:paraId="6CB8AE8C" w14:textId="77777777" w:rsidR="004C05AA" w:rsidRPr="00362205" w:rsidRDefault="004C05AA" w:rsidP="0094025F">
            <w:pPr>
              <w:rPr>
                <w:ins w:id="1116" w:author="智誠 楊" w:date="2021-05-07T13:49:00Z"/>
                <w:rFonts w:ascii="標楷體" w:eastAsia="標楷體" w:hAnsi="標楷體"/>
              </w:rPr>
            </w:pPr>
            <w:ins w:id="1117" w:author="智誠 楊" w:date="2021-05-07T14:00:00Z">
              <w:r>
                <w:rPr>
                  <w:rFonts w:ascii="標楷體" w:eastAsia="標楷體" w:hAnsi="標楷體" w:hint="eastAsia"/>
                </w:rPr>
                <w:t>7</w:t>
              </w:r>
            </w:ins>
          </w:p>
        </w:tc>
        <w:tc>
          <w:tcPr>
            <w:tcW w:w="992" w:type="dxa"/>
            <w:tcPrChange w:id="1118" w:author="智誠 楊" w:date="2021-05-07T14:01:00Z">
              <w:tcPr>
                <w:tcW w:w="1187" w:type="dxa"/>
                <w:gridSpan w:val="3"/>
              </w:tcPr>
            </w:tcPrChange>
          </w:tcPr>
          <w:p w14:paraId="040D284D" w14:textId="77777777" w:rsidR="004C05AA" w:rsidRPr="00362205" w:rsidRDefault="004C05AA" w:rsidP="0094025F">
            <w:pPr>
              <w:rPr>
                <w:ins w:id="1119" w:author="智誠 楊" w:date="2021-05-07T13:49:00Z"/>
                <w:rFonts w:ascii="標楷體" w:eastAsia="標楷體" w:hAnsi="標楷體"/>
              </w:rPr>
            </w:pPr>
            <w:ins w:id="1120" w:author="智誠 楊" w:date="2021-05-07T14:01:00Z">
              <w:r>
                <w:rPr>
                  <w:rFonts w:ascii="標楷體" w:eastAsia="標楷體" w:hAnsi="標楷體" w:hint="eastAsia"/>
                </w:rPr>
                <w:t>會計日</w:t>
              </w:r>
            </w:ins>
          </w:p>
        </w:tc>
        <w:tc>
          <w:tcPr>
            <w:tcW w:w="1083" w:type="dxa"/>
            <w:tcPrChange w:id="1121" w:author="智誠 楊" w:date="2021-05-07T14:01:00Z">
              <w:tcPr>
                <w:tcW w:w="1083" w:type="dxa"/>
                <w:gridSpan w:val="2"/>
              </w:tcPr>
            </w:tcPrChange>
          </w:tcPr>
          <w:p w14:paraId="07CFB3C5" w14:textId="77777777" w:rsidR="004C05AA" w:rsidRPr="00362205" w:rsidRDefault="004C05AA" w:rsidP="0094025F">
            <w:pPr>
              <w:rPr>
                <w:ins w:id="1122" w:author="智誠 楊" w:date="2021-05-07T13:49:00Z"/>
                <w:rFonts w:ascii="標楷體" w:eastAsia="標楷體" w:hAnsi="標楷體"/>
              </w:rPr>
            </w:pPr>
            <w:ins w:id="1123" w:author="阿毛" w:date="2021-06-08T14:41:00Z">
              <w:r>
                <w:rPr>
                  <w:rFonts w:ascii="標楷體" w:eastAsia="標楷體" w:hAnsi="標楷體" w:hint="eastAsia"/>
                </w:rPr>
                <w:t>日期選單</w:t>
              </w:r>
            </w:ins>
          </w:p>
        </w:tc>
        <w:tc>
          <w:tcPr>
            <w:tcW w:w="675" w:type="dxa"/>
            <w:tcPrChange w:id="1124" w:author="智誠 楊" w:date="2021-05-07T14:01:00Z">
              <w:tcPr>
                <w:tcW w:w="675" w:type="dxa"/>
                <w:gridSpan w:val="2"/>
              </w:tcPr>
            </w:tcPrChange>
          </w:tcPr>
          <w:p w14:paraId="46303CF8" w14:textId="77777777" w:rsidR="004C05AA" w:rsidRPr="00362205" w:rsidRDefault="004C05AA" w:rsidP="0094025F">
            <w:pPr>
              <w:rPr>
                <w:ins w:id="1125" w:author="智誠 楊" w:date="2021-05-07T13:49:00Z"/>
                <w:rFonts w:ascii="標楷體" w:eastAsia="標楷體" w:hAnsi="標楷體"/>
              </w:rPr>
            </w:pPr>
            <w:ins w:id="1126" w:author="智誠 楊" w:date="2021-05-07T14:01:00Z">
              <w:r>
                <w:rPr>
                  <w:rFonts w:ascii="標楷體" w:eastAsia="標楷體" w:hAnsi="標楷體" w:hint="eastAsia"/>
                </w:rPr>
                <w:t>V</w:t>
              </w:r>
            </w:ins>
          </w:p>
        </w:tc>
        <w:tc>
          <w:tcPr>
            <w:tcW w:w="696" w:type="dxa"/>
            <w:tcPrChange w:id="1127" w:author="智誠 楊" w:date="2021-05-07T14:01:00Z">
              <w:tcPr>
                <w:tcW w:w="696" w:type="dxa"/>
                <w:gridSpan w:val="2"/>
              </w:tcPr>
            </w:tcPrChange>
          </w:tcPr>
          <w:p w14:paraId="439FDCF8" w14:textId="77777777" w:rsidR="004C05AA" w:rsidRPr="00362205" w:rsidRDefault="004C05AA" w:rsidP="0094025F">
            <w:pPr>
              <w:jc w:val="center"/>
              <w:rPr>
                <w:ins w:id="1128" w:author="智誠 楊" w:date="2021-05-07T13:49:00Z"/>
                <w:rFonts w:ascii="標楷體" w:eastAsia="標楷體" w:hAnsi="標楷體"/>
              </w:rPr>
            </w:pPr>
            <w:ins w:id="1129" w:author="智誠 楊" w:date="2021-05-07T13:49:00Z">
              <w:r>
                <w:rPr>
                  <w:rFonts w:ascii="標楷體" w:eastAsia="標楷體" w:hAnsi="標楷體" w:hint="eastAsia"/>
                </w:rPr>
                <w:t>W</w:t>
              </w:r>
            </w:ins>
          </w:p>
        </w:tc>
        <w:tc>
          <w:tcPr>
            <w:tcW w:w="3529" w:type="dxa"/>
            <w:tcPrChange w:id="1130" w:author="智誠 楊" w:date="2021-05-07T14:01:00Z">
              <w:tcPr>
                <w:tcW w:w="3529" w:type="dxa"/>
              </w:tcPr>
            </w:tcPrChange>
          </w:tcPr>
          <w:p w14:paraId="66ECFEFE" w14:textId="77777777" w:rsidR="004C05AA" w:rsidDel="00826521" w:rsidRDefault="004C05AA" w:rsidP="0094025F">
            <w:pPr>
              <w:rPr>
                <w:ins w:id="1131" w:author="智誠 楊" w:date="2021-05-07T13:49:00Z"/>
                <w:del w:id="1132" w:author="阿毛" w:date="2021-06-08T14:42:00Z"/>
                <w:rFonts w:ascii="標楷體" w:eastAsia="標楷體" w:hAnsi="標楷體"/>
              </w:rPr>
            </w:pPr>
            <w:ins w:id="1133" w:author="智誠 楊" w:date="2021-05-07T13:49:00Z">
              <w:r>
                <w:rPr>
                  <w:rFonts w:ascii="標楷體" w:eastAsia="標楷體" w:hAnsi="標楷體" w:hint="eastAsia"/>
                </w:rPr>
                <w:t>1.</w:t>
              </w:r>
            </w:ins>
            <w:ins w:id="1134" w:author="智誠 楊" w:date="2021-05-07T14:01:00Z">
              <w:r>
                <w:rPr>
                  <w:rFonts w:ascii="標楷體" w:eastAsia="標楷體" w:hAnsi="標楷體" w:hint="eastAsia"/>
                </w:rPr>
                <w:t>必須輸入</w:t>
              </w:r>
            </w:ins>
            <w:ins w:id="1135" w:author="阿毛" w:date="2021-06-08T14:42:00Z">
              <w:r>
                <w:rPr>
                  <w:rFonts w:ascii="標楷體" w:eastAsia="標楷體" w:hAnsi="標楷體" w:hint="eastAsia"/>
                </w:rPr>
                <w:t>日期,</w:t>
              </w:r>
            </w:ins>
          </w:p>
          <w:p w14:paraId="2CFF3B81" w14:textId="77777777" w:rsidR="004C05AA" w:rsidDel="00826521" w:rsidRDefault="004C05AA" w:rsidP="0094025F">
            <w:pPr>
              <w:rPr>
                <w:ins w:id="1136" w:author="智誠 楊" w:date="2021-05-07T14:02:00Z"/>
                <w:del w:id="1137" w:author="阿毛" w:date="2021-06-08T14:42:00Z"/>
                <w:rFonts w:ascii="標楷體" w:eastAsia="標楷體" w:hAnsi="標楷體"/>
              </w:rPr>
            </w:pPr>
            <w:ins w:id="1138" w:author="智誠 楊" w:date="2021-05-07T13:49:00Z">
              <w:del w:id="1139" w:author="阿毛" w:date="2021-06-08T14:42:00Z">
                <w:r w:rsidDel="00826521">
                  <w:rPr>
                    <w:rFonts w:ascii="標楷體" w:eastAsia="標楷體" w:hAnsi="標楷體" w:hint="eastAsia"/>
                  </w:rPr>
                  <w:delText>2.</w:delText>
                </w:r>
              </w:del>
            </w:ins>
            <w:ins w:id="1140" w:author="智誠 楊" w:date="2021-05-07T14:01:00Z">
              <w:del w:id="1141" w:author="阿毛" w:date="2021-06-08T14:42:00Z">
                <w:r w:rsidDel="00826521">
                  <w:rPr>
                    <w:rFonts w:ascii="標楷體" w:eastAsia="標楷體" w:hAnsi="標楷體" w:hint="eastAsia"/>
                    <w:lang w:eastAsia="zh-HK"/>
                  </w:rPr>
                  <w:delText>入賬日期起日不可大於會計</w:delText>
                </w:r>
                <w:r w:rsidDel="00826521">
                  <w:rPr>
                    <w:rFonts w:ascii="標楷體" w:eastAsia="標楷體" w:hAnsi="標楷體" w:hint="eastAsia"/>
                  </w:rPr>
                  <w:delText xml:space="preserve"> </w:delText>
                </w:r>
                <w:r w:rsidDel="00826521">
                  <w:rPr>
                    <w:rFonts w:ascii="標楷體" w:eastAsia="標楷體" w:hAnsi="標楷體" w:hint="eastAsia"/>
                    <w:lang w:eastAsia="zh-HK"/>
                  </w:rPr>
                  <w:delText xml:space="preserve">　</w:delText>
                </w:r>
              </w:del>
            </w:ins>
            <w:ins w:id="1142" w:author="智誠 楊" w:date="2021-05-07T14:02:00Z">
              <w:del w:id="1143" w:author="阿毛" w:date="2021-06-08T14:42:00Z">
                <w:r w:rsidDel="00826521">
                  <w:rPr>
                    <w:rFonts w:ascii="標楷體" w:eastAsia="標楷體" w:hAnsi="標楷體" w:hint="eastAsia"/>
                    <w:lang w:eastAsia="zh-HK"/>
                  </w:rPr>
                  <w:delText xml:space="preserve">　</w:delText>
                </w:r>
              </w:del>
            </w:ins>
          </w:p>
          <w:p w14:paraId="569A868C" w14:textId="77777777" w:rsidR="004C05AA" w:rsidDel="00826521" w:rsidRDefault="004C05AA" w:rsidP="0094025F">
            <w:pPr>
              <w:rPr>
                <w:ins w:id="1144" w:author="智誠 楊" w:date="2021-05-12T14:22:00Z"/>
                <w:del w:id="1145" w:author="阿毛" w:date="2021-06-08T14:42:00Z"/>
                <w:rFonts w:ascii="標楷體" w:eastAsia="標楷體" w:hAnsi="標楷體"/>
              </w:rPr>
            </w:pPr>
            <w:ins w:id="1146" w:author="智誠 楊" w:date="2021-05-07T14:02:00Z">
              <w:del w:id="1147" w:author="阿毛" w:date="2021-06-08T14:42:00Z">
                <w:r w:rsidDel="00826521">
                  <w:rPr>
                    <w:rFonts w:ascii="標楷體" w:eastAsia="標楷體" w:hAnsi="標楷體" w:hint="eastAsia"/>
                    <w:lang w:eastAsia="zh-HK"/>
                  </w:rPr>
                  <w:delText xml:space="preserve">　</w:delText>
                </w:r>
              </w:del>
            </w:ins>
            <w:ins w:id="1148" w:author="智誠 楊" w:date="2021-05-07T14:01:00Z">
              <w:del w:id="1149" w:author="阿毛" w:date="2021-06-08T14:42:00Z">
                <w:r w:rsidDel="00826521">
                  <w:rPr>
                    <w:rFonts w:ascii="標楷體" w:eastAsia="標楷體" w:hAnsi="標楷體" w:hint="eastAsia"/>
                    <w:lang w:eastAsia="zh-HK"/>
                  </w:rPr>
                  <w:delText>日</w:delText>
                </w:r>
              </w:del>
            </w:ins>
          </w:p>
          <w:p w14:paraId="01289C07" w14:textId="77777777" w:rsidR="004C05AA" w:rsidRDefault="004C05AA" w:rsidP="0094025F">
            <w:pPr>
              <w:ind w:left="240" w:hangingChars="100" w:hanging="240"/>
              <w:rPr>
                <w:ins w:id="1150" w:author="阿毛" w:date="2021-06-08T14:45:00Z"/>
                <w:rFonts w:ascii="標楷體" w:eastAsia="標楷體" w:hAnsi="標楷體"/>
              </w:rPr>
              <w:pPrChange w:id="1151" w:author="阿毛" w:date="2021-06-08T14:47:00Z">
                <w:pPr/>
              </w:pPrChange>
            </w:pPr>
            <w:ins w:id="1152" w:author="智誠 楊" w:date="2021-05-12T14:22:00Z">
              <w:del w:id="1153" w:author="阿毛" w:date="2021-06-08T14:42:00Z">
                <w:r w:rsidDel="00826521">
                  <w:rPr>
                    <w:rFonts w:ascii="標楷體" w:eastAsia="標楷體" w:hAnsi="標楷體" w:hint="eastAsia"/>
                  </w:rPr>
                  <w:delText>3.</w:delText>
                </w:r>
                <w:r w:rsidDel="00826521">
                  <w:rPr>
                    <w:rFonts w:ascii="標楷體" w:eastAsia="標楷體" w:hAnsi="標楷體" w:hint="eastAsia"/>
                    <w:lang w:eastAsia="zh-HK"/>
                  </w:rPr>
                  <w:delText>檢查</w:delText>
                </w:r>
                <w:r w:rsidDel="00826521">
                  <w:rPr>
                    <w:rFonts w:ascii="標楷體" w:eastAsia="標楷體" w:hAnsi="標楷體" w:hint="eastAsia"/>
                  </w:rPr>
                  <w:delText>:</w:delText>
                </w:r>
                <w:r w:rsidDel="00826521">
                  <w:rPr>
                    <w:rFonts w:hint="eastAsia"/>
                  </w:rPr>
                  <w:delText xml:space="preserve"> </w:delText>
                </w:r>
              </w:del>
            </w:ins>
            <w:ins w:id="1154" w:author="阿毛" w:date="2021-06-08T14:42:00Z">
              <w:r>
                <w:rPr>
                  <w:rFonts w:ascii="標楷體" w:eastAsia="標楷體" w:hAnsi="標楷體" w:hint="eastAsia"/>
                </w:rPr>
                <w:t>檢</w:t>
              </w:r>
            </w:ins>
            <w:ins w:id="1155" w:author="阿毛" w:date="2021-06-08T14:44:00Z">
              <w:r>
                <w:rPr>
                  <w:rFonts w:ascii="標楷體" w:eastAsia="標楷體" w:hAnsi="標楷體" w:hint="eastAsia"/>
                </w:rPr>
                <w:t xml:space="preserve">核條件:            </w:t>
              </w:r>
            </w:ins>
            <w:ins w:id="1156" w:author="阿毛" w:date="2021-06-08T14:45:00Z">
              <w:r>
                <w:rPr>
                  <w:rFonts w:ascii="標楷體" w:eastAsia="標楷體" w:hAnsi="標楷體" w:hint="eastAsia"/>
                </w:rPr>
                <w:t xml:space="preserve">  </w:t>
              </w:r>
            </w:ins>
            <w:ins w:id="1157" w:author="阿毛" w:date="2021-06-08T14:47:00Z">
              <w:r>
                <w:rPr>
                  <w:rFonts w:ascii="標楷體" w:eastAsia="標楷體" w:hAnsi="標楷體"/>
                </w:rPr>
                <w:t xml:space="preserve"> </w:t>
              </w:r>
            </w:ins>
            <w:ins w:id="1158" w:author="阿毛" w:date="2021-06-08T14:44:00Z">
              <w:r>
                <w:rPr>
                  <w:rFonts w:ascii="標楷體" w:eastAsia="標楷體" w:hAnsi="標楷體" w:hint="eastAsia"/>
                </w:rPr>
                <w:t>(1).</w:t>
              </w:r>
            </w:ins>
            <w:ins w:id="1159" w:author="阿毛" w:date="2021-06-08T14:45:00Z">
              <w:r>
                <w:rPr>
                  <w:rFonts w:ascii="標楷體" w:eastAsia="標楷體" w:hAnsi="標楷體" w:hint="eastAsia"/>
                </w:rPr>
                <w:t>不可為空白/</w:t>
              </w:r>
            </w:ins>
            <w:ins w:id="1160" w:author="智誠 楊" w:date="2021-05-12T14:22:00Z">
              <w:r w:rsidRPr="00205B3B">
                <w:rPr>
                  <w:rFonts w:ascii="標楷體" w:eastAsia="標楷體" w:hAnsi="標楷體"/>
                </w:rPr>
                <w:t>V(7)</w:t>
              </w:r>
            </w:ins>
          </w:p>
          <w:p w14:paraId="0DF672FE" w14:textId="77777777" w:rsidR="004C05AA" w:rsidRDefault="004C05AA" w:rsidP="0094025F">
            <w:pPr>
              <w:ind w:firstLineChars="100" w:firstLine="240"/>
              <w:rPr>
                <w:ins w:id="1161" w:author="智誠 楊" w:date="2021-05-12T14:22:00Z"/>
                <w:rFonts w:ascii="標楷體" w:eastAsia="標楷體" w:hAnsi="標楷體"/>
              </w:rPr>
              <w:pPrChange w:id="1162" w:author="阿毛" w:date="2021-06-08T14:47:00Z">
                <w:pPr/>
              </w:pPrChange>
            </w:pPr>
            <w:ins w:id="1163" w:author="阿毛" w:date="2021-06-08T14:45:00Z">
              <w:r>
                <w:rPr>
                  <w:rFonts w:ascii="標楷體" w:eastAsia="標楷體" w:hAnsi="標楷體" w:hint="eastAsia"/>
                </w:rPr>
                <w:t>(2).日期格式/</w:t>
              </w:r>
            </w:ins>
            <w:ins w:id="1164" w:author="智誠 楊" w:date="2021-05-12T14:22:00Z">
              <w:r w:rsidRPr="00205B3B">
                <w:rPr>
                  <w:rFonts w:ascii="標楷體" w:eastAsia="標楷體" w:hAnsi="標楷體"/>
                </w:rPr>
                <w:t>A(4,0</w:t>
              </w:r>
              <w:del w:id="1165" w:author="阿毛" w:date="2021-06-08T14:43:00Z">
                <w:r w:rsidRPr="00205B3B" w:rsidDel="00826521">
                  <w:rPr>
                    <w:rFonts w:ascii="標楷體" w:eastAsia="標楷體" w:hAnsi="標楷體"/>
                  </w:rPr>
                  <w:delText>,#AcDateStart</w:delText>
                </w:r>
              </w:del>
              <w:r w:rsidRPr="00205B3B">
                <w:rPr>
                  <w:rFonts w:ascii="標楷體" w:eastAsia="標楷體" w:hAnsi="標楷體"/>
                </w:rPr>
                <w:t>)</w:t>
              </w:r>
            </w:ins>
          </w:p>
          <w:p w14:paraId="42A62176" w14:textId="77777777" w:rsidR="004C05AA" w:rsidRPr="00362205" w:rsidRDefault="004C05AA" w:rsidP="0094025F">
            <w:pPr>
              <w:ind w:leftChars="100" w:left="720" w:hangingChars="200" w:hanging="480"/>
              <w:rPr>
                <w:ins w:id="1166" w:author="智誠 楊" w:date="2021-05-07T13:49:00Z"/>
                <w:rFonts w:ascii="標楷體" w:eastAsia="標楷體" w:hAnsi="標楷體"/>
              </w:rPr>
              <w:pPrChange w:id="1167" w:author="阿毛" w:date="2021-06-08T14:47:00Z">
                <w:pPr/>
              </w:pPrChange>
            </w:pPr>
            <w:ins w:id="1168" w:author="阿毛" w:date="2021-06-08T14:45:00Z">
              <w:r>
                <w:rPr>
                  <w:rFonts w:ascii="標楷體" w:eastAsia="標楷體" w:hAnsi="標楷體" w:hint="eastAsia"/>
                </w:rPr>
                <w:t>(3).需介於</w:t>
              </w:r>
            </w:ins>
            <w:ins w:id="1169" w:author="智誠 楊" w:date="2021-05-12T14:22:00Z">
              <w:del w:id="1170" w:author="阿毛" w:date="2021-06-08T14:45:00Z">
                <w:r w:rsidRPr="00205B3B" w:rsidDel="0015122F">
                  <w:rPr>
                    <w:rFonts w:ascii="標楷體" w:eastAsia="標楷體" w:hAnsi="標楷體"/>
                  </w:rPr>
                  <w:delText>V</w:delText>
                </w:r>
              </w:del>
            </w:ins>
            <w:ins w:id="1171" w:author="阿毛" w:date="2021-06-08T14:47:00Z">
              <w:r>
                <w:rPr>
                  <w:rFonts w:ascii="標楷體" w:eastAsia="標楷體" w:hAnsi="標楷體" w:hint="eastAsia"/>
                </w:rPr>
                <w:t>0010101至</w:t>
              </w:r>
            </w:ins>
            <w:ins w:id="1172" w:author="阿毛" w:date="2021-06-08T17:17:00Z">
              <w:r>
                <w:rPr>
                  <w:rFonts w:ascii="標楷體" w:eastAsia="標楷體" w:hAnsi="標楷體" w:hint="eastAsia"/>
                </w:rPr>
                <w:t>[</w:t>
              </w:r>
            </w:ins>
            <w:ins w:id="1173" w:author="阿毛" w:date="2021-06-08T14:47:00Z">
              <w:r>
                <w:rPr>
                  <w:rFonts w:ascii="標楷體" w:eastAsia="標楷體" w:hAnsi="標楷體" w:hint="eastAsia"/>
                </w:rPr>
                <w:t>會計日</w:t>
              </w:r>
            </w:ins>
            <w:ins w:id="1174" w:author="阿毛" w:date="2021-06-08T17:17:00Z">
              <w:r>
                <w:rPr>
                  <w:rFonts w:ascii="標楷體" w:eastAsia="標楷體" w:hAnsi="標楷體" w:hint="eastAsia"/>
                </w:rPr>
                <w:t>]</w:t>
              </w:r>
            </w:ins>
            <w:ins w:id="1175" w:author="阿毛" w:date="2021-06-08T14:47:00Z">
              <w:r>
                <w:rPr>
                  <w:rFonts w:ascii="標楷體" w:eastAsia="標楷體" w:hAnsi="標楷體" w:hint="eastAsia"/>
                </w:rPr>
                <w:t>/</w:t>
              </w:r>
              <w:r>
                <w:rPr>
                  <w:rFonts w:ascii="標楷體" w:eastAsia="標楷體" w:hAnsi="標楷體"/>
                </w:rPr>
                <w:t>V(5)</w:t>
              </w:r>
            </w:ins>
            <w:ins w:id="1176" w:author="智誠 楊" w:date="2021-05-12T14:22:00Z">
              <w:del w:id="1177" w:author="阿毛" w:date="2021-06-08T14:47:00Z">
                <w:r w:rsidRPr="00205B3B" w:rsidDel="0015122F">
                  <w:rPr>
                    <w:rFonts w:ascii="標楷體" w:eastAsia="標楷體" w:hAnsi="標楷體"/>
                  </w:rPr>
                  <w:delText>(5</w:delText>
                </w:r>
              </w:del>
              <w:del w:id="1178" w:author="阿毛" w:date="2021-06-08T14:43:00Z">
                <w:r w:rsidRPr="00205B3B" w:rsidDel="00826521">
                  <w:rPr>
                    <w:rFonts w:ascii="標楷體" w:eastAsia="標楷體" w:hAnsi="標楷體"/>
                  </w:rPr>
                  <w:delText>,0000000,#DATE</w:delText>
                </w:r>
              </w:del>
              <w:del w:id="1179" w:author="阿毛" w:date="2021-06-08T14:47:00Z">
                <w:r w:rsidRPr="00205B3B" w:rsidDel="0015122F">
                  <w:rPr>
                    <w:rFonts w:ascii="標楷體" w:eastAsia="標楷體" w:hAnsi="標楷體"/>
                  </w:rPr>
                  <w:delText>)</w:delText>
                </w:r>
              </w:del>
            </w:ins>
          </w:p>
        </w:tc>
      </w:tr>
      <w:tr w:rsidR="004C05AA" w:rsidRPr="00362205" w14:paraId="432A824C" w14:textId="77777777" w:rsidTr="0094025F">
        <w:trPr>
          <w:trHeight w:val="244"/>
          <w:jc w:val="center"/>
          <w:ins w:id="1180" w:author="智誠 楊" w:date="2021-05-07T14:00:00Z"/>
          <w:trPrChange w:id="1181" w:author="智誠 楊" w:date="2021-05-07T14:01:00Z">
            <w:trPr>
              <w:gridAfter w:val="0"/>
              <w:trHeight w:val="244"/>
              <w:jc w:val="center"/>
            </w:trPr>
          </w:trPrChange>
        </w:trPr>
        <w:tc>
          <w:tcPr>
            <w:tcW w:w="567" w:type="dxa"/>
            <w:tcPrChange w:id="1182" w:author="智誠 楊" w:date="2021-05-07T14:01:00Z">
              <w:tcPr>
                <w:tcW w:w="567" w:type="dxa"/>
                <w:gridSpan w:val="2"/>
              </w:tcPr>
            </w:tcPrChange>
          </w:tcPr>
          <w:p w14:paraId="18F29EAB" w14:textId="77777777" w:rsidR="004C05AA" w:rsidRPr="00362205" w:rsidRDefault="004C05AA" w:rsidP="0094025F">
            <w:pPr>
              <w:rPr>
                <w:ins w:id="1183" w:author="智誠 楊" w:date="2021-05-07T14:00:00Z"/>
                <w:rFonts w:ascii="標楷體" w:eastAsia="標楷體" w:hAnsi="標楷體"/>
              </w:rPr>
            </w:pPr>
            <w:ins w:id="1184" w:author="智誠 楊" w:date="2021-05-08T15:48:00Z">
              <w:r>
                <w:rPr>
                  <w:rFonts w:ascii="標楷體" w:eastAsia="標楷體" w:hAnsi="標楷體" w:hint="eastAsia"/>
                </w:rPr>
                <w:t>2.</w:t>
              </w:r>
            </w:ins>
          </w:p>
        </w:tc>
        <w:tc>
          <w:tcPr>
            <w:tcW w:w="1733" w:type="dxa"/>
            <w:tcPrChange w:id="1185" w:author="智誠 楊" w:date="2021-05-07T14:01:00Z">
              <w:tcPr>
                <w:tcW w:w="1551" w:type="dxa"/>
                <w:gridSpan w:val="2"/>
              </w:tcPr>
            </w:tcPrChange>
          </w:tcPr>
          <w:p w14:paraId="2EBDCD61" w14:textId="77777777" w:rsidR="004C05AA" w:rsidRDefault="004C05AA" w:rsidP="0094025F">
            <w:pPr>
              <w:rPr>
                <w:ins w:id="1186" w:author="智誠 楊" w:date="2021-05-07T14:00:00Z"/>
                <w:rFonts w:ascii="標楷體" w:eastAsia="標楷體" w:hAnsi="標楷體"/>
              </w:rPr>
            </w:pPr>
            <w:ins w:id="1187" w:author="智誠 楊" w:date="2021-05-07T14:00:00Z">
              <w:r>
                <w:rPr>
                  <w:rFonts w:ascii="標楷體" w:eastAsia="標楷體" w:hAnsi="標楷體" w:hint="eastAsia"/>
                </w:rPr>
                <w:t>入</w:t>
              </w:r>
            </w:ins>
            <w:r>
              <w:rPr>
                <w:rFonts w:ascii="標楷體" w:eastAsia="標楷體" w:hAnsi="標楷體" w:hint="eastAsia"/>
                <w:lang w:eastAsia="zh-HK"/>
              </w:rPr>
              <w:t>帳</w:t>
            </w:r>
            <w:ins w:id="1188" w:author="智誠 楊" w:date="2021-05-07T14:00:00Z">
              <w:r>
                <w:rPr>
                  <w:rFonts w:ascii="標楷體" w:eastAsia="標楷體" w:hAnsi="標楷體" w:hint="eastAsia"/>
                </w:rPr>
                <w:t>日期</w:t>
              </w:r>
            </w:ins>
            <w:ins w:id="1189" w:author="智誠 楊" w:date="2021-05-10T10:21:00Z">
              <w:r>
                <w:rPr>
                  <w:rFonts w:ascii="標楷體" w:eastAsia="標楷體" w:hAnsi="標楷體" w:hint="eastAsia"/>
                </w:rPr>
                <w:t>-</w:t>
              </w:r>
            </w:ins>
            <w:ins w:id="1190" w:author="智誠 楊" w:date="2021-05-10T10:22:00Z">
              <w:r>
                <w:rPr>
                  <w:rFonts w:ascii="標楷體" w:eastAsia="標楷體" w:hAnsi="標楷體" w:hint="eastAsia"/>
                </w:rPr>
                <w:t>迄</w:t>
              </w:r>
            </w:ins>
          </w:p>
        </w:tc>
        <w:tc>
          <w:tcPr>
            <w:tcW w:w="709" w:type="dxa"/>
            <w:tcPrChange w:id="1191" w:author="智誠 楊" w:date="2021-05-07T14:01:00Z">
              <w:tcPr>
                <w:tcW w:w="696" w:type="dxa"/>
                <w:gridSpan w:val="2"/>
              </w:tcPr>
            </w:tcPrChange>
          </w:tcPr>
          <w:p w14:paraId="427CD21D" w14:textId="77777777" w:rsidR="004C05AA" w:rsidRDefault="004C05AA" w:rsidP="0094025F">
            <w:pPr>
              <w:rPr>
                <w:ins w:id="1192" w:author="智誠 楊" w:date="2021-05-07T14:00:00Z"/>
                <w:rFonts w:ascii="標楷體" w:eastAsia="標楷體" w:hAnsi="標楷體"/>
              </w:rPr>
            </w:pPr>
            <w:ins w:id="1193" w:author="智誠 楊" w:date="2021-05-07T14:00:00Z">
              <w:r>
                <w:rPr>
                  <w:rFonts w:ascii="標楷體" w:eastAsia="標楷體" w:hAnsi="標楷體" w:hint="eastAsia"/>
                </w:rPr>
                <w:t>7</w:t>
              </w:r>
            </w:ins>
          </w:p>
        </w:tc>
        <w:tc>
          <w:tcPr>
            <w:tcW w:w="992" w:type="dxa"/>
            <w:tcPrChange w:id="1194" w:author="智誠 楊" w:date="2021-05-07T14:01:00Z">
              <w:tcPr>
                <w:tcW w:w="1187" w:type="dxa"/>
                <w:gridSpan w:val="3"/>
              </w:tcPr>
            </w:tcPrChange>
          </w:tcPr>
          <w:p w14:paraId="49956E23" w14:textId="77777777" w:rsidR="004C05AA" w:rsidRPr="00362205" w:rsidRDefault="004C05AA" w:rsidP="0094025F">
            <w:pPr>
              <w:rPr>
                <w:ins w:id="1195" w:author="智誠 楊" w:date="2021-05-07T14:00:00Z"/>
                <w:rFonts w:ascii="標楷體" w:eastAsia="標楷體" w:hAnsi="標楷體"/>
              </w:rPr>
            </w:pPr>
            <w:ins w:id="1196" w:author="智誠 楊" w:date="2021-05-07T14:01:00Z">
              <w:r>
                <w:rPr>
                  <w:rFonts w:ascii="標楷體" w:eastAsia="標楷體" w:hAnsi="標楷體" w:hint="eastAsia"/>
                </w:rPr>
                <w:t>會計日</w:t>
              </w:r>
            </w:ins>
          </w:p>
        </w:tc>
        <w:tc>
          <w:tcPr>
            <w:tcW w:w="1083" w:type="dxa"/>
            <w:tcPrChange w:id="1197" w:author="智誠 楊" w:date="2021-05-07T14:01:00Z">
              <w:tcPr>
                <w:tcW w:w="1083" w:type="dxa"/>
                <w:gridSpan w:val="2"/>
              </w:tcPr>
            </w:tcPrChange>
          </w:tcPr>
          <w:p w14:paraId="04AF191F" w14:textId="77777777" w:rsidR="004C05AA" w:rsidRPr="00362205" w:rsidRDefault="004C05AA" w:rsidP="0094025F">
            <w:pPr>
              <w:rPr>
                <w:ins w:id="1198" w:author="智誠 楊" w:date="2021-05-07T14:00:00Z"/>
                <w:rFonts w:ascii="標楷體" w:eastAsia="標楷體" w:hAnsi="標楷體"/>
              </w:rPr>
            </w:pPr>
            <w:ins w:id="1199" w:author="阿毛" w:date="2021-06-08T14:42:00Z">
              <w:r>
                <w:rPr>
                  <w:rFonts w:ascii="標楷體" w:eastAsia="標楷體" w:hAnsi="標楷體" w:hint="eastAsia"/>
                </w:rPr>
                <w:t>日期選單</w:t>
              </w:r>
            </w:ins>
          </w:p>
        </w:tc>
        <w:tc>
          <w:tcPr>
            <w:tcW w:w="675" w:type="dxa"/>
            <w:tcPrChange w:id="1200" w:author="智誠 楊" w:date="2021-05-07T14:01:00Z">
              <w:tcPr>
                <w:tcW w:w="675" w:type="dxa"/>
                <w:gridSpan w:val="2"/>
              </w:tcPr>
            </w:tcPrChange>
          </w:tcPr>
          <w:p w14:paraId="4C637D06" w14:textId="77777777" w:rsidR="004C05AA" w:rsidRPr="00362205" w:rsidRDefault="004C05AA" w:rsidP="0094025F">
            <w:pPr>
              <w:rPr>
                <w:ins w:id="1201" w:author="智誠 楊" w:date="2021-05-07T14:00:00Z"/>
                <w:rFonts w:ascii="標楷體" w:eastAsia="標楷體" w:hAnsi="標楷體"/>
              </w:rPr>
            </w:pPr>
            <w:ins w:id="1202" w:author="智誠 楊" w:date="2021-05-07T14:01:00Z">
              <w:r>
                <w:rPr>
                  <w:rFonts w:ascii="標楷體" w:eastAsia="標楷體" w:hAnsi="標楷體" w:hint="eastAsia"/>
                </w:rPr>
                <w:t>V</w:t>
              </w:r>
            </w:ins>
          </w:p>
        </w:tc>
        <w:tc>
          <w:tcPr>
            <w:tcW w:w="696" w:type="dxa"/>
            <w:tcPrChange w:id="1203" w:author="智誠 楊" w:date="2021-05-07T14:01:00Z">
              <w:tcPr>
                <w:tcW w:w="696" w:type="dxa"/>
                <w:gridSpan w:val="2"/>
              </w:tcPr>
            </w:tcPrChange>
          </w:tcPr>
          <w:p w14:paraId="1FC022F4" w14:textId="77777777" w:rsidR="004C05AA" w:rsidRDefault="004C05AA" w:rsidP="0094025F">
            <w:pPr>
              <w:jc w:val="center"/>
              <w:rPr>
                <w:ins w:id="1204" w:author="智誠 楊" w:date="2021-05-07T14:00:00Z"/>
                <w:rFonts w:ascii="標楷體" w:eastAsia="標楷體" w:hAnsi="標楷體"/>
              </w:rPr>
            </w:pPr>
            <w:ins w:id="1205" w:author="智誠 楊" w:date="2021-05-07T14:01:00Z">
              <w:r>
                <w:rPr>
                  <w:rFonts w:ascii="標楷體" w:eastAsia="標楷體" w:hAnsi="標楷體" w:hint="eastAsia"/>
                </w:rPr>
                <w:t>W</w:t>
              </w:r>
            </w:ins>
          </w:p>
        </w:tc>
        <w:tc>
          <w:tcPr>
            <w:tcW w:w="3529" w:type="dxa"/>
            <w:tcPrChange w:id="1206" w:author="智誠 楊" w:date="2021-05-07T14:01:00Z">
              <w:tcPr>
                <w:tcW w:w="3529" w:type="dxa"/>
              </w:tcPr>
            </w:tcPrChange>
          </w:tcPr>
          <w:p w14:paraId="2909A0F7" w14:textId="77777777" w:rsidR="004C05AA" w:rsidDel="0015122F" w:rsidRDefault="004C05AA" w:rsidP="0094025F">
            <w:pPr>
              <w:rPr>
                <w:del w:id="1207" w:author="阿毛" w:date="2021-06-08T14:53:00Z"/>
                <w:rFonts w:ascii="標楷體" w:eastAsia="標楷體" w:hAnsi="標楷體"/>
                <w:lang w:eastAsia="zh-HK"/>
              </w:rPr>
            </w:pPr>
            <w:ins w:id="1208" w:author="智誠 楊" w:date="2021-05-07T14:01:00Z">
              <w:r>
                <w:rPr>
                  <w:rFonts w:ascii="標楷體" w:eastAsia="標楷體" w:hAnsi="標楷體" w:hint="eastAsia"/>
                </w:rPr>
                <w:t>1.</w:t>
              </w:r>
            </w:ins>
            <w:ins w:id="1209" w:author="智誠 楊" w:date="2021-05-07T14:02:00Z">
              <w:r>
                <w:rPr>
                  <w:rFonts w:ascii="標楷體" w:eastAsia="標楷體" w:hAnsi="標楷體" w:hint="eastAsia"/>
                  <w:lang w:eastAsia="zh-HK"/>
                </w:rPr>
                <w:t>必須輸入</w:t>
              </w:r>
            </w:ins>
            <w:ins w:id="1210" w:author="阿毛" w:date="2021-06-08T14:53:00Z">
              <w:r>
                <w:rPr>
                  <w:rFonts w:ascii="標楷體" w:eastAsia="標楷體" w:hAnsi="標楷體" w:hint="eastAsia"/>
                  <w:lang w:eastAsia="zh-HK"/>
                </w:rPr>
                <w:t>日期,檢核條件</w:t>
              </w:r>
            </w:ins>
            <w:ins w:id="1211" w:author="阿毛" w:date="2021-06-08T14:54:00Z">
              <w:r>
                <w:rPr>
                  <w:rFonts w:ascii="標楷體" w:eastAsia="標楷體" w:hAnsi="標楷體" w:hint="eastAsia"/>
                </w:rPr>
                <w:t>:</w:t>
              </w:r>
            </w:ins>
          </w:p>
          <w:p w14:paraId="7170F1A7" w14:textId="77777777" w:rsidR="004C05AA" w:rsidRDefault="004C05AA" w:rsidP="0094025F">
            <w:pPr>
              <w:rPr>
                <w:ins w:id="1212" w:author="阿毛" w:date="2021-06-08T14:54:00Z"/>
                <w:rFonts w:ascii="標楷體" w:eastAsia="標楷體" w:hAnsi="標楷體"/>
                <w:lang w:eastAsia="zh-HK"/>
              </w:rPr>
            </w:pPr>
            <w:ins w:id="1213" w:author="阿毛" w:date="2021-06-08T14:54:00Z">
              <w:r>
                <w:rPr>
                  <w:rFonts w:ascii="標楷體" w:eastAsia="標楷體" w:hAnsi="標楷體" w:hint="eastAsia"/>
                </w:rPr>
                <w:t xml:space="preserve">  </w:t>
              </w:r>
            </w:ins>
          </w:p>
          <w:p w14:paraId="14F39047" w14:textId="77777777" w:rsidR="004C05AA" w:rsidRDefault="004C05AA" w:rsidP="0094025F">
            <w:pPr>
              <w:rPr>
                <w:ins w:id="1214" w:author="阿毛" w:date="2021-06-08T14:54:00Z"/>
                <w:rFonts w:ascii="標楷體" w:eastAsia="標楷體" w:hAnsi="標楷體"/>
              </w:rPr>
            </w:pPr>
            <w:ins w:id="1215" w:author="阿毛" w:date="2021-06-08T14:54:00Z">
              <w:r>
                <w:rPr>
                  <w:rFonts w:ascii="標楷體" w:eastAsia="標楷體" w:hAnsi="標楷體" w:hint="eastAsia"/>
                </w:rPr>
                <w:t xml:space="preserve">  (1).不可為空白/V(7)</w:t>
              </w:r>
            </w:ins>
          </w:p>
          <w:p w14:paraId="5EF2A9F7" w14:textId="77777777" w:rsidR="004C05AA" w:rsidRDefault="004C05AA" w:rsidP="0094025F">
            <w:pPr>
              <w:rPr>
                <w:ins w:id="1216" w:author="阿毛" w:date="2021-06-08T14:54:00Z"/>
                <w:rFonts w:ascii="標楷體" w:eastAsia="標楷體" w:hAnsi="標楷體"/>
              </w:rPr>
            </w:pPr>
            <w:ins w:id="1217" w:author="阿毛" w:date="2021-06-08T14:54:00Z">
              <w:r>
                <w:rPr>
                  <w:rFonts w:ascii="標楷體" w:eastAsia="標楷體" w:hAnsi="標楷體" w:hint="eastAsia"/>
                </w:rPr>
                <w:t xml:space="preserve">  (2).日期格式/A(4,</w:t>
              </w:r>
              <w:r>
                <w:rPr>
                  <w:rFonts w:ascii="標楷體" w:eastAsia="標楷體" w:hAnsi="標楷體"/>
                </w:rPr>
                <w:t>0)</w:t>
              </w:r>
            </w:ins>
          </w:p>
          <w:p w14:paraId="1E6F4F16" w14:textId="77777777" w:rsidR="004C05AA" w:rsidRDefault="004C05AA" w:rsidP="0094025F">
            <w:pPr>
              <w:rPr>
                <w:ins w:id="1218" w:author="阿毛" w:date="2021-06-08T14:54:00Z"/>
                <w:rFonts w:ascii="標楷體" w:eastAsia="標楷體" w:hAnsi="標楷體"/>
              </w:rPr>
            </w:pPr>
            <w:ins w:id="1219" w:author="阿毛" w:date="2021-06-08T14:54:00Z">
              <w:r>
                <w:rPr>
                  <w:rFonts w:ascii="標楷體" w:eastAsia="標楷體" w:hAnsi="標楷體"/>
                </w:rPr>
                <w:t xml:space="preserve">  (3).</w:t>
              </w:r>
              <w:r>
                <w:rPr>
                  <w:rFonts w:ascii="標楷體" w:eastAsia="標楷體" w:hAnsi="標楷體" w:hint="eastAsia"/>
                </w:rPr>
                <w:t xml:space="preserve">需介於[入賬日期-起]至   </w:t>
              </w:r>
            </w:ins>
          </w:p>
          <w:p w14:paraId="2F39B71D" w14:textId="77777777" w:rsidR="004C05AA" w:rsidDel="0015122F" w:rsidRDefault="004C05AA" w:rsidP="0094025F">
            <w:pPr>
              <w:ind w:left="240" w:hangingChars="100" w:hanging="240"/>
              <w:rPr>
                <w:ins w:id="1220" w:author="智誠 楊" w:date="2021-05-10T10:34:00Z"/>
                <w:del w:id="1221" w:author="阿毛" w:date="2021-06-08T14:53:00Z"/>
                <w:rFonts w:ascii="標楷體" w:eastAsia="標楷體" w:hAnsi="標楷體"/>
                <w:lang w:eastAsia="zh-HK"/>
              </w:rPr>
            </w:pPr>
            <w:ins w:id="1222" w:author="阿毛" w:date="2021-06-08T14:54:00Z">
              <w:r>
                <w:rPr>
                  <w:rFonts w:ascii="標楷體" w:eastAsia="標楷體" w:hAnsi="標楷體" w:hint="eastAsia"/>
                </w:rPr>
                <w:t xml:space="preserve">      </w:t>
              </w:r>
            </w:ins>
            <w:ins w:id="1223" w:author="阿毛" w:date="2021-06-08T17:17:00Z">
              <w:r>
                <w:rPr>
                  <w:rFonts w:ascii="標楷體" w:eastAsia="標楷體" w:hAnsi="標楷體" w:hint="eastAsia"/>
                </w:rPr>
                <w:t>[</w:t>
              </w:r>
            </w:ins>
            <w:ins w:id="1224" w:author="阿毛" w:date="2021-06-08T14:54:00Z">
              <w:r>
                <w:rPr>
                  <w:rFonts w:ascii="標楷體" w:eastAsia="標楷體" w:hAnsi="標楷體" w:hint="eastAsia"/>
                </w:rPr>
                <w:t>會計日</w:t>
              </w:r>
            </w:ins>
            <w:ins w:id="1225" w:author="阿毛" w:date="2021-06-08T17:17:00Z">
              <w:r>
                <w:rPr>
                  <w:rFonts w:ascii="標楷體" w:eastAsia="標楷體" w:hAnsi="標楷體" w:hint="eastAsia"/>
                </w:rPr>
                <w:t>]</w:t>
              </w:r>
            </w:ins>
            <w:ins w:id="1226" w:author="阿毛" w:date="2021-06-08T14:54:00Z">
              <w:r>
                <w:rPr>
                  <w:rFonts w:ascii="標楷體" w:eastAsia="標楷體" w:hAnsi="標楷體" w:hint="eastAsia"/>
                </w:rPr>
                <w:t>/V(5)</w:t>
              </w:r>
            </w:ins>
            <w:ins w:id="1227" w:author="智誠 楊" w:date="2021-05-07T14:01:00Z">
              <w:del w:id="1228" w:author="阿毛" w:date="2021-06-08T14:53:00Z">
                <w:r w:rsidDel="0015122F">
                  <w:rPr>
                    <w:rFonts w:ascii="標楷體" w:eastAsia="標楷體" w:hAnsi="標楷體" w:hint="eastAsia"/>
                  </w:rPr>
                  <w:delText>2.</w:delText>
                </w:r>
              </w:del>
            </w:ins>
            <w:ins w:id="1229" w:author="智誠 楊" w:date="2021-05-07T14:02:00Z">
              <w:del w:id="1230" w:author="阿毛" w:date="2021-06-08T14:53:00Z">
                <w:r w:rsidDel="0015122F">
                  <w:rPr>
                    <w:rFonts w:ascii="標楷體" w:eastAsia="標楷體" w:hAnsi="標楷體" w:hint="eastAsia"/>
                    <w:lang w:eastAsia="zh-HK"/>
                  </w:rPr>
                  <w:delText>入賬日期迄日不可小於起日</w:delText>
                </w:r>
              </w:del>
            </w:ins>
          </w:p>
          <w:p w14:paraId="5432AF3F" w14:textId="77777777" w:rsidR="004C05AA" w:rsidDel="0015122F" w:rsidRDefault="004C05AA" w:rsidP="0094025F">
            <w:pPr>
              <w:ind w:left="240" w:hangingChars="100" w:hanging="240"/>
              <w:rPr>
                <w:ins w:id="1231" w:author="智誠 楊" w:date="2021-05-12T14:22:00Z"/>
                <w:del w:id="1232" w:author="阿毛" w:date="2021-06-08T14:53:00Z"/>
                <w:rFonts w:ascii="標楷體" w:eastAsia="標楷體" w:hAnsi="標楷體"/>
                <w:lang w:eastAsia="zh-HK"/>
              </w:rPr>
            </w:pPr>
            <w:ins w:id="1233" w:author="智誠 楊" w:date="2021-05-10T10:34:00Z">
              <w:del w:id="1234" w:author="阿毛" w:date="2021-06-08T14:53:00Z">
                <w:r w:rsidDel="0015122F">
                  <w:rPr>
                    <w:rFonts w:ascii="標楷體" w:eastAsia="標楷體" w:hAnsi="標楷體" w:hint="eastAsia"/>
                    <w:lang w:eastAsia="zh-HK"/>
                  </w:rPr>
                  <w:delText>3</w:delText>
                </w:r>
                <w:r w:rsidDel="0015122F">
                  <w:rPr>
                    <w:rFonts w:ascii="標楷體" w:eastAsia="標楷體" w:hAnsi="標楷體"/>
                    <w:lang w:eastAsia="zh-HK"/>
                  </w:rPr>
                  <w:delText>.</w:delText>
                </w:r>
              </w:del>
            </w:ins>
            <w:ins w:id="1235" w:author="智誠 楊" w:date="2021-05-07T14:03:00Z">
              <w:del w:id="1236" w:author="阿毛" w:date="2021-06-08T14:53:00Z">
                <w:r w:rsidDel="0015122F">
                  <w:rPr>
                    <w:rFonts w:ascii="標楷體" w:eastAsia="標楷體" w:hAnsi="標楷體" w:hint="eastAsia"/>
                    <w:lang w:eastAsia="zh-HK"/>
                  </w:rPr>
                  <w:delText>不可大於會計日</w:delText>
                </w:r>
              </w:del>
            </w:ins>
          </w:p>
          <w:p w14:paraId="3779EA51" w14:textId="77777777" w:rsidR="004C05AA" w:rsidDel="0015122F" w:rsidRDefault="004C05AA" w:rsidP="0094025F">
            <w:pPr>
              <w:ind w:left="240" w:hangingChars="100" w:hanging="240"/>
              <w:rPr>
                <w:ins w:id="1237" w:author="智誠 楊" w:date="2021-05-12T14:22:00Z"/>
                <w:del w:id="1238" w:author="阿毛" w:date="2021-06-08T14:53:00Z"/>
              </w:rPr>
            </w:pPr>
            <w:ins w:id="1239" w:author="智誠 楊" w:date="2021-05-12T14:22:00Z">
              <w:del w:id="1240" w:author="阿毛" w:date="2021-06-08T14:53:00Z">
                <w:r w:rsidDel="0015122F">
                  <w:rPr>
                    <w:rFonts w:ascii="標楷體" w:eastAsia="標楷體" w:hAnsi="標楷體" w:hint="eastAsia"/>
                  </w:rPr>
                  <w:delText>4.</w:delText>
                </w:r>
                <w:r w:rsidDel="0015122F">
                  <w:rPr>
                    <w:rFonts w:ascii="標楷體" w:eastAsia="標楷體" w:hAnsi="標楷體" w:hint="eastAsia"/>
                    <w:lang w:eastAsia="zh-HK"/>
                  </w:rPr>
                  <w:delText>檢查</w:delText>
                </w:r>
                <w:r w:rsidDel="0015122F">
                  <w:rPr>
                    <w:rFonts w:ascii="標楷體" w:eastAsia="標楷體" w:hAnsi="標楷體" w:hint="eastAsia"/>
                  </w:rPr>
                  <w:delText>:</w:delText>
                </w:r>
                <w:r w:rsidDel="0015122F">
                  <w:delText xml:space="preserve"> </w:delText>
                </w:r>
              </w:del>
            </w:ins>
          </w:p>
          <w:p w14:paraId="5B1EE484" w14:textId="77777777" w:rsidR="004C05AA" w:rsidDel="0015122F" w:rsidRDefault="004C05AA" w:rsidP="0094025F">
            <w:pPr>
              <w:ind w:left="240" w:hangingChars="100" w:hanging="240"/>
              <w:rPr>
                <w:ins w:id="1241" w:author="智誠 楊" w:date="2021-05-12T14:22:00Z"/>
                <w:del w:id="1242" w:author="阿毛" w:date="2021-06-08T14:53:00Z"/>
                <w:rFonts w:ascii="標楷體" w:eastAsia="標楷體" w:hAnsi="標楷體"/>
              </w:rPr>
            </w:pPr>
            <w:ins w:id="1243" w:author="智誠 楊" w:date="2021-05-12T14:22:00Z">
              <w:del w:id="1244" w:author="阿毛" w:date="2021-06-08T14:53:00Z">
                <w:r w:rsidRPr="00205B3B" w:rsidDel="0015122F">
                  <w:rPr>
                    <w:rFonts w:ascii="標楷體" w:eastAsia="標楷體" w:hAnsi="標楷體"/>
                  </w:rPr>
                  <w:delText>V(7)A(4,0,#AcDateEnd)</w:delText>
                </w:r>
              </w:del>
            </w:ins>
          </w:p>
          <w:p w14:paraId="4B31738B" w14:textId="77777777" w:rsidR="004C05AA" w:rsidRDefault="004C05AA" w:rsidP="0094025F">
            <w:pPr>
              <w:rPr>
                <w:ins w:id="1245" w:author="智誠 楊" w:date="2021-05-07T14:00:00Z"/>
                <w:rFonts w:ascii="標楷體" w:eastAsia="標楷體" w:hAnsi="標楷體"/>
              </w:rPr>
            </w:pPr>
            <w:ins w:id="1246" w:author="智誠 楊" w:date="2021-05-12T14:22:00Z">
              <w:del w:id="1247" w:author="阿毛" w:date="2021-06-08T14:53:00Z">
                <w:r w:rsidRPr="00205B3B" w:rsidDel="0015122F">
                  <w:rPr>
                    <w:rFonts w:ascii="標楷體" w:eastAsia="標楷體" w:hAnsi="標楷體"/>
                  </w:rPr>
                  <w:delText>V(5,#AcDateStart,#DATE)</w:delText>
                </w:r>
              </w:del>
            </w:ins>
          </w:p>
        </w:tc>
      </w:tr>
      <w:tr w:rsidR="004C05AA" w:rsidRPr="00362205" w14:paraId="17EB4194" w14:textId="77777777" w:rsidTr="0094025F">
        <w:trPr>
          <w:trHeight w:val="244"/>
          <w:jc w:val="center"/>
          <w:ins w:id="1248" w:author="智誠 楊" w:date="2021-05-07T13:49:00Z"/>
          <w:trPrChange w:id="1249" w:author="智誠 楊" w:date="2021-05-07T14:01:00Z">
            <w:trPr>
              <w:gridAfter w:val="0"/>
              <w:trHeight w:val="244"/>
              <w:jc w:val="center"/>
            </w:trPr>
          </w:trPrChange>
        </w:trPr>
        <w:tc>
          <w:tcPr>
            <w:tcW w:w="567" w:type="dxa"/>
            <w:tcPrChange w:id="1250" w:author="智誠 楊" w:date="2021-05-07T14:01:00Z">
              <w:tcPr>
                <w:tcW w:w="567" w:type="dxa"/>
                <w:gridSpan w:val="2"/>
              </w:tcPr>
            </w:tcPrChange>
          </w:tcPr>
          <w:p w14:paraId="50D57F8A" w14:textId="77777777" w:rsidR="004C05AA" w:rsidRPr="00362205" w:rsidRDefault="004C05AA" w:rsidP="0094025F">
            <w:pPr>
              <w:rPr>
                <w:ins w:id="1251" w:author="智誠 楊" w:date="2021-05-07T13:49:00Z"/>
                <w:rFonts w:ascii="標楷體" w:eastAsia="標楷體" w:hAnsi="標楷體"/>
              </w:rPr>
            </w:pPr>
            <w:ins w:id="1252" w:author="智誠 楊" w:date="2021-05-08T15:48:00Z">
              <w:r>
                <w:rPr>
                  <w:rFonts w:ascii="標楷體" w:eastAsia="標楷體" w:hAnsi="標楷體" w:hint="eastAsia"/>
                </w:rPr>
                <w:t>3</w:t>
              </w:r>
            </w:ins>
            <w:ins w:id="1253" w:author="智誠 楊" w:date="2021-05-07T13:49:00Z">
              <w:r>
                <w:rPr>
                  <w:rFonts w:ascii="標楷體" w:eastAsia="標楷體" w:hAnsi="標楷體" w:hint="eastAsia"/>
                </w:rPr>
                <w:t>.</w:t>
              </w:r>
            </w:ins>
          </w:p>
        </w:tc>
        <w:tc>
          <w:tcPr>
            <w:tcW w:w="1733" w:type="dxa"/>
            <w:tcPrChange w:id="1254" w:author="智誠 楊" w:date="2021-05-07T14:01:00Z">
              <w:tcPr>
                <w:tcW w:w="1551" w:type="dxa"/>
                <w:gridSpan w:val="2"/>
              </w:tcPr>
            </w:tcPrChange>
          </w:tcPr>
          <w:p w14:paraId="298ABA7C" w14:textId="77777777" w:rsidR="004C05AA" w:rsidRDefault="004C05AA" w:rsidP="0094025F">
            <w:pPr>
              <w:rPr>
                <w:ins w:id="1255" w:author="智誠 楊" w:date="2021-05-07T13:49:00Z"/>
                <w:rFonts w:ascii="標楷體" w:eastAsia="標楷體" w:hAnsi="標楷體"/>
              </w:rPr>
            </w:pPr>
            <w:ins w:id="1256" w:author="智誠 楊" w:date="2021-05-07T13:49:00Z">
              <w:r>
                <w:rPr>
                  <w:rFonts w:ascii="標楷體" w:eastAsia="標楷體" w:hAnsi="標楷體" w:hint="eastAsia"/>
                </w:rPr>
                <w:t>顯示方式</w:t>
              </w:r>
            </w:ins>
          </w:p>
        </w:tc>
        <w:tc>
          <w:tcPr>
            <w:tcW w:w="709" w:type="dxa"/>
            <w:tcPrChange w:id="1257" w:author="智誠 楊" w:date="2021-05-07T14:01:00Z">
              <w:tcPr>
                <w:tcW w:w="696" w:type="dxa"/>
                <w:gridSpan w:val="2"/>
              </w:tcPr>
            </w:tcPrChange>
          </w:tcPr>
          <w:p w14:paraId="4A20E95C" w14:textId="77777777" w:rsidR="004C05AA" w:rsidRDefault="004C05AA" w:rsidP="0094025F">
            <w:pPr>
              <w:rPr>
                <w:ins w:id="1258" w:author="智誠 楊" w:date="2021-05-07T13:49:00Z"/>
                <w:rFonts w:ascii="標楷體" w:eastAsia="標楷體" w:hAnsi="標楷體"/>
              </w:rPr>
            </w:pPr>
            <w:ins w:id="1259" w:author="智誠 楊" w:date="2021-05-07T14:00:00Z">
              <w:r>
                <w:rPr>
                  <w:rFonts w:ascii="標楷體" w:eastAsia="標楷體" w:hAnsi="標楷體" w:hint="eastAsia"/>
                </w:rPr>
                <w:t>1</w:t>
              </w:r>
            </w:ins>
          </w:p>
        </w:tc>
        <w:tc>
          <w:tcPr>
            <w:tcW w:w="992" w:type="dxa"/>
            <w:tcPrChange w:id="1260" w:author="智誠 楊" w:date="2021-05-07T14:01:00Z">
              <w:tcPr>
                <w:tcW w:w="1187" w:type="dxa"/>
                <w:gridSpan w:val="3"/>
              </w:tcPr>
            </w:tcPrChange>
          </w:tcPr>
          <w:p w14:paraId="6BA53EBE" w14:textId="77777777" w:rsidR="004C05AA" w:rsidRPr="00362205" w:rsidRDefault="004C05AA" w:rsidP="0094025F">
            <w:pPr>
              <w:rPr>
                <w:ins w:id="1261" w:author="智誠 楊" w:date="2021-05-07T13:49:00Z"/>
                <w:rFonts w:ascii="標楷體" w:eastAsia="標楷體" w:hAnsi="標楷體"/>
              </w:rPr>
            </w:pPr>
          </w:p>
        </w:tc>
        <w:tc>
          <w:tcPr>
            <w:tcW w:w="1083" w:type="dxa"/>
            <w:tcPrChange w:id="1262" w:author="智誠 楊" w:date="2021-05-07T14:01:00Z">
              <w:tcPr>
                <w:tcW w:w="1083" w:type="dxa"/>
                <w:gridSpan w:val="2"/>
              </w:tcPr>
            </w:tcPrChange>
          </w:tcPr>
          <w:p w14:paraId="3D64F470" w14:textId="77777777" w:rsidR="004C05AA" w:rsidRDefault="004C05AA" w:rsidP="0094025F">
            <w:pPr>
              <w:rPr>
                <w:ins w:id="1263" w:author="智誠 楊" w:date="2021-05-07T13:49:00Z"/>
                <w:rFonts w:ascii="標楷體" w:eastAsia="標楷體" w:hAnsi="標楷體"/>
                <w:lang w:eastAsia="zh-HK"/>
              </w:rPr>
            </w:pPr>
            <w:ins w:id="1264" w:author="智誠 楊" w:date="2021-05-07T13:49:00Z">
              <w:r>
                <w:rPr>
                  <w:rFonts w:ascii="標楷體" w:eastAsia="標楷體" w:hAnsi="標楷體" w:hint="eastAsia"/>
                </w:rPr>
                <w:t>0:</w:t>
              </w:r>
              <w:r>
                <w:rPr>
                  <w:rFonts w:ascii="標楷體" w:eastAsia="標楷體" w:hAnsi="標楷體" w:hint="eastAsia"/>
                  <w:lang w:eastAsia="zh-HK"/>
                </w:rPr>
                <w:t>瀏覽</w:t>
              </w:r>
            </w:ins>
          </w:p>
          <w:p w14:paraId="65023870" w14:textId="77777777" w:rsidR="004C05AA" w:rsidRPr="00362205" w:rsidRDefault="004C05AA" w:rsidP="0094025F">
            <w:pPr>
              <w:rPr>
                <w:ins w:id="1265" w:author="智誠 楊" w:date="2021-05-07T13:49:00Z"/>
                <w:rFonts w:ascii="標楷體" w:eastAsia="標楷體" w:hAnsi="標楷體"/>
              </w:rPr>
            </w:pPr>
            <w:ins w:id="1266" w:author="智誠 楊" w:date="2021-05-07T13:49:00Z">
              <w:r>
                <w:rPr>
                  <w:rFonts w:ascii="標楷體" w:eastAsia="標楷體" w:hAnsi="標楷體" w:hint="eastAsia"/>
                </w:rPr>
                <w:t>1:</w:t>
              </w:r>
              <w:r>
                <w:rPr>
                  <w:rFonts w:ascii="標楷體" w:eastAsia="標楷體" w:hAnsi="標楷體" w:hint="eastAsia"/>
                  <w:lang w:eastAsia="zh-HK"/>
                </w:rPr>
                <w:t>列印</w:t>
              </w:r>
            </w:ins>
          </w:p>
        </w:tc>
        <w:tc>
          <w:tcPr>
            <w:tcW w:w="675" w:type="dxa"/>
            <w:tcPrChange w:id="1267" w:author="智誠 楊" w:date="2021-05-07T14:01:00Z">
              <w:tcPr>
                <w:tcW w:w="675" w:type="dxa"/>
                <w:gridSpan w:val="2"/>
              </w:tcPr>
            </w:tcPrChange>
          </w:tcPr>
          <w:p w14:paraId="213C1308" w14:textId="77777777" w:rsidR="004C05AA" w:rsidRPr="00362205" w:rsidRDefault="004C05AA" w:rsidP="0094025F">
            <w:pPr>
              <w:rPr>
                <w:ins w:id="1268" w:author="智誠 楊" w:date="2021-05-07T13:49:00Z"/>
                <w:rFonts w:ascii="標楷體" w:eastAsia="標楷體" w:hAnsi="標楷體"/>
              </w:rPr>
            </w:pPr>
            <w:ins w:id="1269" w:author="智誠 楊" w:date="2021-05-07T13:49:00Z">
              <w:r>
                <w:rPr>
                  <w:rFonts w:ascii="標楷體" w:eastAsia="標楷體" w:hAnsi="標楷體" w:hint="eastAsia"/>
                </w:rPr>
                <w:t>V</w:t>
              </w:r>
            </w:ins>
          </w:p>
        </w:tc>
        <w:tc>
          <w:tcPr>
            <w:tcW w:w="696" w:type="dxa"/>
            <w:tcPrChange w:id="1270" w:author="智誠 楊" w:date="2021-05-07T14:01:00Z">
              <w:tcPr>
                <w:tcW w:w="696" w:type="dxa"/>
                <w:gridSpan w:val="2"/>
              </w:tcPr>
            </w:tcPrChange>
          </w:tcPr>
          <w:p w14:paraId="18B2D46E" w14:textId="77777777" w:rsidR="004C05AA" w:rsidRPr="00362205" w:rsidRDefault="004C05AA" w:rsidP="0094025F">
            <w:pPr>
              <w:jc w:val="center"/>
              <w:rPr>
                <w:ins w:id="1271" w:author="智誠 楊" w:date="2021-05-07T13:49:00Z"/>
                <w:rFonts w:ascii="標楷體" w:eastAsia="標楷體" w:hAnsi="標楷體"/>
              </w:rPr>
            </w:pPr>
            <w:ins w:id="1272" w:author="智誠 楊" w:date="2021-05-07T13:49:00Z">
              <w:r>
                <w:rPr>
                  <w:rFonts w:ascii="標楷體" w:eastAsia="標楷體" w:hAnsi="標楷體" w:hint="eastAsia"/>
                </w:rPr>
                <w:t>W</w:t>
              </w:r>
            </w:ins>
          </w:p>
        </w:tc>
        <w:tc>
          <w:tcPr>
            <w:tcW w:w="3529" w:type="dxa"/>
            <w:tcPrChange w:id="1273" w:author="智誠 楊" w:date="2021-05-07T14:01:00Z">
              <w:tcPr>
                <w:tcW w:w="3529" w:type="dxa"/>
              </w:tcPr>
            </w:tcPrChange>
          </w:tcPr>
          <w:p w14:paraId="1F8C2E1E" w14:textId="77777777" w:rsidR="004C05AA" w:rsidRDefault="004C05AA" w:rsidP="0094025F">
            <w:pPr>
              <w:rPr>
                <w:ins w:id="1274" w:author="阿毛" w:date="2021-06-08T14:55:00Z"/>
                <w:rFonts w:ascii="標楷體" w:eastAsia="標楷體" w:hAnsi="標楷體"/>
              </w:rPr>
            </w:pPr>
            <w:ins w:id="1275" w:author="智誠 楊" w:date="2021-05-07T13:49:00Z">
              <w:r>
                <w:rPr>
                  <w:rFonts w:ascii="標楷體" w:eastAsia="標楷體" w:hAnsi="標楷體" w:hint="eastAsia"/>
                </w:rPr>
                <w:t>1.必須輸</w:t>
              </w:r>
            </w:ins>
            <w:ins w:id="1276" w:author="阿毛" w:date="2021-06-08T14:55:00Z">
              <w:r>
                <w:rPr>
                  <w:rFonts w:ascii="標楷體" w:eastAsia="標楷體" w:hAnsi="標楷體" w:hint="eastAsia"/>
                </w:rPr>
                <w:t xml:space="preserve">入代碼,檢核條件:依 </w:t>
              </w:r>
            </w:ins>
          </w:p>
          <w:p w14:paraId="5FD20A8A" w14:textId="77777777" w:rsidR="004C05AA" w:rsidRDefault="004C05AA" w:rsidP="0094025F">
            <w:pPr>
              <w:rPr>
                <w:ins w:id="1277" w:author="智誠 楊" w:date="2021-05-07T13:49:00Z"/>
                <w:rFonts w:ascii="標楷體" w:eastAsia="標楷體" w:hAnsi="標楷體"/>
              </w:rPr>
            </w:pPr>
            <w:ins w:id="1278" w:author="阿毛" w:date="2021-06-08T14:55:00Z">
              <w:r>
                <w:rPr>
                  <w:rFonts w:ascii="標楷體" w:eastAsia="標楷體" w:hAnsi="標楷體" w:hint="eastAsia"/>
                </w:rPr>
                <w:t xml:space="preserve">  選單/(H)</w:t>
              </w:r>
            </w:ins>
            <w:ins w:id="1279" w:author="智誠 楊" w:date="2021-05-07T13:49:00Z">
              <w:del w:id="1280" w:author="阿毛" w:date="2021-06-08T14:55:00Z">
                <w:r w:rsidDel="00FD4929">
                  <w:rPr>
                    <w:rFonts w:ascii="標楷體" w:eastAsia="標楷體" w:hAnsi="標楷體" w:hint="eastAsia"/>
                  </w:rPr>
                  <w:delText>入</w:delText>
                </w:r>
              </w:del>
            </w:ins>
          </w:p>
        </w:tc>
      </w:tr>
    </w:tbl>
    <w:p w14:paraId="373F7E64" w14:textId="77777777" w:rsidR="004C05AA" w:rsidRPr="00B56858" w:rsidRDefault="004C05AA" w:rsidP="004C05AA">
      <w:pPr>
        <w:rPr>
          <w:ins w:id="1281" w:author="智誠 楊" w:date="2021-05-07T13:49:00Z"/>
        </w:rPr>
      </w:pPr>
    </w:p>
    <w:p w14:paraId="19E0A1F0" w14:textId="77777777" w:rsidR="004C05AA" w:rsidRDefault="004C05AA" w:rsidP="004C05AA">
      <w:pPr>
        <w:widowControl/>
        <w:rPr>
          <w:ins w:id="1282" w:author="阿毛" w:date="2021-06-08T14:59:00Z"/>
          <w:rFonts w:eastAsia="標楷體"/>
          <w:sz w:val="26"/>
          <w:lang w:eastAsia="zh-HK"/>
        </w:rPr>
      </w:pPr>
      <w:ins w:id="1283" w:author="阿毛" w:date="2021-06-08T14:59:00Z">
        <w:r>
          <w:rPr>
            <w:lang w:eastAsia="zh-HK"/>
          </w:rPr>
          <w:br w:type="page"/>
        </w:r>
      </w:ins>
    </w:p>
    <w:p w14:paraId="59B14555" w14:textId="77777777" w:rsidR="004C05AA" w:rsidRDefault="004C05AA" w:rsidP="004C05AA">
      <w:pPr>
        <w:pStyle w:val="a"/>
        <w:numPr>
          <w:ilvl w:val="0"/>
          <w:numId w:val="1"/>
        </w:numPr>
        <w:rPr>
          <w:ins w:id="1284" w:author="智誠 楊" w:date="2021-05-07T13:49:00Z"/>
        </w:rPr>
      </w:pPr>
      <w:ins w:id="1285" w:author="智誠 楊" w:date="2021-05-07T13:49:00Z">
        <w:r>
          <w:rPr>
            <w:rFonts w:hint="eastAsia"/>
            <w:lang w:eastAsia="zh-HK"/>
          </w:rPr>
          <w:lastRenderedPageBreak/>
          <w:t>輸出</w:t>
        </w:r>
        <w:r w:rsidRPr="00362205">
          <w:t>畫面</w:t>
        </w:r>
        <w:r>
          <w:rPr>
            <w:rFonts w:hint="eastAsia"/>
          </w:rPr>
          <w:t>:</w:t>
        </w:r>
      </w:ins>
    </w:p>
    <w:p w14:paraId="00BDC339" w14:textId="77777777" w:rsidR="004C05AA" w:rsidRDefault="004C05AA" w:rsidP="004C05AA">
      <w:pPr>
        <w:ind w:left="480"/>
        <w:rPr>
          <w:ins w:id="1286" w:author="智誠 楊" w:date="2021-05-07T13:49:00Z"/>
        </w:rPr>
      </w:pPr>
    </w:p>
    <w:p w14:paraId="0AF7000E" w14:textId="77777777" w:rsidR="004C05AA" w:rsidDel="00FD4929" w:rsidRDefault="004C05AA" w:rsidP="004C05AA">
      <w:pPr>
        <w:rPr>
          <w:ins w:id="1287" w:author="智誠 楊" w:date="2021-05-07T13:49:00Z"/>
          <w:del w:id="1288" w:author="阿毛" w:date="2021-06-08T14:59:00Z"/>
        </w:rPr>
      </w:pPr>
      <w:ins w:id="1289" w:author="智誠 楊" w:date="2021-05-07T14:09:00Z">
        <w:r w:rsidRPr="00082CAA">
          <w:rPr>
            <w:noProof/>
          </w:rPr>
          <w:drawing>
            <wp:inline distT="0" distB="0" distL="0" distR="0" wp14:anchorId="3CB0FC6C" wp14:editId="6CD086C2">
              <wp:extent cx="6479540" cy="2508250"/>
              <wp:effectExtent l="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2508250"/>
                      </a:xfrm>
                      <a:prstGeom prst="rect">
                        <a:avLst/>
                      </a:prstGeom>
                    </pic:spPr>
                  </pic:pic>
                </a:graphicData>
              </a:graphic>
            </wp:inline>
          </w:drawing>
        </w:r>
      </w:ins>
    </w:p>
    <w:p w14:paraId="40C9E238" w14:textId="77777777" w:rsidR="004C05AA" w:rsidRDefault="004C05AA" w:rsidP="004C05AA">
      <w:pPr>
        <w:rPr>
          <w:ins w:id="1290" w:author="智誠 楊" w:date="2021-05-07T14:09:00Z"/>
          <w:rFonts w:eastAsia="標楷體"/>
          <w:sz w:val="26"/>
        </w:rPr>
        <w:pPrChange w:id="1291" w:author="阿毛" w:date="2021-06-08T14:59:00Z">
          <w:pPr>
            <w:widowControl/>
          </w:pPr>
        </w:pPrChange>
      </w:pPr>
      <w:ins w:id="1292" w:author="智誠 楊" w:date="2021-05-07T14:09:00Z">
        <w:del w:id="1293" w:author="阿毛" w:date="2021-06-08T14:59:00Z">
          <w:r w:rsidDel="00FD4929">
            <w:br w:type="page"/>
          </w:r>
        </w:del>
      </w:ins>
    </w:p>
    <w:p w14:paraId="1BF8481D" w14:textId="77777777" w:rsidR="004C05AA" w:rsidRDefault="004C05AA" w:rsidP="004C05AA">
      <w:pPr>
        <w:pStyle w:val="a"/>
        <w:numPr>
          <w:ilvl w:val="0"/>
          <w:numId w:val="1"/>
        </w:numPr>
        <w:rPr>
          <w:ins w:id="1294" w:author="智誠 楊" w:date="2021-05-07T13:49:00Z"/>
        </w:rPr>
      </w:pPr>
      <w:ins w:id="1295" w:author="智誠 楊" w:date="2021-05-07T13:49:00Z">
        <w:r>
          <w:rPr>
            <w:rFonts w:hint="eastAsia"/>
          </w:rPr>
          <w:t>輸出畫面資料說明</w:t>
        </w:r>
      </w:ins>
    </w:p>
    <w:p w14:paraId="1EF34087" w14:textId="77777777" w:rsidR="004C05AA" w:rsidRDefault="004C05AA" w:rsidP="004C05AA">
      <w:pPr>
        <w:rPr>
          <w:ins w:id="1296" w:author="智誠 楊" w:date="2021-05-07T13:49:00Z"/>
        </w:rPr>
      </w:pPr>
    </w:p>
    <w:tbl>
      <w:tblPr>
        <w:tblStyle w:val="ac"/>
        <w:tblW w:w="0" w:type="auto"/>
        <w:tblLook w:val="04A0" w:firstRow="1" w:lastRow="0" w:firstColumn="1" w:lastColumn="0" w:noHBand="0" w:noVBand="1"/>
      </w:tblPr>
      <w:tblGrid>
        <w:gridCol w:w="672"/>
        <w:gridCol w:w="947"/>
        <w:gridCol w:w="1541"/>
        <w:gridCol w:w="3696"/>
        <w:gridCol w:w="3338"/>
      </w:tblGrid>
      <w:tr w:rsidR="004C05AA" w:rsidRPr="008F1D46" w14:paraId="6E345039" w14:textId="77777777" w:rsidTr="0094025F">
        <w:trPr>
          <w:ins w:id="1297" w:author="智誠 楊" w:date="2021-05-07T13:49:00Z"/>
        </w:trPr>
        <w:tc>
          <w:tcPr>
            <w:tcW w:w="784" w:type="dxa"/>
            <w:shd w:val="clear" w:color="auto" w:fill="D9D9D9" w:themeFill="background1" w:themeFillShade="D9"/>
          </w:tcPr>
          <w:p w14:paraId="74FF3329" w14:textId="77777777" w:rsidR="004C05AA" w:rsidRPr="008F1D46" w:rsidRDefault="004C05AA" w:rsidP="0094025F">
            <w:pPr>
              <w:jc w:val="center"/>
              <w:rPr>
                <w:ins w:id="1298" w:author="智誠 楊" w:date="2021-05-07T13:49:00Z"/>
                <w:rFonts w:ascii="標楷體" w:eastAsia="標楷體" w:hAnsi="標楷體"/>
                <w:lang w:eastAsia="zh-HK"/>
              </w:rPr>
            </w:pPr>
            <w:ins w:id="1299" w:author="智誠 楊" w:date="2021-05-07T13:49:00Z">
              <w:r w:rsidRPr="008F1D46">
                <w:rPr>
                  <w:rFonts w:ascii="標楷體" w:eastAsia="標楷體" w:hAnsi="標楷體" w:hint="eastAsia"/>
                  <w:lang w:eastAsia="zh-HK"/>
                </w:rPr>
                <w:t>序號</w:t>
              </w:r>
            </w:ins>
          </w:p>
        </w:tc>
        <w:tc>
          <w:tcPr>
            <w:tcW w:w="1201" w:type="dxa"/>
            <w:shd w:val="clear" w:color="auto" w:fill="D9D9D9" w:themeFill="background1" w:themeFillShade="D9"/>
          </w:tcPr>
          <w:p w14:paraId="7D5AADF7" w14:textId="77777777" w:rsidR="004C05AA" w:rsidRPr="008F1D46" w:rsidRDefault="004C05AA" w:rsidP="0094025F">
            <w:pPr>
              <w:jc w:val="center"/>
              <w:rPr>
                <w:ins w:id="1300" w:author="智誠 楊" w:date="2021-05-07T13:49:00Z"/>
                <w:rFonts w:ascii="標楷體" w:eastAsia="標楷體" w:hAnsi="標楷體"/>
                <w:lang w:eastAsia="zh-HK"/>
              </w:rPr>
            </w:pPr>
            <w:ins w:id="1301" w:author="智誠 楊" w:date="2021-05-07T13:49:00Z">
              <w:r w:rsidRPr="008F1D46">
                <w:rPr>
                  <w:rFonts w:ascii="標楷體" w:eastAsia="標楷體" w:hAnsi="標楷體" w:hint="eastAsia"/>
                  <w:lang w:eastAsia="zh-HK"/>
                </w:rPr>
                <w:t>欄位型態</w:t>
              </w:r>
            </w:ins>
          </w:p>
        </w:tc>
        <w:tc>
          <w:tcPr>
            <w:tcW w:w="2102" w:type="dxa"/>
            <w:shd w:val="clear" w:color="auto" w:fill="D9D9D9" w:themeFill="background1" w:themeFillShade="D9"/>
          </w:tcPr>
          <w:p w14:paraId="1AD0E986" w14:textId="77777777" w:rsidR="004C05AA" w:rsidRPr="008F1D46" w:rsidRDefault="004C05AA" w:rsidP="0094025F">
            <w:pPr>
              <w:jc w:val="center"/>
              <w:rPr>
                <w:ins w:id="1302" w:author="智誠 楊" w:date="2021-05-07T13:49:00Z"/>
                <w:rFonts w:ascii="標楷體" w:eastAsia="標楷體" w:hAnsi="標楷體"/>
                <w:lang w:eastAsia="zh-HK"/>
              </w:rPr>
            </w:pPr>
            <w:ins w:id="1303" w:author="智誠 楊" w:date="2021-05-07T13:49:00Z">
              <w:r w:rsidRPr="008F1D46">
                <w:rPr>
                  <w:rFonts w:ascii="標楷體" w:eastAsia="標楷體" w:hAnsi="標楷體" w:hint="eastAsia"/>
                  <w:lang w:eastAsia="zh-HK"/>
                </w:rPr>
                <w:t>欄位名稱</w:t>
              </w:r>
            </w:ins>
          </w:p>
        </w:tc>
        <w:tc>
          <w:tcPr>
            <w:tcW w:w="2684" w:type="dxa"/>
            <w:shd w:val="clear" w:color="auto" w:fill="D9D9D9" w:themeFill="background1" w:themeFillShade="D9"/>
          </w:tcPr>
          <w:p w14:paraId="5B9B78D8" w14:textId="77777777" w:rsidR="004C05AA" w:rsidRPr="008F1D46" w:rsidRDefault="004C05AA" w:rsidP="0094025F">
            <w:pPr>
              <w:jc w:val="center"/>
              <w:rPr>
                <w:ins w:id="1304" w:author="智誠 楊" w:date="2021-05-07T13:49:00Z"/>
                <w:rFonts w:ascii="標楷體" w:eastAsia="標楷體" w:hAnsi="標楷體"/>
              </w:rPr>
            </w:pPr>
            <w:ins w:id="1305" w:author="智誠 楊" w:date="2021-05-07T13:49:00Z">
              <w:r>
                <w:rPr>
                  <w:rFonts w:ascii="標楷體" w:eastAsia="標楷體" w:hAnsi="標楷體" w:hint="eastAsia"/>
                  <w:lang w:eastAsia="zh-HK"/>
                </w:rPr>
                <w:t>資料來源</w:t>
              </w:r>
            </w:ins>
          </w:p>
        </w:tc>
        <w:tc>
          <w:tcPr>
            <w:tcW w:w="3649" w:type="dxa"/>
            <w:shd w:val="clear" w:color="auto" w:fill="D9D9D9" w:themeFill="background1" w:themeFillShade="D9"/>
          </w:tcPr>
          <w:p w14:paraId="7677D506" w14:textId="77777777" w:rsidR="004C05AA" w:rsidRPr="008F1D46" w:rsidRDefault="004C05AA" w:rsidP="0094025F">
            <w:pPr>
              <w:jc w:val="center"/>
              <w:rPr>
                <w:ins w:id="1306" w:author="智誠 楊" w:date="2021-05-07T13:49:00Z"/>
                <w:rFonts w:ascii="標楷體" w:eastAsia="標楷體" w:hAnsi="標楷體"/>
                <w:lang w:eastAsia="zh-HK"/>
              </w:rPr>
            </w:pPr>
            <w:ins w:id="1307" w:author="智誠 楊" w:date="2021-05-07T13:49:00Z">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ins>
          </w:p>
        </w:tc>
      </w:tr>
      <w:tr w:rsidR="004C05AA" w:rsidRPr="008F1D46" w14:paraId="216F4D78" w14:textId="77777777" w:rsidTr="0094025F">
        <w:trPr>
          <w:ins w:id="1308" w:author="智誠 楊" w:date="2021-05-07T13:49:00Z"/>
        </w:trPr>
        <w:tc>
          <w:tcPr>
            <w:tcW w:w="784" w:type="dxa"/>
          </w:tcPr>
          <w:p w14:paraId="67F67D16" w14:textId="77777777" w:rsidR="004C05AA" w:rsidRPr="008F1D46" w:rsidRDefault="004C05AA" w:rsidP="0094025F">
            <w:pPr>
              <w:jc w:val="center"/>
              <w:rPr>
                <w:ins w:id="1309" w:author="智誠 楊" w:date="2021-05-07T13:49:00Z"/>
                <w:rFonts w:ascii="標楷體" w:eastAsia="標楷體" w:hAnsi="標楷體"/>
                <w:lang w:eastAsia="zh-HK"/>
              </w:rPr>
            </w:pPr>
            <w:ins w:id="1310" w:author="智誠 楊" w:date="2021-05-07T13:49:00Z">
              <w:r>
                <w:rPr>
                  <w:rFonts w:ascii="標楷體" w:eastAsia="標楷體" w:hAnsi="標楷體" w:hint="eastAsia"/>
                </w:rPr>
                <w:t>1</w:t>
              </w:r>
            </w:ins>
          </w:p>
        </w:tc>
        <w:tc>
          <w:tcPr>
            <w:tcW w:w="1201" w:type="dxa"/>
          </w:tcPr>
          <w:p w14:paraId="7629A1DC" w14:textId="77777777" w:rsidR="004C05AA" w:rsidRPr="008F1D46" w:rsidRDefault="004C05AA" w:rsidP="0094025F">
            <w:pPr>
              <w:jc w:val="center"/>
              <w:rPr>
                <w:ins w:id="1311" w:author="智誠 楊" w:date="2021-05-07T13:49:00Z"/>
                <w:rFonts w:ascii="標楷體" w:eastAsia="標楷體" w:hAnsi="標楷體"/>
                <w:lang w:eastAsia="zh-HK"/>
              </w:rPr>
            </w:pPr>
            <w:ins w:id="1312" w:author="智誠 楊" w:date="2021-05-07T14:09:00Z">
              <w:r>
                <w:rPr>
                  <w:rFonts w:ascii="標楷體" w:eastAsia="標楷體" w:hAnsi="標楷體" w:hint="eastAsia"/>
                  <w:lang w:eastAsia="zh-HK"/>
                </w:rPr>
                <w:t>資料</w:t>
              </w:r>
            </w:ins>
          </w:p>
        </w:tc>
        <w:tc>
          <w:tcPr>
            <w:tcW w:w="2102" w:type="dxa"/>
          </w:tcPr>
          <w:p w14:paraId="36337234" w14:textId="77777777" w:rsidR="004C05AA" w:rsidRPr="008F1D46" w:rsidRDefault="004C05AA" w:rsidP="0094025F">
            <w:pPr>
              <w:rPr>
                <w:ins w:id="1313" w:author="智誠 楊" w:date="2021-05-07T13:49:00Z"/>
                <w:rFonts w:ascii="標楷體" w:eastAsia="標楷體" w:hAnsi="標楷體"/>
                <w:lang w:eastAsia="zh-HK"/>
              </w:rPr>
            </w:pPr>
            <w:ins w:id="1314" w:author="智誠 楊" w:date="2021-05-07T14:09:00Z">
              <w:r>
                <w:rPr>
                  <w:rFonts w:ascii="標楷體" w:eastAsia="標楷體" w:hAnsi="標楷體" w:hint="eastAsia"/>
                  <w:lang w:eastAsia="zh-HK"/>
                </w:rPr>
                <w:t>產製日期</w:t>
              </w:r>
            </w:ins>
          </w:p>
        </w:tc>
        <w:tc>
          <w:tcPr>
            <w:tcW w:w="2684" w:type="dxa"/>
          </w:tcPr>
          <w:p w14:paraId="6EB10357" w14:textId="77777777" w:rsidR="004C05AA" w:rsidRPr="00082CAA" w:rsidRDefault="004C05AA" w:rsidP="0094025F">
            <w:pPr>
              <w:rPr>
                <w:ins w:id="1315" w:author="智誠 楊" w:date="2021-05-07T13:49:00Z"/>
                <w:rFonts w:ascii="標楷體" w:eastAsia="標楷體" w:hAnsi="標楷體"/>
                <w:lang w:eastAsia="zh-HK"/>
              </w:rPr>
            </w:pPr>
            <w:proofErr w:type="spellStart"/>
            <w:ins w:id="1316" w:author="智誠 楊" w:date="2021-05-07T14:12:00Z">
              <w:r w:rsidRPr="00082CAA">
                <w:rPr>
                  <w:rFonts w:ascii="標楷體" w:eastAsia="標楷體" w:hAnsi="標楷體" w:cs="細明體_HKSCS"/>
                  <w:kern w:val="0"/>
                  <w:rPrChange w:id="1317" w:author="智誠 楊" w:date="2021-05-07T14:15:00Z">
                    <w:rPr>
                      <w:rFonts w:ascii="細明體_HKSCS" w:eastAsia="細明體_HKSCS" w:cs="細明體_HKSCS"/>
                      <w:color w:val="6A3E3E"/>
                      <w:kern w:val="0"/>
                      <w:sz w:val="20"/>
                      <w:szCs w:val="20"/>
                      <w:shd w:val="clear" w:color="auto" w:fill="E8F2FE"/>
                    </w:rPr>
                  </w:rPrChange>
                </w:rPr>
                <w:t>MlaundryChkDtl</w:t>
              </w:r>
              <w:r w:rsidRPr="00082CAA">
                <w:rPr>
                  <w:rFonts w:ascii="標楷體" w:eastAsia="標楷體" w:hAnsi="標楷體" w:cs="細明體_HKSCS"/>
                  <w:color w:val="000000"/>
                  <w:kern w:val="0"/>
                  <w:rPrChange w:id="1318" w:author="智誠 楊" w:date="2021-05-07T14:15:00Z">
                    <w:rPr>
                      <w:rFonts w:ascii="細明體_HKSCS" w:eastAsia="細明體_HKSCS" w:cs="細明體_HKSCS"/>
                      <w:color w:val="000000"/>
                      <w:kern w:val="0"/>
                      <w:sz w:val="20"/>
                      <w:szCs w:val="20"/>
                      <w:shd w:val="clear" w:color="auto" w:fill="E8F2FE"/>
                    </w:rPr>
                  </w:rPrChange>
                </w:rPr>
                <w:t>.CreateDate</w:t>
              </w:r>
            </w:ins>
            <w:proofErr w:type="spellEnd"/>
          </w:p>
        </w:tc>
        <w:tc>
          <w:tcPr>
            <w:tcW w:w="3649" w:type="dxa"/>
          </w:tcPr>
          <w:p w14:paraId="17DA0144" w14:textId="77777777" w:rsidR="004C05AA" w:rsidRPr="006C763E" w:rsidRDefault="004C05AA" w:rsidP="0094025F">
            <w:pPr>
              <w:rPr>
                <w:ins w:id="1319" w:author="智誠 楊" w:date="2021-05-07T13:49:00Z"/>
                <w:rFonts w:ascii="標楷體" w:eastAsia="標楷體" w:hAnsi="標楷體"/>
                <w:lang w:eastAsia="zh-HK"/>
              </w:rPr>
            </w:pPr>
            <w:ins w:id="1320" w:author="智誠 楊" w:date="2021-05-07T14:18:00Z">
              <w:r>
                <w:rPr>
                  <w:rFonts w:ascii="標楷體" w:eastAsia="標楷體" w:hAnsi="標楷體" w:hint="eastAsia"/>
                  <w:lang w:eastAsia="zh-HK"/>
                </w:rPr>
                <w:t>產製日期</w:t>
              </w:r>
            </w:ins>
            <w:ins w:id="1321" w:author="阿毛" w:date="2021-06-08T15:06:00Z">
              <w:r>
                <w:rPr>
                  <w:rFonts w:ascii="標楷體" w:eastAsia="標楷體" w:hAnsi="標楷體" w:hint="eastAsia"/>
                </w:rPr>
                <w:t>(YYY/MM/DD)</w:t>
              </w:r>
            </w:ins>
          </w:p>
        </w:tc>
      </w:tr>
      <w:tr w:rsidR="004C05AA" w:rsidRPr="008F1D46" w14:paraId="32D6DF38" w14:textId="77777777" w:rsidTr="0094025F">
        <w:trPr>
          <w:ins w:id="1322" w:author="智誠 楊" w:date="2021-05-07T13:49:00Z"/>
        </w:trPr>
        <w:tc>
          <w:tcPr>
            <w:tcW w:w="784" w:type="dxa"/>
          </w:tcPr>
          <w:p w14:paraId="45FBBE2C" w14:textId="77777777" w:rsidR="004C05AA" w:rsidRDefault="004C05AA" w:rsidP="0094025F">
            <w:pPr>
              <w:jc w:val="center"/>
              <w:rPr>
                <w:ins w:id="1323" w:author="智誠 楊" w:date="2021-05-07T13:49:00Z"/>
                <w:rFonts w:ascii="標楷體" w:eastAsia="標楷體" w:hAnsi="標楷體"/>
              </w:rPr>
            </w:pPr>
            <w:ins w:id="1324" w:author="智誠 楊" w:date="2021-05-07T13:49:00Z">
              <w:r>
                <w:rPr>
                  <w:rFonts w:ascii="標楷體" w:eastAsia="標楷體" w:hAnsi="標楷體" w:hint="eastAsia"/>
                </w:rPr>
                <w:t>2</w:t>
              </w:r>
            </w:ins>
          </w:p>
        </w:tc>
        <w:tc>
          <w:tcPr>
            <w:tcW w:w="1201" w:type="dxa"/>
          </w:tcPr>
          <w:p w14:paraId="65BB860F" w14:textId="77777777" w:rsidR="004C05AA" w:rsidRDefault="004C05AA" w:rsidP="0094025F">
            <w:pPr>
              <w:jc w:val="center"/>
              <w:rPr>
                <w:ins w:id="1325" w:author="智誠 楊" w:date="2021-05-07T13:49:00Z"/>
                <w:rFonts w:ascii="標楷體" w:eastAsia="標楷體" w:hAnsi="標楷體"/>
                <w:lang w:eastAsia="zh-HK"/>
              </w:rPr>
            </w:pPr>
            <w:ins w:id="1326" w:author="智誠 楊" w:date="2021-05-07T14:09:00Z">
              <w:r>
                <w:rPr>
                  <w:rFonts w:ascii="標楷體" w:eastAsia="標楷體" w:hAnsi="標楷體" w:hint="eastAsia"/>
                  <w:lang w:eastAsia="zh-HK"/>
                </w:rPr>
                <w:t>資料</w:t>
              </w:r>
            </w:ins>
          </w:p>
        </w:tc>
        <w:tc>
          <w:tcPr>
            <w:tcW w:w="2102" w:type="dxa"/>
          </w:tcPr>
          <w:p w14:paraId="6612D2C0" w14:textId="77777777" w:rsidR="004C05AA" w:rsidRDefault="004C05AA" w:rsidP="0094025F">
            <w:pPr>
              <w:rPr>
                <w:ins w:id="1327" w:author="智誠 楊" w:date="2021-05-07T13:49:00Z"/>
                <w:rFonts w:ascii="標楷體" w:eastAsia="標楷體" w:hAnsi="標楷體"/>
                <w:lang w:eastAsia="zh-HK"/>
              </w:rPr>
            </w:pPr>
            <w:ins w:id="1328" w:author="智誠 楊" w:date="2021-05-07T14:09:00Z">
              <w:r>
                <w:rPr>
                  <w:rFonts w:ascii="標楷體" w:eastAsia="標楷體" w:hAnsi="標楷體" w:hint="eastAsia"/>
                  <w:lang w:eastAsia="zh-HK"/>
                </w:rPr>
                <w:t>交易樣態</w:t>
              </w:r>
            </w:ins>
          </w:p>
        </w:tc>
        <w:tc>
          <w:tcPr>
            <w:tcW w:w="2684" w:type="dxa"/>
          </w:tcPr>
          <w:p w14:paraId="7B2BFFC4" w14:textId="77777777" w:rsidR="004C05AA" w:rsidRDefault="004C05AA" w:rsidP="0094025F">
            <w:pPr>
              <w:rPr>
                <w:ins w:id="1329" w:author="智誠 楊" w:date="2021-05-07T13:49:00Z"/>
                <w:rFonts w:ascii="標楷體" w:eastAsia="標楷體" w:hAnsi="標楷體"/>
                <w:lang w:eastAsia="zh-HK"/>
              </w:rPr>
            </w:pPr>
            <w:proofErr w:type="spellStart"/>
            <w:ins w:id="1330" w:author="智誠 楊" w:date="2021-05-07T14:15:00Z">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hint="eastAsia"/>
                  <w:color w:val="000000"/>
                  <w:kern w:val="0"/>
                </w:rPr>
                <w:t>F</w:t>
              </w:r>
              <w:r>
                <w:rPr>
                  <w:rFonts w:ascii="標楷體" w:eastAsia="標楷體" w:hAnsi="標楷體" w:cs="細明體_HKSCS"/>
                  <w:color w:val="000000"/>
                  <w:kern w:val="0"/>
                </w:rPr>
                <w:t>actor</w:t>
              </w:r>
            </w:ins>
            <w:proofErr w:type="spellEnd"/>
          </w:p>
        </w:tc>
        <w:tc>
          <w:tcPr>
            <w:tcW w:w="3649" w:type="dxa"/>
          </w:tcPr>
          <w:p w14:paraId="61FFF13F" w14:textId="77777777" w:rsidR="004C05AA" w:rsidRPr="006C763E" w:rsidRDefault="004C05AA" w:rsidP="0094025F">
            <w:pPr>
              <w:rPr>
                <w:ins w:id="1331" w:author="智誠 楊" w:date="2021-05-07T13:49:00Z"/>
                <w:rFonts w:ascii="標楷體" w:eastAsia="標楷體" w:hAnsi="標楷體"/>
                <w:lang w:eastAsia="zh-HK"/>
              </w:rPr>
            </w:pPr>
            <w:ins w:id="1332" w:author="智誠 楊" w:date="2021-05-07T14:18:00Z">
              <w:r>
                <w:rPr>
                  <w:rFonts w:ascii="標楷體" w:eastAsia="標楷體" w:hAnsi="標楷體" w:hint="eastAsia"/>
                  <w:lang w:eastAsia="zh-HK"/>
                </w:rPr>
                <w:t>交易樣態</w:t>
              </w:r>
            </w:ins>
          </w:p>
        </w:tc>
      </w:tr>
      <w:tr w:rsidR="004C05AA" w:rsidRPr="008F1D46" w14:paraId="151E9923" w14:textId="77777777" w:rsidTr="0094025F">
        <w:trPr>
          <w:ins w:id="1333" w:author="智誠 楊" w:date="2021-05-07T13:49:00Z"/>
        </w:trPr>
        <w:tc>
          <w:tcPr>
            <w:tcW w:w="784" w:type="dxa"/>
          </w:tcPr>
          <w:p w14:paraId="783E3F4E" w14:textId="77777777" w:rsidR="004C05AA" w:rsidRDefault="004C05AA" w:rsidP="0094025F">
            <w:pPr>
              <w:jc w:val="center"/>
              <w:rPr>
                <w:ins w:id="1334" w:author="智誠 楊" w:date="2021-05-07T13:49:00Z"/>
                <w:rFonts w:ascii="標楷體" w:eastAsia="標楷體" w:hAnsi="標楷體"/>
              </w:rPr>
            </w:pPr>
            <w:ins w:id="1335" w:author="智誠 楊" w:date="2021-05-07T13:49:00Z">
              <w:r>
                <w:rPr>
                  <w:rFonts w:ascii="標楷體" w:eastAsia="標楷體" w:hAnsi="標楷體" w:hint="eastAsia"/>
                </w:rPr>
                <w:t>3</w:t>
              </w:r>
            </w:ins>
          </w:p>
        </w:tc>
        <w:tc>
          <w:tcPr>
            <w:tcW w:w="1201" w:type="dxa"/>
          </w:tcPr>
          <w:p w14:paraId="070F9CFC" w14:textId="77777777" w:rsidR="004C05AA" w:rsidRDefault="004C05AA" w:rsidP="0094025F">
            <w:pPr>
              <w:jc w:val="center"/>
              <w:rPr>
                <w:ins w:id="1336" w:author="智誠 楊" w:date="2021-05-07T13:49:00Z"/>
                <w:rFonts w:ascii="標楷體" w:eastAsia="標楷體" w:hAnsi="標楷體"/>
                <w:lang w:eastAsia="zh-HK"/>
              </w:rPr>
            </w:pPr>
            <w:ins w:id="1337" w:author="智誠 楊" w:date="2021-05-07T13:49:00Z">
              <w:r>
                <w:rPr>
                  <w:rFonts w:ascii="標楷體" w:eastAsia="標楷體" w:hAnsi="標楷體" w:hint="eastAsia"/>
                  <w:lang w:eastAsia="zh-HK"/>
                </w:rPr>
                <w:t>資料</w:t>
              </w:r>
            </w:ins>
          </w:p>
        </w:tc>
        <w:tc>
          <w:tcPr>
            <w:tcW w:w="2102" w:type="dxa"/>
          </w:tcPr>
          <w:p w14:paraId="7D061695" w14:textId="77777777" w:rsidR="004C05AA" w:rsidRDefault="004C05AA" w:rsidP="0094025F">
            <w:pPr>
              <w:rPr>
                <w:ins w:id="1338" w:author="智誠 楊" w:date="2021-05-07T13:49:00Z"/>
                <w:rFonts w:ascii="標楷體" w:eastAsia="標楷體" w:hAnsi="標楷體"/>
                <w:lang w:eastAsia="zh-HK"/>
              </w:rPr>
            </w:pPr>
            <w:ins w:id="1339" w:author="智誠 楊" w:date="2021-05-07T14:09:00Z">
              <w:r>
                <w:rPr>
                  <w:rFonts w:ascii="標楷體" w:eastAsia="標楷體" w:hAnsi="標楷體" w:hint="eastAsia"/>
                  <w:lang w:eastAsia="zh-HK"/>
                </w:rPr>
                <w:t>入賬日期</w:t>
              </w:r>
            </w:ins>
          </w:p>
        </w:tc>
        <w:tc>
          <w:tcPr>
            <w:tcW w:w="2684" w:type="dxa"/>
          </w:tcPr>
          <w:p w14:paraId="6D9D4451" w14:textId="77777777" w:rsidR="004C05AA" w:rsidRPr="002478F2" w:rsidRDefault="004C05AA" w:rsidP="0094025F">
            <w:pPr>
              <w:rPr>
                <w:ins w:id="1340" w:author="智誠 楊" w:date="2021-05-07T13:49:00Z"/>
                <w:rFonts w:ascii="標楷體" w:eastAsia="標楷體" w:hAnsi="標楷體"/>
                <w:lang w:eastAsia="zh-HK"/>
              </w:rPr>
            </w:pPr>
            <w:proofErr w:type="spellStart"/>
            <w:ins w:id="1341" w:author="智誠 楊" w:date="2021-05-07T14:15:00Z">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EntryDate</w:t>
              </w:r>
            </w:ins>
            <w:proofErr w:type="spellEnd"/>
          </w:p>
        </w:tc>
        <w:tc>
          <w:tcPr>
            <w:tcW w:w="3649" w:type="dxa"/>
          </w:tcPr>
          <w:p w14:paraId="4552D0BC" w14:textId="77777777" w:rsidR="004C05AA" w:rsidRPr="008F1D46" w:rsidRDefault="004C05AA" w:rsidP="0094025F">
            <w:pPr>
              <w:rPr>
                <w:ins w:id="1342" w:author="智誠 楊" w:date="2021-05-07T13:49:00Z"/>
                <w:rFonts w:ascii="標楷體" w:eastAsia="標楷體" w:hAnsi="標楷體"/>
                <w:lang w:eastAsia="zh-HK"/>
              </w:rPr>
            </w:pPr>
            <w:ins w:id="1343" w:author="智誠 楊" w:date="2021-05-07T14:18:00Z">
              <w:r>
                <w:rPr>
                  <w:rFonts w:ascii="標楷體" w:eastAsia="標楷體" w:hAnsi="標楷體" w:hint="eastAsia"/>
                  <w:lang w:eastAsia="zh-HK"/>
                </w:rPr>
                <w:t>入賬日期</w:t>
              </w:r>
            </w:ins>
            <w:ins w:id="1344" w:author="阿毛" w:date="2021-06-08T15:06:00Z">
              <w:r>
                <w:rPr>
                  <w:rFonts w:ascii="標楷體" w:eastAsia="標楷體" w:hAnsi="標楷體" w:hint="eastAsia"/>
                </w:rPr>
                <w:t>(YYY/MM/DD)</w:t>
              </w:r>
            </w:ins>
          </w:p>
        </w:tc>
      </w:tr>
      <w:tr w:rsidR="004C05AA" w:rsidRPr="008F1D46" w14:paraId="353927D8" w14:textId="77777777" w:rsidTr="0094025F">
        <w:trPr>
          <w:ins w:id="1345" w:author="智誠 楊" w:date="2021-05-07T13:49:00Z"/>
        </w:trPr>
        <w:tc>
          <w:tcPr>
            <w:tcW w:w="784" w:type="dxa"/>
          </w:tcPr>
          <w:p w14:paraId="51E58936" w14:textId="77777777" w:rsidR="004C05AA" w:rsidRDefault="004C05AA" w:rsidP="0094025F">
            <w:pPr>
              <w:jc w:val="center"/>
              <w:rPr>
                <w:ins w:id="1346" w:author="智誠 楊" w:date="2021-05-07T13:49:00Z"/>
                <w:rFonts w:ascii="標楷體" w:eastAsia="標楷體" w:hAnsi="標楷體"/>
              </w:rPr>
            </w:pPr>
            <w:ins w:id="1347" w:author="智誠 楊" w:date="2021-05-07T13:49:00Z">
              <w:r>
                <w:rPr>
                  <w:rFonts w:ascii="標楷體" w:eastAsia="標楷體" w:hAnsi="標楷體" w:hint="eastAsia"/>
                </w:rPr>
                <w:t>4</w:t>
              </w:r>
            </w:ins>
          </w:p>
        </w:tc>
        <w:tc>
          <w:tcPr>
            <w:tcW w:w="1201" w:type="dxa"/>
          </w:tcPr>
          <w:p w14:paraId="6DCDD0FA" w14:textId="77777777" w:rsidR="004C05AA" w:rsidRDefault="004C05AA" w:rsidP="0094025F">
            <w:pPr>
              <w:jc w:val="center"/>
              <w:rPr>
                <w:ins w:id="1348" w:author="智誠 楊" w:date="2021-05-07T13:49:00Z"/>
                <w:rFonts w:ascii="標楷體" w:eastAsia="標楷體" w:hAnsi="標楷體"/>
                <w:lang w:eastAsia="zh-HK"/>
              </w:rPr>
            </w:pPr>
            <w:ins w:id="1349" w:author="智誠 楊" w:date="2021-05-07T13:49:00Z">
              <w:r>
                <w:rPr>
                  <w:rFonts w:ascii="標楷體" w:eastAsia="標楷體" w:hAnsi="標楷體" w:hint="eastAsia"/>
                  <w:lang w:eastAsia="zh-HK"/>
                </w:rPr>
                <w:t>資料</w:t>
              </w:r>
            </w:ins>
          </w:p>
        </w:tc>
        <w:tc>
          <w:tcPr>
            <w:tcW w:w="2102" w:type="dxa"/>
          </w:tcPr>
          <w:p w14:paraId="0BD70A66" w14:textId="77777777" w:rsidR="004C05AA" w:rsidRDefault="004C05AA" w:rsidP="0094025F">
            <w:pPr>
              <w:rPr>
                <w:ins w:id="1350" w:author="智誠 楊" w:date="2021-05-07T13:49:00Z"/>
                <w:rFonts w:ascii="標楷體" w:eastAsia="標楷體" w:hAnsi="標楷體"/>
                <w:lang w:eastAsia="zh-HK"/>
              </w:rPr>
            </w:pPr>
            <w:ins w:id="1351" w:author="智誠 楊" w:date="2021-05-07T14:10:00Z">
              <w:r>
                <w:rPr>
                  <w:rFonts w:ascii="標楷體" w:eastAsia="標楷體" w:hAnsi="標楷體" w:hint="eastAsia"/>
                  <w:lang w:eastAsia="zh-HK"/>
                </w:rPr>
                <w:t>戶號</w:t>
              </w:r>
            </w:ins>
          </w:p>
        </w:tc>
        <w:tc>
          <w:tcPr>
            <w:tcW w:w="2684" w:type="dxa"/>
          </w:tcPr>
          <w:p w14:paraId="53B69D08" w14:textId="77777777" w:rsidR="004C05AA" w:rsidRPr="00997D40" w:rsidRDefault="004C05AA" w:rsidP="0094025F">
            <w:pPr>
              <w:rPr>
                <w:ins w:id="1352" w:author="智誠 楊" w:date="2021-05-07T13:49:00Z"/>
                <w:rFonts w:ascii="標楷體" w:eastAsia="標楷體" w:hAnsi="標楷體"/>
                <w:lang w:eastAsia="zh-HK"/>
              </w:rPr>
            </w:pPr>
            <w:proofErr w:type="spellStart"/>
            <w:ins w:id="1353" w:author="智誠 楊" w:date="2021-05-07T14:15:00Z">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CustNo</w:t>
              </w:r>
            </w:ins>
            <w:proofErr w:type="spellEnd"/>
          </w:p>
        </w:tc>
        <w:tc>
          <w:tcPr>
            <w:tcW w:w="3649" w:type="dxa"/>
          </w:tcPr>
          <w:p w14:paraId="1FB31BAB" w14:textId="77777777" w:rsidR="004C05AA" w:rsidRPr="008F1D46" w:rsidRDefault="004C05AA" w:rsidP="0094025F">
            <w:pPr>
              <w:rPr>
                <w:ins w:id="1354" w:author="智誠 楊" w:date="2021-05-07T13:49:00Z"/>
                <w:rFonts w:ascii="標楷體" w:eastAsia="標楷體" w:hAnsi="標楷體"/>
                <w:lang w:eastAsia="zh-HK"/>
              </w:rPr>
            </w:pPr>
            <w:ins w:id="1355" w:author="智誠 楊" w:date="2021-05-07T14:18:00Z">
              <w:r>
                <w:rPr>
                  <w:rFonts w:ascii="標楷體" w:eastAsia="標楷體" w:hAnsi="標楷體" w:hint="eastAsia"/>
                  <w:lang w:eastAsia="zh-HK"/>
                </w:rPr>
                <w:t>戶號</w:t>
              </w:r>
            </w:ins>
          </w:p>
        </w:tc>
      </w:tr>
      <w:tr w:rsidR="004C05AA" w:rsidRPr="008F1D46" w14:paraId="34111617" w14:textId="77777777" w:rsidTr="0094025F">
        <w:trPr>
          <w:ins w:id="1356" w:author="智誠 楊" w:date="2021-05-07T13:49:00Z"/>
        </w:trPr>
        <w:tc>
          <w:tcPr>
            <w:tcW w:w="784" w:type="dxa"/>
          </w:tcPr>
          <w:p w14:paraId="6CBA5033" w14:textId="77777777" w:rsidR="004C05AA" w:rsidRDefault="004C05AA" w:rsidP="0094025F">
            <w:pPr>
              <w:jc w:val="center"/>
              <w:rPr>
                <w:ins w:id="1357" w:author="智誠 楊" w:date="2021-05-07T13:49:00Z"/>
                <w:rFonts w:ascii="標楷體" w:eastAsia="標楷體" w:hAnsi="標楷體"/>
              </w:rPr>
            </w:pPr>
            <w:ins w:id="1358" w:author="智誠 楊" w:date="2021-05-07T13:49:00Z">
              <w:r>
                <w:rPr>
                  <w:rFonts w:ascii="標楷體" w:eastAsia="標楷體" w:hAnsi="標楷體" w:hint="eastAsia"/>
                </w:rPr>
                <w:t>5</w:t>
              </w:r>
            </w:ins>
          </w:p>
        </w:tc>
        <w:tc>
          <w:tcPr>
            <w:tcW w:w="1201" w:type="dxa"/>
          </w:tcPr>
          <w:p w14:paraId="42A3A059" w14:textId="77777777" w:rsidR="004C05AA" w:rsidRDefault="004C05AA" w:rsidP="0094025F">
            <w:pPr>
              <w:jc w:val="center"/>
              <w:rPr>
                <w:ins w:id="1359" w:author="智誠 楊" w:date="2021-05-07T13:49:00Z"/>
                <w:rFonts w:ascii="標楷體" w:eastAsia="標楷體" w:hAnsi="標楷體"/>
                <w:lang w:eastAsia="zh-HK"/>
              </w:rPr>
            </w:pPr>
            <w:ins w:id="1360" w:author="智誠 楊" w:date="2021-05-07T13:49:00Z">
              <w:r>
                <w:rPr>
                  <w:rFonts w:ascii="標楷體" w:eastAsia="標楷體" w:hAnsi="標楷體" w:hint="eastAsia"/>
                  <w:lang w:eastAsia="zh-HK"/>
                </w:rPr>
                <w:t>資料</w:t>
              </w:r>
            </w:ins>
          </w:p>
        </w:tc>
        <w:tc>
          <w:tcPr>
            <w:tcW w:w="2102" w:type="dxa"/>
          </w:tcPr>
          <w:p w14:paraId="1A4B5EDC" w14:textId="77777777" w:rsidR="004C05AA" w:rsidRDefault="004C05AA" w:rsidP="0094025F">
            <w:pPr>
              <w:rPr>
                <w:ins w:id="1361" w:author="智誠 楊" w:date="2021-05-07T13:49:00Z"/>
                <w:rFonts w:ascii="標楷體" w:eastAsia="標楷體" w:hAnsi="標楷體"/>
                <w:lang w:eastAsia="zh-HK"/>
              </w:rPr>
            </w:pPr>
            <w:ins w:id="1362" w:author="智誠 楊" w:date="2021-05-07T14:10:00Z">
              <w:r>
                <w:rPr>
                  <w:rFonts w:ascii="標楷體" w:eastAsia="標楷體" w:hAnsi="標楷體" w:hint="eastAsia"/>
                  <w:lang w:eastAsia="zh-HK"/>
                </w:rPr>
                <w:t>戶名</w:t>
              </w:r>
            </w:ins>
          </w:p>
        </w:tc>
        <w:tc>
          <w:tcPr>
            <w:tcW w:w="2684" w:type="dxa"/>
          </w:tcPr>
          <w:p w14:paraId="5882E04F" w14:textId="77777777" w:rsidR="004C05AA" w:rsidRPr="00AB355E" w:rsidDel="00AB355E" w:rsidRDefault="004C05AA" w:rsidP="0094025F">
            <w:pPr>
              <w:rPr>
                <w:del w:id="1363" w:author="阿毛" w:date="2021-06-08T15:00:00Z"/>
                <w:rFonts w:ascii="標楷體" w:eastAsia="標楷體" w:hAnsi="標楷體"/>
                <w:rPrChange w:id="1364" w:author="阿毛" w:date="2021-06-09T15:07:00Z">
                  <w:rPr>
                    <w:del w:id="1365" w:author="阿毛" w:date="2021-06-08T15:00:00Z"/>
                    <w:rFonts w:ascii="標楷體" w:eastAsia="標楷體" w:hAnsi="標楷體" w:cs="細明體_HKSCS"/>
                    <w:kern w:val="0"/>
                  </w:rPr>
                </w:rPrChange>
              </w:rPr>
            </w:pPr>
            <w:proofErr w:type="spellStart"/>
            <w:ins w:id="1366" w:author="阿毛" w:date="2021-06-09T15:07:00Z">
              <w:r w:rsidRPr="001408F4">
                <w:rPr>
                  <w:rFonts w:ascii="標楷體" w:eastAsia="標楷體" w:hAnsi="標楷體" w:cs="細明體_HKSCS"/>
                  <w:kern w:val="0"/>
                </w:rPr>
                <w:t>MlaundryChkDtl</w:t>
              </w:r>
              <w:r>
                <w:rPr>
                  <w:rFonts w:ascii="標楷體" w:eastAsia="標楷體" w:hAnsi="標楷體"/>
                  <w:lang w:eastAsia="zh-HK"/>
                </w:rPr>
                <w:t>.CustNo</w:t>
              </w:r>
              <w:proofErr w:type="spellEnd"/>
              <w:r w:rsidRPr="001408F4" w:rsidDel="00FD4929">
                <w:rPr>
                  <w:rFonts w:ascii="標楷體" w:eastAsia="標楷體" w:hAnsi="標楷體" w:cs="細明體_HKSCS"/>
                  <w:kern w:val="0"/>
                </w:rPr>
                <w:t xml:space="preserve"> </w:t>
              </w:r>
            </w:ins>
            <w:ins w:id="1367" w:author="智誠 楊" w:date="2021-05-07T14:20:00Z">
              <w:del w:id="1368" w:author="阿毛" w:date="2021-06-08T15:00:00Z">
                <w:r w:rsidRPr="001408F4" w:rsidDel="00FD4929">
                  <w:rPr>
                    <w:rFonts w:ascii="標楷體" w:eastAsia="標楷體" w:hAnsi="標楷體" w:cs="細明體_HKSCS"/>
                    <w:kern w:val="0"/>
                  </w:rPr>
                  <w:delText>MlaundryChkDtl</w:delText>
                </w:r>
                <w:r w:rsidRPr="001408F4" w:rsidDel="00FD4929">
                  <w:rPr>
                    <w:rFonts w:ascii="標楷體" w:eastAsia="標楷體" w:hAnsi="標楷體" w:cs="細明體_HKSCS"/>
                    <w:color w:val="000000"/>
                    <w:kern w:val="0"/>
                  </w:rPr>
                  <w:delText>.</w:delText>
                </w:r>
                <w:r w:rsidDel="00FD4929">
                  <w:rPr>
                    <w:rFonts w:ascii="標楷體" w:eastAsia="標楷體" w:hAnsi="標楷體" w:cs="細明體_HKSCS"/>
                    <w:color w:val="000000"/>
                    <w:kern w:val="0"/>
                  </w:rPr>
                  <w:delText>CustNo</w:delText>
                </w:r>
              </w:del>
            </w:ins>
          </w:p>
          <w:p w14:paraId="2FE40DFE" w14:textId="77777777" w:rsidR="004C05AA" w:rsidRPr="00AB355E" w:rsidRDefault="004C05AA" w:rsidP="0094025F">
            <w:pPr>
              <w:rPr>
                <w:ins w:id="1369" w:author="阿毛" w:date="2021-06-09T15:07:00Z"/>
                <w:rFonts w:ascii="標楷體" w:eastAsia="標楷體" w:hAnsi="標楷體" w:cs="細明體_HKSCS"/>
                <w:color w:val="000000"/>
                <w:kern w:val="0"/>
              </w:rPr>
            </w:pPr>
          </w:p>
          <w:p w14:paraId="5AF99433" w14:textId="77777777" w:rsidR="004C05AA" w:rsidRDefault="004C05AA" w:rsidP="0094025F">
            <w:pPr>
              <w:rPr>
                <w:ins w:id="1370" w:author="智誠 楊" w:date="2021-05-07T13:49:00Z"/>
                <w:rFonts w:ascii="標楷體" w:eastAsia="標楷體" w:hAnsi="標楷體"/>
                <w:lang w:eastAsia="zh-HK"/>
              </w:rPr>
            </w:pPr>
            <w:proofErr w:type="spellStart"/>
            <w:ins w:id="1371" w:author="智誠 楊" w:date="2021-05-07T14:20:00Z">
              <w:r>
                <w:rPr>
                  <w:rFonts w:ascii="標楷體" w:eastAsia="標楷體" w:hAnsi="標楷體" w:cs="細明體_HKSCS" w:hint="eastAsia"/>
                  <w:color w:val="000000"/>
                </w:rPr>
                <w:t>C</w:t>
              </w:r>
              <w:r>
                <w:rPr>
                  <w:rFonts w:ascii="標楷體" w:eastAsia="標楷體" w:hAnsi="標楷體" w:cs="細明體_HKSCS"/>
                  <w:color w:val="000000"/>
                </w:rPr>
                <w:t>ustMain.CustName</w:t>
              </w:r>
            </w:ins>
            <w:proofErr w:type="spellEnd"/>
          </w:p>
        </w:tc>
        <w:tc>
          <w:tcPr>
            <w:tcW w:w="3649" w:type="dxa"/>
          </w:tcPr>
          <w:p w14:paraId="33B75AF2" w14:textId="77777777" w:rsidR="004C05AA" w:rsidRDefault="004C05AA" w:rsidP="0094025F">
            <w:pPr>
              <w:rPr>
                <w:ins w:id="1372" w:author="阿毛" w:date="2021-06-08T15:00:00Z"/>
                <w:rFonts w:ascii="標楷體" w:eastAsia="標楷體" w:hAnsi="標楷體"/>
              </w:rPr>
            </w:pPr>
            <w:ins w:id="1373" w:author="阿毛" w:date="2021-06-08T15:00:00Z">
              <w:r>
                <w:rPr>
                  <w:rFonts w:ascii="標楷體" w:eastAsia="標楷體" w:hAnsi="標楷體" w:hint="eastAsia"/>
                  <w:lang w:eastAsia="zh-HK"/>
                </w:rPr>
                <w:t>依據</w:t>
              </w:r>
              <w:r>
                <w:rPr>
                  <w:rFonts w:ascii="標楷體" w:eastAsia="標楷體" w:hAnsi="標楷體" w:hint="eastAsia"/>
                </w:rPr>
                <w:t>[戶號(</w:t>
              </w:r>
              <w:proofErr w:type="spellStart"/>
              <w:r w:rsidRPr="001408F4">
                <w:rPr>
                  <w:rFonts w:ascii="標楷體" w:eastAsia="標楷體" w:hAnsi="標楷體" w:cs="細明體_HKSCS"/>
                  <w:kern w:val="0"/>
                </w:rPr>
                <w:t>MlaundryChkDtl</w:t>
              </w:r>
              <w:r>
                <w:rPr>
                  <w:rFonts w:ascii="標楷體" w:eastAsia="標楷體" w:hAnsi="標楷體"/>
                  <w:lang w:eastAsia="zh-HK"/>
                </w:rPr>
                <w:t>.C</w:t>
              </w:r>
              <w:proofErr w:type="spellEnd"/>
            </w:ins>
          </w:p>
          <w:p w14:paraId="1C28B767" w14:textId="77777777" w:rsidR="004C05AA" w:rsidRDefault="004C05AA" w:rsidP="0094025F">
            <w:pPr>
              <w:rPr>
                <w:ins w:id="1374" w:author="阿毛" w:date="2021-06-08T15:00:00Z"/>
                <w:rFonts w:ascii="標楷體" w:eastAsia="標楷體" w:hAnsi="標楷體"/>
              </w:rPr>
            </w:pPr>
            <w:proofErr w:type="spellStart"/>
            <w:ins w:id="1375" w:author="阿毛" w:date="2021-06-08T15:00:00Z">
              <w:r>
                <w:rPr>
                  <w:rFonts w:ascii="標楷體" w:eastAsia="標楷體" w:hAnsi="標楷體"/>
                  <w:lang w:eastAsia="zh-HK"/>
                </w:rPr>
                <w:t>ustNo</w:t>
              </w:r>
              <w:proofErr w:type="spellEnd"/>
              <w:r>
                <w:rPr>
                  <w:rFonts w:ascii="標楷體" w:eastAsia="標楷體" w:hAnsi="標楷體" w:hint="eastAsia"/>
                </w:rPr>
                <w:t>)]</w:t>
              </w:r>
              <w:r>
                <w:rPr>
                  <w:rFonts w:ascii="標楷體" w:eastAsia="標楷體" w:hAnsi="標楷體" w:hint="eastAsia"/>
                  <w:lang w:eastAsia="zh-HK"/>
                </w:rPr>
                <w:t>對應</w:t>
              </w:r>
              <w:r>
                <w:rPr>
                  <w:rFonts w:ascii="標楷體" w:eastAsia="標楷體" w:hAnsi="標楷體" w:hint="eastAsia"/>
                </w:rPr>
                <w:t>[</w:t>
              </w:r>
              <w:r>
                <w:rPr>
                  <w:rFonts w:ascii="標楷體" w:eastAsia="標楷體" w:hAnsi="標楷體" w:hint="eastAsia"/>
                  <w:lang w:eastAsia="zh-HK"/>
                </w:rPr>
                <w:t>客戶資料主檔</w:t>
              </w:r>
              <w:r>
                <w:rPr>
                  <w:rFonts w:ascii="標楷體" w:eastAsia="標楷體" w:hAnsi="標楷體" w:hint="eastAsia"/>
                </w:rPr>
                <w:t>(</w:t>
              </w:r>
            </w:ins>
          </w:p>
          <w:p w14:paraId="6110BAD0" w14:textId="77777777" w:rsidR="004C05AA" w:rsidRDefault="004C05AA" w:rsidP="0094025F">
            <w:pPr>
              <w:rPr>
                <w:ins w:id="1376" w:author="阿毛" w:date="2021-06-08T15:00:00Z"/>
                <w:rFonts w:ascii="標楷體" w:eastAsia="標楷體" w:hAnsi="標楷體"/>
              </w:rPr>
            </w:pPr>
            <w:proofErr w:type="spellStart"/>
            <w:ins w:id="1377" w:author="阿毛" w:date="2021-06-08T15:00:00Z">
              <w:r>
                <w:rPr>
                  <w:rFonts w:ascii="標楷體" w:eastAsia="標楷體" w:hAnsi="標楷體" w:hint="eastAsia"/>
                </w:rPr>
                <w:t>C</w:t>
              </w:r>
              <w:r>
                <w:rPr>
                  <w:rFonts w:ascii="標楷體" w:eastAsia="標楷體" w:hAnsi="標楷體"/>
                </w:rPr>
                <w:t>ustMain</w:t>
              </w:r>
              <w:proofErr w:type="spellEnd"/>
              <w:r>
                <w:rPr>
                  <w:rFonts w:ascii="標楷體" w:eastAsia="標楷體" w:hAnsi="標楷體" w:hint="eastAsia"/>
                </w:rPr>
                <w:t>)]的[戶號(</w:t>
              </w:r>
              <w:proofErr w:type="spellStart"/>
              <w:r>
                <w:rPr>
                  <w:rFonts w:ascii="標楷體" w:eastAsia="標楷體" w:hAnsi="標楷體"/>
                  <w:lang w:eastAsia="zh-HK"/>
                </w:rPr>
                <w:t>CustNo</w:t>
              </w:r>
              <w:proofErr w:type="spellEnd"/>
              <w:r>
                <w:rPr>
                  <w:rFonts w:ascii="標楷體" w:eastAsia="標楷體" w:hAnsi="標楷體" w:hint="eastAsia"/>
                </w:rPr>
                <w:t>)</w:t>
              </w:r>
            </w:ins>
          </w:p>
          <w:p w14:paraId="59DBB9F1" w14:textId="77777777" w:rsidR="004C05AA" w:rsidRDefault="004C05AA" w:rsidP="0094025F">
            <w:pPr>
              <w:rPr>
                <w:ins w:id="1378" w:author="阿毛" w:date="2021-06-08T15:00:00Z"/>
                <w:rFonts w:ascii="標楷體" w:eastAsia="標楷體" w:hAnsi="標楷體"/>
                <w:lang w:eastAsia="zh-HK"/>
              </w:rPr>
            </w:pPr>
            <w:ins w:id="1379" w:author="阿毛" w:date="2021-06-08T15:00:00Z">
              <w:r>
                <w:rPr>
                  <w:rFonts w:ascii="標楷體" w:eastAsia="標楷體" w:hAnsi="標楷體" w:hint="eastAsia"/>
                </w:rPr>
                <w:t>]顯示[戶名/公司名稱(</w:t>
              </w:r>
              <w:proofErr w:type="spellStart"/>
              <w:r>
                <w:rPr>
                  <w:rFonts w:ascii="標楷體" w:eastAsia="標楷體" w:hAnsi="標楷體"/>
                  <w:lang w:eastAsia="zh-HK"/>
                </w:rPr>
                <w:t>CustNa</w:t>
              </w:r>
              <w:proofErr w:type="spellEnd"/>
            </w:ins>
          </w:p>
          <w:p w14:paraId="5D794078" w14:textId="77777777" w:rsidR="004C05AA" w:rsidRPr="00FD4929" w:rsidDel="00FD4929" w:rsidRDefault="004C05AA" w:rsidP="0094025F">
            <w:pPr>
              <w:rPr>
                <w:ins w:id="1380" w:author="智誠 楊" w:date="2021-05-07T14:20:00Z"/>
                <w:del w:id="1381" w:author="阿毛" w:date="2021-06-08T15:00:00Z"/>
                <w:rFonts w:ascii="標楷體" w:eastAsia="標楷體" w:hAnsi="標楷體"/>
                <w:lang w:eastAsia="zh-HK"/>
                <w:rPrChange w:id="1382" w:author="阿毛" w:date="2021-06-08T15:00:00Z">
                  <w:rPr>
                    <w:ins w:id="1383" w:author="智誠 楊" w:date="2021-05-07T14:20:00Z"/>
                    <w:del w:id="1384" w:author="阿毛" w:date="2021-06-08T15:00:00Z"/>
                    <w:rFonts w:ascii="標楷體" w:eastAsia="標楷體" w:hAnsi="標楷體" w:cs="細明體_HKSCS"/>
                    <w:color w:val="000000"/>
                    <w:kern w:val="0"/>
                  </w:rPr>
                </w:rPrChange>
              </w:rPr>
            </w:pPr>
            <w:ins w:id="1385" w:author="阿毛" w:date="2021-06-08T15:00:00Z">
              <w:r>
                <w:rPr>
                  <w:rFonts w:ascii="標楷體" w:eastAsia="標楷體" w:hAnsi="標楷體"/>
                  <w:lang w:eastAsia="zh-HK"/>
                </w:rPr>
                <w:t>me</w:t>
              </w:r>
              <w:r>
                <w:rPr>
                  <w:rFonts w:ascii="標楷體" w:eastAsia="標楷體" w:hAnsi="標楷體" w:hint="eastAsia"/>
                </w:rPr>
                <w:t>)]</w:t>
              </w:r>
            </w:ins>
            <w:ins w:id="1386" w:author="智誠 楊" w:date="2021-05-07T14:20:00Z">
              <w:del w:id="1387" w:author="阿毛" w:date="2021-06-08T15:00:00Z">
                <w:r w:rsidDel="00FD4929">
                  <w:rPr>
                    <w:rFonts w:ascii="標楷體" w:eastAsia="標楷體" w:hAnsi="標楷體" w:hint="eastAsia"/>
                  </w:rPr>
                  <w:delText>依據</w:delText>
                </w:r>
                <w:r w:rsidRPr="001408F4" w:rsidDel="00FD4929">
                  <w:rPr>
                    <w:rFonts w:ascii="標楷體" w:eastAsia="標楷體" w:hAnsi="標楷體" w:cs="細明體_HKSCS"/>
                    <w:kern w:val="0"/>
                  </w:rPr>
                  <w:delText>MlaundryChkDtl</w:delText>
                </w:r>
                <w:r w:rsidRPr="001408F4" w:rsidDel="00FD4929">
                  <w:rPr>
                    <w:rFonts w:ascii="標楷體" w:eastAsia="標楷體" w:hAnsi="標楷體" w:cs="細明體_HKSCS"/>
                    <w:color w:val="000000"/>
                    <w:kern w:val="0"/>
                  </w:rPr>
                  <w:delText>.</w:delText>
                </w:r>
                <w:r w:rsidDel="00FD4929">
                  <w:rPr>
                    <w:rFonts w:ascii="標楷體" w:eastAsia="標楷體" w:hAnsi="標楷體" w:cs="細明體_HKSCS"/>
                    <w:color w:val="000000"/>
                    <w:kern w:val="0"/>
                  </w:rPr>
                  <w:delText>CustNo</w:delText>
                </w:r>
              </w:del>
            </w:ins>
          </w:p>
          <w:p w14:paraId="0FAB2758" w14:textId="77777777" w:rsidR="004C05AA" w:rsidRPr="001F47BB" w:rsidRDefault="004C05AA" w:rsidP="0094025F">
            <w:pPr>
              <w:rPr>
                <w:ins w:id="1388" w:author="智誠 楊" w:date="2021-05-07T13:49:00Z"/>
                <w:rFonts w:ascii="標楷體" w:eastAsia="標楷體" w:hAnsi="標楷體"/>
              </w:rPr>
            </w:pPr>
            <w:ins w:id="1389" w:author="智誠 楊" w:date="2021-05-07T14:20:00Z">
              <w:del w:id="1390" w:author="阿毛" w:date="2021-06-08T15:00:00Z">
                <w:r w:rsidDel="00FD4929">
                  <w:rPr>
                    <w:rFonts w:ascii="標楷體" w:eastAsia="標楷體" w:hAnsi="標楷體" w:hint="eastAsia"/>
                  </w:rPr>
                  <w:delText>對應</w:delText>
                </w:r>
              </w:del>
            </w:ins>
            <w:ins w:id="1391" w:author="智誠 楊" w:date="2021-05-07T14:21:00Z">
              <w:del w:id="1392" w:author="阿毛" w:date="2021-06-08T15:00:00Z">
                <w:r w:rsidDel="00FD4929">
                  <w:rPr>
                    <w:rFonts w:ascii="標楷體" w:eastAsia="標楷體" w:hAnsi="標楷體" w:cs="細明體_HKSCS" w:hint="eastAsia"/>
                    <w:color w:val="000000"/>
                  </w:rPr>
                  <w:delText>C</w:delText>
                </w:r>
                <w:r w:rsidDel="00FD4929">
                  <w:rPr>
                    <w:rFonts w:ascii="標楷體" w:eastAsia="標楷體" w:hAnsi="標楷體" w:cs="細明體_HKSCS"/>
                    <w:color w:val="000000"/>
                  </w:rPr>
                  <w:delText>ustMain.CustName</w:delText>
                </w:r>
                <w:r w:rsidDel="00FD4929">
                  <w:rPr>
                    <w:rFonts w:ascii="標楷體" w:eastAsia="標楷體" w:hAnsi="標楷體" w:cs="細明體_HKSCS" w:hint="eastAsia"/>
                    <w:color w:val="000000"/>
                  </w:rPr>
                  <w:delText>顯示戶名</w:delText>
                </w:r>
              </w:del>
            </w:ins>
          </w:p>
        </w:tc>
      </w:tr>
      <w:tr w:rsidR="004C05AA" w:rsidRPr="008F1D46" w14:paraId="00B8A123" w14:textId="77777777" w:rsidTr="0094025F">
        <w:trPr>
          <w:ins w:id="1393" w:author="智誠 楊" w:date="2021-05-07T13:49:00Z"/>
        </w:trPr>
        <w:tc>
          <w:tcPr>
            <w:tcW w:w="784" w:type="dxa"/>
          </w:tcPr>
          <w:p w14:paraId="0E892FE6" w14:textId="77777777" w:rsidR="004C05AA" w:rsidRDefault="004C05AA" w:rsidP="0094025F">
            <w:pPr>
              <w:jc w:val="center"/>
              <w:rPr>
                <w:ins w:id="1394" w:author="智誠 楊" w:date="2021-05-07T13:49:00Z"/>
                <w:rFonts w:ascii="標楷體" w:eastAsia="標楷體" w:hAnsi="標楷體"/>
              </w:rPr>
            </w:pPr>
            <w:ins w:id="1395" w:author="智誠 楊" w:date="2021-05-07T13:49:00Z">
              <w:r>
                <w:rPr>
                  <w:rFonts w:ascii="標楷體" w:eastAsia="標楷體" w:hAnsi="標楷體" w:hint="eastAsia"/>
                </w:rPr>
                <w:t>6</w:t>
              </w:r>
            </w:ins>
          </w:p>
        </w:tc>
        <w:tc>
          <w:tcPr>
            <w:tcW w:w="1201" w:type="dxa"/>
          </w:tcPr>
          <w:p w14:paraId="3FFF3F3B" w14:textId="77777777" w:rsidR="004C05AA" w:rsidRDefault="004C05AA" w:rsidP="0094025F">
            <w:pPr>
              <w:jc w:val="center"/>
              <w:rPr>
                <w:ins w:id="1396" w:author="智誠 楊" w:date="2021-05-07T13:49:00Z"/>
                <w:rFonts w:ascii="標楷體" w:eastAsia="標楷體" w:hAnsi="標楷體"/>
                <w:lang w:eastAsia="zh-HK"/>
              </w:rPr>
            </w:pPr>
            <w:ins w:id="1397" w:author="智誠 楊" w:date="2021-05-07T13:49:00Z">
              <w:r>
                <w:rPr>
                  <w:rFonts w:ascii="標楷體" w:eastAsia="標楷體" w:hAnsi="標楷體" w:hint="eastAsia"/>
                  <w:lang w:eastAsia="zh-HK"/>
                </w:rPr>
                <w:t>資料</w:t>
              </w:r>
            </w:ins>
          </w:p>
        </w:tc>
        <w:tc>
          <w:tcPr>
            <w:tcW w:w="2102" w:type="dxa"/>
          </w:tcPr>
          <w:p w14:paraId="3E298882" w14:textId="77777777" w:rsidR="004C05AA" w:rsidRDefault="004C05AA" w:rsidP="0094025F">
            <w:pPr>
              <w:rPr>
                <w:ins w:id="1398" w:author="智誠 楊" w:date="2021-05-07T13:49:00Z"/>
                <w:rFonts w:ascii="標楷體" w:eastAsia="標楷體" w:hAnsi="標楷體"/>
                <w:lang w:eastAsia="zh-HK"/>
              </w:rPr>
            </w:pPr>
            <w:ins w:id="1399" w:author="智誠 楊" w:date="2021-05-07T14:10:00Z">
              <w:r>
                <w:rPr>
                  <w:rFonts w:ascii="標楷體" w:eastAsia="標楷體" w:hAnsi="標楷體" w:hint="eastAsia"/>
                  <w:lang w:eastAsia="zh-HK"/>
                </w:rPr>
                <w:t>來源</w:t>
              </w:r>
            </w:ins>
          </w:p>
        </w:tc>
        <w:tc>
          <w:tcPr>
            <w:tcW w:w="2684" w:type="dxa"/>
          </w:tcPr>
          <w:p w14:paraId="5A66C768" w14:textId="77777777" w:rsidR="004C05AA" w:rsidRPr="00997D40" w:rsidRDefault="004C05AA" w:rsidP="0094025F">
            <w:pPr>
              <w:rPr>
                <w:ins w:id="1400" w:author="智誠 楊" w:date="2021-05-07T13:49:00Z"/>
                <w:rFonts w:ascii="標楷體" w:eastAsia="標楷體" w:hAnsi="標楷體"/>
                <w:lang w:eastAsia="zh-HK"/>
              </w:rPr>
            </w:pPr>
            <w:proofErr w:type="spellStart"/>
            <w:ins w:id="1401" w:author="智誠 楊" w:date="2021-05-07T14:15:00Z">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RepayItem</w:t>
              </w:r>
            </w:ins>
            <w:proofErr w:type="spellEnd"/>
          </w:p>
        </w:tc>
        <w:tc>
          <w:tcPr>
            <w:tcW w:w="3649" w:type="dxa"/>
          </w:tcPr>
          <w:p w14:paraId="33FCB500" w14:textId="77777777" w:rsidR="004C05AA" w:rsidRPr="008F1D46" w:rsidRDefault="004C05AA" w:rsidP="0094025F">
            <w:pPr>
              <w:rPr>
                <w:ins w:id="1402" w:author="智誠 楊" w:date="2021-05-07T13:49:00Z"/>
                <w:rFonts w:ascii="標楷體" w:eastAsia="標楷體" w:hAnsi="標楷體"/>
                <w:lang w:eastAsia="zh-HK"/>
              </w:rPr>
            </w:pPr>
            <w:ins w:id="1403" w:author="智誠 楊" w:date="2021-05-07T14:18:00Z">
              <w:r>
                <w:rPr>
                  <w:rFonts w:ascii="標楷體" w:eastAsia="標楷體" w:hAnsi="標楷體" w:hint="eastAsia"/>
                  <w:lang w:eastAsia="zh-HK"/>
                </w:rPr>
                <w:t>來源</w:t>
              </w:r>
            </w:ins>
          </w:p>
        </w:tc>
      </w:tr>
      <w:tr w:rsidR="004C05AA" w:rsidRPr="008F1D46" w14:paraId="5CC6D33D" w14:textId="77777777" w:rsidTr="0094025F">
        <w:trPr>
          <w:ins w:id="1404" w:author="智誠 楊" w:date="2021-05-07T13:49:00Z"/>
        </w:trPr>
        <w:tc>
          <w:tcPr>
            <w:tcW w:w="784" w:type="dxa"/>
          </w:tcPr>
          <w:p w14:paraId="460A70EA" w14:textId="77777777" w:rsidR="004C05AA" w:rsidRDefault="004C05AA" w:rsidP="0094025F">
            <w:pPr>
              <w:jc w:val="center"/>
              <w:rPr>
                <w:ins w:id="1405" w:author="智誠 楊" w:date="2021-05-07T13:49:00Z"/>
                <w:rFonts w:ascii="標楷體" w:eastAsia="標楷體" w:hAnsi="標楷體"/>
              </w:rPr>
            </w:pPr>
            <w:ins w:id="1406" w:author="智誠 楊" w:date="2021-05-07T13:49:00Z">
              <w:r>
                <w:rPr>
                  <w:rFonts w:ascii="標楷體" w:eastAsia="標楷體" w:hAnsi="標楷體" w:hint="eastAsia"/>
                </w:rPr>
                <w:t>7</w:t>
              </w:r>
            </w:ins>
          </w:p>
        </w:tc>
        <w:tc>
          <w:tcPr>
            <w:tcW w:w="1201" w:type="dxa"/>
          </w:tcPr>
          <w:p w14:paraId="199A9981" w14:textId="77777777" w:rsidR="004C05AA" w:rsidRDefault="004C05AA" w:rsidP="0094025F">
            <w:pPr>
              <w:jc w:val="center"/>
              <w:rPr>
                <w:ins w:id="1407" w:author="智誠 楊" w:date="2021-05-07T13:49:00Z"/>
                <w:rFonts w:ascii="標楷體" w:eastAsia="標楷體" w:hAnsi="標楷體"/>
                <w:lang w:eastAsia="zh-HK"/>
              </w:rPr>
            </w:pPr>
            <w:ins w:id="1408" w:author="智誠 楊" w:date="2021-05-07T13:49:00Z">
              <w:r>
                <w:rPr>
                  <w:rFonts w:ascii="標楷體" w:eastAsia="標楷體" w:hAnsi="標楷體" w:hint="eastAsia"/>
                  <w:lang w:eastAsia="zh-HK"/>
                </w:rPr>
                <w:t>資料</w:t>
              </w:r>
            </w:ins>
          </w:p>
        </w:tc>
        <w:tc>
          <w:tcPr>
            <w:tcW w:w="2102" w:type="dxa"/>
          </w:tcPr>
          <w:p w14:paraId="5AFF964B" w14:textId="77777777" w:rsidR="004C05AA" w:rsidRDefault="004C05AA" w:rsidP="0094025F">
            <w:pPr>
              <w:rPr>
                <w:ins w:id="1409" w:author="智誠 楊" w:date="2021-05-07T13:49:00Z"/>
                <w:rFonts w:ascii="標楷體" w:eastAsia="標楷體" w:hAnsi="標楷體"/>
                <w:lang w:eastAsia="zh-HK"/>
              </w:rPr>
            </w:pPr>
            <w:ins w:id="1410" w:author="智誠 楊" w:date="2021-05-07T14:10:00Z">
              <w:r>
                <w:rPr>
                  <w:rFonts w:ascii="標楷體" w:eastAsia="標楷體" w:hAnsi="標楷體" w:hint="eastAsia"/>
                  <w:lang w:eastAsia="zh-HK"/>
                </w:rPr>
                <w:t>匯款摘要</w:t>
              </w:r>
            </w:ins>
          </w:p>
        </w:tc>
        <w:tc>
          <w:tcPr>
            <w:tcW w:w="2684" w:type="dxa"/>
          </w:tcPr>
          <w:p w14:paraId="1A35B070" w14:textId="77777777" w:rsidR="004C05AA" w:rsidRPr="00997D40" w:rsidRDefault="004C05AA" w:rsidP="0094025F">
            <w:pPr>
              <w:rPr>
                <w:ins w:id="1411" w:author="智誠 楊" w:date="2021-05-07T13:49:00Z"/>
                <w:rFonts w:ascii="標楷體" w:eastAsia="標楷體" w:hAnsi="標楷體"/>
                <w:lang w:eastAsia="zh-HK"/>
              </w:rPr>
            </w:pPr>
            <w:proofErr w:type="spellStart"/>
            <w:ins w:id="1412" w:author="智誠 楊" w:date="2021-05-07T14:16:00Z">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DscptCode</w:t>
              </w:r>
            </w:ins>
            <w:proofErr w:type="spellEnd"/>
          </w:p>
        </w:tc>
        <w:tc>
          <w:tcPr>
            <w:tcW w:w="3649" w:type="dxa"/>
          </w:tcPr>
          <w:p w14:paraId="18BE6F76" w14:textId="77777777" w:rsidR="004C05AA" w:rsidRPr="008F1D46" w:rsidRDefault="004C05AA" w:rsidP="0094025F">
            <w:pPr>
              <w:rPr>
                <w:ins w:id="1413" w:author="智誠 楊" w:date="2021-05-07T13:49:00Z"/>
                <w:rFonts w:ascii="標楷體" w:eastAsia="標楷體" w:hAnsi="標楷體"/>
                <w:lang w:eastAsia="zh-HK"/>
              </w:rPr>
            </w:pPr>
            <w:ins w:id="1414" w:author="智誠 楊" w:date="2021-05-07T14:19:00Z">
              <w:r>
                <w:rPr>
                  <w:rFonts w:ascii="標楷體" w:eastAsia="標楷體" w:hAnsi="標楷體" w:hint="eastAsia"/>
                  <w:lang w:eastAsia="zh-HK"/>
                </w:rPr>
                <w:t>摘要代碼</w:t>
              </w:r>
            </w:ins>
          </w:p>
        </w:tc>
      </w:tr>
      <w:tr w:rsidR="004C05AA" w:rsidRPr="008F1D46" w14:paraId="5AA1BB77" w14:textId="77777777" w:rsidTr="0094025F">
        <w:trPr>
          <w:ins w:id="1415" w:author="智誠 楊" w:date="2021-05-07T13:49:00Z"/>
        </w:trPr>
        <w:tc>
          <w:tcPr>
            <w:tcW w:w="784" w:type="dxa"/>
          </w:tcPr>
          <w:p w14:paraId="52A2AF0A" w14:textId="77777777" w:rsidR="004C05AA" w:rsidRDefault="004C05AA" w:rsidP="0094025F">
            <w:pPr>
              <w:jc w:val="center"/>
              <w:rPr>
                <w:ins w:id="1416" w:author="智誠 楊" w:date="2021-05-07T13:49:00Z"/>
                <w:rFonts w:ascii="標楷體" w:eastAsia="標楷體" w:hAnsi="標楷體"/>
              </w:rPr>
            </w:pPr>
            <w:ins w:id="1417" w:author="智誠 楊" w:date="2021-05-07T13:49:00Z">
              <w:r>
                <w:rPr>
                  <w:rFonts w:ascii="標楷體" w:eastAsia="標楷體" w:hAnsi="標楷體" w:hint="eastAsia"/>
                </w:rPr>
                <w:t>8</w:t>
              </w:r>
            </w:ins>
          </w:p>
        </w:tc>
        <w:tc>
          <w:tcPr>
            <w:tcW w:w="1201" w:type="dxa"/>
          </w:tcPr>
          <w:p w14:paraId="4621F158" w14:textId="77777777" w:rsidR="004C05AA" w:rsidRDefault="004C05AA" w:rsidP="0094025F">
            <w:pPr>
              <w:jc w:val="center"/>
              <w:rPr>
                <w:ins w:id="1418" w:author="智誠 楊" w:date="2021-05-07T13:49:00Z"/>
                <w:rFonts w:ascii="標楷體" w:eastAsia="標楷體" w:hAnsi="標楷體"/>
                <w:lang w:eastAsia="zh-HK"/>
              </w:rPr>
            </w:pPr>
            <w:ins w:id="1419" w:author="智誠 楊" w:date="2021-05-07T13:49:00Z">
              <w:r>
                <w:rPr>
                  <w:rFonts w:ascii="標楷體" w:eastAsia="標楷體" w:hAnsi="標楷體" w:hint="eastAsia"/>
                  <w:lang w:eastAsia="zh-HK"/>
                </w:rPr>
                <w:t>資料</w:t>
              </w:r>
            </w:ins>
          </w:p>
        </w:tc>
        <w:tc>
          <w:tcPr>
            <w:tcW w:w="2102" w:type="dxa"/>
          </w:tcPr>
          <w:p w14:paraId="1F34873A" w14:textId="77777777" w:rsidR="004C05AA" w:rsidRDefault="004C05AA" w:rsidP="0094025F">
            <w:pPr>
              <w:rPr>
                <w:ins w:id="1420" w:author="智誠 楊" w:date="2021-05-07T13:49:00Z"/>
                <w:rFonts w:ascii="標楷體" w:eastAsia="標楷體" w:hAnsi="標楷體"/>
                <w:lang w:eastAsia="zh-HK"/>
              </w:rPr>
            </w:pPr>
            <w:ins w:id="1421" w:author="智誠 楊" w:date="2021-05-07T14:10:00Z">
              <w:r>
                <w:rPr>
                  <w:rFonts w:ascii="標楷體" w:eastAsia="標楷體" w:hAnsi="標楷體" w:hint="eastAsia"/>
                  <w:lang w:eastAsia="zh-HK"/>
                </w:rPr>
                <w:t>交易金額</w:t>
              </w:r>
            </w:ins>
          </w:p>
        </w:tc>
        <w:tc>
          <w:tcPr>
            <w:tcW w:w="2684" w:type="dxa"/>
          </w:tcPr>
          <w:p w14:paraId="3D346FC5" w14:textId="77777777" w:rsidR="004C05AA" w:rsidRPr="00997D40" w:rsidRDefault="004C05AA" w:rsidP="0094025F">
            <w:pPr>
              <w:rPr>
                <w:ins w:id="1422" w:author="智誠 楊" w:date="2021-05-07T13:49:00Z"/>
                <w:rFonts w:ascii="標楷體" w:eastAsia="標楷體" w:hAnsi="標楷體"/>
                <w:color w:val="FF0000"/>
              </w:rPr>
            </w:pPr>
            <w:proofErr w:type="spellStart"/>
            <w:ins w:id="1423" w:author="智誠 楊" w:date="2021-05-07T14:16:00Z">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TxAmt</w:t>
              </w:r>
            </w:ins>
            <w:proofErr w:type="spellEnd"/>
          </w:p>
        </w:tc>
        <w:tc>
          <w:tcPr>
            <w:tcW w:w="3649" w:type="dxa"/>
          </w:tcPr>
          <w:p w14:paraId="1FB0BF25" w14:textId="77777777" w:rsidR="004C05AA" w:rsidRDefault="004C05AA" w:rsidP="0094025F">
            <w:pPr>
              <w:rPr>
                <w:ins w:id="1424" w:author="智誠 楊" w:date="2021-05-07T13:49:00Z"/>
                <w:rFonts w:ascii="標楷體" w:eastAsia="標楷體" w:hAnsi="標楷體"/>
                <w:lang w:eastAsia="zh-HK"/>
              </w:rPr>
            </w:pPr>
            <w:ins w:id="1425" w:author="智誠 楊" w:date="2021-05-07T14:19:00Z">
              <w:r>
                <w:rPr>
                  <w:rFonts w:ascii="標楷體" w:eastAsia="標楷體" w:hAnsi="標楷體" w:hint="eastAsia"/>
                  <w:lang w:eastAsia="zh-HK"/>
                </w:rPr>
                <w:t>交易金額</w:t>
              </w:r>
            </w:ins>
          </w:p>
        </w:tc>
      </w:tr>
      <w:tr w:rsidR="004C05AA" w:rsidRPr="008F1D46" w14:paraId="2EE5BCDE" w14:textId="77777777" w:rsidTr="0094025F">
        <w:trPr>
          <w:ins w:id="1426" w:author="智誠 楊" w:date="2021-05-07T13:49:00Z"/>
        </w:trPr>
        <w:tc>
          <w:tcPr>
            <w:tcW w:w="784" w:type="dxa"/>
          </w:tcPr>
          <w:p w14:paraId="09A1B9F2" w14:textId="77777777" w:rsidR="004C05AA" w:rsidRDefault="004C05AA" w:rsidP="0094025F">
            <w:pPr>
              <w:jc w:val="center"/>
              <w:rPr>
                <w:ins w:id="1427" w:author="智誠 楊" w:date="2021-05-07T13:49:00Z"/>
                <w:rFonts w:ascii="標楷體" w:eastAsia="標楷體" w:hAnsi="標楷體"/>
              </w:rPr>
            </w:pPr>
            <w:ins w:id="1428" w:author="智誠 楊" w:date="2021-05-07T13:49:00Z">
              <w:r>
                <w:rPr>
                  <w:rFonts w:ascii="標楷體" w:eastAsia="標楷體" w:hAnsi="標楷體" w:hint="eastAsia"/>
                </w:rPr>
                <w:t>9</w:t>
              </w:r>
            </w:ins>
          </w:p>
        </w:tc>
        <w:tc>
          <w:tcPr>
            <w:tcW w:w="1201" w:type="dxa"/>
          </w:tcPr>
          <w:p w14:paraId="1C673A1B" w14:textId="77777777" w:rsidR="004C05AA" w:rsidRDefault="004C05AA" w:rsidP="0094025F">
            <w:pPr>
              <w:jc w:val="center"/>
              <w:rPr>
                <w:ins w:id="1429" w:author="智誠 楊" w:date="2021-05-07T13:49:00Z"/>
                <w:rFonts w:ascii="標楷體" w:eastAsia="標楷體" w:hAnsi="標楷體"/>
                <w:lang w:eastAsia="zh-HK"/>
              </w:rPr>
            </w:pPr>
            <w:ins w:id="1430" w:author="智誠 楊" w:date="2021-05-07T13:49:00Z">
              <w:r>
                <w:rPr>
                  <w:rFonts w:ascii="標楷體" w:eastAsia="標楷體" w:hAnsi="標楷體" w:hint="eastAsia"/>
                  <w:lang w:eastAsia="zh-HK"/>
                </w:rPr>
                <w:t>資料</w:t>
              </w:r>
            </w:ins>
          </w:p>
        </w:tc>
        <w:tc>
          <w:tcPr>
            <w:tcW w:w="2102" w:type="dxa"/>
          </w:tcPr>
          <w:p w14:paraId="3F2CD255" w14:textId="77777777" w:rsidR="004C05AA" w:rsidRDefault="004C05AA" w:rsidP="0094025F">
            <w:pPr>
              <w:rPr>
                <w:ins w:id="1431" w:author="智誠 楊" w:date="2021-05-07T13:49:00Z"/>
                <w:rFonts w:ascii="標楷體" w:eastAsia="標楷體" w:hAnsi="標楷體"/>
                <w:lang w:eastAsia="zh-HK"/>
              </w:rPr>
            </w:pPr>
            <w:ins w:id="1432" w:author="智誠 楊" w:date="2021-05-07T14:10:00Z">
              <w:r>
                <w:rPr>
                  <w:rFonts w:ascii="標楷體" w:eastAsia="標楷體" w:hAnsi="標楷體" w:hint="eastAsia"/>
                  <w:lang w:eastAsia="zh-HK"/>
                </w:rPr>
                <w:t>累計金額</w:t>
              </w:r>
            </w:ins>
          </w:p>
        </w:tc>
        <w:tc>
          <w:tcPr>
            <w:tcW w:w="2684" w:type="dxa"/>
          </w:tcPr>
          <w:p w14:paraId="358DED62" w14:textId="77777777" w:rsidR="004C05AA" w:rsidRPr="00997D40" w:rsidRDefault="004C05AA" w:rsidP="0094025F">
            <w:pPr>
              <w:rPr>
                <w:ins w:id="1433" w:author="智誠 楊" w:date="2021-05-07T13:49:00Z"/>
                <w:rFonts w:ascii="標楷體" w:eastAsia="標楷體" w:hAnsi="標楷體"/>
                <w:color w:val="FF0000"/>
              </w:rPr>
            </w:pPr>
            <w:proofErr w:type="spellStart"/>
            <w:ins w:id="1434" w:author="智誠 楊" w:date="2021-05-07T14:16:00Z">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TotalAmt</w:t>
              </w:r>
            </w:ins>
            <w:proofErr w:type="spellEnd"/>
          </w:p>
        </w:tc>
        <w:tc>
          <w:tcPr>
            <w:tcW w:w="3649" w:type="dxa"/>
          </w:tcPr>
          <w:p w14:paraId="20D88EA9" w14:textId="77777777" w:rsidR="004C05AA" w:rsidRDefault="004C05AA" w:rsidP="0094025F">
            <w:pPr>
              <w:rPr>
                <w:ins w:id="1435" w:author="智誠 楊" w:date="2021-05-07T13:49:00Z"/>
                <w:rFonts w:ascii="標楷體" w:eastAsia="標楷體" w:hAnsi="標楷體"/>
                <w:lang w:eastAsia="zh-HK"/>
              </w:rPr>
            </w:pPr>
            <w:ins w:id="1436" w:author="智誠 楊" w:date="2021-05-07T14:19:00Z">
              <w:r>
                <w:rPr>
                  <w:rFonts w:ascii="標楷體" w:eastAsia="標楷體" w:hAnsi="標楷體" w:hint="eastAsia"/>
                  <w:lang w:eastAsia="zh-HK"/>
                </w:rPr>
                <w:t>累計金額</w:t>
              </w:r>
            </w:ins>
          </w:p>
        </w:tc>
      </w:tr>
      <w:tr w:rsidR="004C05AA" w:rsidRPr="008F1D46" w14:paraId="529E8446" w14:textId="77777777" w:rsidTr="0094025F">
        <w:trPr>
          <w:ins w:id="1437" w:author="智誠 楊" w:date="2021-05-07T14:09:00Z"/>
        </w:trPr>
        <w:tc>
          <w:tcPr>
            <w:tcW w:w="784" w:type="dxa"/>
          </w:tcPr>
          <w:p w14:paraId="3E8B5176" w14:textId="77777777" w:rsidR="004C05AA" w:rsidRDefault="004C05AA" w:rsidP="0094025F">
            <w:pPr>
              <w:jc w:val="center"/>
              <w:rPr>
                <w:ins w:id="1438" w:author="智誠 楊" w:date="2021-05-07T14:09:00Z"/>
                <w:rFonts w:ascii="標楷體" w:eastAsia="標楷體" w:hAnsi="標楷體"/>
              </w:rPr>
            </w:pPr>
            <w:ins w:id="1439" w:author="智誠 楊" w:date="2021-05-07T14:09:00Z">
              <w:r>
                <w:rPr>
                  <w:rFonts w:ascii="標楷體" w:eastAsia="標楷體" w:hAnsi="標楷體" w:hint="eastAsia"/>
                </w:rPr>
                <w:t>1</w:t>
              </w:r>
              <w:r>
                <w:rPr>
                  <w:rFonts w:ascii="標楷體" w:eastAsia="標楷體" w:hAnsi="標楷體"/>
                </w:rPr>
                <w:t>0</w:t>
              </w:r>
            </w:ins>
          </w:p>
        </w:tc>
        <w:tc>
          <w:tcPr>
            <w:tcW w:w="1201" w:type="dxa"/>
          </w:tcPr>
          <w:p w14:paraId="01C0FA48" w14:textId="77777777" w:rsidR="004C05AA" w:rsidRDefault="004C05AA" w:rsidP="0094025F">
            <w:pPr>
              <w:jc w:val="center"/>
              <w:rPr>
                <w:ins w:id="1440" w:author="智誠 楊" w:date="2021-05-07T14:09:00Z"/>
                <w:rFonts w:ascii="標楷體" w:eastAsia="標楷體" w:hAnsi="標楷體"/>
                <w:lang w:eastAsia="zh-HK"/>
              </w:rPr>
            </w:pPr>
            <w:ins w:id="1441" w:author="智誠 楊" w:date="2021-05-07T14:09:00Z">
              <w:r>
                <w:rPr>
                  <w:rFonts w:ascii="標楷體" w:eastAsia="標楷體" w:hAnsi="標楷體" w:hint="eastAsia"/>
                  <w:lang w:eastAsia="zh-HK"/>
                </w:rPr>
                <w:t>資料</w:t>
              </w:r>
            </w:ins>
          </w:p>
        </w:tc>
        <w:tc>
          <w:tcPr>
            <w:tcW w:w="2102" w:type="dxa"/>
          </w:tcPr>
          <w:p w14:paraId="634E4A89" w14:textId="77777777" w:rsidR="004C05AA" w:rsidRDefault="004C05AA" w:rsidP="0094025F">
            <w:pPr>
              <w:rPr>
                <w:ins w:id="1442" w:author="智誠 楊" w:date="2021-05-07T14:09:00Z"/>
                <w:rFonts w:ascii="標楷體" w:eastAsia="標楷體" w:hAnsi="標楷體"/>
                <w:lang w:eastAsia="zh-HK"/>
              </w:rPr>
            </w:pPr>
            <w:ins w:id="1443" w:author="智誠 楊" w:date="2021-05-07T14:10:00Z">
              <w:r>
                <w:rPr>
                  <w:rFonts w:ascii="標楷體" w:eastAsia="標楷體" w:hAnsi="標楷體" w:hint="eastAsia"/>
                  <w:lang w:eastAsia="zh-HK"/>
                </w:rPr>
                <w:t>累計筆數</w:t>
              </w:r>
            </w:ins>
          </w:p>
        </w:tc>
        <w:tc>
          <w:tcPr>
            <w:tcW w:w="2684" w:type="dxa"/>
          </w:tcPr>
          <w:p w14:paraId="4D8E5452" w14:textId="77777777" w:rsidR="004C05AA" w:rsidRPr="00997D40" w:rsidRDefault="004C05AA" w:rsidP="0094025F">
            <w:pPr>
              <w:rPr>
                <w:ins w:id="1444" w:author="智誠 楊" w:date="2021-05-07T14:09:00Z"/>
                <w:rFonts w:ascii="標楷體" w:eastAsia="標楷體" w:hAnsi="標楷體"/>
                <w:color w:val="FF0000"/>
              </w:rPr>
            </w:pPr>
            <w:proofErr w:type="spellStart"/>
            <w:ins w:id="1445" w:author="智誠 楊" w:date="2021-05-07T14:16:00Z">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TotalCnt</w:t>
              </w:r>
            </w:ins>
            <w:proofErr w:type="spellEnd"/>
          </w:p>
        </w:tc>
        <w:tc>
          <w:tcPr>
            <w:tcW w:w="3649" w:type="dxa"/>
          </w:tcPr>
          <w:p w14:paraId="6845A381" w14:textId="77777777" w:rsidR="004C05AA" w:rsidRDefault="004C05AA" w:rsidP="0094025F">
            <w:pPr>
              <w:rPr>
                <w:ins w:id="1446" w:author="智誠 楊" w:date="2021-05-07T14:09:00Z"/>
                <w:rFonts w:ascii="標楷體" w:eastAsia="標楷體" w:hAnsi="標楷體"/>
                <w:lang w:eastAsia="zh-HK"/>
              </w:rPr>
            </w:pPr>
            <w:ins w:id="1447" w:author="智誠 楊" w:date="2021-05-07T14:19:00Z">
              <w:r>
                <w:rPr>
                  <w:rFonts w:ascii="標楷體" w:eastAsia="標楷體" w:hAnsi="標楷體" w:hint="eastAsia"/>
                  <w:lang w:eastAsia="zh-HK"/>
                </w:rPr>
                <w:t>累計筆數</w:t>
              </w:r>
            </w:ins>
          </w:p>
        </w:tc>
      </w:tr>
      <w:tr w:rsidR="004C05AA" w:rsidRPr="008F1D46" w14:paraId="5F8375D7" w14:textId="77777777" w:rsidTr="0094025F">
        <w:trPr>
          <w:ins w:id="1448" w:author="智誠 楊" w:date="2021-05-07T14:09:00Z"/>
        </w:trPr>
        <w:tc>
          <w:tcPr>
            <w:tcW w:w="784" w:type="dxa"/>
          </w:tcPr>
          <w:p w14:paraId="2645474D" w14:textId="77777777" w:rsidR="004C05AA" w:rsidRDefault="004C05AA" w:rsidP="0094025F">
            <w:pPr>
              <w:jc w:val="center"/>
              <w:rPr>
                <w:ins w:id="1449" w:author="智誠 楊" w:date="2021-05-07T14:09:00Z"/>
                <w:rFonts w:ascii="標楷體" w:eastAsia="標楷體" w:hAnsi="標楷體"/>
              </w:rPr>
            </w:pPr>
            <w:ins w:id="1450" w:author="智誠 楊" w:date="2021-05-07T14:09:00Z">
              <w:r>
                <w:rPr>
                  <w:rFonts w:ascii="標楷體" w:eastAsia="標楷體" w:hAnsi="標楷體" w:hint="eastAsia"/>
                </w:rPr>
                <w:t>1</w:t>
              </w:r>
              <w:r>
                <w:rPr>
                  <w:rFonts w:ascii="標楷體" w:eastAsia="標楷體" w:hAnsi="標楷體"/>
                </w:rPr>
                <w:t>1</w:t>
              </w:r>
            </w:ins>
          </w:p>
        </w:tc>
        <w:tc>
          <w:tcPr>
            <w:tcW w:w="1201" w:type="dxa"/>
          </w:tcPr>
          <w:p w14:paraId="4ACD0E98" w14:textId="77777777" w:rsidR="004C05AA" w:rsidRDefault="004C05AA" w:rsidP="0094025F">
            <w:pPr>
              <w:jc w:val="center"/>
              <w:rPr>
                <w:ins w:id="1451" w:author="智誠 楊" w:date="2021-05-07T14:09:00Z"/>
                <w:rFonts w:ascii="標楷體" w:eastAsia="標楷體" w:hAnsi="標楷體"/>
                <w:lang w:eastAsia="zh-HK"/>
              </w:rPr>
            </w:pPr>
            <w:ins w:id="1452" w:author="智誠 楊" w:date="2021-05-07T14:09:00Z">
              <w:r>
                <w:rPr>
                  <w:rFonts w:ascii="標楷體" w:eastAsia="標楷體" w:hAnsi="標楷體" w:hint="eastAsia"/>
                  <w:lang w:eastAsia="zh-HK"/>
                </w:rPr>
                <w:t>資料</w:t>
              </w:r>
            </w:ins>
          </w:p>
        </w:tc>
        <w:tc>
          <w:tcPr>
            <w:tcW w:w="2102" w:type="dxa"/>
          </w:tcPr>
          <w:p w14:paraId="37B5AAD8" w14:textId="77777777" w:rsidR="004C05AA" w:rsidRDefault="004C05AA" w:rsidP="0094025F">
            <w:pPr>
              <w:rPr>
                <w:ins w:id="1453" w:author="智誠 楊" w:date="2021-05-07T14:09:00Z"/>
                <w:rFonts w:ascii="標楷體" w:eastAsia="標楷體" w:hAnsi="標楷體"/>
                <w:lang w:eastAsia="zh-HK"/>
              </w:rPr>
            </w:pPr>
            <w:ins w:id="1454" w:author="智誠 楊" w:date="2021-05-07T14:10:00Z">
              <w:r>
                <w:rPr>
                  <w:rFonts w:ascii="標楷體" w:eastAsia="標楷體" w:hAnsi="標楷體" w:hint="eastAsia"/>
                  <w:lang w:eastAsia="zh-HK"/>
                </w:rPr>
                <w:t>統計期間起日</w:t>
              </w:r>
            </w:ins>
          </w:p>
        </w:tc>
        <w:tc>
          <w:tcPr>
            <w:tcW w:w="2684" w:type="dxa"/>
          </w:tcPr>
          <w:p w14:paraId="4F680133" w14:textId="77777777" w:rsidR="004C05AA" w:rsidRPr="00997D40" w:rsidRDefault="004C05AA" w:rsidP="0094025F">
            <w:pPr>
              <w:rPr>
                <w:ins w:id="1455" w:author="智誠 楊" w:date="2021-05-07T14:09:00Z"/>
                <w:rFonts w:ascii="標楷體" w:eastAsia="標楷體" w:hAnsi="標楷體"/>
                <w:color w:val="FF0000"/>
              </w:rPr>
            </w:pPr>
            <w:proofErr w:type="spellStart"/>
            <w:ins w:id="1456" w:author="智誠 楊" w:date="2021-05-07T14:16:00Z">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StartEntry</w:t>
              </w:r>
            </w:ins>
            <w:ins w:id="1457" w:author="智誠 楊" w:date="2021-05-07T14:17:00Z">
              <w:r>
                <w:rPr>
                  <w:rFonts w:ascii="標楷體" w:eastAsia="標楷體" w:hAnsi="標楷體" w:cs="細明體_HKSCS"/>
                  <w:color w:val="000000"/>
                  <w:kern w:val="0"/>
                </w:rPr>
                <w:t>Date</w:t>
              </w:r>
            </w:ins>
            <w:proofErr w:type="spellEnd"/>
          </w:p>
        </w:tc>
        <w:tc>
          <w:tcPr>
            <w:tcW w:w="3649" w:type="dxa"/>
          </w:tcPr>
          <w:p w14:paraId="6402EE79" w14:textId="77777777" w:rsidR="004C05AA" w:rsidRDefault="004C05AA" w:rsidP="0094025F">
            <w:pPr>
              <w:rPr>
                <w:ins w:id="1458" w:author="智誠 楊" w:date="2021-05-07T14:09:00Z"/>
                <w:rFonts w:ascii="標楷體" w:eastAsia="標楷體" w:hAnsi="標楷體"/>
                <w:lang w:eastAsia="zh-HK"/>
              </w:rPr>
            </w:pPr>
            <w:ins w:id="1459" w:author="智誠 楊" w:date="2021-05-07T14:19:00Z">
              <w:r>
                <w:rPr>
                  <w:rFonts w:ascii="標楷體" w:eastAsia="標楷體" w:hAnsi="標楷體" w:hint="eastAsia"/>
                  <w:lang w:eastAsia="zh-HK"/>
                </w:rPr>
                <w:t>統計期間起日</w:t>
              </w:r>
            </w:ins>
            <w:ins w:id="1460" w:author="阿毛" w:date="2021-06-08T15:07:00Z">
              <w:r>
                <w:rPr>
                  <w:rFonts w:ascii="標楷體" w:eastAsia="標楷體" w:hAnsi="標楷體" w:hint="eastAsia"/>
                </w:rPr>
                <w:t>(YYY/MM/DD)</w:t>
              </w:r>
            </w:ins>
          </w:p>
        </w:tc>
      </w:tr>
      <w:tr w:rsidR="004C05AA" w:rsidRPr="008F1D46" w14:paraId="717E4D60" w14:textId="77777777" w:rsidTr="0094025F">
        <w:trPr>
          <w:ins w:id="1461" w:author="智誠 楊" w:date="2021-05-07T14:09:00Z"/>
        </w:trPr>
        <w:tc>
          <w:tcPr>
            <w:tcW w:w="784" w:type="dxa"/>
          </w:tcPr>
          <w:p w14:paraId="514CA9CC" w14:textId="77777777" w:rsidR="004C05AA" w:rsidRDefault="004C05AA" w:rsidP="0094025F">
            <w:pPr>
              <w:jc w:val="center"/>
              <w:rPr>
                <w:ins w:id="1462" w:author="智誠 楊" w:date="2021-05-07T14:09:00Z"/>
                <w:rFonts w:ascii="標楷體" w:eastAsia="標楷體" w:hAnsi="標楷體"/>
              </w:rPr>
            </w:pPr>
            <w:ins w:id="1463" w:author="智誠 楊" w:date="2021-05-07T14:09:00Z">
              <w:r>
                <w:rPr>
                  <w:rFonts w:ascii="標楷體" w:eastAsia="標楷體" w:hAnsi="標楷體" w:hint="eastAsia"/>
                </w:rPr>
                <w:t>1</w:t>
              </w:r>
              <w:r>
                <w:rPr>
                  <w:rFonts w:ascii="標楷體" w:eastAsia="標楷體" w:hAnsi="標楷體"/>
                </w:rPr>
                <w:t>2</w:t>
              </w:r>
            </w:ins>
          </w:p>
        </w:tc>
        <w:tc>
          <w:tcPr>
            <w:tcW w:w="1201" w:type="dxa"/>
          </w:tcPr>
          <w:p w14:paraId="051AD825" w14:textId="77777777" w:rsidR="004C05AA" w:rsidRDefault="004C05AA" w:rsidP="0094025F">
            <w:pPr>
              <w:jc w:val="center"/>
              <w:rPr>
                <w:ins w:id="1464" w:author="智誠 楊" w:date="2021-05-07T14:09:00Z"/>
                <w:rFonts w:ascii="標楷體" w:eastAsia="標楷體" w:hAnsi="標楷體"/>
                <w:lang w:eastAsia="zh-HK"/>
              </w:rPr>
            </w:pPr>
            <w:ins w:id="1465" w:author="智誠 楊" w:date="2021-05-07T14:09:00Z">
              <w:r>
                <w:rPr>
                  <w:rFonts w:ascii="標楷體" w:eastAsia="標楷體" w:hAnsi="標楷體" w:hint="eastAsia"/>
                  <w:lang w:eastAsia="zh-HK"/>
                </w:rPr>
                <w:t>資料</w:t>
              </w:r>
            </w:ins>
          </w:p>
        </w:tc>
        <w:tc>
          <w:tcPr>
            <w:tcW w:w="2102" w:type="dxa"/>
          </w:tcPr>
          <w:p w14:paraId="71E2BF88" w14:textId="77777777" w:rsidR="004C05AA" w:rsidRDefault="004C05AA" w:rsidP="0094025F">
            <w:pPr>
              <w:rPr>
                <w:ins w:id="1466" w:author="智誠 楊" w:date="2021-05-07T14:09:00Z"/>
                <w:rFonts w:ascii="標楷體" w:eastAsia="標楷體" w:hAnsi="標楷體"/>
                <w:lang w:eastAsia="zh-HK"/>
              </w:rPr>
            </w:pPr>
            <w:ins w:id="1467" w:author="智誠 楊" w:date="2021-05-07T14:10:00Z">
              <w:r>
                <w:rPr>
                  <w:rFonts w:ascii="標楷體" w:eastAsia="標楷體" w:hAnsi="標楷體" w:hint="eastAsia"/>
                  <w:lang w:eastAsia="zh-HK"/>
                </w:rPr>
                <w:t>統計期間迄日</w:t>
              </w:r>
            </w:ins>
          </w:p>
        </w:tc>
        <w:tc>
          <w:tcPr>
            <w:tcW w:w="2684" w:type="dxa"/>
          </w:tcPr>
          <w:p w14:paraId="22DAB82C" w14:textId="77777777" w:rsidR="004C05AA" w:rsidRPr="00997D40" w:rsidRDefault="004C05AA" w:rsidP="0094025F">
            <w:pPr>
              <w:rPr>
                <w:ins w:id="1468" w:author="智誠 楊" w:date="2021-05-07T14:09:00Z"/>
                <w:rFonts w:ascii="標楷體" w:eastAsia="標楷體" w:hAnsi="標楷體"/>
                <w:color w:val="FF0000"/>
              </w:rPr>
            </w:pPr>
            <w:proofErr w:type="spellStart"/>
            <w:ins w:id="1469" w:author="智誠 楊" w:date="2021-05-07T14:18:00Z">
              <w:r w:rsidRPr="001408F4">
                <w:rPr>
                  <w:rFonts w:ascii="標楷體" w:eastAsia="標楷體" w:hAnsi="標楷體" w:cs="細明體_HKSCS"/>
                  <w:kern w:val="0"/>
                </w:rPr>
                <w:t>MlaundryChkDtl</w:t>
              </w:r>
              <w:r w:rsidRPr="001408F4">
                <w:rPr>
                  <w:rFonts w:ascii="標楷體" w:eastAsia="標楷體" w:hAnsi="標楷體" w:cs="細明體_HKSCS"/>
                  <w:color w:val="000000"/>
                  <w:kern w:val="0"/>
                </w:rPr>
                <w:t>.</w:t>
              </w:r>
              <w:r>
                <w:rPr>
                  <w:rFonts w:ascii="標楷體" w:eastAsia="標楷體" w:hAnsi="標楷體" w:cs="細明體_HKSCS"/>
                  <w:color w:val="000000"/>
                  <w:kern w:val="0"/>
                </w:rPr>
                <w:t>EntryDate</w:t>
              </w:r>
            </w:ins>
            <w:proofErr w:type="spellEnd"/>
          </w:p>
        </w:tc>
        <w:tc>
          <w:tcPr>
            <w:tcW w:w="3649" w:type="dxa"/>
          </w:tcPr>
          <w:p w14:paraId="3BD83BE3" w14:textId="77777777" w:rsidR="004C05AA" w:rsidRDefault="004C05AA" w:rsidP="0094025F">
            <w:pPr>
              <w:rPr>
                <w:ins w:id="1470" w:author="智誠 楊" w:date="2021-05-07T14:09:00Z"/>
                <w:rFonts w:ascii="標楷體" w:eastAsia="標楷體" w:hAnsi="標楷體"/>
                <w:lang w:eastAsia="zh-HK"/>
              </w:rPr>
            </w:pPr>
            <w:ins w:id="1471" w:author="智誠 楊" w:date="2021-05-07T14:20:00Z">
              <w:del w:id="1472" w:author="阿毛" w:date="2021-06-09T15:07:00Z">
                <w:r w:rsidDel="00AB355E">
                  <w:rPr>
                    <w:rFonts w:ascii="標楷體" w:eastAsia="標楷體" w:hAnsi="標楷體" w:hint="eastAsia"/>
                    <w:lang w:eastAsia="zh-HK"/>
                  </w:rPr>
                  <w:delText>入賬日期為</w:delText>
                </w:r>
              </w:del>
              <w:r>
                <w:rPr>
                  <w:rFonts w:ascii="標楷體" w:eastAsia="標楷體" w:hAnsi="標楷體" w:hint="eastAsia"/>
                  <w:lang w:eastAsia="zh-HK"/>
                </w:rPr>
                <w:t>統計期間迄日</w:t>
              </w:r>
            </w:ins>
            <w:ins w:id="1473" w:author="阿毛" w:date="2021-06-09T15:07:00Z">
              <w:r>
                <w:rPr>
                  <w:rFonts w:ascii="標楷體" w:eastAsia="標楷體" w:hAnsi="標楷體" w:hint="eastAsia"/>
                </w:rPr>
                <w:t>=</w:t>
              </w:r>
              <w:r>
                <w:rPr>
                  <w:rFonts w:ascii="標楷體" w:eastAsia="標楷體" w:hAnsi="標楷體" w:hint="eastAsia"/>
                  <w:lang w:eastAsia="zh-HK"/>
                </w:rPr>
                <w:t>[入賬日期]</w:t>
              </w:r>
              <w:r>
                <w:rPr>
                  <w:rFonts w:ascii="標楷體" w:eastAsia="標楷體" w:hAnsi="標楷體" w:hint="eastAsia"/>
                </w:rPr>
                <w:t xml:space="preserve"> </w:t>
              </w:r>
            </w:ins>
            <w:ins w:id="1474" w:author="阿毛" w:date="2021-06-08T15:07:00Z">
              <w:r>
                <w:rPr>
                  <w:rFonts w:ascii="標楷體" w:eastAsia="標楷體" w:hAnsi="標楷體" w:hint="eastAsia"/>
                </w:rPr>
                <w:t>(YYY/MM/DD)</w:t>
              </w:r>
            </w:ins>
          </w:p>
        </w:tc>
      </w:tr>
    </w:tbl>
    <w:p w14:paraId="156B5AE2" w14:textId="77777777" w:rsidR="004C05AA" w:rsidRPr="00362205" w:rsidDel="0084437F" w:rsidRDefault="004C05AA" w:rsidP="004C05AA">
      <w:pPr>
        <w:rPr>
          <w:del w:id="1475" w:author="智誠 楊" w:date="2021-05-08T18:28:00Z"/>
          <w:rFonts w:ascii="標楷體" w:eastAsia="標楷體" w:hAnsi="標楷體"/>
        </w:rPr>
      </w:pPr>
    </w:p>
    <w:p w14:paraId="528A3F15" w14:textId="77777777" w:rsidR="004C05AA" w:rsidRPr="00362205" w:rsidDel="0084437F" w:rsidRDefault="004C05AA" w:rsidP="004C05AA">
      <w:pPr>
        <w:rPr>
          <w:del w:id="1476" w:author="智誠 楊" w:date="2021-05-08T18:28:00Z"/>
          <w:rFonts w:ascii="標楷體" w:eastAsia="標楷體" w:hAnsi="標楷體"/>
        </w:rPr>
      </w:pPr>
      <w:del w:id="1477" w:author="智誠 楊" w:date="2021-05-08T18:28:00Z">
        <w:r w:rsidRPr="00362205" w:rsidDel="0084437F">
          <w:rPr>
            <w:rFonts w:ascii="標楷體" w:eastAsia="標楷體" w:hAnsi="標楷體"/>
          </w:rPr>
          <w:br w:type="page"/>
        </w:r>
      </w:del>
    </w:p>
    <w:p w14:paraId="1CA2DE33" w14:textId="77777777" w:rsidR="004C05AA" w:rsidRPr="00362205" w:rsidDel="0084437F" w:rsidRDefault="004C05AA" w:rsidP="004C05AA">
      <w:pPr>
        <w:rPr>
          <w:del w:id="1478" w:author="智誠 楊" w:date="2021-05-08T18:27:00Z"/>
        </w:rPr>
        <w:pPrChange w:id="1479" w:author="智誠 楊" w:date="2021-05-08T18:28:00Z">
          <w:pPr>
            <w:pStyle w:val="a"/>
          </w:pPr>
        </w:pPrChange>
      </w:pPr>
      <w:del w:id="1480" w:author="智誠 楊" w:date="2021-05-08T18:27:00Z">
        <w:r w:rsidRPr="00362205" w:rsidDel="0084437F">
          <w:delText>UI</w:delText>
        </w:r>
        <w:r w:rsidRPr="00362205" w:rsidDel="0084437F">
          <w:delText>畫面</w:delText>
        </w:r>
      </w:del>
    </w:p>
    <w:p w14:paraId="2F330EA3" w14:textId="77777777" w:rsidR="004C05AA" w:rsidRPr="0084437F" w:rsidDel="0084437F" w:rsidRDefault="004C05AA" w:rsidP="004C05AA">
      <w:pPr>
        <w:rPr>
          <w:del w:id="1481" w:author="智誠 楊" w:date="2021-05-08T18:27:00Z"/>
          <w:rFonts w:ascii="標楷體" w:hAnsi="標楷體"/>
          <w:rPrChange w:id="1482" w:author="智誠 楊" w:date="2021-05-08T18:27:00Z">
            <w:rPr>
              <w:del w:id="1483" w:author="智誠 楊" w:date="2021-05-08T18:27:00Z"/>
            </w:rPr>
          </w:rPrChange>
        </w:rPr>
        <w:pPrChange w:id="1484" w:author="智誠 楊" w:date="2021-05-08T18:28:00Z">
          <w:pPr>
            <w:pStyle w:val="42"/>
            <w:spacing w:after="72"/>
            <w:ind w:left="1133"/>
          </w:pPr>
        </w:pPrChange>
      </w:pPr>
      <w:del w:id="1485" w:author="智誠 楊" w:date="2021-05-08T18:27:00Z">
        <w:r w:rsidRPr="0084437F" w:rsidDel="0084437F">
          <w:rPr>
            <w:rFonts w:ascii="標楷體" w:hAnsi="標楷體" w:hint="eastAsia"/>
            <w:rPrChange w:id="1486" w:author="智誠 楊" w:date="2021-05-08T18:27:00Z">
              <w:rPr>
                <w:rFonts w:hint="eastAsia"/>
              </w:rPr>
            </w:rPrChange>
          </w:rPr>
          <w:delText>輸入畫面：</w:delText>
        </w:r>
      </w:del>
    </w:p>
    <w:p w14:paraId="54C56153" w14:textId="77777777" w:rsidR="004C05AA" w:rsidRPr="00362205" w:rsidRDefault="004C05AA" w:rsidP="004C05AA">
      <w:pPr>
        <w:pPrChange w:id="1487" w:author="智誠 楊" w:date="2021-05-08T18:28:00Z">
          <w:pPr>
            <w:pStyle w:val="42"/>
            <w:spacing w:after="72"/>
            <w:ind w:leftChars="0" w:left="0"/>
          </w:pPr>
        </w:pPrChange>
      </w:pPr>
      <w:del w:id="1488" w:author="智誠 楊" w:date="2021-04-07T21:36:00Z">
        <w:r w:rsidDel="003D79F2">
          <w:rPr>
            <w:noProof/>
          </w:rPr>
          <w:drawing>
            <wp:inline distT="0" distB="0" distL="0" distR="0" wp14:anchorId="16CEC447" wp14:editId="154C9EC1">
              <wp:extent cx="6711950" cy="2000250"/>
              <wp:effectExtent l="0" t="0" r="0" b="0"/>
              <wp:docPr id="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11950" cy="2000250"/>
                      </a:xfrm>
                      <a:prstGeom prst="rect">
                        <a:avLst/>
                      </a:prstGeom>
                      <a:noFill/>
                      <a:ln>
                        <a:noFill/>
                      </a:ln>
                    </pic:spPr>
                  </pic:pic>
                </a:graphicData>
              </a:graphic>
            </wp:inline>
          </w:drawing>
        </w:r>
      </w:del>
    </w:p>
    <w:p w14:paraId="33338C63" w14:textId="77777777" w:rsidR="004C05AA" w:rsidDel="0084437F" w:rsidRDefault="004C05AA" w:rsidP="004C05AA">
      <w:pPr>
        <w:pStyle w:val="42"/>
        <w:numPr>
          <w:ilvl w:val="2"/>
          <w:numId w:val="143"/>
        </w:numPr>
        <w:spacing w:after="72"/>
        <w:ind w:left="1813"/>
        <w:rPr>
          <w:del w:id="1489" w:author="智誠 楊" w:date="2021-05-08T18:27:00Z"/>
          <w:rFonts w:ascii="標楷體" w:hAnsi="標楷體"/>
        </w:rPr>
      </w:pPr>
    </w:p>
    <w:p w14:paraId="5B9D86A2" w14:textId="77777777" w:rsidR="004C05AA" w:rsidRPr="00362205" w:rsidDel="0084437F" w:rsidRDefault="004C05AA" w:rsidP="004C05AA">
      <w:pPr>
        <w:pStyle w:val="42"/>
        <w:numPr>
          <w:ilvl w:val="2"/>
          <w:numId w:val="143"/>
        </w:numPr>
        <w:spacing w:after="72"/>
        <w:ind w:left="1813"/>
        <w:rPr>
          <w:del w:id="1490" w:author="智誠 楊" w:date="2021-05-08T18:27:00Z"/>
          <w:rFonts w:ascii="標楷體" w:hAnsi="標楷體"/>
        </w:rPr>
      </w:pPr>
      <w:del w:id="1491" w:author="智誠 楊" w:date="2021-05-08T18:27:00Z">
        <w:r w:rsidRPr="00362205" w:rsidDel="0084437F">
          <w:rPr>
            <w:rFonts w:ascii="標楷體" w:hAnsi="標楷體" w:hint="eastAsia"/>
          </w:rPr>
          <w:delText>輸出畫面：</w:delText>
        </w:r>
      </w:del>
    </w:p>
    <w:p w14:paraId="4542D86E" w14:textId="77777777" w:rsidR="004C05AA" w:rsidRPr="00362205" w:rsidDel="0084437F" w:rsidRDefault="004C05AA" w:rsidP="004C05AA">
      <w:pPr>
        <w:pStyle w:val="a"/>
        <w:numPr>
          <w:ilvl w:val="2"/>
          <w:numId w:val="143"/>
        </w:numPr>
        <w:rPr>
          <w:del w:id="1492" w:author="智誠 楊" w:date="2021-05-08T18:27:00Z"/>
        </w:rPr>
        <w:pPrChange w:id="1493" w:author="智誠 楊" w:date="2021-05-07T16:36:00Z">
          <w:pPr>
            <w:pStyle w:val="a"/>
            <w:numPr>
              <w:numId w:val="0"/>
            </w:numPr>
            <w:ind w:left="0" w:firstLine="0"/>
          </w:pPr>
        </w:pPrChange>
      </w:pPr>
      <w:del w:id="1494" w:author="智誠 楊" w:date="2021-04-07T21:36:00Z">
        <w:r w:rsidDel="003D79F2">
          <w:rPr>
            <w:noProof/>
          </w:rPr>
          <w:drawing>
            <wp:inline distT="0" distB="0" distL="0" distR="0" wp14:anchorId="3773061D" wp14:editId="52BE629F">
              <wp:extent cx="6731000" cy="3187700"/>
              <wp:effectExtent l="0" t="0" r="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31000" cy="3187700"/>
                      </a:xfrm>
                      <a:prstGeom prst="rect">
                        <a:avLst/>
                      </a:prstGeom>
                      <a:noFill/>
                      <a:ln>
                        <a:noFill/>
                      </a:ln>
                    </pic:spPr>
                  </pic:pic>
                </a:graphicData>
              </a:graphic>
            </wp:inline>
          </w:drawing>
        </w:r>
      </w:del>
      <w:del w:id="1495" w:author="智誠 楊" w:date="2021-05-08T18:27:00Z">
        <w:r w:rsidDel="0084437F">
          <w:br w:type="page"/>
        </w:r>
      </w:del>
    </w:p>
    <w:p w14:paraId="3075DD29" w14:textId="77777777" w:rsidR="004C05AA" w:rsidRPr="00362205" w:rsidDel="0084437F" w:rsidRDefault="004C05AA" w:rsidP="004C05AA">
      <w:pPr>
        <w:pStyle w:val="a"/>
        <w:numPr>
          <w:ilvl w:val="2"/>
          <w:numId w:val="143"/>
        </w:numPr>
        <w:rPr>
          <w:del w:id="1496" w:author="智誠 楊" w:date="2021-05-08T18:27:00Z"/>
        </w:rPr>
      </w:pPr>
      <w:del w:id="1497" w:author="智誠 楊" w:date="2021-05-08T18:27:00Z">
        <w:r w:rsidDel="0084437F">
          <w:rPr>
            <w:rFonts w:hint="eastAsia"/>
          </w:rPr>
          <w:delText>輸入</w:delText>
        </w:r>
        <w:r w:rsidRPr="00362205" w:rsidDel="0084437F">
          <w:delText>畫面資料說明</w:delText>
        </w:r>
      </w:del>
    </w:p>
    <w:p w14:paraId="34B248A2" w14:textId="77777777" w:rsidR="004C05AA" w:rsidDel="0084437F" w:rsidRDefault="004C05AA" w:rsidP="004C05AA">
      <w:pPr>
        <w:pStyle w:val="a"/>
        <w:numPr>
          <w:ilvl w:val="2"/>
          <w:numId w:val="143"/>
        </w:numPr>
        <w:rPr>
          <w:del w:id="1498" w:author="智誠 楊" w:date="2021-05-08T18:27:00Z"/>
        </w:rPr>
        <w:pPrChange w:id="1499" w:author="智誠 楊" w:date="2021-05-07T16:36:00Z">
          <w:pPr>
            <w:pStyle w:val="a"/>
            <w:numPr>
              <w:numId w:val="0"/>
            </w:numPr>
            <w:ind w:left="0" w:firstLine="0"/>
          </w:pPr>
        </w:pPrChange>
      </w:pPr>
    </w:p>
    <w:p w14:paraId="3699476B" w14:textId="77777777" w:rsidR="004C05AA" w:rsidDel="003D79F2" w:rsidRDefault="004C05AA" w:rsidP="004C05AA">
      <w:pPr>
        <w:widowControl/>
        <w:numPr>
          <w:ilvl w:val="2"/>
          <w:numId w:val="143"/>
        </w:numPr>
        <w:rPr>
          <w:del w:id="1500" w:author="智誠 楊" w:date="2021-04-07T21:38:00Z"/>
          <w:rFonts w:ascii="標楷體" w:eastAsia="標楷體" w:hAnsi="標楷體"/>
          <w:sz w:val="26"/>
        </w:rPr>
      </w:pPr>
      <w:del w:id="1501" w:author="智誠 楊" w:date="2021-04-07T21:38:00Z">
        <w:r w:rsidDel="003D79F2">
          <w:rPr>
            <w:rFonts w:ascii="標楷體" w:hAnsi="標楷體"/>
          </w:rPr>
          <w:br w:type="page"/>
        </w:r>
      </w:del>
    </w:p>
    <w:p w14:paraId="3155A22C" w14:textId="77777777" w:rsidR="004C05AA" w:rsidRPr="00362205" w:rsidDel="003D79F2" w:rsidRDefault="004C05AA" w:rsidP="004C05AA">
      <w:pPr>
        <w:pStyle w:val="a"/>
        <w:numPr>
          <w:ilvl w:val="2"/>
          <w:numId w:val="143"/>
        </w:numPr>
        <w:rPr>
          <w:del w:id="1502" w:author="智誠 楊" w:date="2021-04-07T21:38:00Z"/>
        </w:rPr>
      </w:pPr>
    </w:p>
    <w:p w14:paraId="3D3B44B5" w14:textId="77777777" w:rsidR="004C05AA" w:rsidDel="003D79F2" w:rsidRDefault="004C05AA" w:rsidP="004C05AA">
      <w:pPr>
        <w:pStyle w:val="a"/>
        <w:numPr>
          <w:ilvl w:val="2"/>
          <w:numId w:val="143"/>
        </w:numPr>
        <w:rPr>
          <w:del w:id="1503" w:author="智誠 楊" w:date="2021-04-07T21:38:00Z"/>
        </w:rPr>
      </w:pPr>
      <w:del w:id="1504" w:author="智誠 楊" w:date="2021-04-07T21:38:00Z">
        <w:r w:rsidDel="003D79F2">
          <w:rPr>
            <w:rFonts w:hint="eastAsia"/>
          </w:rPr>
          <w:delText>輸出</w:delText>
        </w:r>
        <w:r w:rsidRPr="003972CE" w:rsidDel="003D79F2">
          <w:delText>畫面資料說明</w:delText>
        </w:r>
      </w:del>
    </w:p>
    <w:p w14:paraId="25C79B9D" w14:textId="77777777" w:rsidR="004C05AA" w:rsidRPr="00362205" w:rsidDel="003D79F2" w:rsidRDefault="004C05AA" w:rsidP="004C05AA">
      <w:pPr>
        <w:pStyle w:val="a"/>
        <w:numPr>
          <w:ilvl w:val="2"/>
          <w:numId w:val="143"/>
        </w:numPr>
        <w:rPr>
          <w:del w:id="1505" w:author="智誠 楊" w:date="2021-04-07T21:38:00Z"/>
        </w:rPr>
      </w:pPr>
    </w:p>
    <w:p w14:paraId="75A990ED" w14:textId="77777777" w:rsidR="004C05AA" w:rsidRPr="004575CB" w:rsidDel="003D79F2" w:rsidRDefault="004C05AA" w:rsidP="004C05AA">
      <w:pPr>
        <w:numPr>
          <w:ilvl w:val="2"/>
          <w:numId w:val="143"/>
        </w:numPr>
        <w:rPr>
          <w:del w:id="1506" w:author="智誠 楊" w:date="2021-04-07T21:38:00Z"/>
        </w:rPr>
      </w:pPr>
    </w:p>
    <w:p w14:paraId="0529CB76" w14:textId="77777777" w:rsidR="004C05AA" w:rsidDel="003D79F2" w:rsidRDefault="004C05AA" w:rsidP="004C05AA">
      <w:pPr>
        <w:numPr>
          <w:ilvl w:val="2"/>
          <w:numId w:val="143"/>
        </w:numPr>
        <w:rPr>
          <w:del w:id="1507" w:author="智誠 楊" w:date="2021-04-07T21:38:00Z"/>
        </w:rPr>
      </w:pPr>
    </w:p>
    <w:p w14:paraId="2F6F2EFB" w14:textId="77777777" w:rsidR="004C05AA" w:rsidDel="003D79F2" w:rsidRDefault="004C05AA" w:rsidP="004C05AA">
      <w:pPr>
        <w:numPr>
          <w:ilvl w:val="2"/>
          <w:numId w:val="143"/>
        </w:numPr>
        <w:rPr>
          <w:del w:id="1508" w:author="智誠 楊" w:date="2021-04-07T21:38:00Z"/>
          <w:rFonts w:ascii="標楷體" w:eastAsia="標楷體" w:hAnsi="標楷體"/>
        </w:rPr>
      </w:pPr>
    </w:p>
    <w:p w14:paraId="576A271A" w14:textId="77777777" w:rsidR="004C05AA" w:rsidDel="003D79F2" w:rsidRDefault="004C05AA" w:rsidP="004C05AA">
      <w:pPr>
        <w:numPr>
          <w:ilvl w:val="2"/>
          <w:numId w:val="143"/>
        </w:numPr>
        <w:rPr>
          <w:del w:id="1509" w:author="智誠 楊" w:date="2021-04-07T21:38:00Z"/>
          <w:rFonts w:ascii="標楷體" w:eastAsia="標楷體" w:hAnsi="標楷體"/>
        </w:rPr>
      </w:pPr>
    </w:p>
    <w:p w14:paraId="1E6AFB12" w14:textId="77777777" w:rsidR="004C05AA" w:rsidDel="0084437F" w:rsidRDefault="004C05AA" w:rsidP="004C05AA">
      <w:pPr>
        <w:widowControl/>
        <w:numPr>
          <w:ilvl w:val="2"/>
          <w:numId w:val="143"/>
        </w:numPr>
        <w:rPr>
          <w:del w:id="1510" w:author="智誠 楊" w:date="2021-05-08T18:27:00Z"/>
          <w:rFonts w:ascii="標楷體" w:eastAsia="標楷體" w:hAnsi="標楷體"/>
        </w:rPr>
        <w:pPrChange w:id="1511" w:author="智誠 楊" w:date="2021-04-07T21:38:00Z">
          <w:pPr/>
        </w:pPrChange>
      </w:pPr>
    </w:p>
    <w:p w14:paraId="2078FBAE" w14:textId="77777777" w:rsidR="004C05AA" w:rsidRDefault="004C05AA">
      <w:pPr>
        <w:widowControl/>
        <w:rPr>
          <w:rFonts w:ascii="標楷體" w:eastAsia="標楷體" w:hAnsi="標楷體"/>
          <w:sz w:val="32"/>
          <w:szCs w:val="20"/>
        </w:rPr>
      </w:pPr>
      <w:r>
        <w:rPr>
          <w:rFonts w:ascii="標楷體" w:hAnsi="標楷體"/>
        </w:rPr>
        <w:br w:type="page"/>
      </w:r>
    </w:p>
    <w:p w14:paraId="092EA73A" w14:textId="60D32D2D" w:rsidR="004C05AA" w:rsidRDefault="004C05AA" w:rsidP="004C05AA">
      <w:pPr>
        <w:pStyle w:val="3"/>
        <w:numPr>
          <w:ilvl w:val="2"/>
          <w:numId w:val="143"/>
        </w:numPr>
        <w:rPr>
          <w:ins w:id="1512" w:author="智誠 楊" w:date="2021-05-08T16:59:00Z"/>
          <w:rFonts w:ascii="標楷體" w:hAnsi="標楷體"/>
        </w:rPr>
        <w:pPrChange w:id="1513" w:author="阿毛" w:date="2021-06-07T13:47:00Z">
          <w:pPr>
            <w:pStyle w:val="3"/>
            <w:numPr>
              <w:ilvl w:val="2"/>
              <w:numId w:val="1"/>
            </w:numPr>
            <w:ind w:left="1247" w:hanging="680"/>
          </w:pPr>
        </w:pPrChange>
      </w:pPr>
      <w:r>
        <w:rPr>
          <w:rFonts w:ascii="標楷體" w:hAnsi="標楷體" w:hint="eastAsia"/>
        </w:rPr>
        <w:lastRenderedPageBreak/>
        <w:t>L8202</w:t>
      </w:r>
      <w:ins w:id="1514" w:author="智誠 楊" w:date="2021-04-07T21:40:00Z">
        <w:r w:rsidRPr="00E30986">
          <w:rPr>
            <w:rFonts w:ascii="標楷體" w:hAnsi="標楷體" w:hint="eastAsia"/>
          </w:rPr>
          <w:t>疑似洗錢樣態資料產生</w:t>
        </w:r>
      </w:ins>
      <w:ins w:id="1515" w:author="智誠 楊" w:date="2021-05-08T18:57:00Z">
        <w:r>
          <w:rPr>
            <w:rFonts w:ascii="標楷體" w:hAnsi="標楷體" w:hint="eastAsia"/>
          </w:rPr>
          <w:t>***</w:t>
        </w:r>
      </w:ins>
      <w:del w:id="1516" w:author="智誠 楊" w:date="2021-04-07T21:40:00Z">
        <w:r w:rsidRPr="003A1F9F" w:rsidDel="003D79F2">
          <w:rPr>
            <w:rFonts w:ascii="標楷體" w:hAnsi="標楷體" w:hint="eastAsia"/>
          </w:rPr>
          <w:delText>疑似洗錢交易合理性維護</w:delText>
        </w:r>
      </w:del>
    </w:p>
    <w:p w14:paraId="5DD20CB3" w14:textId="77777777" w:rsidR="004C05AA" w:rsidRDefault="004C05AA" w:rsidP="004C05AA">
      <w:pPr>
        <w:pStyle w:val="a"/>
        <w:numPr>
          <w:ilvl w:val="0"/>
          <w:numId w:val="1"/>
        </w:numPr>
        <w:tabs>
          <w:tab w:val="clear" w:pos="1134"/>
        </w:tabs>
        <w:ind w:left="1440" w:hanging="480"/>
        <w:rPr>
          <w:ins w:id="1517" w:author="智誠 楊" w:date="2021-05-08T16:59:00Z"/>
        </w:rPr>
      </w:pPr>
      <w:ins w:id="1518" w:author="智誠 楊" w:date="2021-05-08T16:59:00Z">
        <w:r w:rsidRPr="00362205">
          <w:t>功能說明</w:t>
        </w:r>
      </w:ins>
    </w:p>
    <w:tbl>
      <w:tblPr>
        <w:tblW w:w="7866" w:type="dxa"/>
        <w:tblInd w:w="1166"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C05AA" w:rsidRPr="00362205" w14:paraId="2A7D01A2" w14:textId="77777777" w:rsidTr="0094025F">
        <w:trPr>
          <w:trHeight w:val="277"/>
          <w:ins w:id="1519" w:author="智誠 楊" w:date="2021-05-08T16:59:00Z"/>
        </w:trPr>
        <w:tc>
          <w:tcPr>
            <w:tcW w:w="1548" w:type="dxa"/>
            <w:tcBorders>
              <w:top w:val="single" w:sz="8" w:space="0" w:color="000000"/>
              <w:bottom w:val="single" w:sz="8" w:space="0" w:color="000000"/>
              <w:right w:val="single" w:sz="8" w:space="0" w:color="000000"/>
            </w:tcBorders>
            <w:shd w:val="clear" w:color="auto" w:fill="F3F3F3"/>
          </w:tcPr>
          <w:p w14:paraId="5E3E0472" w14:textId="77777777" w:rsidR="004C05AA" w:rsidRPr="00362205" w:rsidRDefault="004C05AA" w:rsidP="0094025F">
            <w:pPr>
              <w:rPr>
                <w:ins w:id="1520" w:author="智誠 楊" w:date="2021-05-08T16:59:00Z"/>
                <w:rFonts w:ascii="標楷體" w:eastAsia="標楷體" w:hAnsi="標楷體"/>
              </w:rPr>
            </w:pPr>
            <w:ins w:id="1521" w:author="智誠 楊" w:date="2021-05-08T16:59:00Z">
              <w:r w:rsidRPr="00362205">
                <w:rPr>
                  <w:rFonts w:ascii="標楷體" w:eastAsia="標楷體" w:hAnsi="標楷體"/>
                </w:rPr>
                <w:t xml:space="preserve">功能名稱 </w:t>
              </w:r>
            </w:ins>
          </w:p>
        </w:tc>
        <w:tc>
          <w:tcPr>
            <w:tcW w:w="6318" w:type="dxa"/>
            <w:tcBorders>
              <w:top w:val="single" w:sz="8" w:space="0" w:color="000000"/>
              <w:left w:val="single" w:sz="8" w:space="0" w:color="000000"/>
              <w:bottom w:val="single" w:sz="8" w:space="0" w:color="000000"/>
            </w:tcBorders>
          </w:tcPr>
          <w:p w14:paraId="0C3D65F4" w14:textId="77777777" w:rsidR="004C05AA" w:rsidRPr="00362205" w:rsidRDefault="004C05AA" w:rsidP="0094025F">
            <w:pPr>
              <w:rPr>
                <w:ins w:id="1522" w:author="智誠 楊" w:date="2021-05-08T16:59:00Z"/>
                <w:rFonts w:ascii="標楷體" w:eastAsia="標楷體" w:hAnsi="標楷體"/>
              </w:rPr>
            </w:pPr>
            <w:ins w:id="1523" w:author="智誠 楊" w:date="2021-05-08T16:59:00Z">
              <w:r w:rsidRPr="00E30986">
                <w:rPr>
                  <w:rFonts w:ascii="標楷體" w:eastAsia="標楷體" w:hAnsi="標楷體" w:hint="eastAsia"/>
                </w:rPr>
                <w:t>疑似洗錢樣態資料產生</w:t>
              </w:r>
            </w:ins>
          </w:p>
        </w:tc>
      </w:tr>
      <w:tr w:rsidR="004C05AA" w:rsidRPr="00A97C81" w14:paraId="609FC70C" w14:textId="77777777" w:rsidTr="0094025F">
        <w:trPr>
          <w:trHeight w:val="277"/>
          <w:ins w:id="1524" w:author="智誠 楊" w:date="2021-05-08T16:59:00Z"/>
        </w:trPr>
        <w:tc>
          <w:tcPr>
            <w:tcW w:w="1548" w:type="dxa"/>
            <w:tcBorders>
              <w:top w:val="single" w:sz="8" w:space="0" w:color="000000"/>
              <w:bottom w:val="single" w:sz="8" w:space="0" w:color="000000"/>
              <w:right w:val="single" w:sz="8" w:space="0" w:color="000000"/>
            </w:tcBorders>
            <w:shd w:val="clear" w:color="auto" w:fill="F3F3F3"/>
          </w:tcPr>
          <w:p w14:paraId="18B45BFA" w14:textId="77777777" w:rsidR="004C05AA" w:rsidRPr="00A97C81" w:rsidRDefault="004C05AA" w:rsidP="0094025F">
            <w:pPr>
              <w:rPr>
                <w:ins w:id="1525" w:author="智誠 楊" w:date="2021-05-08T16:59:00Z"/>
                <w:rFonts w:ascii="標楷體" w:eastAsia="標楷體" w:hAnsi="標楷體"/>
              </w:rPr>
            </w:pPr>
            <w:ins w:id="1526" w:author="智誠 楊" w:date="2021-05-08T16:59:00Z">
              <w:r w:rsidRPr="00A97C81">
                <w:rPr>
                  <w:rFonts w:ascii="標楷體" w:eastAsia="標楷體" w:hAnsi="標楷體"/>
                </w:rPr>
                <w:t>進入條件</w:t>
              </w:r>
            </w:ins>
          </w:p>
        </w:tc>
        <w:tc>
          <w:tcPr>
            <w:tcW w:w="6318" w:type="dxa"/>
            <w:tcBorders>
              <w:top w:val="single" w:sz="8" w:space="0" w:color="000000"/>
              <w:left w:val="single" w:sz="8" w:space="0" w:color="000000"/>
              <w:bottom w:val="single" w:sz="8" w:space="0" w:color="000000"/>
            </w:tcBorders>
          </w:tcPr>
          <w:p w14:paraId="5A393B2B" w14:textId="77777777" w:rsidR="004C05AA" w:rsidRPr="000E057B" w:rsidRDefault="004C05AA" w:rsidP="0094025F">
            <w:pPr>
              <w:rPr>
                <w:ins w:id="1527" w:author="智誠 楊" w:date="2021-05-08T16:59:00Z"/>
                <w:rFonts w:ascii="標楷體" w:eastAsia="標楷體" w:hAnsi="標楷體"/>
                <w:rPrChange w:id="1528" w:author="智誠 楊" w:date="2021-05-08T17:00:00Z">
                  <w:rPr>
                    <w:ins w:id="1529" w:author="智誠 楊" w:date="2021-05-08T16:59:00Z"/>
                    <w:rFonts w:ascii="標楷體" w:eastAsia="標楷體" w:hAnsi="標楷體"/>
                    <w:lang w:eastAsia="zh-HK"/>
                  </w:rPr>
                </w:rPrChange>
              </w:rPr>
            </w:pPr>
            <w:ins w:id="1530" w:author="智誠 楊" w:date="2021-05-08T16:59:00Z">
              <w:del w:id="1531" w:author="阿毛" w:date="2021-06-09T15:08:00Z">
                <w:r w:rsidRPr="00A97C81" w:rsidDel="00AB355E">
                  <w:rPr>
                    <w:rFonts w:ascii="標楷體" w:eastAsia="標楷體" w:hAnsi="標楷體" w:hint="eastAsia"/>
                  </w:rPr>
                  <w:delText>1.</w:delText>
                </w:r>
              </w:del>
            </w:ins>
            <w:ins w:id="1532" w:author="智誠 楊" w:date="2021-05-08T17:00:00Z">
              <w:r>
                <w:rPr>
                  <w:rFonts w:ascii="標楷體" w:eastAsia="標楷體" w:hAnsi="標楷體" w:hint="eastAsia"/>
                </w:rPr>
                <w:t>產生疑似洗錢樣態</w:t>
              </w:r>
            </w:ins>
            <w:ins w:id="1533" w:author="智誠 楊" w:date="2021-05-08T16:59:00Z">
              <w:r w:rsidRPr="00A97C81">
                <w:rPr>
                  <w:rFonts w:ascii="標楷體" w:eastAsia="標楷體" w:hAnsi="標楷體" w:hint="eastAsia"/>
                </w:rPr>
                <w:t>資料。</w:t>
              </w:r>
            </w:ins>
          </w:p>
        </w:tc>
      </w:tr>
      <w:tr w:rsidR="004C05AA" w:rsidRPr="00A97C81" w14:paraId="7B7F3588" w14:textId="77777777" w:rsidTr="0094025F">
        <w:trPr>
          <w:trHeight w:val="773"/>
          <w:ins w:id="1534" w:author="智誠 楊" w:date="2021-05-08T16:59:00Z"/>
        </w:trPr>
        <w:tc>
          <w:tcPr>
            <w:tcW w:w="1548" w:type="dxa"/>
            <w:tcBorders>
              <w:top w:val="single" w:sz="8" w:space="0" w:color="000000"/>
              <w:bottom w:val="single" w:sz="8" w:space="0" w:color="000000"/>
              <w:right w:val="single" w:sz="8" w:space="0" w:color="000000"/>
            </w:tcBorders>
            <w:shd w:val="clear" w:color="auto" w:fill="F3F3F3"/>
          </w:tcPr>
          <w:p w14:paraId="6CA3FCCF" w14:textId="77777777" w:rsidR="004C05AA" w:rsidRPr="00A97C81" w:rsidRDefault="004C05AA" w:rsidP="0094025F">
            <w:pPr>
              <w:rPr>
                <w:ins w:id="1535" w:author="智誠 楊" w:date="2021-05-08T16:59:00Z"/>
                <w:rFonts w:ascii="標楷體" w:eastAsia="標楷體" w:hAnsi="標楷體"/>
              </w:rPr>
            </w:pPr>
            <w:ins w:id="1536" w:author="智誠 楊" w:date="2021-05-08T16:59:00Z">
              <w:r w:rsidRPr="00A97C81">
                <w:rPr>
                  <w:rFonts w:ascii="標楷體" w:eastAsia="標楷體" w:hAnsi="標楷體"/>
                </w:rPr>
                <w:t xml:space="preserve">基本流程 </w:t>
              </w:r>
            </w:ins>
          </w:p>
        </w:tc>
        <w:tc>
          <w:tcPr>
            <w:tcW w:w="6318" w:type="dxa"/>
            <w:tcBorders>
              <w:top w:val="single" w:sz="8" w:space="0" w:color="000000"/>
              <w:left w:val="single" w:sz="8" w:space="0" w:color="000000"/>
              <w:bottom w:val="single" w:sz="8" w:space="0" w:color="000000"/>
            </w:tcBorders>
          </w:tcPr>
          <w:p w14:paraId="6A268F27" w14:textId="77777777" w:rsidR="004C05AA" w:rsidRPr="00A97C81" w:rsidRDefault="004C05AA" w:rsidP="0094025F">
            <w:pPr>
              <w:rPr>
                <w:ins w:id="1537" w:author="智誠 楊" w:date="2021-05-08T16:59:00Z"/>
                <w:rFonts w:ascii="標楷體" w:eastAsia="標楷體" w:hAnsi="標楷體"/>
              </w:rPr>
            </w:pPr>
            <w:ins w:id="1538" w:author="智誠 楊" w:date="2021-05-08T16:59:00Z">
              <w:r w:rsidRPr="00A97C81">
                <w:rPr>
                  <w:rFonts w:ascii="標楷體" w:eastAsia="標楷體" w:hAnsi="標楷體" w:hint="eastAsia"/>
                </w:rPr>
                <w:t>1.</w:t>
              </w:r>
              <w:r w:rsidRPr="00A97C81">
                <w:rPr>
                  <w:rFonts w:ascii="標楷體" w:eastAsia="標楷體" w:hAnsi="標楷體" w:hint="eastAsia"/>
                  <w:lang w:eastAsia="zh-HK"/>
                </w:rPr>
                <w:t>參考</w:t>
              </w:r>
              <w:r w:rsidRPr="00A97C81">
                <w:rPr>
                  <w:rFonts w:ascii="標楷體" w:eastAsia="標楷體" w:hAnsi="標楷體" w:hint="eastAsia"/>
                </w:rPr>
                <w:t>「</w:t>
              </w:r>
            </w:ins>
            <w:ins w:id="1539" w:author="阿毛" w:date="2021-06-08T17:36:00Z">
              <w:r>
                <w:rPr>
                  <w:rFonts w:ascii="標楷體" w:eastAsia="標楷體" w:hAnsi="標楷體" w:hint="eastAsia"/>
                </w:rPr>
                <w:t>作業流程.</w:t>
              </w:r>
            </w:ins>
            <w:ins w:id="1540" w:author="智誠 楊" w:date="2021-05-08T17:00:00Z">
              <w:r>
                <w:rPr>
                  <w:rFonts w:ascii="標楷體" w:eastAsia="標楷體" w:hAnsi="標楷體" w:hint="eastAsia"/>
                  <w:lang w:eastAsia="zh-HK"/>
                </w:rPr>
                <w:t>疑似洗錢</w:t>
              </w:r>
            </w:ins>
            <w:ins w:id="1541" w:author="智誠 楊" w:date="2021-05-08T16:59:00Z">
              <w:r w:rsidRPr="00A97C81">
                <w:rPr>
                  <w:rFonts w:ascii="標楷體" w:eastAsia="標楷體" w:hAnsi="標楷體" w:hint="eastAsia"/>
                </w:rPr>
                <w:t>」</w:t>
              </w:r>
              <w:r w:rsidRPr="00A97C81">
                <w:rPr>
                  <w:rFonts w:ascii="標楷體" w:eastAsia="標楷體" w:hAnsi="標楷體" w:hint="eastAsia"/>
                  <w:lang w:eastAsia="zh-HK"/>
                </w:rPr>
                <w:t>流程</w:t>
              </w:r>
            </w:ins>
          </w:p>
          <w:p w14:paraId="644EB20B" w14:textId="77777777" w:rsidR="004C05AA" w:rsidRDefault="004C05AA" w:rsidP="0094025F">
            <w:pPr>
              <w:rPr>
                <w:ins w:id="1542" w:author="智誠 楊" w:date="2021-05-08T17:07:00Z"/>
                <w:rFonts w:ascii="標楷體" w:eastAsia="標楷體" w:hAnsi="標楷體"/>
                <w:lang w:eastAsia="zh-HK"/>
              </w:rPr>
            </w:pPr>
            <w:ins w:id="1543" w:author="智誠 楊" w:date="2021-05-08T16:59:00Z">
              <w:r w:rsidRPr="00A97C81">
                <w:rPr>
                  <w:rFonts w:ascii="標楷體" w:eastAsia="標楷體" w:hAnsi="標楷體" w:hint="eastAsia"/>
                </w:rPr>
                <w:t>2.</w:t>
              </w:r>
              <w:r w:rsidRPr="00A97C81">
                <w:rPr>
                  <w:rFonts w:ascii="標楷體" w:eastAsia="標楷體" w:hAnsi="標楷體" w:hint="eastAsia"/>
                  <w:lang w:eastAsia="zh-HK"/>
                </w:rPr>
                <w:t>維護</w:t>
              </w:r>
            </w:ins>
          </w:p>
          <w:p w14:paraId="3A1138E5" w14:textId="77777777" w:rsidR="004C05AA" w:rsidRDefault="004C05AA" w:rsidP="0094025F">
            <w:pPr>
              <w:rPr>
                <w:ins w:id="1544" w:author="智誠 楊" w:date="2021-05-08T17:07:00Z"/>
                <w:rFonts w:ascii="標楷體" w:eastAsia="標楷體" w:hAnsi="標楷體"/>
              </w:rPr>
            </w:pPr>
            <w:ins w:id="1545" w:author="智誠 楊" w:date="2021-05-08T17:07:00Z">
              <w:r>
                <w:rPr>
                  <w:rFonts w:ascii="標楷體" w:eastAsia="標楷體" w:hAnsi="標楷體" w:hint="eastAsia"/>
                </w:rPr>
                <w:t xml:space="preserve">    (1)</w:t>
              </w:r>
            </w:ins>
            <w:ins w:id="1546" w:author="阿毛" w:date="2021-06-08T16:05:00Z">
              <w:r>
                <w:rPr>
                  <w:rFonts w:ascii="標楷體" w:eastAsia="標楷體" w:hAnsi="標楷體" w:hint="eastAsia"/>
                </w:rPr>
                <w:t>[</w:t>
              </w:r>
            </w:ins>
            <w:ins w:id="1547" w:author="智誠 楊" w:date="2021-05-08T17:07:00Z">
              <w:r w:rsidRPr="0037710C">
                <w:rPr>
                  <w:rFonts w:ascii="標楷體" w:eastAsia="標楷體" w:hAnsi="標楷體" w:hint="eastAsia"/>
                </w:rPr>
                <w:t>疑似洗錢樣態檢核明細檔</w:t>
              </w:r>
            </w:ins>
            <w:ins w:id="1548" w:author="智誠 楊" w:date="2021-05-08T16:59:00Z">
              <w:r w:rsidRPr="00A97C81">
                <w:rPr>
                  <w:rFonts w:ascii="標楷體" w:eastAsia="標楷體" w:hAnsi="標楷體" w:hint="eastAsia"/>
                </w:rPr>
                <w:t>(</w:t>
              </w:r>
            </w:ins>
            <w:proofErr w:type="spellStart"/>
            <w:ins w:id="1549" w:author="智誠 楊" w:date="2021-05-08T17:06:00Z">
              <w:r w:rsidRPr="0037710C">
                <w:rPr>
                  <w:rFonts w:ascii="標楷體" w:eastAsia="標楷體" w:hAnsi="標楷體" w:hint="eastAsia"/>
                </w:rPr>
                <w:t>MlaundryChkDtl</w:t>
              </w:r>
            </w:ins>
            <w:proofErr w:type="spellEnd"/>
            <w:ins w:id="1550" w:author="智誠 楊" w:date="2021-05-08T16:59:00Z">
              <w:r w:rsidRPr="00A97C81">
                <w:rPr>
                  <w:rFonts w:ascii="標楷體" w:eastAsia="標楷體" w:hAnsi="標楷體"/>
                </w:rPr>
                <w:t>)</w:t>
              </w:r>
            </w:ins>
            <w:ins w:id="1551" w:author="阿毛" w:date="2021-06-08T16:05:00Z">
              <w:r>
                <w:rPr>
                  <w:rFonts w:ascii="標楷體" w:eastAsia="標楷體" w:hAnsi="標楷體" w:hint="eastAsia"/>
                </w:rPr>
                <w:t>]</w:t>
              </w:r>
            </w:ins>
          </w:p>
          <w:p w14:paraId="41C08E6B" w14:textId="77777777" w:rsidR="004C05AA" w:rsidDel="0052595F" w:rsidRDefault="004C05AA" w:rsidP="0094025F">
            <w:pPr>
              <w:rPr>
                <w:ins w:id="1552" w:author="智誠 楊" w:date="2021-05-08T17:06:00Z"/>
                <w:del w:id="1553" w:author="阿毛" w:date="2021-06-08T17:04:00Z"/>
                <w:rFonts w:ascii="標楷體" w:eastAsia="標楷體" w:hAnsi="標楷體"/>
              </w:rPr>
            </w:pPr>
            <w:ins w:id="1554" w:author="智誠 楊" w:date="2021-05-08T17:07:00Z">
              <w:r>
                <w:rPr>
                  <w:rFonts w:ascii="標楷體" w:eastAsia="標楷體" w:hAnsi="標楷體" w:hint="eastAsia"/>
                </w:rPr>
                <w:t xml:space="preserve">    (</w:t>
              </w:r>
            </w:ins>
            <w:ins w:id="1555" w:author="智誠 楊" w:date="2021-05-08T17:08:00Z">
              <w:r>
                <w:rPr>
                  <w:rFonts w:ascii="標楷體" w:eastAsia="標楷體" w:hAnsi="標楷體" w:hint="eastAsia"/>
                </w:rPr>
                <w:t>2</w:t>
              </w:r>
            </w:ins>
            <w:ins w:id="1556" w:author="智誠 楊" w:date="2021-05-08T17:07:00Z">
              <w:r>
                <w:rPr>
                  <w:rFonts w:ascii="標楷體" w:eastAsia="標楷體" w:hAnsi="標楷體" w:hint="eastAsia"/>
                </w:rPr>
                <w:t>)</w:t>
              </w:r>
            </w:ins>
            <w:ins w:id="1557" w:author="阿毛" w:date="2021-06-08T16:05:00Z">
              <w:r>
                <w:rPr>
                  <w:rFonts w:ascii="標楷體" w:eastAsia="標楷體" w:hAnsi="標楷體" w:hint="eastAsia"/>
                </w:rPr>
                <w:t>[</w:t>
              </w:r>
            </w:ins>
            <w:ins w:id="1558" w:author="智誠 楊" w:date="2021-05-08T17:07:00Z">
              <w:r w:rsidRPr="0037710C">
                <w:rPr>
                  <w:rFonts w:ascii="標楷體" w:eastAsia="標楷體" w:hAnsi="標楷體" w:hint="eastAsia"/>
                </w:rPr>
                <w:t>疑似洗錢交易合理性明細檔</w:t>
              </w:r>
              <w:r>
                <w:rPr>
                  <w:rFonts w:ascii="標楷體" w:eastAsia="標楷體" w:hAnsi="標楷體" w:hint="eastAsia"/>
                </w:rPr>
                <w:t>(</w:t>
              </w:r>
              <w:proofErr w:type="spellStart"/>
              <w:r w:rsidRPr="0037710C">
                <w:rPr>
                  <w:rFonts w:ascii="標楷體" w:eastAsia="標楷體" w:hAnsi="標楷體" w:hint="eastAsia"/>
                </w:rPr>
                <w:t>MlaundryDetail</w:t>
              </w:r>
              <w:proofErr w:type="spellEnd"/>
              <w:r>
                <w:rPr>
                  <w:rFonts w:ascii="標楷體" w:eastAsia="標楷體" w:hAnsi="標楷體" w:hint="eastAsia"/>
                </w:rPr>
                <w:t>)</w:t>
              </w:r>
            </w:ins>
            <w:ins w:id="1559" w:author="阿毛" w:date="2021-06-08T16:05:00Z">
              <w:r>
                <w:rPr>
                  <w:rFonts w:ascii="標楷體" w:eastAsia="標楷體" w:hAnsi="標楷體" w:hint="eastAsia"/>
                </w:rPr>
                <w:t>]</w:t>
              </w:r>
            </w:ins>
          </w:p>
          <w:p w14:paraId="132487EC" w14:textId="77777777" w:rsidR="004C05AA" w:rsidRPr="00A97C81" w:rsidRDefault="004C05AA" w:rsidP="0094025F">
            <w:pPr>
              <w:rPr>
                <w:ins w:id="1560" w:author="智誠 楊" w:date="2021-05-08T16:59:00Z"/>
                <w:rFonts w:ascii="標楷體" w:eastAsia="標楷體" w:hAnsi="標楷體"/>
              </w:rPr>
            </w:pPr>
          </w:p>
        </w:tc>
      </w:tr>
      <w:tr w:rsidR="004C05AA" w:rsidRPr="00A97C81" w14:paraId="30F6DD31" w14:textId="77777777" w:rsidTr="0094025F">
        <w:trPr>
          <w:trHeight w:val="321"/>
          <w:ins w:id="1561" w:author="智誠 楊" w:date="2021-05-08T16:59:00Z"/>
        </w:trPr>
        <w:tc>
          <w:tcPr>
            <w:tcW w:w="1548" w:type="dxa"/>
            <w:tcBorders>
              <w:top w:val="single" w:sz="8" w:space="0" w:color="000000"/>
              <w:bottom w:val="single" w:sz="8" w:space="0" w:color="000000"/>
              <w:right w:val="single" w:sz="8" w:space="0" w:color="000000"/>
            </w:tcBorders>
            <w:shd w:val="clear" w:color="auto" w:fill="F3F3F3"/>
          </w:tcPr>
          <w:p w14:paraId="5A35A993" w14:textId="77777777" w:rsidR="004C05AA" w:rsidRPr="00A97C81" w:rsidRDefault="004C05AA" w:rsidP="0094025F">
            <w:pPr>
              <w:rPr>
                <w:ins w:id="1562" w:author="智誠 楊" w:date="2021-05-08T16:59:00Z"/>
                <w:rFonts w:ascii="標楷體" w:eastAsia="標楷體" w:hAnsi="標楷體"/>
              </w:rPr>
            </w:pPr>
            <w:ins w:id="1563" w:author="智誠 楊" w:date="2021-05-08T16:59:00Z">
              <w:r w:rsidRPr="00A97C81">
                <w:rPr>
                  <w:rFonts w:ascii="標楷體" w:eastAsia="標楷體" w:hAnsi="標楷體"/>
                </w:rPr>
                <w:t>選用流程</w:t>
              </w:r>
            </w:ins>
          </w:p>
        </w:tc>
        <w:tc>
          <w:tcPr>
            <w:tcW w:w="6318" w:type="dxa"/>
            <w:tcBorders>
              <w:top w:val="single" w:sz="8" w:space="0" w:color="000000"/>
              <w:left w:val="single" w:sz="8" w:space="0" w:color="000000"/>
              <w:bottom w:val="single" w:sz="8" w:space="0" w:color="000000"/>
            </w:tcBorders>
          </w:tcPr>
          <w:p w14:paraId="57B76051" w14:textId="77777777" w:rsidR="004C05AA" w:rsidRPr="00A97C81" w:rsidRDefault="004C05AA" w:rsidP="0094025F">
            <w:pPr>
              <w:rPr>
                <w:ins w:id="1564" w:author="智誠 楊" w:date="2021-05-08T16:59:00Z"/>
                <w:rFonts w:ascii="標楷體" w:eastAsia="標楷體" w:hAnsi="標楷體"/>
              </w:rPr>
            </w:pPr>
          </w:p>
        </w:tc>
      </w:tr>
      <w:tr w:rsidR="004C05AA" w:rsidRPr="00A97C81" w14:paraId="339C5DBA" w14:textId="77777777" w:rsidTr="0094025F">
        <w:trPr>
          <w:trHeight w:val="1311"/>
          <w:ins w:id="1565" w:author="智誠 楊" w:date="2021-05-08T16:59:00Z"/>
        </w:trPr>
        <w:tc>
          <w:tcPr>
            <w:tcW w:w="1548" w:type="dxa"/>
            <w:tcBorders>
              <w:top w:val="single" w:sz="8" w:space="0" w:color="000000"/>
              <w:bottom w:val="single" w:sz="8" w:space="0" w:color="000000"/>
              <w:right w:val="single" w:sz="8" w:space="0" w:color="000000"/>
            </w:tcBorders>
            <w:shd w:val="clear" w:color="auto" w:fill="F3F3F3"/>
          </w:tcPr>
          <w:p w14:paraId="09906B82" w14:textId="77777777" w:rsidR="004C05AA" w:rsidRPr="00A97C81" w:rsidRDefault="004C05AA" w:rsidP="0094025F">
            <w:pPr>
              <w:rPr>
                <w:ins w:id="1566" w:author="智誠 楊" w:date="2021-05-08T16:59:00Z"/>
                <w:rFonts w:ascii="標楷體" w:eastAsia="標楷體" w:hAnsi="標楷體"/>
              </w:rPr>
            </w:pPr>
            <w:ins w:id="1567" w:author="智誠 楊" w:date="2021-05-08T16:59:00Z">
              <w:r w:rsidRPr="00A97C81">
                <w:rPr>
                  <w:rFonts w:ascii="標楷體" w:eastAsia="標楷體" w:hAnsi="標楷體"/>
                </w:rPr>
                <w:t>例外流程</w:t>
              </w:r>
            </w:ins>
          </w:p>
        </w:tc>
        <w:tc>
          <w:tcPr>
            <w:tcW w:w="6318" w:type="dxa"/>
            <w:tcBorders>
              <w:top w:val="single" w:sz="8" w:space="0" w:color="000000"/>
              <w:left w:val="single" w:sz="8" w:space="0" w:color="000000"/>
              <w:bottom w:val="single" w:sz="8" w:space="0" w:color="000000"/>
            </w:tcBorders>
          </w:tcPr>
          <w:p w14:paraId="04791161" w14:textId="77777777" w:rsidR="004C05AA" w:rsidRPr="00A97C81" w:rsidRDefault="004C05AA" w:rsidP="0094025F">
            <w:pPr>
              <w:rPr>
                <w:ins w:id="1568" w:author="智誠 楊" w:date="2021-05-08T16:59:00Z"/>
                <w:rFonts w:ascii="標楷體" w:eastAsia="標楷體" w:hAnsi="標楷體"/>
              </w:rPr>
            </w:pPr>
          </w:p>
        </w:tc>
      </w:tr>
      <w:tr w:rsidR="004C05AA" w:rsidRPr="00362205" w14:paraId="30F523BC" w14:textId="77777777" w:rsidTr="0094025F">
        <w:trPr>
          <w:trHeight w:val="278"/>
          <w:ins w:id="1569" w:author="智誠 楊" w:date="2021-05-08T16:59:00Z"/>
        </w:trPr>
        <w:tc>
          <w:tcPr>
            <w:tcW w:w="1548" w:type="dxa"/>
            <w:tcBorders>
              <w:top w:val="single" w:sz="8" w:space="0" w:color="000000"/>
              <w:bottom w:val="single" w:sz="8" w:space="0" w:color="000000"/>
              <w:right w:val="single" w:sz="8" w:space="0" w:color="000000"/>
            </w:tcBorders>
            <w:shd w:val="clear" w:color="auto" w:fill="F3F3F3"/>
          </w:tcPr>
          <w:p w14:paraId="10C477D9" w14:textId="77777777" w:rsidR="004C05AA" w:rsidRPr="00362205" w:rsidRDefault="004C05AA" w:rsidP="0094025F">
            <w:pPr>
              <w:rPr>
                <w:ins w:id="1570" w:author="智誠 楊" w:date="2021-05-08T16:59:00Z"/>
                <w:rFonts w:ascii="標楷體" w:eastAsia="標楷體" w:hAnsi="標楷體"/>
              </w:rPr>
            </w:pPr>
            <w:ins w:id="1571" w:author="智誠 楊" w:date="2021-05-08T16:59:00Z">
              <w:r w:rsidRPr="00362205">
                <w:rPr>
                  <w:rFonts w:ascii="標楷體" w:eastAsia="標楷體" w:hAnsi="標楷體"/>
                </w:rPr>
                <w:t xml:space="preserve">執行後狀況 </w:t>
              </w:r>
            </w:ins>
          </w:p>
        </w:tc>
        <w:tc>
          <w:tcPr>
            <w:tcW w:w="6318" w:type="dxa"/>
            <w:tcBorders>
              <w:top w:val="single" w:sz="8" w:space="0" w:color="000000"/>
              <w:left w:val="single" w:sz="8" w:space="0" w:color="000000"/>
              <w:bottom w:val="single" w:sz="8" w:space="0" w:color="000000"/>
            </w:tcBorders>
          </w:tcPr>
          <w:p w14:paraId="5C367A0D" w14:textId="77777777" w:rsidR="004C05AA" w:rsidRPr="004240A7" w:rsidRDefault="004C05AA" w:rsidP="0094025F">
            <w:pPr>
              <w:rPr>
                <w:ins w:id="1572" w:author="智誠 楊" w:date="2021-05-08T16:59:00Z"/>
                <w:rFonts w:ascii="標楷體" w:eastAsia="標楷體" w:hAnsi="標楷體"/>
              </w:rPr>
            </w:pPr>
            <w:ins w:id="1573" w:author="智誠 楊" w:date="2021-05-08T17:02:00Z">
              <w:del w:id="1574" w:author="阿毛" w:date="2021-06-08T16:11:00Z">
                <w:r w:rsidDel="009747E2">
                  <w:rPr>
                    <w:rFonts w:ascii="標楷體" w:eastAsia="標楷體" w:hAnsi="標楷體" w:hint="eastAsia"/>
                  </w:rPr>
                  <w:delText>1.交易成功送出後,連</w:delText>
                </w:r>
              </w:del>
            </w:ins>
            <w:ins w:id="1575" w:author="智誠 楊" w:date="2021-05-08T18:14:00Z">
              <w:del w:id="1576" w:author="阿毛" w:date="2021-06-08T16:11:00Z">
                <w:r w:rsidDel="009747E2">
                  <w:rPr>
                    <w:rFonts w:ascii="標楷體" w:eastAsia="標楷體" w:hAnsi="標楷體" w:hint="eastAsia"/>
                  </w:rPr>
                  <w:delText>結</w:delText>
                </w:r>
              </w:del>
            </w:ins>
            <w:ins w:id="1577" w:author="智誠 楊" w:date="2021-05-08T17:02:00Z">
              <w:del w:id="1578" w:author="阿毛" w:date="2021-06-08T16:11:00Z">
                <w:r w:rsidDel="009747E2">
                  <w:rPr>
                    <w:rFonts w:ascii="標楷體" w:eastAsia="標楷體" w:hAnsi="標楷體" w:hint="eastAsia"/>
                  </w:rPr>
                  <w:delText>至</w:delText>
                </w:r>
                <w:r w:rsidRPr="00A97C81" w:rsidDel="009747E2">
                  <w:rPr>
                    <w:rFonts w:ascii="標楷體" w:eastAsia="標楷體" w:hAnsi="標楷體" w:hint="eastAsia"/>
                  </w:rPr>
                  <w:delText>【</w:delText>
                </w:r>
                <w:r w:rsidRPr="00A97C81" w:rsidDel="009747E2">
                  <w:rPr>
                    <w:rFonts w:ascii="標楷體" w:eastAsia="標楷體" w:hAnsi="標楷體"/>
                    <w:lang w:eastAsia="zh-HK"/>
                  </w:rPr>
                  <w:delText>L</w:delText>
                </w:r>
                <w:r w:rsidDel="009747E2">
                  <w:rPr>
                    <w:rFonts w:ascii="標楷體" w:eastAsia="標楷體" w:hAnsi="標楷體" w:hint="eastAsia"/>
                  </w:rPr>
                  <w:delText>8921</w:delText>
                </w:r>
              </w:del>
            </w:ins>
            <w:ins w:id="1579" w:author="智誠 楊" w:date="2021-05-08T17:03:00Z">
              <w:del w:id="1580" w:author="阿毛" w:date="2021-06-08T16:11:00Z">
                <w:r w:rsidDel="009747E2">
                  <w:rPr>
                    <w:rFonts w:ascii="標楷體" w:eastAsia="標楷體" w:hAnsi="標楷體" w:hint="eastAsia"/>
                  </w:rPr>
                  <w:delText>疑似洗錢樣態檢核</w:delText>
                </w:r>
              </w:del>
            </w:ins>
            <w:ins w:id="1581" w:author="智誠 楊" w:date="2021-05-08T17:02:00Z">
              <w:del w:id="1582" w:author="阿毛" w:date="2021-06-08T16:11:00Z">
                <w:r w:rsidRPr="00A97C81" w:rsidDel="009747E2">
                  <w:rPr>
                    <w:rFonts w:ascii="標楷體" w:eastAsia="標楷體" w:hAnsi="標楷體" w:hint="eastAsia"/>
                  </w:rPr>
                  <w:delText>查詢】</w:delText>
                </w:r>
              </w:del>
            </w:ins>
          </w:p>
        </w:tc>
      </w:tr>
      <w:tr w:rsidR="004C05AA" w:rsidRPr="00362205" w14:paraId="69FFCEF7" w14:textId="77777777" w:rsidTr="0094025F">
        <w:trPr>
          <w:trHeight w:val="358"/>
          <w:ins w:id="1583" w:author="智誠 楊" w:date="2021-05-08T16:59:00Z"/>
        </w:trPr>
        <w:tc>
          <w:tcPr>
            <w:tcW w:w="1548" w:type="dxa"/>
            <w:tcBorders>
              <w:top w:val="single" w:sz="8" w:space="0" w:color="000000"/>
              <w:bottom w:val="single" w:sz="8" w:space="0" w:color="000000"/>
              <w:right w:val="single" w:sz="8" w:space="0" w:color="000000"/>
            </w:tcBorders>
            <w:shd w:val="clear" w:color="auto" w:fill="F3F3F3"/>
          </w:tcPr>
          <w:p w14:paraId="4768A310" w14:textId="77777777" w:rsidR="004C05AA" w:rsidRPr="00362205" w:rsidRDefault="004C05AA" w:rsidP="0094025F">
            <w:pPr>
              <w:rPr>
                <w:ins w:id="1584" w:author="智誠 楊" w:date="2021-05-08T16:59:00Z"/>
                <w:rFonts w:ascii="標楷體" w:eastAsia="標楷體" w:hAnsi="標楷體"/>
              </w:rPr>
            </w:pPr>
            <w:ins w:id="1585" w:author="智誠 楊" w:date="2021-05-08T16:59:00Z">
              <w:r w:rsidRPr="00362205">
                <w:rPr>
                  <w:rFonts w:ascii="標楷體" w:eastAsia="標楷體" w:hAnsi="標楷體"/>
                </w:rPr>
                <w:t>特別需求</w:t>
              </w:r>
            </w:ins>
          </w:p>
        </w:tc>
        <w:tc>
          <w:tcPr>
            <w:tcW w:w="6318" w:type="dxa"/>
            <w:tcBorders>
              <w:top w:val="single" w:sz="8" w:space="0" w:color="000000"/>
              <w:left w:val="single" w:sz="8" w:space="0" w:color="000000"/>
              <w:bottom w:val="single" w:sz="8" w:space="0" w:color="000000"/>
            </w:tcBorders>
          </w:tcPr>
          <w:p w14:paraId="14446665" w14:textId="77777777" w:rsidR="004C05AA" w:rsidRDefault="004C05AA" w:rsidP="0094025F">
            <w:pPr>
              <w:rPr>
                <w:ins w:id="1586" w:author="智誠 楊" w:date="2021-05-08T16:59:00Z"/>
                <w:rFonts w:ascii="標楷體" w:eastAsia="標楷體" w:hAnsi="標楷體"/>
              </w:rPr>
            </w:pPr>
            <w:ins w:id="1587" w:author="智誠 楊" w:date="2021-05-08T16:59:00Z">
              <w:r>
                <w:rPr>
                  <w:rFonts w:ascii="標楷體" w:eastAsia="標楷體" w:hAnsi="標楷體" w:hint="eastAsia"/>
                </w:rPr>
                <w:t>1</w:t>
              </w:r>
              <w:r>
                <w:rPr>
                  <w:rFonts w:ascii="標楷體" w:eastAsia="標楷體" w:hAnsi="標楷體"/>
                </w:rPr>
                <w:t>.</w:t>
              </w:r>
              <w:r>
                <w:rPr>
                  <w:rFonts w:ascii="標楷體" w:eastAsia="標楷體" w:hAnsi="標楷體" w:hint="eastAsia"/>
                </w:rPr>
                <w:t>由入賬明細檔產生資料</w:t>
              </w:r>
            </w:ins>
          </w:p>
          <w:p w14:paraId="1F18F268" w14:textId="77777777" w:rsidR="004C05AA" w:rsidRPr="001B0399" w:rsidRDefault="004C05AA" w:rsidP="0094025F">
            <w:pPr>
              <w:rPr>
                <w:ins w:id="1588" w:author="智誠 楊" w:date="2021-05-08T16:59:00Z"/>
                <w:rFonts w:ascii="標楷體" w:eastAsia="標楷體" w:hAnsi="標楷體"/>
              </w:rPr>
            </w:pPr>
            <w:ins w:id="1589" w:author="智誠 楊" w:date="2021-05-08T16:59:00Z">
              <w:r>
                <w:rPr>
                  <w:rFonts w:ascii="標楷體" w:eastAsia="標楷體" w:hAnsi="標楷體" w:hint="eastAsia"/>
                </w:rPr>
                <w:t>2.</w:t>
              </w:r>
              <w:r w:rsidRPr="001B0399">
                <w:rPr>
                  <w:rFonts w:ascii="標楷體" w:eastAsia="標楷體" w:hAnsi="標楷體" w:hint="eastAsia"/>
                </w:rPr>
                <w:t>明細完全一樣時，資料不重覆產製。</w:t>
              </w:r>
            </w:ins>
          </w:p>
          <w:p w14:paraId="1B183EB9" w14:textId="77777777" w:rsidR="004C05AA" w:rsidRPr="001B0399" w:rsidRDefault="004C05AA" w:rsidP="0094025F">
            <w:pPr>
              <w:rPr>
                <w:ins w:id="1590" w:author="智誠 楊" w:date="2021-05-08T16:59:00Z"/>
                <w:rFonts w:ascii="標楷體" w:eastAsia="標楷體" w:hAnsi="標楷體"/>
              </w:rPr>
            </w:pPr>
            <w:ins w:id="1591" w:author="智誠 楊" w:date="2021-05-08T16:59:00Z">
              <w:r>
                <w:rPr>
                  <w:rFonts w:ascii="標楷體" w:eastAsia="標楷體" w:hAnsi="標楷體" w:hint="eastAsia"/>
                </w:rPr>
                <w:t>3.</w:t>
              </w:r>
              <w:r w:rsidRPr="001B0399">
                <w:rPr>
                  <w:rFonts w:ascii="標楷體" w:eastAsia="標楷體" w:hAnsi="標楷體" w:hint="eastAsia"/>
                </w:rPr>
                <w:t>樣態</w:t>
              </w:r>
              <w:r w:rsidRPr="001B0399">
                <w:rPr>
                  <w:rFonts w:ascii="標楷體" w:eastAsia="標楷體" w:hAnsi="標楷體"/>
                </w:rPr>
                <w:t>1&amp;2</w:t>
              </w:r>
              <w:r w:rsidRPr="001B0399">
                <w:rPr>
                  <w:rFonts w:ascii="標楷體" w:eastAsia="標楷體" w:hAnsi="標楷體" w:hint="eastAsia"/>
                </w:rPr>
                <w:t>：銀扣</w:t>
              </w:r>
              <w:r w:rsidRPr="001B0399">
                <w:rPr>
                  <w:rFonts w:ascii="標楷體" w:eastAsia="標楷體" w:hAnsi="標楷體"/>
                </w:rPr>
                <w:t>/</w:t>
              </w:r>
              <w:r w:rsidRPr="001B0399">
                <w:rPr>
                  <w:rFonts w:ascii="標楷體" w:eastAsia="標楷體" w:hAnsi="標楷體" w:hint="eastAsia"/>
                </w:rPr>
                <w:t>匯款轉帳</w:t>
              </w:r>
              <w:r w:rsidRPr="001B0399">
                <w:rPr>
                  <w:rFonts w:ascii="標楷體" w:eastAsia="標楷體" w:hAnsi="標楷體"/>
                </w:rPr>
                <w:t>/</w:t>
              </w:r>
              <w:r w:rsidRPr="001B0399">
                <w:rPr>
                  <w:rFonts w:ascii="標楷體" w:eastAsia="標楷體" w:hAnsi="標楷體" w:hint="eastAsia"/>
                </w:rPr>
                <w:t>支票兌現</w:t>
              </w:r>
              <w:r w:rsidRPr="001B0399">
                <w:rPr>
                  <w:rFonts w:ascii="標楷體" w:eastAsia="標楷體" w:hAnsi="標楷體"/>
                </w:rPr>
                <w:t>(</w:t>
              </w:r>
              <w:r w:rsidRPr="001B0399">
                <w:rPr>
                  <w:rFonts w:ascii="標楷體" w:eastAsia="標楷體" w:hAnsi="標楷體" w:hint="eastAsia"/>
                </w:rPr>
                <w:t>不含專戶</w:t>
              </w:r>
              <w:r w:rsidRPr="001B0399">
                <w:rPr>
                  <w:rFonts w:ascii="標楷體" w:eastAsia="標楷體" w:hAnsi="標楷體"/>
                </w:rPr>
                <w:t>)</w:t>
              </w:r>
              <w:r w:rsidRPr="001B0399">
                <w:rPr>
                  <w:rFonts w:ascii="標楷體" w:eastAsia="標楷體" w:hAnsi="標楷體" w:hint="eastAsia"/>
                </w:rPr>
                <w:t>。</w:t>
              </w:r>
            </w:ins>
          </w:p>
          <w:p w14:paraId="0C2B08DD" w14:textId="77777777" w:rsidR="004C05AA" w:rsidRPr="001B0399" w:rsidRDefault="004C05AA" w:rsidP="0094025F">
            <w:pPr>
              <w:widowControl/>
              <w:rPr>
                <w:ins w:id="1592" w:author="智誠 楊" w:date="2021-05-08T16:59:00Z"/>
                <w:rFonts w:ascii="標楷體" w:eastAsia="標楷體" w:hAnsi="標楷體"/>
              </w:rPr>
            </w:pPr>
            <w:ins w:id="1593" w:author="智誠 楊" w:date="2021-05-08T16:59:00Z">
              <w:r>
                <w:rPr>
                  <w:rFonts w:ascii="標楷體" w:eastAsia="標楷體" w:hAnsi="標楷體" w:hint="eastAsia"/>
                </w:rPr>
                <w:t>4.</w:t>
              </w:r>
              <w:r w:rsidRPr="00E30986">
                <w:rPr>
                  <w:rFonts w:ascii="標楷體" w:eastAsia="標楷體" w:hAnsi="標楷體" w:hint="eastAsia"/>
                </w:rPr>
                <w:t>樣態3</w:t>
              </w:r>
              <w:r>
                <w:rPr>
                  <w:rFonts w:ascii="標楷體" w:eastAsia="標楷體" w:hAnsi="標楷體" w:hint="eastAsia"/>
                </w:rPr>
                <w:t>：</w:t>
              </w:r>
              <w:r w:rsidRPr="00E30986">
                <w:rPr>
                  <w:rFonts w:ascii="標楷體" w:eastAsia="標楷體" w:hAnsi="標楷體" w:hint="eastAsia"/>
                </w:rPr>
                <w:t>匯款摘要0087</w:t>
              </w:r>
            </w:ins>
            <w:r>
              <w:rPr>
                <w:rFonts w:ascii="標楷體" w:eastAsia="標楷體" w:hAnsi="標楷體" w:hint="eastAsia"/>
              </w:rPr>
              <w:t>AT</w:t>
            </w:r>
            <w:ins w:id="1594" w:author="智誠 楊" w:date="2021-05-08T16:59:00Z">
              <w:r w:rsidRPr="00E30986">
                <w:rPr>
                  <w:rFonts w:ascii="標楷體" w:eastAsia="標楷體" w:hAnsi="標楷體" w:hint="eastAsia"/>
                </w:rPr>
                <w:t>存入</w:t>
              </w:r>
            </w:ins>
            <w:ins w:id="1595" w:author="阿毛" w:date="2021-06-08T16:05:00Z">
              <w:r>
                <w:rPr>
                  <w:rFonts w:ascii="標楷體" w:eastAsia="標楷體" w:hAnsi="標楷體" w:hint="eastAsia"/>
                </w:rPr>
                <w:t xml:space="preserve"> </w:t>
              </w:r>
            </w:ins>
            <w:ins w:id="1596" w:author="智誠 楊" w:date="2021-05-08T16:59:00Z">
              <w:r w:rsidRPr="00E30986">
                <w:rPr>
                  <w:rFonts w:ascii="標楷體" w:eastAsia="標楷體" w:hAnsi="標楷體" w:hint="eastAsia"/>
                </w:rPr>
                <w:t>&amp;</w:t>
              </w:r>
            </w:ins>
            <w:ins w:id="1597" w:author="阿毛" w:date="2021-06-08T16:05:00Z">
              <w:r>
                <w:rPr>
                  <w:rFonts w:ascii="標楷體" w:eastAsia="標楷體" w:hAnsi="標楷體" w:hint="eastAsia"/>
                </w:rPr>
                <w:t xml:space="preserve"> </w:t>
              </w:r>
            </w:ins>
            <w:ins w:id="1598" w:author="智誠 楊" w:date="2021-05-08T16:59:00Z">
              <w:r w:rsidRPr="00E30986">
                <w:rPr>
                  <w:rFonts w:ascii="標楷體" w:eastAsia="標楷體" w:hAnsi="標楷體" w:hint="eastAsia"/>
                </w:rPr>
                <w:t>0001現金存入</w:t>
              </w:r>
            </w:ins>
          </w:p>
        </w:tc>
      </w:tr>
      <w:tr w:rsidR="004C05AA" w:rsidRPr="00362205" w14:paraId="1661DDCB" w14:textId="77777777" w:rsidTr="0094025F">
        <w:trPr>
          <w:trHeight w:val="358"/>
          <w:ins w:id="1599" w:author="智誠 楊" w:date="2021-05-08T16:59:00Z"/>
        </w:trPr>
        <w:tc>
          <w:tcPr>
            <w:tcW w:w="1548" w:type="dxa"/>
            <w:tcBorders>
              <w:top w:val="single" w:sz="8" w:space="0" w:color="000000"/>
              <w:bottom w:val="single" w:sz="8" w:space="0" w:color="000000"/>
              <w:right w:val="single" w:sz="8" w:space="0" w:color="000000"/>
            </w:tcBorders>
            <w:shd w:val="clear" w:color="auto" w:fill="F3F3F3"/>
          </w:tcPr>
          <w:p w14:paraId="15B3BAEA" w14:textId="77777777" w:rsidR="004C05AA" w:rsidRPr="00362205" w:rsidRDefault="004C05AA" w:rsidP="0094025F">
            <w:pPr>
              <w:rPr>
                <w:ins w:id="1600" w:author="智誠 楊" w:date="2021-05-08T16:59:00Z"/>
                <w:rFonts w:ascii="標楷體" w:eastAsia="標楷體" w:hAnsi="標楷體"/>
              </w:rPr>
            </w:pPr>
            <w:ins w:id="1601" w:author="智誠 楊" w:date="2021-05-08T16:59:00Z">
              <w:r>
                <w:rPr>
                  <w:rFonts w:ascii="標楷體" w:eastAsia="標楷體" w:hAnsi="標楷體" w:hint="eastAsia"/>
                  <w:lang w:eastAsia="zh-HK"/>
                </w:rPr>
                <w:t>參考</w:t>
              </w:r>
            </w:ins>
          </w:p>
        </w:tc>
        <w:tc>
          <w:tcPr>
            <w:tcW w:w="6318" w:type="dxa"/>
            <w:tcBorders>
              <w:top w:val="single" w:sz="8" w:space="0" w:color="000000"/>
              <w:left w:val="single" w:sz="8" w:space="0" w:color="000000"/>
              <w:bottom w:val="single" w:sz="8" w:space="0" w:color="000000"/>
            </w:tcBorders>
          </w:tcPr>
          <w:p w14:paraId="2B166D0A" w14:textId="77777777" w:rsidR="004C05AA" w:rsidRPr="00362205" w:rsidRDefault="004C05AA" w:rsidP="0094025F">
            <w:pPr>
              <w:rPr>
                <w:ins w:id="1602" w:author="智誠 楊" w:date="2021-05-08T16:59:00Z"/>
                <w:rFonts w:ascii="標楷體" w:eastAsia="標楷體" w:hAnsi="標楷體"/>
              </w:rPr>
            </w:pPr>
          </w:p>
        </w:tc>
      </w:tr>
    </w:tbl>
    <w:p w14:paraId="43868153" w14:textId="77777777" w:rsidR="004C05AA" w:rsidRDefault="004C05AA" w:rsidP="004C05AA">
      <w:pPr>
        <w:rPr>
          <w:ins w:id="1603" w:author="智誠 楊" w:date="2021-05-08T16:59:00Z"/>
        </w:rPr>
      </w:pPr>
    </w:p>
    <w:p w14:paraId="1A1C190F" w14:textId="77777777" w:rsidR="004C05AA" w:rsidRPr="005F1722" w:rsidRDefault="004C05AA" w:rsidP="004C05AA">
      <w:pPr>
        <w:pStyle w:val="a"/>
        <w:numPr>
          <w:ilvl w:val="0"/>
          <w:numId w:val="1"/>
        </w:numPr>
        <w:tabs>
          <w:tab w:val="clear" w:pos="1134"/>
        </w:tabs>
        <w:ind w:left="1440" w:hanging="480"/>
        <w:rPr>
          <w:ins w:id="1604" w:author="智誠 楊" w:date="2021-05-08T16:59:00Z"/>
        </w:rPr>
      </w:pPr>
      <w:ins w:id="1605" w:author="智誠 楊" w:date="2021-05-08T16:59:00Z">
        <w:r>
          <w:rPr>
            <w:rFonts w:hint="eastAsia"/>
          </w:rPr>
          <w:t>Ta</w:t>
        </w:r>
        <w:r>
          <w:t>ble List</w:t>
        </w:r>
        <w:r w:rsidRPr="005F1722">
          <w:rPr>
            <w:rFonts w:hint="eastAsia"/>
          </w:rPr>
          <w:t>:</w:t>
        </w:r>
      </w:ins>
    </w:p>
    <w:tbl>
      <w:tblPr>
        <w:tblStyle w:val="ac"/>
        <w:tblW w:w="0" w:type="auto"/>
        <w:tblInd w:w="1101" w:type="dxa"/>
        <w:tblLook w:val="04A0" w:firstRow="1" w:lastRow="0" w:firstColumn="1" w:lastColumn="0" w:noHBand="0" w:noVBand="1"/>
      </w:tblPr>
      <w:tblGrid>
        <w:gridCol w:w="952"/>
        <w:gridCol w:w="3118"/>
        <w:gridCol w:w="3828"/>
      </w:tblGrid>
      <w:tr w:rsidR="004C05AA" w:rsidRPr="0022279A" w14:paraId="22E3DB6F" w14:textId="77777777" w:rsidTr="0094025F">
        <w:trPr>
          <w:ins w:id="1606" w:author="智誠 楊" w:date="2021-05-08T16:59:00Z"/>
        </w:trPr>
        <w:tc>
          <w:tcPr>
            <w:tcW w:w="952" w:type="dxa"/>
            <w:shd w:val="clear" w:color="auto" w:fill="D9D9D9" w:themeFill="background1" w:themeFillShade="D9"/>
          </w:tcPr>
          <w:p w14:paraId="42FA0800" w14:textId="77777777" w:rsidR="004C05AA" w:rsidRPr="0022279A" w:rsidRDefault="004C05AA" w:rsidP="0094025F">
            <w:pPr>
              <w:jc w:val="center"/>
              <w:rPr>
                <w:ins w:id="1607" w:author="智誠 楊" w:date="2021-05-08T16:59:00Z"/>
                <w:rFonts w:ascii="標楷體" w:eastAsia="標楷體" w:hAnsi="標楷體"/>
              </w:rPr>
            </w:pPr>
            <w:ins w:id="1608" w:author="智誠 楊" w:date="2021-05-08T16:59:00Z">
              <w:r w:rsidRPr="0022279A">
                <w:rPr>
                  <w:rFonts w:ascii="標楷體" w:eastAsia="標楷體" w:hAnsi="標楷體" w:hint="eastAsia"/>
                  <w:lang w:eastAsia="zh-HK"/>
                </w:rPr>
                <w:t>序號</w:t>
              </w:r>
            </w:ins>
          </w:p>
        </w:tc>
        <w:tc>
          <w:tcPr>
            <w:tcW w:w="3118" w:type="dxa"/>
            <w:shd w:val="clear" w:color="auto" w:fill="D9D9D9" w:themeFill="background1" w:themeFillShade="D9"/>
          </w:tcPr>
          <w:p w14:paraId="0D11C0A5" w14:textId="77777777" w:rsidR="004C05AA" w:rsidRPr="0022279A" w:rsidRDefault="004C05AA" w:rsidP="0094025F">
            <w:pPr>
              <w:jc w:val="center"/>
              <w:rPr>
                <w:ins w:id="1609" w:author="智誠 楊" w:date="2021-05-08T16:59:00Z"/>
                <w:rFonts w:ascii="標楷體" w:eastAsia="標楷體" w:hAnsi="標楷體"/>
              </w:rPr>
            </w:pPr>
            <w:ins w:id="1610" w:author="智誠 楊" w:date="2021-05-08T16:59:00Z">
              <w:r w:rsidRPr="0022279A">
                <w:rPr>
                  <w:rFonts w:ascii="標楷體" w:eastAsia="標楷體" w:hAnsi="標楷體" w:hint="eastAsia"/>
                  <w:lang w:eastAsia="zh-HK"/>
                </w:rPr>
                <w:t>名稱</w:t>
              </w:r>
            </w:ins>
          </w:p>
        </w:tc>
        <w:tc>
          <w:tcPr>
            <w:tcW w:w="3828" w:type="dxa"/>
            <w:shd w:val="clear" w:color="auto" w:fill="D9D9D9" w:themeFill="background1" w:themeFillShade="D9"/>
          </w:tcPr>
          <w:p w14:paraId="7D1828D8" w14:textId="77777777" w:rsidR="004C05AA" w:rsidRPr="0022279A" w:rsidRDefault="004C05AA" w:rsidP="0094025F">
            <w:pPr>
              <w:jc w:val="center"/>
              <w:rPr>
                <w:ins w:id="1611" w:author="智誠 楊" w:date="2021-05-08T16:59:00Z"/>
                <w:rFonts w:ascii="標楷體" w:eastAsia="標楷體" w:hAnsi="標楷體"/>
              </w:rPr>
            </w:pPr>
            <w:ins w:id="1612" w:author="智誠 楊" w:date="2021-05-08T16:59:00Z">
              <w:r w:rsidRPr="0022279A">
                <w:rPr>
                  <w:rFonts w:ascii="標楷體" w:eastAsia="標楷體" w:hAnsi="標楷體" w:hint="eastAsia"/>
                  <w:lang w:eastAsia="zh-HK"/>
                </w:rPr>
                <w:t>說明</w:t>
              </w:r>
            </w:ins>
          </w:p>
        </w:tc>
      </w:tr>
      <w:tr w:rsidR="004C05AA" w:rsidRPr="0022279A" w14:paraId="3AC0F3F9" w14:textId="77777777" w:rsidTr="0094025F">
        <w:trPr>
          <w:ins w:id="1613" w:author="智誠 楊" w:date="2021-05-08T16:59:00Z"/>
        </w:trPr>
        <w:tc>
          <w:tcPr>
            <w:tcW w:w="952" w:type="dxa"/>
          </w:tcPr>
          <w:p w14:paraId="1A65F9A2" w14:textId="77777777" w:rsidR="004C05AA" w:rsidRPr="0022279A" w:rsidRDefault="004C05AA" w:rsidP="0094025F">
            <w:pPr>
              <w:jc w:val="center"/>
              <w:rPr>
                <w:ins w:id="1614" w:author="智誠 楊" w:date="2021-05-08T16:59:00Z"/>
                <w:rFonts w:ascii="標楷體" w:eastAsia="標楷體" w:hAnsi="標楷體"/>
              </w:rPr>
            </w:pPr>
            <w:ins w:id="1615" w:author="智誠 楊" w:date="2021-05-08T16:59:00Z">
              <w:r w:rsidRPr="0022279A">
                <w:rPr>
                  <w:rFonts w:ascii="標楷體" w:eastAsia="標楷體" w:hAnsi="標楷體" w:hint="eastAsia"/>
                </w:rPr>
                <w:t>1</w:t>
              </w:r>
            </w:ins>
          </w:p>
        </w:tc>
        <w:tc>
          <w:tcPr>
            <w:tcW w:w="3118" w:type="dxa"/>
          </w:tcPr>
          <w:p w14:paraId="55267A31" w14:textId="77777777" w:rsidR="004C05AA" w:rsidRPr="0022279A" w:rsidRDefault="004C05AA" w:rsidP="0094025F">
            <w:pPr>
              <w:rPr>
                <w:ins w:id="1616" w:author="智誠 楊" w:date="2021-05-08T16:59:00Z"/>
                <w:rFonts w:ascii="標楷體" w:eastAsia="標楷體" w:hAnsi="標楷體"/>
              </w:rPr>
            </w:pPr>
            <w:proofErr w:type="spellStart"/>
            <w:ins w:id="1617" w:author="智誠 楊" w:date="2021-05-08T17:08:00Z">
              <w:r w:rsidRPr="0037710C">
                <w:rPr>
                  <w:rFonts w:ascii="標楷體" w:eastAsia="標楷體" w:hAnsi="標楷體" w:hint="eastAsia"/>
                </w:rPr>
                <w:t>MlaundryChkDtl</w:t>
              </w:r>
            </w:ins>
            <w:proofErr w:type="spellEnd"/>
          </w:p>
        </w:tc>
        <w:tc>
          <w:tcPr>
            <w:tcW w:w="3828" w:type="dxa"/>
          </w:tcPr>
          <w:p w14:paraId="402A886F" w14:textId="77777777" w:rsidR="004C05AA" w:rsidRPr="0022279A" w:rsidRDefault="004C05AA" w:rsidP="0094025F">
            <w:pPr>
              <w:rPr>
                <w:ins w:id="1618" w:author="智誠 楊" w:date="2021-05-08T16:59:00Z"/>
                <w:rFonts w:ascii="標楷體" w:eastAsia="標楷體" w:hAnsi="標楷體"/>
              </w:rPr>
            </w:pPr>
            <w:ins w:id="1619" w:author="智誠 楊" w:date="2021-05-08T17:08:00Z">
              <w:r w:rsidRPr="0037710C">
                <w:rPr>
                  <w:rFonts w:ascii="標楷體" w:eastAsia="標楷體" w:hAnsi="標楷體" w:hint="eastAsia"/>
                </w:rPr>
                <w:t>疑似洗錢樣態檢核明細檔</w:t>
              </w:r>
            </w:ins>
          </w:p>
        </w:tc>
      </w:tr>
      <w:tr w:rsidR="004C05AA" w:rsidRPr="0022279A" w14:paraId="346CFDD9" w14:textId="77777777" w:rsidTr="0094025F">
        <w:trPr>
          <w:ins w:id="1620" w:author="智誠 楊" w:date="2021-05-08T16:59:00Z"/>
        </w:trPr>
        <w:tc>
          <w:tcPr>
            <w:tcW w:w="952" w:type="dxa"/>
          </w:tcPr>
          <w:p w14:paraId="175C75A5" w14:textId="77777777" w:rsidR="004C05AA" w:rsidRPr="0022279A" w:rsidRDefault="004C05AA" w:rsidP="0094025F">
            <w:pPr>
              <w:jc w:val="center"/>
              <w:rPr>
                <w:ins w:id="1621" w:author="智誠 楊" w:date="2021-05-08T16:59:00Z"/>
                <w:rFonts w:ascii="標楷體" w:eastAsia="標楷體" w:hAnsi="標楷體"/>
              </w:rPr>
            </w:pPr>
            <w:ins w:id="1622" w:author="智誠 楊" w:date="2021-05-08T16:59:00Z">
              <w:r>
                <w:rPr>
                  <w:rFonts w:ascii="標楷體" w:eastAsia="標楷體" w:hAnsi="標楷體" w:hint="eastAsia"/>
                </w:rPr>
                <w:t>2</w:t>
              </w:r>
            </w:ins>
          </w:p>
        </w:tc>
        <w:tc>
          <w:tcPr>
            <w:tcW w:w="3118" w:type="dxa"/>
          </w:tcPr>
          <w:p w14:paraId="5119FAC8" w14:textId="77777777" w:rsidR="004C05AA" w:rsidRPr="0022279A" w:rsidRDefault="004C05AA" w:rsidP="0094025F">
            <w:pPr>
              <w:rPr>
                <w:ins w:id="1623" w:author="智誠 楊" w:date="2021-05-08T16:59:00Z"/>
                <w:rFonts w:ascii="標楷體" w:eastAsia="標楷體" w:hAnsi="標楷體"/>
              </w:rPr>
            </w:pPr>
            <w:proofErr w:type="spellStart"/>
            <w:ins w:id="1624" w:author="智誠 楊" w:date="2021-05-08T17:08:00Z">
              <w:r w:rsidRPr="0037710C">
                <w:rPr>
                  <w:rFonts w:ascii="標楷體" w:eastAsia="標楷體" w:hAnsi="標楷體" w:hint="eastAsia"/>
                </w:rPr>
                <w:t>MlaundryDetail</w:t>
              </w:r>
            </w:ins>
            <w:proofErr w:type="spellEnd"/>
          </w:p>
        </w:tc>
        <w:tc>
          <w:tcPr>
            <w:tcW w:w="3828" w:type="dxa"/>
          </w:tcPr>
          <w:p w14:paraId="6CB69B34" w14:textId="77777777" w:rsidR="004C05AA" w:rsidRPr="0022279A" w:rsidRDefault="004C05AA" w:rsidP="0094025F">
            <w:pPr>
              <w:rPr>
                <w:ins w:id="1625" w:author="智誠 楊" w:date="2021-05-08T16:59:00Z"/>
                <w:rFonts w:ascii="標楷體" w:eastAsia="標楷體" w:hAnsi="標楷體"/>
              </w:rPr>
            </w:pPr>
            <w:ins w:id="1626" w:author="智誠 楊" w:date="2021-05-08T17:08:00Z">
              <w:r w:rsidRPr="0037710C">
                <w:rPr>
                  <w:rFonts w:ascii="標楷體" w:eastAsia="標楷體" w:hAnsi="標楷體" w:hint="eastAsia"/>
                </w:rPr>
                <w:t>疑似洗錢交易合理性明細檔</w:t>
              </w:r>
            </w:ins>
          </w:p>
        </w:tc>
      </w:tr>
      <w:tr w:rsidR="004C05AA" w:rsidRPr="0022279A" w14:paraId="25A1BA96" w14:textId="77777777" w:rsidTr="0094025F">
        <w:trPr>
          <w:ins w:id="1627" w:author="智誠 楊" w:date="2021-05-08T16:59:00Z"/>
        </w:trPr>
        <w:tc>
          <w:tcPr>
            <w:tcW w:w="952" w:type="dxa"/>
          </w:tcPr>
          <w:p w14:paraId="54532D4C" w14:textId="77777777" w:rsidR="004C05AA" w:rsidRPr="0022279A" w:rsidRDefault="004C05AA" w:rsidP="0094025F">
            <w:pPr>
              <w:jc w:val="center"/>
              <w:rPr>
                <w:ins w:id="1628" w:author="智誠 楊" w:date="2021-05-08T16:59:00Z"/>
                <w:rFonts w:ascii="標楷體" w:eastAsia="標楷體" w:hAnsi="標楷體"/>
              </w:rPr>
            </w:pPr>
            <w:ins w:id="1629" w:author="智誠 楊" w:date="2021-05-08T16:59:00Z">
              <w:r>
                <w:rPr>
                  <w:rFonts w:ascii="標楷體" w:eastAsia="標楷體" w:hAnsi="標楷體" w:hint="eastAsia"/>
                </w:rPr>
                <w:t>3</w:t>
              </w:r>
            </w:ins>
          </w:p>
        </w:tc>
        <w:tc>
          <w:tcPr>
            <w:tcW w:w="3118" w:type="dxa"/>
          </w:tcPr>
          <w:p w14:paraId="15FD90AF" w14:textId="77777777" w:rsidR="004C05AA" w:rsidRPr="00B81ECB" w:rsidRDefault="004C05AA" w:rsidP="0094025F">
            <w:pPr>
              <w:rPr>
                <w:ins w:id="1630" w:author="智誠 楊" w:date="2021-05-08T16:59:00Z"/>
                <w:rFonts w:ascii="標楷體" w:eastAsia="標楷體" w:hAnsi="標楷體" w:cs="Consolas"/>
                <w:kern w:val="0"/>
                <w:rPrChange w:id="1631" w:author="智誠 楊" w:date="2021-05-08T17:09:00Z">
                  <w:rPr>
                    <w:ins w:id="1632" w:author="智誠 楊" w:date="2021-05-08T16:59:00Z"/>
                    <w:rFonts w:ascii="標楷體" w:eastAsia="標楷體" w:hAnsi="標楷體"/>
                  </w:rPr>
                </w:rPrChange>
              </w:rPr>
            </w:pPr>
            <w:proofErr w:type="spellStart"/>
            <w:ins w:id="1633" w:author="智誠 楊" w:date="2021-05-08T17:08:00Z">
              <w:r w:rsidRPr="00B81ECB">
                <w:rPr>
                  <w:rFonts w:ascii="標楷體" w:eastAsia="標楷體" w:hAnsi="標楷體" w:cs="Consolas"/>
                  <w:kern w:val="0"/>
                  <w:rPrChange w:id="1634" w:author="智誠 楊" w:date="2021-05-08T17:09:00Z">
                    <w:rPr>
                      <w:shd w:val="clear" w:color="auto" w:fill="D4D4D4"/>
                    </w:rPr>
                  </w:rPrChange>
                </w:rPr>
                <w:t>BankRmtf</w:t>
              </w:r>
            </w:ins>
            <w:proofErr w:type="spellEnd"/>
          </w:p>
        </w:tc>
        <w:tc>
          <w:tcPr>
            <w:tcW w:w="3828" w:type="dxa"/>
          </w:tcPr>
          <w:p w14:paraId="3BA43568" w14:textId="77777777" w:rsidR="004C05AA" w:rsidRPr="00B81ECB" w:rsidRDefault="004C05AA" w:rsidP="0094025F">
            <w:pPr>
              <w:rPr>
                <w:ins w:id="1635" w:author="智誠 楊" w:date="2021-05-08T16:59:00Z"/>
                <w:rFonts w:ascii="標楷體" w:eastAsia="標楷體" w:hAnsi="標楷體"/>
              </w:rPr>
            </w:pPr>
            <w:ins w:id="1636" w:author="智誠 楊" w:date="2021-05-08T17:10:00Z">
              <w:r>
                <w:rPr>
                  <w:rFonts w:ascii="標楷體" w:eastAsia="標楷體" w:hAnsi="標楷體" w:hint="eastAsia"/>
                </w:rPr>
                <w:t>匯款轉帳檔</w:t>
              </w:r>
            </w:ins>
          </w:p>
        </w:tc>
      </w:tr>
      <w:tr w:rsidR="004C05AA" w:rsidRPr="0022279A" w14:paraId="24555DA9" w14:textId="77777777" w:rsidTr="0094025F">
        <w:trPr>
          <w:ins w:id="1637" w:author="智誠 楊" w:date="2021-05-08T17:06:00Z"/>
        </w:trPr>
        <w:tc>
          <w:tcPr>
            <w:tcW w:w="952" w:type="dxa"/>
          </w:tcPr>
          <w:p w14:paraId="487FE43C" w14:textId="77777777" w:rsidR="004C05AA" w:rsidRDefault="004C05AA" w:rsidP="0094025F">
            <w:pPr>
              <w:jc w:val="center"/>
              <w:rPr>
                <w:ins w:id="1638" w:author="智誠 楊" w:date="2021-05-08T17:06:00Z"/>
                <w:rFonts w:ascii="標楷體" w:eastAsia="標楷體" w:hAnsi="標楷體"/>
              </w:rPr>
            </w:pPr>
            <w:ins w:id="1639" w:author="智誠 楊" w:date="2021-05-08T17:08:00Z">
              <w:r>
                <w:rPr>
                  <w:rFonts w:ascii="標楷體" w:eastAsia="標楷體" w:hAnsi="標楷體" w:hint="eastAsia"/>
                </w:rPr>
                <w:t>4</w:t>
              </w:r>
            </w:ins>
          </w:p>
        </w:tc>
        <w:tc>
          <w:tcPr>
            <w:tcW w:w="3118" w:type="dxa"/>
          </w:tcPr>
          <w:p w14:paraId="6D63A02B" w14:textId="77777777" w:rsidR="004C05AA" w:rsidRPr="00B81ECB" w:rsidRDefault="004C05AA" w:rsidP="0094025F">
            <w:pPr>
              <w:rPr>
                <w:ins w:id="1640" w:author="智誠 楊" w:date="2021-05-08T17:06:00Z"/>
                <w:rFonts w:ascii="標楷體" w:eastAsia="標楷體" w:hAnsi="標楷體"/>
              </w:rPr>
            </w:pPr>
            <w:proofErr w:type="spellStart"/>
            <w:ins w:id="1641" w:author="智誠 楊" w:date="2021-05-08T17:08:00Z">
              <w:r w:rsidRPr="00B81ECB">
                <w:rPr>
                  <w:rFonts w:ascii="標楷體" w:eastAsia="標楷體" w:hAnsi="標楷體"/>
                  <w:rPrChange w:id="1642" w:author="智誠 楊" w:date="2021-05-08T17:09:00Z">
                    <w:rPr/>
                  </w:rPrChange>
                </w:rPr>
                <w:t>AchDeductMedia</w:t>
              </w:r>
            </w:ins>
            <w:proofErr w:type="spellEnd"/>
          </w:p>
        </w:tc>
        <w:tc>
          <w:tcPr>
            <w:tcW w:w="3828" w:type="dxa"/>
          </w:tcPr>
          <w:p w14:paraId="220491AD" w14:textId="77777777" w:rsidR="004C05AA" w:rsidRPr="00B81ECB" w:rsidRDefault="004C05AA" w:rsidP="0094025F">
            <w:pPr>
              <w:rPr>
                <w:ins w:id="1643" w:author="智誠 楊" w:date="2021-05-08T17:06:00Z"/>
                <w:rFonts w:ascii="標楷體" w:eastAsia="標楷體" w:hAnsi="標楷體"/>
              </w:rPr>
            </w:pPr>
            <w:ins w:id="1644" w:author="智誠 楊" w:date="2021-05-08T17:10:00Z">
              <w:r>
                <w:rPr>
                  <w:rFonts w:ascii="標楷體" w:eastAsia="標楷體" w:hAnsi="標楷體" w:hint="eastAsia"/>
                </w:rPr>
                <w:t>ACH扣款媒體檔</w:t>
              </w:r>
            </w:ins>
          </w:p>
        </w:tc>
      </w:tr>
      <w:tr w:rsidR="004C05AA" w:rsidRPr="0022279A" w14:paraId="5CEF1AC5" w14:textId="77777777" w:rsidTr="0094025F">
        <w:trPr>
          <w:ins w:id="1645" w:author="智誠 楊" w:date="2021-05-08T17:08:00Z"/>
        </w:trPr>
        <w:tc>
          <w:tcPr>
            <w:tcW w:w="952" w:type="dxa"/>
          </w:tcPr>
          <w:p w14:paraId="79F6DEA1" w14:textId="77777777" w:rsidR="004C05AA" w:rsidRDefault="004C05AA" w:rsidP="0094025F">
            <w:pPr>
              <w:jc w:val="center"/>
              <w:rPr>
                <w:ins w:id="1646" w:author="智誠 楊" w:date="2021-05-08T17:08:00Z"/>
                <w:rFonts w:ascii="標楷體" w:eastAsia="標楷體" w:hAnsi="標楷體"/>
              </w:rPr>
            </w:pPr>
            <w:ins w:id="1647" w:author="智誠 楊" w:date="2021-05-08T17:08:00Z">
              <w:r>
                <w:rPr>
                  <w:rFonts w:ascii="標楷體" w:eastAsia="標楷體" w:hAnsi="標楷體" w:hint="eastAsia"/>
                </w:rPr>
                <w:t>5</w:t>
              </w:r>
            </w:ins>
          </w:p>
        </w:tc>
        <w:tc>
          <w:tcPr>
            <w:tcW w:w="3118" w:type="dxa"/>
          </w:tcPr>
          <w:p w14:paraId="0EC7B636" w14:textId="77777777" w:rsidR="004C05AA" w:rsidRPr="00B81ECB" w:rsidRDefault="004C05AA" w:rsidP="0094025F">
            <w:pPr>
              <w:rPr>
                <w:ins w:id="1648" w:author="智誠 楊" w:date="2021-05-08T17:08:00Z"/>
                <w:rFonts w:ascii="標楷體" w:eastAsia="標楷體" w:hAnsi="標楷體"/>
              </w:rPr>
            </w:pPr>
            <w:proofErr w:type="spellStart"/>
            <w:ins w:id="1649" w:author="智誠 楊" w:date="2021-05-08T17:08:00Z">
              <w:r w:rsidRPr="00B81ECB">
                <w:rPr>
                  <w:rFonts w:ascii="標楷體" w:eastAsia="標楷體" w:hAnsi="標楷體"/>
                  <w:rPrChange w:id="1650" w:author="智誠 楊" w:date="2021-05-08T17:09:00Z">
                    <w:rPr/>
                  </w:rPrChange>
                </w:rPr>
                <w:t>PostDeductMedia</w:t>
              </w:r>
              <w:proofErr w:type="spellEnd"/>
            </w:ins>
          </w:p>
        </w:tc>
        <w:tc>
          <w:tcPr>
            <w:tcW w:w="3828" w:type="dxa"/>
          </w:tcPr>
          <w:p w14:paraId="1EA5E280" w14:textId="77777777" w:rsidR="004C05AA" w:rsidRPr="00B81ECB" w:rsidRDefault="004C05AA" w:rsidP="0094025F">
            <w:pPr>
              <w:rPr>
                <w:ins w:id="1651" w:author="智誠 楊" w:date="2021-05-08T17:08:00Z"/>
                <w:rFonts w:ascii="標楷體" w:eastAsia="標楷體" w:hAnsi="標楷體"/>
              </w:rPr>
            </w:pPr>
            <w:ins w:id="1652" w:author="智誠 楊" w:date="2021-05-08T17:11:00Z">
              <w:r>
                <w:rPr>
                  <w:rFonts w:ascii="標楷體" w:eastAsia="標楷體" w:hAnsi="標楷體" w:hint="eastAsia"/>
                </w:rPr>
                <w:t>郵局扣款媒體檔</w:t>
              </w:r>
            </w:ins>
          </w:p>
        </w:tc>
      </w:tr>
      <w:tr w:rsidR="004C05AA" w:rsidRPr="0022279A" w14:paraId="374B6075" w14:textId="77777777" w:rsidTr="0094025F">
        <w:trPr>
          <w:ins w:id="1653" w:author="智誠 楊" w:date="2021-05-08T17:08:00Z"/>
        </w:trPr>
        <w:tc>
          <w:tcPr>
            <w:tcW w:w="952" w:type="dxa"/>
          </w:tcPr>
          <w:p w14:paraId="5BE2E256" w14:textId="77777777" w:rsidR="004C05AA" w:rsidRDefault="004C05AA" w:rsidP="0094025F">
            <w:pPr>
              <w:jc w:val="center"/>
              <w:rPr>
                <w:ins w:id="1654" w:author="智誠 楊" w:date="2021-05-08T17:08:00Z"/>
                <w:rFonts w:ascii="標楷體" w:eastAsia="標楷體" w:hAnsi="標楷體"/>
              </w:rPr>
            </w:pPr>
            <w:ins w:id="1655" w:author="智誠 楊" w:date="2021-05-08T17:08:00Z">
              <w:r>
                <w:rPr>
                  <w:rFonts w:ascii="標楷體" w:eastAsia="標楷體" w:hAnsi="標楷體" w:hint="eastAsia"/>
                </w:rPr>
                <w:t>6</w:t>
              </w:r>
            </w:ins>
          </w:p>
        </w:tc>
        <w:tc>
          <w:tcPr>
            <w:tcW w:w="3118" w:type="dxa"/>
          </w:tcPr>
          <w:p w14:paraId="2A11F73A" w14:textId="77777777" w:rsidR="004C05AA" w:rsidRPr="00B81ECB" w:rsidRDefault="004C05AA" w:rsidP="0094025F">
            <w:pPr>
              <w:rPr>
                <w:ins w:id="1656" w:author="智誠 楊" w:date="2021-05-08T17:08:00Z"/>
                <w:rFonts w:ascii="標楷體" w:eastAsia="標楷體" w:hAnsi="標楷體"/>
              </w:rPr>
            </w:pPr>
            <w:proofErr w:type="spellStart"/>
            <w:ins w:id="1657" w:author="智誠 楊" w:date="2021-05-08T17:08:00Z">
              <w:r w:rsidRPr="00B81ECB">
                <w:rPr>
                  <w:rFonts w:ascii="標楷體" w:eastAsia="標楷體" w:hAnsi="標楷體" w:cs="Consolas"/>
                  <w:kern w:val="0"/>
                  <w:rPrChange w:id="1658" w:author="智誠 楊" w:date="2021-05-08T17:09:00Z">
                    <w:rPr>
                      <w:rFonts w:ascii="Consolas" w:hAnsi="Consolas" w:cs="Consolas"/>
                      <w:color w:val="0000C0"/>
                      <w:kern w:val="0"/>
                      <w:sz w:val="20"/>
                      <w:szCs w:val="20"/>
                      <w:shd w:val="clear" w:color="auto" w:fill="D4D4D4"/>
                    </w:rPr>
                  </w:rPrChange>
                </w:rPr>
                <w:t>LoanCheque</w:t>
              </w:r>
              <w:proofErr w:type="spellEnd"/>
            </w:ins>
          </w:p>
        </w:tc>
        <w:tc>
          <w:tcPr>
            <w:tcW w:w="3828" w:type="dxa"/>
          </w:tcPr>
          <w:p w14:paraId="0E463AD3" w14:textId="77777777" w:rsidR="004C05AA" w:rsidRPr="00B81ECB" w:rsidRDefault="004C05AA" w:rsidP="0094025F">
            <w:pPr>
              <w:rPr>
                <w:ins w:id="1659" w:author="智誠 楊" w:date="2021-05-08T17:08:00Z"/>
                <w:rFonts w:ascii="標楷體" w:eastAsia="標楷體" w:hAnsi="標楷體"/>
              </w:rPr>
            </w:pPr>
            <w:ins w:id="1660" w:author="智誠 楊" w:date="2021-05-08T17:09:00Z">
              <w:r>
                <w:rPr>
                  <w:rFonts w:ascii="標楷體" w:eastAsia="標楷體" w:hAnsi="標楷體" w:hint="eastAsia"/>
                </w:rPr>
                <w:t>支票檔</w:t>
              </w:r>
            </w:ins>
          </w:p>
        </w:tc>
      </w:tr>
    </w:tbl>
    <w:p w14:paraId="61C03DFF" w14:textId="77777777" w:rsidR="004C05AA" w:rsidRDefault="004C05AA" w:rsidP="004C05AA">
      <w:pPr>
        <w:ind w:left="1440"/>
        <w:rPr>
          <w:ins w:id="1661" w:author="智誠 楊" w:date="2021-05-08T16:59:00Z"/>
        </w:rPr>
      </w:pPr>
    </w:p>
    <w:p w14:paraId="27174325" w14:textId="77777777" w:rsidR="004C05AA" w:rsidRDefault="004C05AA" w:rsidP="004C05AA">
      <w:pPr>
        <w:rPr>
          <w:ins w:id="1662" w:author="智誠 楊" w:date="2021-05-08T16:59:00Z"/>
        </w:rPr>
      </w:pPr>
    </w:p>
    <w:p w14:paraId="42779E4F" w14:textId="77777777" w:rsidR="004C05AA" w:rsidRPr="00934FE7" w:rsidRDefault="004C05AA" w:rsidP="004C05AA">
      <w:pPr>
        <w:widowControl/>
        <w:rPr>
          <w:ins w:id="1663" w:author="智誠 楊" w:date="2021-05-08T16:59:00Z"/>
        </w:rPr>
        <w:pPrChange w:id="1664" w:author="智誠 楊" w:date="2021-05-12T09:48:00Z">
          <w:pPr/>
        </w:pPrChange>
      </w:pPr>
      <w:ins w:id="1665" w:author="智誠 楊" w:date="2021-05-08T16:59:00Z">
        <w:r>
          <w:br w:type="page"/>
        </w:r>
      </w:ins>
    </w:p>
    <w:p w14:paraId="02011B90" w14:textId="77777777" w:rsidR="004C05AA" w:rsidRPr="00362205" w:rsidRDefault="004C05AA" w:rsidP="004C05AA">
      <w:pPr>
        <w:pStyle w:val="a"/>
        <w:numPr>
          <w:ilvl w:val="0"/>
          <w:numId w:val="1"/>
        </w:numPr>
        <w:tabs>
          <w:tab w:val="clear" w:pos="1134"/>
        </w:tabs>
        <w:ind w:left="1440" w:hanging="480"/>
        <w:rPr>
          <w:ins w:id="1666" w:author="智誠 楊" w:date="2021-05-08T16:59:00Z"/>
        </w:rPr>
      </w:pPr>
      <w:ins w:id="1667" w:author="智誠 楊" w:date="2021-05-08T16:59:00Z">
        <w:r w:rsidRPr="00362205">
          <w:lastRenderedPageBreak/>
          <w:t>UI畫面</w:t>
        </w:r>
      </w:ins>
    </w:p>
    <w:p w14:paraId="7F8B1523" w14:textId="77777777" w:rsidR="004C05AA" w:rsidRDefault="004C05AA" w:rsidP="004C05AA">
      <w:pPr>
        <w:pStyle w:val="42"/>
        <w:spacing w:after="72"/>
        <w:ind w:leftChars="196" w:left="470"/>
        <w:rPr>
          <w:ins w:id="1668" w:author="智誠 楊" w:date="2021-05-08T16:59:00Z"/>
          <w:rFonts w:ascii="標楷體" w:hAnsi="標楷體"/>
        </w:rPr>
      </w:pPr>
      <w:ins w:id="1669" w:author="智誠 楊" w:date="2021-05-08T16:59:00Z">
        <w:r w:rsidRPr="00362205">
          <w:rPr>
            <w:rFonts w:ascii="標楷體" w:hAnsi="標楷體" w:hint="eastAsia"/>
          </w:rPr>
          <w:t>輸入畫面：</w:t>
        </w:r>
      </w:ins>
    </w:p>
    <w:p w14:paraId="15B6D7E8" w14:textId="77777777" w:rsidR="004C05AA" w:rsidRPr="00D13949" w:rsidRDefault="004C05AA" w:rsidP="004C05AA">
      <w:pPr>
        <w:pStyle w:val="42"/>
        <w:spacing w:after="72"/>
        <w:ind w:leftChars="196" w:left="470"/>
        <w:rPr>
          <w:ins w:id="1670" w:author="智誠 楊" w:date="2021-05-08T16:59:00Z"/>
          <w:rFonts w:ascii="標楷體" w:hAnsi="標楷體"/>
        </w:rPr>
      </w:pPr>
      <w:r w:rsidRPr="00AE295C">
        <w:rPr>
          <w:rFonts w:ascii="標楷體" w:hAnsi="標楷體"/>
          <w:noProof/>
        </w:rPr>
        <w:drawing>
          <wp:inline distT="0" distB="0" distL="0" distR="0" wp14:anchorId="6CDA50AA" wp14:editId="0E5580F9">
            <wp:extent cx="6479540" cy="2734945"/>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734945"/>
                    </a:xfrm>
                    <a:prstGeom prst="rect">
                      <a:avLst/>
                    </a:prstGeom>
                  </pic:spPr>
                </pic:pic>
              </a:graphicData>
            </a:graphic>
          </wp:inline>
        </w:drawing>
      </w:r>
    </w:p>
    <w:p w14:paraId="228590F6" w14:textId="77777777" w:rsidR="004C05AA" w:rsidRPr="00F5236F" w:rsidRDefault="004C05AA" w:rsidP="004C05AA">
      <w:pPr>
        <w:pStyle w:val="a"/>
        <w:numPr>
          <w:ilvl w:val="0"/>
          <w:numId w:val="1"/>
        </w:numPr>
        <w:tabs>
          <w:tab w:val="clear" w:pos="1134"/>
        </w:tabs>
        <w:ind w:left="1440" w:hanging="480"/>
        <w:rPr>
          <w:ins w:id="1671" w:author="智誠 楊" w:date="2021-05-08T16:59:00Z"/>
        </w:rPr>
        <w:pPrChange w:id="1672" w:author="智誠 楊" w:date="2021-05-08T17:50:00Z">
          <w:pPr/>
        </w:pPrChange>
      </w:pPr>
      <w:ins w:id="1673" w:author="智誠 楊" w:date="2021-05-08T16:59:00Z">
        <w:r>
          <w:t>輸入畫面</w:t>
        </w:r>
        <w:r>
          <w:rPr>
            <w:rFonts w:hint="eastAsia"/>
            <w:lang w:eastAsia="zh-HK"/>
          </w:rPr>
          <w:t>按鈕</w:t>
        </w:r>
        <w:r>
          <w:t>說明</w:t>
        </w:r>
      </w:ins>
    </w:p>
    <w:tbl>
      <w:tblPr>
        <w:tblStyle w:val="ac"/>
        <w:tblW w:w="0" w:type="auto"/>
        <w:tblInd w:w="250" w:type="dxa"/>
        <w:tblLook w:val="04A0" w:firstRow="1" w:lastRow="0" w:firstColumn="1" w:lastColumn="0" w:noHBand="0" w:noVBand="1"/>
      </w:tblPr>
      <w:tblGrid>
        <w:gridCol w:w="847"/>
        <w:gridCol w:w="2109"/>
        <w:gridCol w:w="6988"/>
      </w:tblGrid>
      <w:tr w:rsidR="004C05AA" w:rsidRPr="00A97C81" w14:paraId="579BDC19" w14:textId="77777777" w:rsidTr="0094025F">
        <w:trPr>
          <w:ins w:id="1674" w:author="智誠 楊" w:date="2021-05-08T16:59:00Z"/>
        </w:trPr>
        <w:tc>
          <w:tcPr>
            <w:tcW w:w="851" w:type="dxa"/>
            <w:shd w:val="clear" w:color="auto" w:fill="D9D9D9" w:themeFill="background1" w:themeFillShade="D9"/>
          </w:tcPr>
          <w:p w14:paraId="7916F140" w14:textId="77777777" w:rsidR="004C05AA" w:rsidRPr="00A97C81" w:rsidRDefault="004C05AA" w:rsidP="0094025F">
            <w:pPr>
              <w:jc w:val="center"/>
              <w:rPr>
                <w:ins w:id="1675" w:author="智誠 楊" w:date="2021-05-08T16:59:00Z"/>
                <w:rFonts w:ascii="標楷體" w:eastAsia="標楷體" w:hAnsi="標楷體"/>
              </w:rPr>
            </w:pPr>
            <w:ins w:id="1676" w:author="智誠 楊" w:date="2021-05-08T16:59:00Z">
              <w:r w:rsidRPr="00A97C81">
                <w:rPr>
                  <w:rFonts w:ascii="標楷體" w:eastAsia="標楷體" w:hAnsi="標楷體" w:hint="eastAsia"/>
                  <w:lang w:eastAsia="zh-HK"/>
                </w:rPr>
                <w:t>序號</w:t>
              </w:r>
            </w:ins>
          </w:p>
        </w:tc>
        <w:tc>
          <w:tcPr>
            <w:tcW w:w="2126" w:type="dxa"/>
            <w:shd w:val="clear" w:color="auto" w:fill="D9D9D9" w:themeFill="background1" w:themeFillShade="D9"/>
          </w:tcPr>
          <w:p w14:paraId="003213D3" w14:textId="77777777" w:rsidR="004C05AA" w:rsidRPr="00A97C81" w:rsidRDefault="004C05AA" w:rsidP="0094025F">
            <w:pPr>
              <w:jc w:val="center"/>
              <w:rPr>
                <w:ins w:id="1677" w:author="智誠 楊" w:date="2021-05-08T16:59:00Z"/>
                <w:rFonts w:ascii="標楷體" w:eastAsia="標楷體" w:hAnsi="標楷體"/>
              </w:rPr>
            </w:pPr>
            <w:ins w:id="1678" w:author="智誠 楊" w:date="2021-05-08T16:59:00Z">
              <w:r w:rsidRPr="00A97C81">
                <w:rPr>
                  <w:rFonts w:ascii="標楷體" w:eastAsia="標楷體" w:hAnsi="標楷體" w:hint="eastAsia"/>
                  <w:lang w:eastAsia="zh-HK"/>
                </w:rPr>
                <w:t>按鈕名稱</w:t>
              </w:r>
            </w:ins>
          </w:p>
        </w:tc>
        <w:tc>
          <w:tcPr>
            <w:tcW w:w="7033" w:type="dxa"/>
            <w:shd w:val="clear" w:color="auto" w:fill="D9D9D9" w:themeFill="background1" w:themeFillShade="D9"/>
          </w:tcPr>
          <w:p w14:paraId="1C2F249A" w14:textId="77777777" w:rsidR="004C05AA" w:rsidRPr="00A97C81" w:rsidRDefault="004C05AA" w:rsidP="0094025F">
            <w:pPr>
              <w:jc w:val="center"/>
              <w:rPr>
                <w:ins w:id="1679" w:author="智誠 楊" w:date="2021-05-08T16:59:00Z"/>
                <w:rFonts w:ascii="標楷體" w:eastAsia="標楷體" w:hAnsi="標楷體"/>
              </w:rPr>
            </w:pPr>
            <w:ins w:id="1680" w:author="智誠 楊" w:date="2021-05-08T16:59:00Z">
              <w:r w:rsidRPr="00A97C81">
                <w:rPr>
                  <w:rFonts w:ascii="標楷體" w:eastAsia="標楷體" w:hAnsi="標楷體" w:hint="eastAsia"/>
                  <w:lang w:eastAsia="zh-HK"/>
                </w:rPr>
                <w:t>功能說明</w:t>
              </w:r>
            </w:ins>
          </w:p>
        </w:tc>
      </w:tr>
      <w:tr w:rsidR="004C05AA" w:rsidRPr="00A97C81" w14:paraId="04CFDA72" w14:textId="77777777" w:rsidTr="0094025F">
        <w:trPr>
          <w:ins w:id="1681" w:author="智誠 楊" w:date="2021-05-08T16:59:00Z"/>
        </w:trPr>
        <w:tc>
          <w:tcPr>
            <w:tcW w:w="851" w:type="dxa"/>
          </w:tcPr>
          <w:p w14:paraId="11577D22" w14:textId="77777777" w:rsidR="004C05AA" w:rsidRPr="00A97C81" w:rsidRDefault="004C05AA" w:rsidP="0094025F">
            <w:pPr>
              <w:jc w:val="center"/>
              <w:rPr>
                <w:ins w:id="1682" w:author="智誠 楊" w:date="2021-05-08T16:59:00Z"/>
                <w:rFonts w:ascii="標楷體" w:eastAsia="標楷體" w:hAnsi="標楷體"/>
                <w:lang w:eastAsia="zh-HK"/>
              </w:rPr>
            </w:pPr>
            <w:ins w:id="1683" w:author="智誠 楊" w:date="2021-05-08T16:59:00Z">
              <w:r w:rsidRPr="00A97C81">
                <w:rPr>
                  <w:rFonts w:ascii="標楷體" w:eastAsia="標楷體" w:hAnsi="標楷體" w:hint="eastAsia"/>
                </w:rPr>
                <w:t>1</w:t>
              </w:r>
            </w:ins>
          </w:p>
        </w:tc>
        <w:tc>
          <w:tcPr>
            <w:tcW w:w="2126" w:type="dxa"/>
          </w:tcPr>
          <w:p w14:paraId="646830DB" w14:textId="77777777" w:rsidR="004C05AA" w:rsidRPr="00A97C81" w:rsidRDefault="004C05AA" w:rsidP="0094025F">
            <w:pPr>
              <w:rPr>
                <w:ins w:id="1684" w:author="智誠 楊" w:date="2021-05-08T16:59:00Z"/>
                <w:rFonts w:ascii="標楷體" w:eastAsia="標楷體" w:hAnsi="標楷體"/>
                <w:lang w:eastAsia="zh-HK"/>
              </w:rPr>
            </w:pPr>
            <w:ins w:id="1685" w:author="智誠 楊" w:date="2021-05-08T17:04:00Z">
              <w:r>
                <w:rPr>
                  <w:rFonts w:ascii="標楷體" w:eastAsia="標楷體" w:hAnsi="標楷體" w:hint="eastAsia"/>
                  <w:lang w:eastAsia="zh-HK"/>
                </w:rPr>
                <w:t>確定</w:t>
              </w:r>
            </w:ins>
          </w:p>
        </w:tc>
        <w:tc>
          <w:tcPr>
            <w:tcW w:w="7033" w:type="dxa"/>
          </w:tcPr>
          <w:p w14:paraId="0C27218C" w14:textId="77777777" w:rsidR="004C05AA" w:rsidRDefault="004C05AA" w:rsidP="0094025F">
            <w:pPr>
              <w:rPr>
                <w:ins w:id="1686" w:author="阿毛" w:date="2021-06-08T16:10:00Z"/>
                <w:rFonts w:ascii="標楷體" w:eastAsia="標楷體" w:hAnsi="標楷體"/>
              </w:rPr>
            </w:pPr>
            <w:ins w:id="1687" w:author="阿毛" w:date="2021-06-08T16:10:00Z">
              <w:r>
                <w:rPr>
                  <w:rFonts w:ascii="標楷體" w:eastAsia="標楷體" w:hAnsi="標楷體" w:hint="eastAsia"/>
                </w:rPr>
                <w:t>1.</w:t>
              </w:r>
            </w:ins>
            <w:ins w:id="1688" w:author="智誠 楊" w:date="2021-05-08T17:05:00Z">
              <w:r>
                <w:rPr>
                  <w:rFonts w:ascii="標楷體" w:eastAsia="標楷體" w:hAnsi="標楷體" w:hint="eastAsia"/>
                </w:rPr>
                <w:t>依據輸入條件產生洗錢樣態資料</w:t>
              </w:r>
            </w:ins>
          </w:p>
          <w:p w14:paraId="543E9F1F" w14:textId="77777777" w:rsidR="004C05AA" w:rsidRPr="00E51641" w:rsidRDefault="004C05AA" w:rsidP="0094025F">
            <w:pPr>
              <w:rPr>
                <w:ins w:id="1689" w:author="阿毛" w:date="2021-06-08T16:10:00Z"/>
                <w:rFonts w:ascii="標楷體" w:eastAsia="標楷體" w:hAnsi="標楷體"/>
                <w:shd w:val="pct15" w:color="auto" w:fill="FFFFFF"/>
                <w:lang w:eastAsia="zh-HK"/>
              </w:rPr>
            </w:pPr>
            <w:ins w:id="1690" w:author="阿毛" w:date="2021-06-08T16:10:00Z">
              <w:r w:rsidRPr="00E51641">
                <w:rPr>
                  <w:rFonts w:ascii="標楷體" w:eastAsia="標楷體" w:hAnsi="標楷體" w:hint="eastAsia"/>
                  <w:shd w:val="pct15" w:color="auto" w:fill="FFFFFF"/>
                  <w:lang w:eastAsia="zh-HK"/>
                </w:rPr>
                <w:t>&lt;&lt;檢查說明&gt;&gt;</w:t>
              </w:r>
            </w:ins>
          </w:p>
          <w:p w14:paraId="016B4900" w14:textId="77777777" w:rsidR="004C05AA" w:rsidRDefault="004C05AA" w:rsidP="0094025F">
            <w:pPr>
              <w:rPr>
                <w:ins w:id="1691" w:author="阿毛" w:date="2021-06-08T17:26:00Z"/>
                <w:rFonts w:ascii="標楷體" w:eastAsia="標楷體" w:hAnsi="標楷體"/>
              </w:rPr>
            </w:pPr>
            <w:ins w:id="1692" w:author="阿毛" w:date="2021-06-08T16:10:00Z">
              <w:r>
                <w:rPr>
                  <w:rFonts w:ascii="標楷體" w:eastAsia="標楷體" w:hAnsi="標楷體" w:hint="eastAsia"/>
                </w:rPr>
                <w:t>1</w:t>
              </w:r>
              <w:r>
                <w:rPr>
                  <w:rFonts w:ascii="標楷體" w:eastAsia="標楷體" w:hAnsi="標楷體"/>
                  <w:lang w:eastAsia="zh-HK"/>
                </w:rPr>
                <w:t>.</w:t>
              </w:r>
            </w:ins>
            <w:ins w:id="1693" w:author="阿毛" w:date="2021-06-08T16:28:00Z">
              <w:r>
                <w:rPr>
                  <w:rFonts w:ascii="標楷體" w:eastAsia="標楷體" w:hAnsi="標楷體" w:hint="eastAsia"/>
                  <w:lang w:eastAsia="zh-HK"/>
                </w:rPr>
                <w:t>新增</w:t>
              </w:r>
              <w:r>
                <w:rPr>
                  <w:rFonts w:ascii="標楷體" w:eastAsia="標楷體" w:hAnsi="標楷體" w:hint="eastAsia"/>
                </w:rPr>
                <w:t>[</w:t>
              </w:r>
              <w:r w:rsidRPr="0037710C">
                <w:rPr>
                  <w:rFonts w:ascii="標楷體" w:eastAsia="標楷體" w:hAnsi="標楷體" w:hint="eastAsia"/>
                </w:rPr>
                <w:t>疑似洗錢樣態檢核明細檔</w:t>
              </w:r>
              <w:r>
                <w:rPr>
                  <w:rFonts w:ascii="標楷體" w:eastAsia="標楷體" w:hAnsi="標楷體" w:hint="eastAsia"/>
                </w:rPr>
                <w:t>(</w:t>
              </w:r>
              <w:proofErr w:type="spellStart"/>
              <w:r w:rsidRPr="0037710C">
                <w:rPr>
                  <w:rFonts w:ascii="標楷體" w:eastAsia="標楷體" w:hAnsi="標楷體" w:hint="eastAsia"/>
                </w:rPr>
                <w:t>MlaundryChkDtl</w:t>
              </w:r>
              <w:proofErr w:type="spellEnd"/>
              <w:r>
                <w:rPr>
                  <w:rFonts w:ascii="標楷體" w:eastAsia="標楷體" w:hAnsi="標楷體" w:hint="eastAsia"/>
                </w:rPr>
                <w:t>)]、[</w:t>
              </w:r>
              <w:r w:rsidRPr="0037710C">
                <w:rPr>
                  <w:rFonts w:ascii="標楷體" w:eastAsia="標楷體" w:hAnsi="標楷體" w:hint="eastAsia"/>
                </w:rPr>
                <w:t>疑似洗</w:t>
              </w:r>
            </w:ins>
          </w:p>
          <w:p w14:paraId="0BDC2539" w14:textId="77777777" w:rsidR="004C05AA" w:rsidRDefault="004C05AA" w:rsidP="0094025F">
            <w:pPr>
              <w:rPr>
                <w:ins w:id="1694" w:author="阿毛" w:date="2021-06-08T17:26:00Z"/>
                <w:rFonts w:ascii="標楷體" w:eastAsia="標楷體" w:hAnsi="標楷體"/>
              </w:rPr>
            </w:pPr>
            <w:ins w:id="1695" w:author="阿毛" w:date="2021-06-08T17:26:00Z">
              <w:r>
                <w:rPr>
                  <w:rFonts w:ascii="標楷體" w:eastAsia="標楷體" w:hAnsi="標楷體" w:hint="eastAsia"/>
                </w:rPr>
                <w:t xml:space="preserve">  </w:t>
              </w:r>
            </w:ins>
            <w:ins w:id="1696" w:author="阿毛" w:date="2021-06-08T16:28:00Z">
              <w:r w:rsidRPr="0037710C">
                <w:rPr>
                  <w:rFonts w:ascii="標楷體" w:eastAsia="標楷體" w:hAnsi="標楷體" w:hint="eastAsia"/>
                </w:rPr>
                <w:t>錢交易合理性明細檔</w:t>
              </w:r>
              <w:r>
                <w:rPr>
                  <w:rFonts w:ascii="標楷體" w:eastAsia="標楷體" w:hAnsi="標楷體" w:hint="eastAsia"/>
                </w:rPr>
                <w:t>(</w:t>
              </w:r>
              <w:proofErr w:type="spellStart"/>
              <w:r w:rsidRPr="0037710C">
                <w:rPr>
                  <w:rFonts w:ascii="標楷體" w:eastAsia="標楷體" w:hAnsi="標楷體" w:hint="eastAsia"/>
                </w:rPr>
                <w:t>MlaundryDetail</w:t>
              </w:r>
              <w:proofErr w:type="spellEnd"/>
              <w:r>
                <w:rPr>
                  <w:rFonts w:ascii="標楷體" w:eastAsia="標楷體" w:hAnsi="標楷體" w:hint="eastAsia"/>
                </w:rPr>
                <w:t>)],</w:t>
              </w:r>
            </w:ins>
            <w:ins w:id="1697" w:author="阿毛" w:date="2021-06-08T16:29:00Z">
              <w:r>
                <w:rPr>
                  <w:rFonts w:ascii="標楷體" w:eastAsia="標楷體" w:hAnsi="標楷體" w:hint="eastAsia"/>
                </w:rPr>
                <w:t>失敗時顯示</w:t>
              </w:r>
            </w:ins>
            <w:ins w:id="1698" w:author="阿毛" w:date="2021-06-08T17:04:00Z">
              <w:r>
                <w:rPr>
                  <w:rFonts w:ascii="標楷體" w:eastAsia="標楷體" w:hAnsi="標楷體" w:hint="eastAsia"/>
                </w:rPr>
                <w:t>錯誤</w:t>
              </w:r>
            </w:ins>
            <w:ins w:id="1699" w:author="阿毛" w:date="2021-06-08T16:29:00Z">
              <w:r>
                <w:rPr>
                  <w:rFonts w:ascii="標楷體" w:eastAsia="標楷體" w:hAnsi="標楷體" w:hint="eastAsia"/>
                </w:rPr>
                <w:t>訊息</w:t>
              </w:r>
            </w:ins>
          </w:p>
          <w:p w14:paraId="178CB33C" w14:textId="77777777" w:rsidR="004C05AA" w:rsidRPr="0070582A" w:rsidRDefault="004C05AA" w:rsidP="0094025F">
            <w:pPr>
              <w:rPr>
                <w:ins w:id="1700" w:author="阿毛" w:date="2021-06-08T16:28:00Z"/>
                <w:rFonts w:ascii="標楷體" w:eastAsia="標楷體" w:hAnsi="標楷體"/>
              </w:rPr>
            </w:pPr>
            <w:ins w:id="1701" w:author="阿毛" w:date="2021-06-08T17:27:00Z">
              <w:r>
                <w:rPr>
                  <w:rFonts w:ascii="標楷體" w:eastAsia="標楷體" w:hAnsi="標楷體" w:hint="eastAsia"/>
                </w:rPr>
                <w:t xml:space="preserve">  </w:t>
              </w:r>
            </w:ins>
            <w:ins w:id="1702" w:author="阿毛" w:date="2021-06-08T16:29:00Z">
              <w:r>
                <w:rPr>
                  <w:rFonts w:ascii="標楷體" w:eastAsia="標楷體" w:hAnsi="標楷體" w:hint="eastAsia"/>
                </w:rPr>
                <w:t>:</w:t>
              </w:r>
              <w:r w:rsidRPr="00DD5B70">
                <w:rPr>
                  <w:rFonts w:ascii="標楷體" w:eastAsia="標楷體" w:hAnsi="標楷體"/>
                </w:rPr>
                <w:t xml:space="preserve"> "</w:t>
              </w:r>
              <w:r>
                <w:rPr>
                  <w:rFonts w:ascii="標楷體" w:eastAsia="標楷體" w:hAnsi="標楷體" w:hint="eastAsia"/>
                  <w:lang w:eastAsia="zh-HK"/>
                </w:rPr>
                <w:t>程式處理錯誤</w:t>
              </w:r>
              <w:r w:rsidRPr="00DD5B70">
                <w:rPr>
                  <w:rFonts w:ascii="標楷體" w:eastAsia="標楷體" w:hAnsi="標楷體"/>
                </w:rPr>
                <w:t>"</w:t>
              </w:r>
            </w:ins>
          </w:p>
          <w:p w14:paraId="0BC4B444" w14:textId="77777777" w:rsidR="004C05AA" w:rsidRPr="0052595F" w:rsidRDefault="004C05AA" w:rsidP="0094025F">
            <w:pPr>
              <w:rPr>
                <w:ins w:id="1703" w:author="阿毛" w:date="2021-06-08T16:10:00Z"/>
                <w:rFonts w:ascii="標楷體" w:eastAsia="標楷體" w:hAnsi="標楷體"/>
                <w:rPrChange w:id="1704" w:author="阿毛" w:date="2021-06-08T17:05:00Z">
                  <w:rPr>
                    <w:ins w:id="1705" w:author="阿毛" w:date="2021-06-08T16:10:00Z"/>
                    <w:rFonts w:ascii="標楷體" w:eastAsia="標楷體" w:hAnsi="標楷體"/>
                    <w:lang w:eastAsia="zh-HK"/>
                  </w:rPr>
                </w:rPrChange>
              </w:rPr>
              <w:pPrChange w:id="1706" w:author="阿毛" w:date="2021-06-08T16:30:00Z">
                <w:pPr>
                  <w:ind w:left="240" w:hangingChars="100" w:hanging="240"/>
                </w:pPr>
              </w:pPrChange>
            </w:pPr>
            <w:ins w:id="1707" w:author="阿毛" w:date="2021-06-08T17:03:00Z">
              <w:r>
                <w:rPr>
                  <w:rFonts w:ascii="標楷體" w:eastAsia="標楷體" w:hAnsi="標楷體" w:hint="eastAsia"/>
                </w:rPr>
                <w:t>2.</w:t>
              </w:r>
            </w:ins>
            <w:ins w:id="1708" w:author="阿毛" w:date="2021-06-08T17:05:00Z">
              <w:r>
                <w:rPr>
                  <w:rFonts w:ascii="標楷體" w:eastAsia="標楷體" w:hAnsi="標楷體" w:hint="eastAsia"/>
                </w:rPr>
                <w:t>搜尋</w:t>
              </w:r>
            </w:ins>
            <w:ins w:id="1709" w:author="阿毛" w:date="2021-06-08T17:04:00Z">
              <w:r>
                <w:rPr>
                  <w:rFonts w:ascii="標楷體" w:eastAsia="標楷體" w:hAnsi="標楷體" w:hint="eastAsia"/>
                </w:rPr>
                <w:t>資料庫資料發生錯誤時,</w:t>
              </w:r>
            </w:ins>
            <w:ins w:id="1710" w:author="阿毛" w:date="2021-06-08T17:05:00Z">
              <w:r>
                <w:rPr>
                  <w:rFonts w:ascii="標楷體" w:eastAsia="標楷體" w:hAnsi="標楷體" w:hint="eastAsia"/>
                </w:rPr>
                <w:t>顯示錯誤訊息:</w:t>
              </w:r>
              <w:r w:rsidRPr="00DD5B70">
                <w:rPr>
                  <w:rFonts w:ascii="標楷體" w:eastAsia="標楷體" w:hAnsi="標楷體"/>
                </w:rPr>
                <w:t xml:space="preserve"> "</w:t>
              </w:r>
              <w:r>
                <w:rPr>
                  <w:rFonts w:ascii="標楷體" w:eastAsia="標楷體" w:hAnsi="標楷體" w:hint="eastAsia"/>
                </w:rPr>
                <w:t>E0015:</w:t>
              </w:r>
              <w:r>
                <w:rPr>
                  <w:rFonts w:ascii="標楷體" w:eastAsia="標楷體" w:hAnsi="標楷體" w:hint="eastAsia"/>
                  <w:lang w:eastAsia="zh-HK"/>
                </w:rPr>
                <w:t>檢查錯誤</w:t>
              </w:r>
              <w:r w:rsidRPr="00DD5B70">
                <w:rPr>
                  <w:rFonts w:ascii="標楷體" w:eastAsia="標楷體" w:hAnsi="標楷體"/>
                </w:rPr>
                <w:t>"</w:t>
              </w:r>
            </w:ins>
          </w:p>
          <w:p w14:paraId="14445E06" w14:textId="77777777" w:rsidR="004C05AA" w:rsidRDefault="004C05AA" w:rsidP="0094025F">
            <w:pPr>
              <w:rPr>
                <w:ins w:id="1711" w:author="阿毛" w:date="2021-06-08T16:14:00Z"/>
                <w:rFonts w:ascii="標楷體" w:eastAsia="標楷體" w:hAnsi="標楷體"/>
                <w:shd w:val="pct15" w:color="auto" w:fill="FFFFFF"/>
                <w:lang w:eastAsia="zh-HK"/>
              </w:rPr>
            </w:pPr>
            <w:ins w:id="1712" w:author="阿毛" w:date="2021-06-08T16:10:00Z">
              <w:r w:rsidRPr="0076262E">
                <w:rPr>
                  <w:rFonts w:ascii="標楷體" w:eastAsia="標楷體" w:hAnsi="標楷體" w:hint="eastAsia"/>
                  <w:shd w:val="pct15" w:color="auto" w:fill="FFFFFF"/>
                  <w:lang w:eastAsia="zh-HK"/>
                </w:rPr>
                <w:t>&lt;&lt;成功處理說明&gt;&gt;</w:t>
              </w:r>
            </w:ins>
          </w:p>
          <w:p w14:paraId="1DD7C8B0" w14:textId="77777777" w:rsidR="004C05AA" w:rsidRDefault="004C05AA" w:rsidP="0094025F">
            <w:pPr>
              <w:rPr>
                <w:ins w:id="1713" w:author="阿毛" w:date="2021-06-08T17:27:00Z"/>
                <w:rFonts w:ascii="標楷體" w:eastAsia="標楷體" w:hAnsi="標楷體"/>
              </w:rPr>
            </w:pPr>
            <w:ins w:id="1714" w:author="阿毛" w:date="2021-06-08T16:14:00Z">
              <w:r w:rsidRPr="009747E2">
                <w:rPr>
                  <w:rFonts w:ascii="標楷體" w:eastAsia="標楷體" w:hAnsi="標楷體"/>
                  <w:rPrChange w:id="1715" w:author="阿毛" w:date="2021-06-08T16:14:00Z">
                    <w:rPr>
                      <w:rFonts w:ascii="標楷體" w:eastAsia="標楷體" w:hAnsi="標楷體"/>
                      <w:shd w:val="pct15" w:color="auto" w:fill="FFFFFF"/>
                    </w:rPr>
                  </w:rPrChange>
                </w:rPr>
                <w:t>1.新增</w:t>
              </w:r>
              <w:r>
                <w:rPr>
                  <w:rFonts w:ascii="標楷體" w:eastAsia="標楷體" w:hAnsi="標楷體" w:hint="eastAsia"/>
                </w:rPr>
                <w:t>[</w:t>
              </w:r>
              <w:r w:rsidRPr="0037710C">
                <w:rPr>
                  <w:rFonts w:ascii="標楷體" w:eastAsia="標楷體" w:hAnsi="標楷體" w:hint="eastAsia"/>
                </w:rPr>
                <w:t>疑似洗錢樣態檢核明細檔</w:t>
              </w:r>
              <w:r>
                <w:rPr>
                  <w:rFonts w:ascii="標楷體" w:eastAsia="標楷體" w:hAnsi="標楷體" w:hint="eastAsia"/>
                </w:rPr>
                <w:t>(</w:t>
              </w:r>
              <w:proofErr w:type="spellStart"/>
              <w:r w:rsidRPr="0037710C">
                <w:rPr>
                  <w:rFonts w:ascii="標楷體" w:eastAsia="標楷體" w:hAnsi="標楷體" w:hint="eastAsia"/>
                </w:rPr>
                <w:t>MlaundryChkDtl</w:t>
              </w:r>
              <w:proofErr w:type="spellEnd"/>
              <w:r>
                <w:rPr>
                  <w:rFonts w:ascii="標楷體" w:eastAsia="標楷體" w:hAnsi="標楷體" w:hint="eastAsia"/>
                </w:rPr>
                <w:t>)]、[</w:t>
              </w:r>
            </w:ins>
            <w:ins w:id="1716" w:author="阿毛" w:date="2021-06-08T16:15:00Z">
              <w:r w:rsidRPr="0037710C">
                <w:rPr>
                  <w:rFonts w:ascii="標楷體" w:eastAsia="標楷體" w:hAnsi="標楷體" w:hint="eastAsia"/>
                </w:rPr>
                <w:t>疑似洗錢</w:t>
              </w:r>
            </w:ins>
          </w:p>
          <w:p w14:paraId="7A3AC21E" w14:textId="77777777" w:rsidR="004C05AA" w:rsidRPr="009747E2" w:rsidRDefault="004C05AA" w:rsidP="0094025F">
            <w:pPr>
              <w:rPr>
                <w:ins w:id="1717" w:author="阿毛" w:date="2021-06-08T16:10:00Z"/>
                <w:rFonts w:ascii="標楷體" w:eastAsia="標楷體" w:hAnsi="標楷體"/>
                <w:lang w:eastAsia="zh-HK"/>
                <w:rPrChange w:id="1718" w:author="阿毛" w:date="2021-06-08T16:14:00Z">
                  <w:rPr>
                    <w:ins w:id="1719" w:author="阿毛" w:date="2021-06-08T16:10:00Z"/>
                    <w:rFonts w:ascii="標楷體" w:eastAsia="標楷體" w:hAnsi="標楷體"/>
                    <w:shd w:val="pct15" w:color="auto" w:fill="FFFFFF"/>
                    <w:lang w:eastAsia="zh-HK"/>
                  </w:rPr>
                </w:rPrChange>
              </w:rPr>
            </w:pPr>
            <w:ins w:id="1720" w:author="阿毛" w:date="2021-06-08T17:27:00Z">
              <w:r>
                <w:rPr>
                  <w:rFonts w:ascii="標楷體" w:eastAsia="標楷體" w:hAnsi="標楷體" w:hint="eastAsia"/>
                </w:rPr>
                <w:t xml:space="preserve">  </w:t>
              </w:r>
            </w:ins>
            <w:ins w:id="1721" w:author="阿毛" w:date="2021-06-08T16:15:00Z">
              <w:r w:rsidRPr="0037710C">
                <w:rPr>
                  <w:rFonts w:ascii="標楷體" w:eastAsia="標楷體" w:hAnsi="標楷體" w:hint="eastAsia"/>
                </w:rPr>
                <w:t>交易合理性明細檔</w:t>
              </w:r>
            </w:ins>
            <w:ins w:id="1722" w:author="阿毛" w:date="2021-06-08T16:14:00Z">
              <w:r>
                <w:rPr>
                  <w:rFonts w:ascii="標楷體" w:eastAsia="標楷體" w:hAnsi="標楷體" w:hint="eastAsia"/>
                </w:rPr>
                <w:t>(</w:t>
              </w:r>
              <w:proofErr w:type="spellStart"/>
              <w:r w:rsidRPr="0037710C">
                <w:rPr>
                  <w:rFonts w:ascii="標楷體" w:eastAsia="標楷體" w:hAnsi="標楷體" w:hint="eastAsia"/>
                </w:rPr>
                <w:t>MlaundryDetail</w:t>
              </w:r>
              <w:proofErr w:type="spellEnd"/>
              <w:r>
                <w:rPr>
                  <w:rFonts w:ascii="標楷體" w:eastAsia="標楷體" w:hAnsi="標楷體" w:hint="eastAsia"/>
                </w:rPr>
                <w:t>)]</w:t>
              </w:r>
            </w:ins>
          </w:p>
          <w:p w14:paraId="3B35E79B" w14:textId="77777777" w:rsidR="004C05AA" w:rsidRDefault="004C05AA" w:rsidP="0094025F">
            <w:pPr>
              <w:rPr>
                <w:ins w:id="1723" w:author="阿毛" w:date="2021-06-08T16:12:00Z"/>
                <w:rFonts w:ascii="標楷體" w:eastAsia="標楷體" w:hAnsi="標楷體"/>
                <w:lang w:eastAsia="zh-HK"/>
              </w:rPr>
            </w:pPr>
            <w:ins w:id="1724" w:author="阿毛" w:date="2021-06-08T16:14:00Z">
              <w:r>
                <w:rPr>
                  <w:rFonts w:ascii="標楷體" w:eastAsia="標楷體" w:hAnsi="標楷體" w:hint="eastAsia"/>
                </w:rPr>
                <w:t>2</w:t>
              </w:r>
            </w:ins>
            <w:ins w:id="1725" w:author="阿毛" w:date="2021-06-08T16:11:00Z">
              <w:r>
                <w:rPr>
                  <w:rFonts w:ascii="標楷體" w:eastAsia="標楷體" w:hAnsi="標楷體" w:hint="eastAsia"/>
                </w:rPr>
                <w:t>.</w:t>
              </w:r>
              <w:r>
                <w:rPr>
                  <w:rFonts w:ascii="標楷體" w:eastAsia="標楷體" w:hAnsi="標楷體" w:hint="eastAsia"/>
                  <w:lang w:eastAsia="zh-HK"/>
                </w:rPr>
                <w:t>若無</w:t>
              </w:r>
            </w:ins>
            <w:ins w:id="1726" w:author="阿毛" w:date="2021-06-09T15:12:00Z">
              <w:r>
                <w:rPr>
                  <w:rFonts w:ascii="標楷體" w:eastAsia="標楷體" w:hAnsi="標楷體" w:hint="eastAsia"/>
                  <w:lang w:eastAsia="zh-HK"/>
                </w:rPr>
                <w:t>符合</w:t>
              </w:r>
            </w:ins>
            <w:ins w:id="1727" w:author="阿毛" w:date="2021-06-08T16:11:00Z">
              <w:r>
                <w:rPr>
                  <w:rFonts w:ascii="標楷體" w:eastAsia="標楷體" w:hAnsi="標楷體" w:hint="eastAsia"/>
                  <w:lang w:eastAsia="zh-HK"/>
                </w:rPr>
                <w:t>資料</w:t>
              </w:r>
            </w:ins>
            <w:ins w:id="1728" w:author="阿毛" w:date="2021-06-09T15:12:00Z">
              <w:r>
                <w:rPr>
                  <w:rFonts w:ascii="標楷體" w:eastAsia="標楷體" w:hAnsi="標楷體" w:hint="eastAsia"/>
                  <w:lang w:eastAsia="zh-HK"/>
                </w:rPr>
                <w:t>產生</w:t>
              </w:r>
            </w:ins>
            <w:ins w:id="1729" w:author="阿毛" w:date="2021-06-08T16:12:00Z">
              <w:r>
                <w:rPr>
                  <w:rFonts w:ascii="標楷體" w:eastAsia="標楷體" w:hAnsi="標楷體" w:hint="eastAsia"/>
                  <w:lang w:eastAsia="zh-HK"/>
                </w:rPr>
                <w:t>,</w:t>
              </w:r>
            </w:ins>
            <w:ins w:id="1730" w:author="阿毛" w:date="2021-06-08T16:11:00Z">
              <w:r>
                <w:rPr>
                  <w:rFonts w:ascii="標楷體" w:eastAsia="標楷體" w:hAnsi="標楷體" w:hint="eastAsia"/>
                  <w:lang w:eastAsia="zh-HK"/>
                </w:rPr>
                <w:t>則顯示</w:t>
              </w:r>
            </w:ins>
            <w:ins w:id="1731" w:author="阿毛" w:date="2021-06-08T16:20:00Z">
              <w:r>
                <w:rPr>
                  <w:rFonts w:ascii="標楷體" w:eastAsia="標楷體" w:hAnsi="標楷體" w:hint="eastAsia"/>
                  <w:lang w:eastAsia="zh-HK"/>
                </w:rPr>
                <w:t>提示</w:t>
              </w:r>
            </w:ins>
            <w:ins w:id="1732" w:author="阿毛" w:date="2021-06-08T16:11:00Z">
              <w:r>
                <w:rPr>
                  <w:rFonts w:ascii="標楷體" w:eastAsia="標楷體" w:hAnsi="標楷體" w:hint="eastAsia"/>
                  <w:lang w:eastAsia="zh-HK"/>
                </w:rPr>
                <w:t>訊息</w:t>
              </w:r>
              <w:r>
                <w:rPr>
                  <w:rFonts w:ascii="標楷體" w:eastAsia="標楷體" w:hAnsi="標楷體" w:hint="eastAsia"/>
                </w:rPr>
                <w:t>:</w:t>
              </w:r>
            </w:ins>
            <w:ins w:id="1733" w:author="阿毛" w:date="2021-06-08T16:13:00Z">
              <w:r w:rsidRPr="00DD5B70">
                <w:rPr>
                  <w:rFonts w:ascii="標楷體" w:eastAsia="標楷體" w:hAnsi="標楷體"/>
                </w:rPr>
                <w:t xml:space="preserve"> "</w:t>
              </w:r>
            </w:ins>
            <w:ins w:id="1734" w:author="阿毛" w:date="2021-06-08T16:12:00Z">
              <w:r>
                <w:rPr>
                  <w:rFonts w:ascii="標楷體" w:eastAsia="標楷體" w:hAnsi="標楷體" w:hint="eastAsia"/>
                  <w:lang w:eastAsia="zh-HK"/>
                </w:rPr>
                <w:t>無疑似洗錢樣態資料</w:t>
              </w:r>
            </w:ins>
            <w:ins w:id="1735" w:author="阿毛" w:date="2021-06-08T16:13:00Z">
              <w:r w:rsidRPr="00DD5B70">
                <w:rPr>
                  <w:rFonts w:ascii="標楷體" w:eastAsia="標楷體" w:hAnsi="標楷體"/>
                </w:rPr>
                <w:t>"</w:t>
              </w:r>
            </w:ins>
          </w:p>
          <w:p w14:paraId="1E02FA5B" w14:textId="77777777" w:rsidR="004C05AA" w:rsidRDefault="004C05AA" w:rsidP="0094025F">
            <w:pPr>
              <w:rPr>
                <w:ins w:id="1736" w:author="阿毛" w:date="2021-06-09T15:12:00Z"/>
                <w:rFonts w:ascii="標楷體" w:eastAsia="標楷體" w:hAnsi="標楷體"/>
                <w:lang w:eastAsia="zh-HK"/>
              </w:rPr>
            </w:pPr>
            <w:ins w:id="1737" w:author="阿毛" w:date="2021-06-08T16:14:00Z">
              <w:r>
                <w:rPr>
                  <w:rFonts w:ascii="標楷體" w:eastAsia="標楷體" w:hAnsi="標楷體" w:hint="eastAsia"/>
                </w:rPr>
                <w:t>3</w:t>
              </w:r>
            </w:ins>
            <w:ins w:id="1738" w:author="阿毛" w:date="2021-06-08T16:12:00Z">
              <w:r>
                <w:rPr>
                  <w:rFonts w:ascii="標楷體" w:eastAsia="標楷體" w:hAnsi="標楷體" w:hint="eastAsia"/>
                </w:rPr>
                <w:t>.</w:t>
              </w:r>
              <w:r>
                <w:rPr>
                  <w:rFonts w:ascii="標楷體" w:eastAsia="標楷體" w:hAnsi="標楷體" w:hint="eastAsia"/>
                  <w:lang w:eastAsia="zh-HK"/>
                </w:rPr>
                <w:t>若有</w:t>
              </w:r>
            </w:ins>
            <w:ins w:id="1739" w:author="阿毛" w:date="2021-06-09T15:12:00Z">
              <w:r>
                <w:rPr>
                  <w:rFonts w:ascii="標楷體" w:eastAsia="標楷體" w:hAnsi="標楷體" w:hint="eastAsia"/>
                  <w:lang w:eastAsia="zh-HK"/>
                </w:rPr>
                <w:t>符合</w:t>
              </w:r>
            </w:ins>
            <w:ins w:id="1740" w:author="阿毛" w:date="2021-06-08T16:12:00Z">
              <w:r>
                <w:rPr>
                  <w:rFonts w:ascii="標楷體" w:eastAsia="標楷體" w:hAnsi="標楷體" w:hint="eastAsia"/>
                  <w:lang w:eastAsia="zh-HK"/>
                </w:rPr>
                <w:t>資料</w:t>
              </w:r>
            </w:ins>
            <w:ins w:id="1741" w:author="阿毛" w:date="2021-06-09T15:12:00Z">
              <w:r>
                <w:rPr>
                  <w:rFonts w:ascii="標楷體" w:eastAsia="標楷體" w:hAnsi="標楷體" w:hint="eastAsia"/>
                  <w:lang w:eastAsia="zh-HK"/>
                </w:rPr>
                <w:t>產生</w:t>
              </w:r>
            </w:ins>
            <w:ins w:id="1742" w:author="阿毛" w:date="2021-06-08T16:12:00Z">
              <w:r>
                <w:rPr>
                  <w:rFonts w:ascii="標楷體" w:eastAsia="標楷體" w:hAnsi="標楷體" w:hint="eastAsia"/>
                  <w:lang w:eastAsia="zh-HK"/>
                </w:rPr>
                <w:t>,則顯示</w:t>
              </w:r>
            </w:ins>
            <w:ins w:id="1743" w:author="阿毛" w:date="2021-06-08T16:20:00Z">
              <w:r>
                <w:rPr>
                  <w:rFonts w:ascii="標楷體" w:eastAsia="標楷體" w:hAnsi="標楷體" w:hint="eastAsia"/>
                  <w:lang w:eastAsia="zh-HK"/>
                </w:rPr>
                <w:t>提示</w:t>
              </w:r>
            </w:ins>
            <w:ins w:id="1744" w:author="阿毛" w:date="2021-06-08T16:12:00Z">
              <w:r>
                <w:rPr>
                  <w:rFonts w:ascii="標楷體" w:eastAsia="標楷體" w:hAnsi="標楷體" w:hint="eastAsia"/>
                  <w:lang w:eastAsia="zh-HK"/>
                </w:rPr>
                <w:t>訊息</w:t>
              </w:r>
              <w:r>
                <w:rPr>
                  <w:rFonts w:ascii="標楷體" w:eastAsia="標楷體" w:hAnsi="標楷體" w:hint="eastAsia"/>
                </w:rPr>
                <w:t>:</w:t>
              </w:r>
            </w:ins>
            <w:ins w:id="1745" w:author="阿毛" w:date="2021-06-08T16:13:00Z">
              <w:r w:rsidRPr="00DD5B70">
                <w:rPr>
                  <w:rFonts w:ascii="標楷體" w:eastAsia="標楷體" w:hAnsi="標楷體"/>
                </w:rPr>
                <w:t xml:space="preserve"> "</w:t>
              </w:r>
            </w:ins>
            <w:ins w:id="1746" w:author="阿毛" w:date="2021-06-08T16:12:00Z">
              <w:r>
                <w:rPr>
                  <w:rFonts w:ascii="標楷體" w:eastAsia="標楷體" w:hAnsi="標楷體" w:hint="eastAsia"/>
                  <w:lang w:eastAsia="zh-HK"/>
                </w:rPr>
                <w:t>疑似洗錢樣態資料已產</w:t>
              </w:r>
            </w:ins>
            <w:ins w:id="1747" w:author="阿毛" w:date="2021-06-09T15:12:00Z">
              <w:r>
                <w:rPr>
                  <w:rFonts w:ascii="標楷體" w:eastAsia="標楷體" w:hAnsi="標楷體" w:hint="eastAsia"/>
                </w:rPr>
                <w:t xml:space="preserve"> </w:t>
              </w:r>
            </w:ins>
          </w:p>
          <w:p w14:paraId="734B2EC0" w14:textId="77777777" w:rsidR="004C05AA" w:rsidRDefault="004C05AA" w:rsidP="0094025F">
            <w:pPr>
              <w:rPr>
                <w:ins w:id="1748" w:author="阿毛" w:date="2021-06-09T15:10:00Z"/>
                <w:rFonts w:ascii="標楷體" w:eastAsia="標楷體" w:hAnsi="標楷體"/>
                <w:lang w:eastAsia="zh-HK"/>
              </w:rPr>
            </w:pPr>
            <w:ins w:id="1749" w:author="阿毛" w:date="2021-06-09T15:12:00Z">
              <w:r>
                <w:rPr>
                  <w:rFonts w:ascii="標楷體" w:eastAsia="標楷體" w:hAnsi="標楷體" w:hint="eastAsia"/>
                </w:rPr>
                <w:t xml:space="preserve">  </w:t>
              </w:r>
            </w:ins>
            <w:ins w:id="1750" w:author="阿毛" w:date="2021-06-08T16:12:00Z">
              <w:r>
                <w:rPr>
                  <w:rFonts w:ascii="標楷體" w:eastAsia="標楷體" w:hAnsi="標楷體" w:hint="eastAsia"/>
                  <w:lang w:eastAsia="zh-HK"/>
                </w:rPr>
                <w:t>生,</w:t>
              </w:r>
            </w:ins>
            <w:ins w:id="1751" w:author="阿毛" w:date="2021-06-08T16:13:00Z">
              <w:r>
                <w:rPr>
                  <w:rFonts w:ascii="標楷體" w:eastAsia="標楷體" w:hAnsi="標楷體" w:hint="eastAsia"/>
                  <w:lang w:eastAsia="zh-HK"/>
                </w:rPr>
                <w:t>筆</w:t>
              </w:r>
            </w:ins>
            <w:ins w:id="1752" w:author="阿毛" w:date="2021-06-08T16:12:00Z">
              <w:r>
                <w:rPr>
                  <w:rFonts w:ascii="標楷體" w:eastAsia="標楷體" w:hAnsi="標楷體" w:hint="eastAsia"/>
                  <w:lang w:eastAsia="zh-HK"/>
                </w:rPr>
                <w:t>數</w:t>
              </w:r>
            </w:ins>
            <w:ins w:id="1753" w:author="阿毛" w:date="2021-06-08T16:13:00Z">
              <w:r>
                <w:rPr>
                  <w:rFonts w:ascii="標楷體" w:eastAsia="標楷體" w:hAnsi="標楷體" w:hint="eastAsia"/>
                </w:rPr>
                <w:t>XX</w:t>
              </w:r>
              <w:r w:rsidRPr="00DD5B70">
                <w:rPr>
                  <w:rFonts w:ascii="標楷體" w:eastAsia="標楷體" w:hAnsi="標楷體"/>
                </w:rPr>
                <w:t>"</w:t>
              </w:r>
            </w:ins>
          </w:p>
          <w:p w14:paraId="264D76B6" w14:textId="77777777" w:rsidR="004C05AA" w:rsidRPr="00B21501" w:rsidRDefault="004C05AA" w:rsidP="0094025F">
            <w:pPr>
              <w:rPr>
                <w:ins w:id="1754" w:author="智誠 楊" w:date="2021-05-08T16:59:00Z"/>
                <w:rFonts w:ascii="標楷體" w:eastAsia="標楷體" w:hAnsi="標楷體"/>
                <w:rPrChange w:id="1755" w:author="阿毛" w:date="2021-06-09T15:10:00Z">
                  <w:rPr>
                    <w:ins w:id="1756" w:author="智誠 楊" w:date="2021-05-08T16:59:00Z"/>
                    <w:rFonts w:ascii="標楷體" w:eastAsia="標楷體" w:hAnsi="標楷體"/>
                    <w:lang w:eastAsia="zh-HK"/>
                  </w:rPr>
                </w:rPrChange>
              </w:rPr>
            </w:pPr>
            <w:ins w:id="1757" w:author="阿毛" w:date="2021-06-09T15:10:00Z">
              <w:r>
                <w:rPr>
                  <w:rFonts w:ascii="標楷體" w:eastAsia="標楷體" w:hAnsi="標楷體" w:hint="eastAsia"/>
                </w:rPr>
                <w:t>4.交易成功送出後,連結至</w:t>
              </w:r>
              <w:r w:rsidRPr="00A97C81">
                <w:rPr>
                  <w:rFonts w:ascii="標楷體" w:eastAsia="標楷體" w:hAnsi="標楷體" w:hint="eastAsia"/>
                </w:rPr>
                <w:t>【</w:t>
              </w:r>
              <w:r w:rsidRPr="00A97C81">
                <w:rPr>
                  <w:rFonts w:ascii="標楷體" w:eastAsia="標楷體" w:hAnsi="標楷體"/>
                  <w:lang w:eastAsia="zh-HK"/>
                </w:rPr>
                <w:t>L</w:t>
              </w:r>
              <w:r>
                <w:rPr>
                  <w:rFonts w:ascii="標楷體" w:eastAsia="標楷體" w:hAnsi="標楷體" w:hint="eastAsia"/>
                </w:rPr>
                <w:t>8921疑似洗錢樣態檢核</w:t>
              </w:r>
              <w:r w:rsidRPr="00A97C81">
                <w:rPr>
                  <w:rFonts w:ascii="標楷體" w:eastAsia="標楷體" w:hAnsi="標楷體" w:hint="eastAsia"/>
                </w:rPr>
                <w:t>查詢】</w:t>
              </w:r>
            </w:ins>
          </w:p>
        </w:tc>
      </w:tr>
      <w:tr w:rsidR="004C05AA" w:rsidRPr="00A97C81" w14:paraId="28A171D1" w14:textId="77777777" w:rsidTr="0094025F">
        <w:trPr>
          <w:ins w:id="1758" w:author="智誠 楊" w:date="2021-05-08T16:59:00Z"/>
        </w:trPr>
        <w:tc>
          <w:tcPr>
            <w:tcW w:w="851" w:type="dxa"/>
          </w:tcPr>
          <w:p w14:paraId="34FBEEFA" w14:textId="77777777" w:rsidR="004C05AA" w:rsidRPr="00A97C81" w:rsidRDefault="004C05AA" w:rsidP="0094025F">
            <w:pPr>
              <w:jc w:val="center"/>
              <w:rPr>
                <w:ins w:id="1759" w:author="智誠 楊" w:date="2021-05-08T16:59:00Z"/>
                <w:rFonts w:ascii="標楷體" w:eastAsia="標楷體" w:hAnsi="標楷體"/>
              </w:rPr>
            </w:pPr>
            <w:ins w:id="1760" w:author="智誠 楊" w:date="2021-05-08T17:05:00Z">
              <w:r>
                <w:rPr>
                  <w:rFonts w:ascii="標楷體" w:eastAsia="標楷體" w:hAnsi="標楷體" w:hint="eastAsia"/>
                </w:rPr>
                <w:t>2</w:t>
              </w:r>
            </w:ins>
          </w:p>
        </w:tc>
        <w:tc>
          <w:tcPr>
            <w:tcW w:w="2126" w:type="dxa"/>
          </w:tcPr>
          <w:p w14:paraId="400BC310" w14:textId="77777777" w:rsidR="004C05AA" w:rsidRPr="00A97C81" w:rsidRDefault="004C05AA" w:rsidP="0094025F">
            <w:pPr>
              <w:rPr>
                <w:ins w:id="1761" w:author="智誠 楊" w:date="2021-05-08T16:59:00Z"/>
                <w:rFonts w:ascii="標楷體" w:eastAsia="標楷體" w:hAnsi="標楷體"/>
                <w:lang w:eastAsia="zh-HK"/>
              </w:rPr>
            </w:pPr>
            <w:ins w:id="1762" w:author="智誠 楊" w:date="2021-05-08T16:59:00Z">
              <w:r w:rsidRPr="00A97C81">
                <w:rPr>
                  <w:rFonts w:ascii="標楷體" w:eastAsia="標楷體" w:hAnsi="標楷體" w:hint="eastAsia"/>
                  <w:lang w:eastAsia="zh-HK"/>
                </w:rPr>
                <w:t>離開</w:t>
              </w:r>
            </w:ins>
          </w:p>
        </w:tc>
        <w:tc>
          <w:tcPr>
            <w:tcW w:w="7033" w:type="dxa"/>
          </w:tcPr>
          <w:p w14:paraId="1E471947" w14:textId="77777777" w:rsidR="004C05AA" w:rsidRPr="00A97C81" w:rsidRDefault="004C05AA" w:rsidP="0094025F">
            <w:pPr>
              <w:rPr>
                <w:ins w:id="1763" w:author="智誠 楊" w:date="2021-05-08T16:59:00Z"/>
                <w:rFonts w:ascii="標楷體" w:eastAsia="標楷體" w:hAnsi="標楷體"/>
                <w:lang w:eastAsia="zh-HK"/>
              </w:rPr>
            </w:pPr>
            <w:ins w:id="1764" w:author="智誠 楊" w:date="2021-05-08T16:59:00Z">
              <w:r w:rsidRPr="00A97C81">
                <w:rPr>
                  <w:rFonts w:ascii="標楷體" w:eastAsia="標楷體" w:hAnsi="標楷體" w:hint="eastAsia"/>
                  <w:lang w:eastAsia="zh-HK"/>
                </w:rPr>
                <w:t>關閉此畫面</w:t>
              </w:r>
            </w:ins>
          </w:p>
        </w:tc>
      </w:tr>
      <w:tr w:rsidR="004C05AA" w:rsidRPr="00A97C81" w14:paraId="4C4BB756" w14:textId="77777777" w:rsidTr="0094025F">
        <w:trPr>
          <w:ins w:id="1765" w:author="智誠 楊" w:date="2021-05-08T16:59:00Z"/>
        </w:trPr>
        <w:tc>
          <w:tcPr>
            <w:tcW w:w="851" w:type="dxa"/>
          </w:tcPr>
          <w:p w14:paraId="54981B2B" w14:textId="77777777" w:rsidR="004C05AA" w:rsidRPr="00A97C81" w:rsidRDefault="004C05AA" w:rsidP="0094025F">
            <w:pPr>
              <w:jc w:val="center"/>
              <w:rPr>
                <w:ins w:id="1766" w:author="智誠 楊" w:date="2021-05-08T16:59:00Z"/>
                <w:rFonts w:ascii="標楷體" w:eastAsia="標楷體" w:hAnsi="標楷體"/>
              </w:rPr>
            </w:pPr>
            <w:ins w:id="1767" w:author="智誠 楊" w:date="2021-05-08T17:05:00Z">
              <w:r>
                <w:rPr>
                  <w:rFonts w:ascii="標楷體" w:eastAsia="標楷體" w:hAnsi="標楷體" w:hint="eastAsia"/>
                </w:rPr>
                <w:t>3</w:t>
              </w:r>
            </w:ins>
          </w:p>
        </w:tc>
        <w:tc>
          <w:tcPr>
            <w:tcW w:w="2126" w:type="dxa"/>
          </w:tcPr>
          <w:p w14:paraId="6A571BF5" w14:textId="77777777" w:rsidR="004C05AA" w:rsidRPr="00A97C81" w:rsidRDefault="004C05AA" w:rsidP="0094025F">
            <w:pPr>
              <w:rPr>
                <w:ins w:id="1768" w:author="智誠 楊" w:date="2021-05-08T16:59:00Z"/>
                <w:rFonts w:ascii="標楷體" w:eastAsia="標楷體" w:hAnsi="標楷體"/>
                <w:lang w:eastAsia="zh-HK"/>
              </w:rPr>
            </w:pPr>
            <w:ins w:id="1769" w:author="智誠 楊" w:date="2021-05-08T16:59:00Z">
              <w:r w:rsidRPr="00A97C81">
                <w:rPr>
                  <w:rFonts w:ascii="標楷體" w:eastAsia="標楷體" w:hAnsi="標楷體" w:hint="eastAsia"/>
                  <w:lang w:eastAsia="zh-HK"/>
                </w:rPr>
                <w:t>重新交易</w:t>
              </w:r>
            </w:ins>
          </w:p>
        </w:tc>
        <w:tc>
          <w:tcPr>
            <w:tcW w:w="7033" w:type="dxa"/>
          </w:tcPr>
          <w:p w14:paraId="2AD86FF4" w14:textId="77777777" w:rsidR="004C05AA" w:rsidRPr="00A97C81" w:rsidRDefault="004C05AA" w:rsidP="0094025F">
            <w:pPr>
              <w:rPr>
                <w:ins w:id="1770" w:author="智誠 楊" w:date="2021-05-08T16:59:00Z"/>
                <w:rFonts w:ascii="標楷體" w:eastAsia="標楷體" w:hAnsi="標楷體"/>
                <w:lang w:eastAsia="zh-HK"/>
              </w:rPr>
            </w:pPr>
            <w:ins w:id="1771" w:author="智誠 楊" w:date="2021-05-08T16:59:00Z">
              <w:r w:rsidRPr="00A97C81">
                <w:rPr>
                  <w:rFonts w:ascii="標楷體" w:eastAsia="標楷體" w:hAnsi="標楷體" w:hint="eastAsia"/>
                  <w:lang w:eastAsia="zh-HK"/>
                </w:rPr>
                <w:t>功能交易成功時顯示</w:t>
              </w:r>
              <w:r w:rsidRPr="00A97C81">
                <w:rPr>
                  <w:rFonts w:ascii="標楷體" w:eastAsia="標楷體" w:hAnsi="標楷體" w:hint="eastAsia"/>
                </w:rPr>
                <w:t>,</w:t>
              </w:r>
              <w:r w:rsidRPr="00A97C81">
                <w:rPr>
                  <w:rFonts w:ascii="標楷體" w:eastAsia="標楷體" w:hAnsi="標楷體" w:hint="eastAsia"/>
                  <w:lang w:eastAsia="zh-HK"/>
                </w:rPr>
                <w:t>重新輸入另一筆</w:t>
              </w:r>
            </w:ins>
            <w:ins w:id="1772" w:author="智誠 楊" w:date="2021-05-08T17:05:00Z">
              <w:r>
                <w:rPr>
                  <w:rFonts w:ascii="標楷體" w:eastAsia="標楷體" w:hAnsi="標楷體" w:hint="eastAsia"/>
                </w:rPr>
                <w:t>洗錢樣態資料</w:t>
              </w:r>
            </w:ins>
          </w:p>
        </w:tc>
      </w:tr>
    </w:tbl>
    <w:p w14:paraId="0FC533F7" w14:textId="77777777" w:rsidR="004C05AA" w:rsidRDefault="004C05AA" w:rsidP="004C05AA">
      <w:pPr>
        <w:pStyle w:val="a"/>
        <w:numPr>
          <w:ilvl w:val="0"/>
          <w:numId w:val="0"/>
        </w:numPr>
        <w:ind w:left="1440"/>
        <w:rPr>
          <w:ins w:id="1773" w:author="阿毛" w:date="2021-06-08T17:12:00Z"/>
        </w:rPr>
        <w:pPrChange w:id="1774" w:author="阿毛" w:date="2021-06-08T17:12:00Z">
          <w:pPr>
            <w:pStyle w:val="a"/>
            <w:ind w:left="1440"/>
          </w:pPr>
        </w:pPrChange>
      </w:pPr>
    </w:p>
    <w:p w14:paraId="1B67366B" w14:textId="77777777" w:rsidR="004C05AA" w:rsidRDefault="004C05AA" w:rsidP="004C05AA">
      <w:pPr>
        <w:widowControl/>
        <w:rPr>
          <w:ins w:id="1775" w:author="阿毛" w:date="2021-06-08T17:12:00Z"/>
          <w:rFonts w:eastAsia="標楷體"/>
          <w:sz w:val="26"/>
        </w:rPr>
      </w:pPr>
      <w:ins w:id="1776" w:author="阿毛" w:date="2021-06-08T17:12:00Z">
        <w:r>
          <w:br w:type="page"/>
        </w:r>
      </w:ins>
    </w:p>
    <w:p w14:paraId="619F5660" w14:textId="77777777" w:rsidR="004C05AA" w:rsidRPr="00362205" w:rsidRDefault="004C05AA" w:rsidP="004C05AA">
      <w:pPr>
        <w:pStyle w:val="a"/>
        <w:numPr>
          <w:ilvl w:val="0"/>
          <w:numId w:val="1"/>
        </w:numPr>
        <w:tabs>
          <w:tab w:val="clear" w:pos="1134"/>
        </w:tabs>
        <w:ind w:left="1440" w:hanging="480"/>
        <w:rPr>
          <w:ins w:id="1777" w:author="智誠 楊" w:date="2021-05-08T16:59:00Z"/>
        </w:rPr>
      </w:pPr>
      <w:ins w:id="1778" w:author="智誠 楊" w:date="2021-05-08T16:59:00Z">
        <w:r>
          <w:lastRenderedPageBreak/>
          <w:t>輸入畫面資料說明</w:t>
        </w:r>
      </w:ins>
    </w:p>
    <w:tbl>
      <w:tblPr>
        <w:tblW w:w="106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1779" w:author="阿毛" w:date="2021-06-08T17:29:00Z">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456"/>
        <w:gridCol w:w="1736"/>
        <w:gridCol w:w="751"/>
        <w:gridCol w:w="1649"/>
        <w:gridCol w:w="1417"/>
        <w:gridCol w:w="567"/>
        <w:gridCol w:w="567"/>
        <w:gridCol w:w="3544"/>
        <w:tblGridChange w:id="1780">
          <w:tblGrid>
            <w:gridCol w:w="456"/>
            <w:gridCol w:w="1736"/>
            <w:gridCol w:w="751"/>
            <w:gridCol w:w="851"/>
            <w:gridCol w:w="798"/>
            <w:gridCol w:w="194"/>
            <w:gridCol w:w="284"/>
            <w:gridCol w:w="939"/>
            <w:gridCol w:w="266"/>
            <w:gridCol w:w="301"/>
            <w:gridCol w:w="322"/>
            <w:gridCol w:w="245"/>
            <w:gridCol w:w="421"/>
            <w:gridCol w:w="2856"/>
            <w:gridCol w:w="178"/>
          </w:tblGrid>
        </w:tblGridChange>
      </w:tblGrid>
      <w:tr w:rsidR="004C05AA" w:rsidRPr="00847BB7" w14:paraId="4890FB3A" w14:textId="77777777" w:rsidTr="0094025F">
        <w:trPr>
          <w:trHeight w:val="388"/>
          <w:tblHeader/>
          <w:jc w:val="center"/>
          <w:ins w:id="1781" w:author="智誠 楊" w:date="2021-05-08T16:59:00Z"/>
          <w:trPrChange w:id="1782" w:author="阿毛" w:date="2021-06-08T17:29:00Z">
            <w:trPr>
              <w:gridAfter w:val="0"/>
              <w:wAfter w:w="320" w:type="dxa"/>
              <w:trHeight w:val="388"/>
              <w:tblHeader/>
              <w:jc w:val="center"/>
            </w:trPr>
          </w:trPrChange>
        </w:trPr>
        <w:tc>
          <w:tcPr>
            <w:tcW w:w="456" w:type="dxa"/>
            <w:vMerge w:val="restart"/>
            <w:shd w:val="clear" w:color="auto" w:fill="D9D9D9" w:themeFill="background1" w:themeFillShade="D9"/>
            <w:tcPrChange w:id="1783" w:author="阿毛" w:date="2021-06-08T17:29:00Z">
              <w:tcPr>
                <w:tcW w:w="456" w:type="dxa"/>
                <w:vMerge w:val="restart"/>
                <w:shd w:val="clear" w:color="auto" w:fill="D9D9D9" w:themeFill="background1" w:themeFillShade="D9"/>
              </w:tcPr>
            </w:tcPrChange>
          </w:tcPr>
          <w:p w14:paraId="38C180DC" w14:textId="77777777" w:rsidR="004C05AA" w:rsidRPr="00847BB7" w:rsidRDefault="004C05AA" w:rsidP="0094025F">
            <w:pPr>
              <w:rPr>
                <w:ins w:id="1784" w:author="智誠 楊" w:date="2021-05-08T16:59:00Z"/>
                <w:rFonts w:ascii="標楷體" w:eastAsia="標楷體" w:hAnsi="標楷體"/>
              </w:rPr>
            </w:pPr>
            <w:ins w:id="1785" w:author="智誠 楊" w:date="2021-05-08T16:59:00Z">
              <w:r w:rsidRPr="00847BB7">
                <w:rPr>
                  <w:rFonts w:ascii="標楷體" w:eastAsia="標楷體" w:hAnsi="標楷體"/>
                </w:rPr>
                <w:t>序號</w:t>
              </w:r>
            </w:ins>
          </w:p>
        </w:tc>
        <w:tc>
          <w:tcPr>
            <w:tcW w:w="1736" w:type="dxa"/>
            <w:vMerge w:val="restart"/>
            <w:shd w:val="clear" w:color="auto" w:fill="D9D9D9" w:themeFill="background1" w:themeFillShade="D9"/>
            <w:tcPrChange w:id="1786" w:author="阿毛" w:date="2021-06-08T17:29:00Z">
              <w:tcPr>
                <w:tcW w:w="1736" w:type="dxa"/>
                <w:vMerge w:val="restart"/>
                <w:shd w:val="clear" w:color="auto" w:fill="D9D9D9" w:themeFill="background1" w:themeFillShade="D9"/>
              </w:tcPr>
            </w:tcPrChange>
          </w:tcPr>
          <w:p w14:paraId="7279458B" w14:textId="77777777" w:rsidR="004C05AA" w:rsidRPr="00847BB7" w:rsidRDefault="004C05AA" w:rsidP="0094025F">
            <w:pPr>
              <w:rPr>
                <w:ins w:id="1787" w:author="智誠 楊" w:date="2021-05-08T16:59:00Z"/>
                <w:rFonts w:ascii="標楷體" w:eastAsia="標楷體" w:hAnsi="標楷體"/>
              </w:rPr>
            </w:pPr>
            <w:ins w:id="1788" w:author="智誠 楊" w:date="2021-05-08T16:59:00Z">
              <w:r w:rsidRPr="00847BB7">
                <w:rPr>
                  <w:rFonts w:ascii="標楷體" w:eastAsia="標楷體" w:hAnsi="標楷體"/>
                </w:rPr>
                <w:t>欄位</w:t>
              </w:r>
            </w:ins>
          </w:p>
        </w:tc>
        <w:tc>
          <w:tcPr>
            <w:tcW w:w="4951" w:type="dxa"/>
            <w:gridSpan w:val="5"/>
            <w:shd w:val="clear" w:color="auto" w:fill="D9D9D9" w:themeFill="background1" w:themeFillShade="D9"/>
            <w:tcPrChange w:id="1789" w:author="阿毛" w:date="2021-06-08T17:29:00Z">
              <w:tcPr>
                <w:tcW w:w="5372" w:type="dxa"/>
                <w:gridSpan w:val="11"/>
                <w:shd w:val="clear" w:color="auto" w:fill="D9D9D9" w:themeFill="background1" w:themeFillShade="D9"/>
              </w:tcPr>
            </w:tcPrChange>
          </w:tcPr>
          <w:p w14:paraId="316DEC98" w14:textId="77777777" w:rsidR="004C05AA" w:rsidRPr="00847BB7" w:rsidRDefault="004C05AA" w:rsidP="0094025F">
            <w:pPr>
              <w:jc w:val="center"/>
              <w:rPr>
                <w:ins w:id="1790" w:author="智誠 楊" w:date="2021-05-08T16:59:00Z"/>
                <w:rFonts w:ascii="標楷體" w:eastAsia="標楷體" w:hAnsi="標楷體"/>
              </w:rPr>
            </w:pPr>
            <w:ins w:id="1791" w:author="智誠 楊" w:date="2021-05-08T16:59:00Z">
              <w:r w:rsidRPr="00847BB7">
                <w:rPr>
                  <w:rFonts w:ascii="標楷體" w:eastAsia="標楷體" w:hAnsi="標楷體"/>
                </w:rPr>
                <w:t>說明</w:t>
              </w:r>
            </w:ins>
          </w:p>
        </w:tc>
        <w:tc>
          <w:tcPr>
            <w:tcW w:w="3544" w:type="dxa"/>
            <w:vMerge w:val="restart"/>
            <w:shd w:val="clear" w:color="auto" w:fill="D9D9D9" w:themeFill="background1" w:themeFillShade="D9"/>
            <w:tcPrChange w:id="1792" w:author="阿毛" w:date="2021-06-08T17:29:00Z">
              <w:tcPr>
                <w:tcW w:w="2856" w:type="dxa"/>
                <w:vMerge w:val="restart"/>
                <w:shd w:val="clear" w:color="auto" w:fill="D9D9D9" w:themeFill="background1" w:themeFillShade="D9"/>
              </w:tcPr>
            </w:tcPrChange>
          </w:tcPr>
          <w:p w14:paraId="611A49E0" w14:textId="77777777" w:rsidR="004C05AA" w:rsidRPr="00847BB7" w:rsidRDefault="004C05AA" w:rsidP="0094025F">
            <w:pPr>
              <w:rPr>
                <w:ins w:id="1793" w:author="智誠 楊" w:date="2021-05-08T16:59:00Z"/>
                <w:rFonts w:ascii="標楷體" w:eastAsia="標楷體" w:hAnsi="標楷體"/>
              </w:rPr>
            </w:pPr>
            <w:ins w:id="1794" w:author="智誠 楊" w:date="2021-05-08T16:59:00Z">
              <w:r w:rsidRPr="00847BB7">
                <w:rPr>
                  <w:rFonts w:ascii="標楷體" w:eastAsia="標楷體" w:hAnsi="標楷體"/>
                </w:rPr>
                <w:t>處理邏輯及注意事項</w:t>
              </w:r>
            </w:ins>
          </w:p>
        </w:tc>
      </w:tr>
      <w:tr w:rsidR="004C05AA" w:rsidRPr="00847BB7" w14:paraId="4C5ECBB1" w14:textId="77777777" w:rsidTr="0094025F">
        <w:tblPrEx>
          <w:tblPrExChange w:id="1795" w:author="阿毛" w:date="2021-06-08T17:29:00Z">
            <w:tblPrEx>
              <w:tblW w:w="10598" w:type="dxa"/>
            </w:tblPrEx>
          </w:tblPrExChange>
        </w:tblPrEx>
        <w:trPr>
          <w:trHeight w:val="244"/>
          <w:tblHeader/>
          <w:jc w:val="center"/>
          <w:ins w:id="1796" w:author="智誠 楊" w:date="2021-05-08T16:59:00Z"/>
          <w:trPrChange w:id="1797" w:author="阿毛" w:date="2021-06-08T17:29:00Z">
            <w:trPr>
              <w:trHeight w:val="244"/>
              <w:tblHeader/>
              <w:jc w:val="center"/>
            </w:trPr>
          </w:trPrChange>
        </w:trPr>
        <w:tc>
          <w:tcPr>
            <w:tcW w:w="456" w:type="dxa"/>
            <w:vMerge/>
            <w:shd w:val="clear" w:color="auto" w:fill="D9D9D9" w:themeFill="background1" w:themeFillShade="D9"/>
            <w:tcPrChange w:id="1798" w:author="阿毛" w:date="2021-06-08T17:29:00Z">
              <w:tcPr>
                <w:tcW w:w="456" w:type="dxa"/>
                <w:vMerge/>
                <w:shd w:val="clear" w:color="auto" w:fill="D9D9D9" w:themeFill="background1" w:themeFillShade="D9"/>
              </w:tcPr>
            </w:tcPrChange>
          </w:tcPr>
          <w:p w14:paraId="7D02CCA3" w14:textId="77777777" w:rsidR="004C05AA" w:rsidRPr="00847BB7" w:rsidRDefault="004C05AA" w:rsidP="0094025F">
            <w:pPr>
              <w:rPr>
                <w:ins w:id="1799" w:author="智誠 楊" w:date="2021-05-08T16:59:00Z"/>
                <w:rFonts w:ascii="標楷體" w:eastAsia="標楷體" w:hAnsi="標楷體"/>
              </w:rPr>
            </w:pPr>
          </w:p>
        </w:tc>
        <w:tc>
          <w:tcPr>
            <w:tcW w:w="1736" w:type="dxa"/>
            <w:vMerge/>
            <w:shd w:val="clear" w:color="auto" w:fill="D9D9D9" w:themeFill="background1" w:themeFillShade="D9"/>
            <w:tcPrChange w:id="1800" w:author="阿毛" w:date="2021-06-08T17:29:00Z">
              <w:tcPr>
                <w:tcW w:w="1736" w:type="dxa"/>
                <w:vMerge/>
                <w:shd w:val="clear" w:color="auto" w:fill="D9D9D9" w:themeFill="background1" w:themeFillShade="D9"/>
              </w:tcPr>
            </w:tcPrChange>
          </w:tcPr>
          <w:p w14:paraId="6F7190FB" w14:textId="77777777" w:rsidR="004C05AA" w:rsidRPr="00847BB7" w:rsidRDefault="004C05AA" w:rsidP="0094025F">
            <w:pPr>
              <w:rPr>
                <w:ins w:id="1801" w:author="智誠 楊" w:date="2021-05-08T16:59:00Z"/>
                <w:rFonts w:ascii="標楷體" w:eastAsia="標楷體" w:hAnsi="標楷體"/>
              </w:rPr>
            </w:pPr>
          </w:p>
        </w:tc>
        <w:tc>
          <w:tcPr>
            <w:tcW w:w="751" w:type="dxa"/>
            <w:shd w:val="clear" w:color="auto" w:fill="D9D9D9" w:themeFill="background1" w:themeFillShade="D9"/>
            <w:tcPrChange w:id="1802" w:author="阿毛" w:date="2021-06-08T17:29:00Z">
              <w:tcPr>
                <w:tcW w:w="751" w:type="dxa"/>
                <w:shd w:val="clear" w:color="auto" w:fill="D9D9D9" w:themeFill="background1" w:themeFillShade="D9"/>
              </w:tcPr>
            </w:tcPrChange>
          </w:tcPr>
          <w:p w14:paraId="72D3F27A" w14:textId="77777777" w:rsidR="004C05AA" w:rsidRPr="00847BB7" w:rsidRDefault="004C05AA" w:rsidP="0094025F">
            <w:pPr>
              <w:rPr>
                <w:ins w:id="1803" w:author="智誠 楊" w:date="2021-05-08T16:59:00Z"/>
                <w:rFonts w:ascii="標楷體" w:eastAsia="標楷體" w:hAnsi="標楷體"/>
              </w:rPr>
            </w:pPr>
            <w:ins w:id="1804" w:author="智誠 楊" w:date="2021-05-08T16:59:00Z">
              <w:del w:id="1805" w:author="阿毛" w:date="2021-06-03T09:53:00Z">
                <w:r w:rsidRPr="00847BB7" w:rsidDel="00E27902">
                  <w:rPr>
                    <w:rFonts w:ascii="標楷體" w:eastAsia="標楷體" w:hAnsi="標楷體" w:hint="eastAsia"/>
                  </w:rPr>
                  <w:delText>資料型態長度</w:delText>
                </w:r>
              </w:del>
            </w:ins>
            <w:ins w:id="1806" w:author="阿毛" w:date="2021-06-03T09:53:00Z">
              <w:r>
                <w:rPr>
                  <w:rFonts w:ascii="標楷體" w:eastAsia="標楷體" w:hAnsi="標楷體" w:hint="eastAsia"/>
                </w:rPr>
                <w:t>資料長度</w:t>
              </w:r>
            </w:ins>
          </w:p>
        </w:tc>
        <w:tc>
          <w:tcPr>
            <w:tcW w:w="1649" w:type="dxa"/>
            <w:shd w:val="clear" w:color="auto" w:fill="D9D9D9" w:themeFill="background1" w:themeFillShade="D9"/>
            <w:tcPrChange w:id="1807" w:author="阿毛" w:date="2021-06-08T17:29:00Z">
              <w:tcPr>
                <w:tcW w:w="1649" w:type="dxa"/>
                <w:gridSpan w:val="2"/>
                <w:shd w:val="clear" w:color="auto" w:fill="D9D9D9" w:themeFill="background1" w:themeFillShade="D9"/>
              </w:tcPr>
            </w:tcPrChange>
          </w:tcPr>
          <w:p w14:paraId="480A37EB" w14:textId="77777777" w:rsidR="004C05AA" w:rsidRPr="00847BB7" w:rsidRDefault="004C05AA" w:rsidP="0094025F">
            <w:pPr>
              <w:rPr>
                <w:ins w:id="1808" w:author="智誠 楊" w:date="2021-05-08T16:59:00Z"/>
                <w:rFonts w:ascii="標楷體" w:eastAsia="標楷體" w:hAnsi="標楷體"/>
              </w:rPr>
            </w:pPr>
            <w:ins w:id="1809" w:author="智誠 楊" w:date="2021-05-08T16:59:00Z">
              <w:r w:rsidRPr="00847BB7">
                <w:rPr>
                  <w:rFonts w:ascii="標楷體" w:eastAsia="標楷體" w:hAnsi="標楷體"/>
                </w:rPr>
                <w:t>預設值</w:t>
              </w:r>
            </w:ins>
          </w:p>
        </w:tc>
        <w:tc>
          <w:tcPr>
            <w:tcW w:w="1417" w:type="dxa"/>
            <w:shd w:val="clear" w:color="auto" w:fill="D9D9D9" w:themeFill="background1" w:themeFillShade="D9"/>
            <w:tcPrChange w:id="1810" w:author="阿毛" w:date="2021-06-08T17:29:00Z">
              <w:tcPr>
                <w:tcW w:w="1417" w:type="dxa"/>
                <w:gridSpan w:val="3"/>
                <w:shd w:val="clear" w:color="auto" w:fill="D9D9D9" w:themeFill="background1" w:themeFillShade="D9"/>
              </w:tcPr>
            </w:tcPrChange>
          </w:tcPr>
          <w:p w14:paraId="4B10071D" w14:textId="77777777" w:rsidR="004C05AA" w:rsidRPr="00847BB7" w:rsidRDefault="004C05AA" w:rsidP="0094025F">
            <w:pPr>
              <w:rPr>
                <w:ins w:id="1811" w:author="智誠 楊" w:date="2021-05-08T16:59:00Z"/>
                <w:rFonts w:ascii="標楷體" w:eastAsia="標楷體" w:hAnsi="標楷體"/>
              </w:rPr>
            </w:pPr>
            <w:ins w:id="1812" w:author="智誠 楊" w:date="2021-05-08T16:59:00Z">
              <w:r w:rsidRPr="00847BB7">
                <w:rPr>
                  <w:rFonts w:ascii="標楷體" w:eastAsia="標楷體" w:hAnsi="標楷體"/>
                </w:rPr>
                <w:t>選單內容</w:t>
              </w:r>
            </w:ins>
          </w:p>
        </w:tc>
        <w:tc>
          <w:tcPr>
            <w:tcW w:w="567" w:type="dxa"/>
            <w:shd w:val="clear" w:color="auto" w:fill="D9D9D9" w:themeFill="background1" w:themeFillShade="D9"/>
            <w:tcPrChange w:id="1813" w:author="阿毛" w:date="2021-06-08T17:29:00Z">
              <w:tcPr>
                <w:tcW w:w="567" w:type="dxa"/>
                <w:gridSpan w:val="2"/>
                <w:shd w:val="clear" w:color="auto" w:fill="D9D9D9" w:themeFill="background1" w:themeFillShade="D9"/>
              </w:tcPr>
            </w:tcPrChange>
          </w:tcPr>
          <w:p w14:paraId="40EDCE15" w14:textId="77777777" w:rsidR="004C05AA" w:rsidRPr="00847BB7" w:rsidRDefault="004C05AA" w:rsidP="0094025F">
            <w:pPr>
              <w:rPr>
                <w:ins w:id="1814" w:author="智誠 楊" w:date="2021-05-08T16:59:00Z"/>
                <w:rFonts w:ascii="標楷體" w:eastAsia="標楷體" w:hAnsi="標楷體"/>
              </w:rPr>
            </w:pPr>
            <w:ins w:id="1815" w:author="智誠 楊" w:date="2021-05-08T16:59:00Z">
              <w:r w:rsidRPr="00847BB7">
                <w:rPr>
                  <w:rFonts w:ascii="標楷體" w:eastAsia="標楷體" w:hAnsi="標楷體"/>
                </w:rPr>
                <w:t>必填</w:t>
              </w:r>
            </w:ins>
          </w:p>
        </w:tc>
        <w:tc>
          <w:tcPr>
            <w:tcW w:w="567" w:type="dxa"/>
            <w:shd w:val="clear" w:color="auto" w:fill="D9D9D9" w:themeFill="background1" w:themeFillShade="D9"/>
            <w:tcPrChange w:id="1816" w:author="阿毛" w:date="2021-06-08T17:29:00Z">
              <w:tcPr>
                <w:tcW w:w="567" w:type="dxa"/>
                <w:gridSpan w:val="2"/>
                <w:shd w:val="clear" w:color="auto" w:fill="D9D9D9" w:themeFill="background1" w:themeFillShade="D9"/>
              </w:tcPr>
            </w:tcPrChange>
          </w:tcPr>
          <w:p w14:paraId="7E07E0B4" w14:textId="77777777" w:rsidR="004C05AA" w:rsidRPr="00847BB7" w:rsidRDefault="004C05AA" w:rsidP="0094025F">
            <w:pPr>
              <w:rPr>
                <w:ins w:id="1817" w:author="智誠 楊" w:date="2021-05-08T16:59:00Z"/>
                <w:rFonts w:ascii="標楷體" w:eastAsia="標楷體" w:hAnsi="標楷體"/>
              </w:rPr>
            </w:pPr>
            <w:ins w:id="1818" w:author="智誠 楊" w:date="2021-05-08T16:59:00Z">
              <w:r w:rsidRPr="00847BB7">
                <w:rPr>
                  <w:rFonts w:ascii="標楷體" w:eastAsia="標楷體" w:hAnsi="標楷體"/>
                </w:rPr>
                <w:t>R/W</w:t>
              </w:r>
            </w:ins>
          </w:p>
        </w:tc>
        <w:tc>
          <w:tcPr>
            <w:tcW w:w="3544" w:type="dxa"/>
            <w:vMerge/>
            <w:shd w:val="clear" w:color="auto" w:fill="D9D9D9" w:themeFill="background1" w:themeFillShade="D9"/>
            <w:tcPrChange w:id="1819" w:author="阿毛" w:date="2021-06-08T17:29:00Z">
              <w:tcPr>
                <w:tcW w:w="3455" w:type="dxa"/>
                <w:gridSpan w:val="3"/>
                <w:vMerge/>
                <w:shd w:val="clear" w:color="auto" w:fill="D9D9D9" w:themeFill="background1" w:themeFillShade="D9"/>
              </w:tcPr>
            </w:tcPrChange>
          </w:tcPr>
          <w:p w14:paraId="0F445ADF" w14:textId="77777777" w:rsidR="004C05AA" w:rsidRPr="00847BB7" w:rsidRDefault="004C05AA" w:rsidP="0094025F">
            <w:pPr>
              <w:rPr>
                <w:ins w:id="1820" w:author="智誠 楊" w:date="2021-05-08T16:59:00Z"/>
                <w:rFonts w:ascii="標楷體" w:eastAsia="標楷體" w:hAnsi="標楷體"/>
              </w:rPr>
            </w:pPr>
          </w:p>
        </w:tc>
      </w:tr>
      <w:tr w:rsidR="004C05AA" w:rsidRPr="00847BB7" w14:paraId="3ECEAC6C" w14:textId="77777777" w:rsidTr="0094025F">
        <w:trPr>
          <w:trHeight w:val="244"/>
          <w:jc w:val="center"/>
          <w:ins w:id="1821" w:author="智誠 楊" w:date="2021-05-08T16:59:00Z"/>
          <w:trPrChange w:id="1822" w:author="阿毛" w:date="2021-06-08T17:29:00Z">
            <w:trPr>
              <w:gridAfter w:val="0"/>
              <w:wAfter w:w="320" w:type="dxa"/>
              <w:trHeight w:val="244"/>
              <w:jc w:val="center"/>
            </w:trPr>
          </w:trPrChange>
        </w:trPr>
        <w:tc>
          <w:tcPr>
            <w:tcW w:w="456" w:type="dxa"/>
            <w:tcPrChange w:id="1823" w:author="阿毛" w:date="2021-06-08T17:29:00Z">
              <w:tcPr>
                <w:tcW w:w="456" w:type="dxa"/>
              </w:tcPr>
            </w:tcPrChange>
          </w:tcPr>
          <w:p w14:paraId="6BB9255B" w14:textId="77777777" w:rsidR="004C05AA" w:rsidRPr="00847BB7" w:rsidRDefault="004C05AA" w:rsidP="0094025F">
            <w:pPr>
              <w:rPr>
                <w:ins w:id="1824" w:author="智誠 楊" w:date="2021-05-08T16:59:00Z"/>
                <w:rFonts w:ascii="標楷體" w:eastAsia="標楷體" w:hAnsi="標楷體"/>
              </w:rPr>
            </w:pPr>
            <w:ins w:id="1825" w:author="智誠 楊" w:date="2021-05-08T16:59:00Z">
              <w:r>
                <w:rPr>
                  <w:rFonts w:ascii="標楷體" w:eastAsia="標楷體" w:hAnsi="標楷體" w:hint="eastAsia"/>
                </w:rPr>
                <w:t>1</w:t>
              </w:r>
            </w:ins>
          </w:p>
        </w:tc>
        <w:tc>
          <w:tcPr>
            <w:tcW w:w="1736" w:type="dxa"/>
            <w:tcPrChange w:id="1826" w:author="阿毛" w:date="2021-06-08T17:29:00Z">
              <w:tcPr>
                <w:tcW w:w="1736" w:type="dxa"/>
              </w:tcPr>
            </w:tcPrChange>
          </w:tcPr>
          <w:p w14:paraId="38DB0F04" w14:textId="77777777" w:rsidR="004C05AA" w:rsidRPr="00847BB7" w:rsidRDefault="004C05AA" w:rsidP="0094025F">
            <w:pPr>
              <w:rPr>
                <w:ins w:id="1827" w:author="智誠 楊" w:date="2021-05-08T16:59:00Z"/>
                <w:rFonts w:ascii="標楷體" w:eastAsia="標楷體" w:hAnsi="標楷體"/>
              </w:rPr>
            </w:pPr>
            <w:ins w:id="1828" w:author="智誠 楊" w:date="2021-05-08T17:14:00Z">
              <w:r>
                <w:rPr>
                  <w:rFonts w:ascii="標楷體" w:eastAsia="標楷體" w:hAnsi="標楷體" w:hint="eastAsia"/>
                  <w:lang w:eastAsia="zh-HK"/>
                </w:rPr>
                <w:t>入賬日期</w:t>
              </w:r>
              <w:r>
                <w:rPr>
                  <w:rFonts w:ascii="標楷體" w:eastAsia="標楷體" w:hAnsi="標楷體" w:hint="eastAsia"/>
                </w:rPr>
                <w:t>-</w:t>
              </w:r>
              <w:r>
                <w:rPr>
                  <w:rFonts w:ascii="標楷體" w:eastAsia="標楷體" w:hAnsi="標楷體" w:hint="eastAsia"/>
                  <w:lang w:eastAsia="zh-HK"/>
                </w:rPr>
                <w:t>起</w:t>
              </w:r>
            </w:ins>
          </w:p>
        </w:tc>
        <w:tc>
          <w:tcPr>
            <w:tcW w:w="751" w:type="dxa"/>
            <w:tcPrChange w:id="1829" w:author="阿毛" w:date="2021-06-08T17:29:00Z">
              <w:tcPr>
                <w:tcW w:w="1602" w:type="dxa"/>
                <w:gridSpan w:val="2"/>
              </w:tcPr>
            </w:tcPrChange>
          </w:tcPr>
          <w:p w14:paraId="46DBE924" w14:textId="77777777" w:rsidR="004C05AA" w:rsidRPr="00847BB7" w:rsidRDefault="004C05AA" w:rsidP="0094025F">
            <w:pPr>
              <w:rPr>
                <w:ins w:id="1830" w:author="智誠 楊" w:date="2021-05-08T16:59:00Z"/>
                <w:rFonts w:ascii="標楷體" w:eastAsia="標楷體" w:hAnsi="標楷體"/>
              </w:rPr>
            </w:pPr>
            <w:ins w:id="1831" w:author="智誠 楊" w:date="2021-05-08T17:14:00Z">
              <w:r>
                <w:rPr>
                  <w:rFonts w:ascii="標楷體" w:eastAsia="標楷體" w:hAnsi="標楷體" w:hint="eastAsia"/>
                </w:rPr>
                <w:t>7</w:t>
              </w:r>
            </w:ins>
            <w:ins w:id="1832" w:author="智誠 楊" w:date="2021-05-08T16:59:00Z">
              <w:r w:rsidRPr="00847BB7">
                <w:rPr>
                  <w:rFonts w:ascii="標楷體" w:eastAsia="標楷體" w:hAnsi="標楷體"/>
                </w:rPr>
                <w:t xml:space="preserve">             </w:t>
              </w:r>
            </w:ins>
          </w:p>
        </w:tc>
        <w:tc>
          <w:tcPr>
            <w:tcW w:w="1649" w:type="dxa"/>
            <w:tcPrChange w:id="1833" w:author="阿毛" w:date="2021-06-08T17:29:00Z">
              <w:tcPr>
                <w:tcW w:w="992" w:type="dxa"/>
                <w:gridSpan w:val="2"/>
              </w:tcPr>
            </w:tcPrChange>
          </w:tcPr>
          <w:p w14:paraId="7D8BD800" w14:textId="77777777" w:rsidR="004C05AA" w:rsidRPr="00847BB7" w:rsidRDefault="004C05AA" w:rsidP="0094025F">
            <w:pPr>
              <w:rPr>
                <w:ins w:id="1834" w:author="智誠 楊" w:date="2021-05-08T16:59:00Z"/>
                <w:rFonts w:ascii="標楷體" w:eastAsia="標楷體" w:hAnsi="標楷體"/>
              </w:rPr>
            </w:pPr>
            <w:ins w:id="1835" w:author="智誠 楊" w:date="2021-05-08T17:14:00Z">
              <w:r>
                <w:rPr>
                  <w:rFonts w:ascii="標楷體" w:eastAsia="標楷體" w:hAnsi="標楷體" w:hint="eastAsia"/>
                </w:rPr>
                <w:t>上</w:t>
              </w:r>
              <w:del w:id="1836" w:author="阿毛" w:date="2021-06-08T17:28:00Z">
                <w:r w:rsidDel="000A38D9">
                  <w:rPr>
                    <w:rFonts w:ascii="標楷體" w:eastAsia="標楷體" w:hAnsi="標楷體" w:hint="eastAsia"/>
                  </w:rPr>
                  <w:delText>營業日</w:delText>
                </w:r>
              </w:del>
            </w:ins>
            <w:ins w:id="1837" w:author="阿毛" w:date="2021-06-08T17:28:00Z">
              <w:r>
                <w:rPr>
                  <w:rFonts w:ascii="標楷體" w:eastAsia="標楷體" w:hAnsi="標楷體" w:hint="eastAsia"/>
                </w:rPr>
                <w:t>會計日</w:t>
              </w:r>
            </w:ins>
          </w:p>
        </w:tc>
        <w:tc>
          <w:tcPr>
            <w:tcW w:w="1417" w:type="dxa"/>
            <w:tcPrChange w:id="1838" w:author="阿毛" w:date="2021-06-08T17:29:00Z">
              <w:tcPr>
                <w:tcW w:w="1489" w:type="dxa"/>
                <w:gridSpan w:val="3"/>
              </w:tcPr>
            </w:tcPrChange>
          </w:tcPr>
          <w:p w14:paraId="78EA749A" w14:textId="77777777" w:rsidR="004C05AA" w:rsidRPr="00847BB7" w:rsidRDefault="004C05AA" w:rsidP="0094025F">
            <w:pPr>
              <w:rPr>
                <w:ins w:id="1839" w:author="智誠 楊" w:date="2021-05-08T16:59:00Z"/>
                <w:rFonts w:ascii="標楷體" w:eastAsia="標楷體" w:hAnsi="標楷體"/>
              </w:rPr>
            </w:pPr>
            <w:ins w:id="1840" w:author="阿毛" w:date="2021-06-08T17:11:00Z">
              <w:r>
                <w:rPr>
                  <w:rFonts w:ascii="標楷體" w:eastAsia="標楷體" w:hAnsi="標楷體" w:hint="eastAsia"/>
                </w:rPr>
                <w:t>日期選單</w:t>
              </w:r>
            </w:ins>
          </w:p>
        </w:tc>
        <w:tc>
          <w:tcPr>
            <w:tcW w:w="567" w:type="dxa"/>
            <w:tcPrChange w:id="1841" w:author="阿毛" w:date="2021-06-08T17:29:00Z">
              <w:tcPr>
                <w:tcW w:w="623" w:type="dxa"/>
                <w:gridSpan w:val="2"/>
              </w:tcPr>
            </w:tcPrChange>
          </w:tcPr>
          <w:p w14:paraId="55883AD8" w14:textId="77777777" w:rsidR="004C05AA" w:rsidRPr="00847BB7" w:rsidRDefault="004C05AA" w:rsidP="0094025F">
            <w:pPr>
              <w:rPr>
                <w:ins w:id="1842" w:author="智誠 楊" w:date="2021-05-08T16:59:00Z"/>
                <w:rFonts w:ascii="標楷體" w:eastAsia="標楷體" w:hAnsi="標楷體"/>
              </w:rPr>
            </w:pPr>
            <w:ins w:id="1843" w:author="智誠 楊" w:date="2021-05-08T17:14:00Z">
              <w:r>
                <w:rPr>
                  <w:rFonts w:ascii="標楷體" w:eastAsia="標楷體" w:hAnsi="標楷體" w:hint="eastAsia"/>
                </w:rPr>
                <w:t>V</w:t>
              </w:r>
            </w:ins>
          </w:p>
        </w:tc>
        <w:tc>
          <w:tcPr>
            <w:tcW w:w="567" w:type="dxa"/>
            <w:tcPrChange w:id="1844" w:author="阿毛" w:date="2021-06-08T17:29:00Z">
              <w:tcPr>
                <w:tcW w:w="666" w:type="dxa"/>
                <w:gridSpan w:val="2"/>
              </w:tcPr>
            </w:tcPrChange>
          </w:tcPr>
          <w:p w14:paraId="664656E5" w14:textId="77777777" w:rsidR="004C05AA" w:rsidRPr="00847BB7" w:rsidRDefault="004C05AA" w:rsidP="0094025F">
            <w:pPr>
              <w:jc w:val="center"/>
              <w:rPr>
                <w:ins w:id="1845" w:author="智誠 楊" w:date="2021-05-08T16:59:00Z"/>
                <w:rFonts w:ascii="標楷體" w:eastAsia="標楷體" w:hAnsi="標楷體"/>
              </w:rPr>
            </w:pPr>
            <w:ins w:id="1846" w:author="智誠 楊" w:date="2021-05-08T18:15:00Z">
              <w:r>
                <w:rPr>
                  <w:rFonts w:ascii="標楷體" w:eastAsia="標楷體" w:hAnsi="標楷體" w:hint="eastAsia"/>
                </w:rPr>
                <w:t>W</w:t>
              </w:r>
            </w:ins>
          </w:p>
        </w:tc>
        <w:tc>
          <w:tcPr>
            <w:tcW w:w="3544" w:type="dxa"/>
            <w:tcPrChange w:id="1847" w:author="阿毛" w:date="2021-06-08T17:29:00Z">
              <w:tcPr>
                <w:tcW w:w="2856" w:type="dxa"/>
              </w:tcPr>
            </w:tcPrChange>
          </w:tcPr>
          <w:p w14:paraId="338074A5" w14:textId="77777777" w:rsidR="004C05AA" w:rsidRDefault="004C05AA" w:rsidP="0094025F">
            <w:pPr>
              <w:rPr>
                <w:ins w:id="1848" w:author="智誠 楊" w:date="2021-05-08T17:15:00Z"/>
                <w:rFonts w:ascii="標楷體" w:eastAsia="標楷體" w:hAnsi="標楷體"/>
              </w:rPr>
            </w:pPr>
            <w:ins w:id="1849" w:author="智誠 楊" w:date="2021-05-08T17:14:00Z">
              <w:r>
                <w:rPr>
                  <w:rFonts w:ascii="標楷體" w:eastAsia="標楷體" w:hAnsi="標楷體" w:hint="eastAsia"/>
                </w:rPr>
                <w:t>1.必須輸入</w:t>
              </w:r>
            </w:ins>
            <w:ins w:id="1850" w:author="阿毛" w:date="2021-06-08T17:09:00Z">
              <w:r>
                <w:rPr>
                  <w:rFonts w:ascii="標楷體" w:eastAsia="標楷體" w:hAnsi="標楷體" w:hint="eastAsia"/>
                </w:rPr>
                <w:t>日期</w:t>
              </w:r>
            </w:ins>
            <w:ins w:id="1851" w:author="阿毛" w:date="2021-06-08T17:11:00Z">
              <w:r>
                <w:rPr>
                  <w:rFonts w:ascii="標楷體" w:eastAsia="標楷體" w:hAnsi="標楷體" w:hint="eastAsia"/>
                </w:rPr>
                <w:t>,檢核條件:</w:t>
              </w:r>
            </w:ins>
          </w:p>
          <w:p w14:paraId="6207B588" w14:textId="77777777" w:rsidR="004C05AA" w:rsidRDefault="004C05AA" w:rsidP="0094025F">
            <w:pPr>
              <w:rPr>
                <w:ins w:id="1852" w:author="阿毛" w:date="2021-06-08T17:11:00Z"/>
                <w:rFonts w:ascii="標楷體" w:eastAsia="標楷體" w:hAnsi="標楷體"/>
              </w:rPr>
            </w:pPr>
            <w:ins w:id="1853" w:author="阿毛" w:date="2021-06-08T17:11:00Z">
              <w:r>
                <w:rPr>
                  <w:rFonts w:ascii="標楷體" w:eastAsia="標楷體" w:hAnsi="標楷體" w:hint="eastAsia"/>
                </w:rPr>
                <w:t xml:space="preserve">  (1).日期格式/A(4,</w:t>
              </w:r>
              <w:r>
                <w:rPr>
                  <w:rFonts w:ascii="標楷體" w:eastAsia="標楷體" w:hAnsi="標楷體"/>
                </w:rPr>
                <w:t>0)</w:t>
              </w:r>
            </w:ins>
            <w:ins w:id="1854" w:author="智誠 楊" w:date="2021-05-08T17:15:00Z">
              <w:del w:id="1855" w:author="阿毛" w:date="2021-06-08T17:11:00Z">
                <w:r w:rsidDel="004C64FF">
                  <w:rPr>
                    <w:rFonts w:ascii="標楷體" w:eastAsia="標楷體" w:hAnsi="標楷體"/>
                  </w:rPr>
                  <w:delText>2.</w:delText>
                </w:r>
                <w:r w:rsidDel="004C64FF">
                  <w:rPr>
                    <w:rFonts w:ascii="標楷體" w:eastAsia="標楷體" w:hAnsi="標楷體" w:hint="eastAsia"/>
                  </w:rPr>
                  <w:delText>不可大於會計日</w:delText>
                </w:r>
              </w:del>
            </w:ins>
          </w:p>
          <w:p w14:paraId="5CCC0935" w14:textId="77777777" w:rsidR="004C05AA" w:rsidRDefault="004C05AA" w:rsidP="0094025F">
            <w:pPr>
              <w:rPr>
                <w:ins w:id="1856" w:author="阿毛" w:date="2021-06-08T17:12:00Z"/>
                <w:rFonts w:ascii="標楷體" w:eastAsia="標楷體" w:hAnsi="標楷體"/>
              </w:rPr>
            </w:pPr>
            <w:ins w:id="1857" w:author="阿毛" w:date="2021-06-08T17:11:00Z">
              <w:r>
                <w:rPr>
                  <w:rFonts w:ascii="標楷體" w:eastAsia="標楷體" w:hAnsi="標楷體" w:hint="eastAsia"/>
                </w:rPr>
                <w:t xml:space="preserve"> </w:t>
              </w:r>
              <w:r>
                <w:rPr>
                  <w:rFonts w:ascii="標楷體" w:eastAsia="標楷體" w:hAnsi="標楷體"/>
                </w:rPr>
                <w:t xml:space="preserve"> (2).</w:t>
              </w:r>
              <w:r>
                <w:rPr>
                  <w:rFonts w:ascii="標楷體" w:eastAsia="標楷體" w:hAnsi="標楷體" w:hint="eastAsia"/>
                </w:rPr>
                <w:t xml:space="preserve">需介於0010101至會計  </w:t>
              </w:r>
            </w:ins>
          </w:p>
          <w:p w14:paraId="1A8A1830" w14:textId="77777777" w:rsidR="004C05AA" w:rsidRPr="00847BB7" w:rsidRDefault="004C05AA" w:rsidP="0094025F">
            <w:pPr>
              <w:rPr>
                <w:ins w:id="1858" w:author="智誠 楊" w:date="2021-05-08T16:59:00Z"/>
                <w:rFonts w:ascii="標楷體" w:eastAsia="標楷體" w:hAnsi="標楷體"/>
              </w:rPr>
            </w:pPr>
            <w:ins w:id="1859" w:author="阿毛" w:date="2021-06-08T17:12:00Z">
              <w:r>
                <w:rPr>
                  <w:rFonts w:ascii="標楷體" w:eastAsia="標楷體" w:hAnsi="標楷體" w:hint="eastAsia"/>
                </w:rPr>
                <w:t xml:space="preserve">      </w:t>
              </w:r>
            </w:ins>
            <w:ins w:id="1860" w:author="阿毛" w:date="2021-06-08T17:11:00Z">
              <w:r>
                <w:rPr>
                  <w:rFonts w:ascii="標楷體" w:eastAsia="標楷體" w:hAnsi="標楷體" w:hint="eastAsia"/>
                </w:rPr>
                <w:t>日</w:t>
              </w:r>
            </w:ins>
            <w:ins w:id="1861" w:author="阿毛" w:date="2021-06-08T17:28:00Z">
              <w:r>
                <w:rPr>
                  <w:rFonts w:ascii="標楷體" w:eastAsia="標楷體" w:hAnsi="標楷體" w:hint="eastAsia"/>
                </w:rPr>
                <w:t>/V(5)</w:t>
              </w:r>
            </w:ins>
          </w:p>
        </w:tc>
      </w:tr>
      <w:tr w:rsidR="004C05AA" w:rsidRPr="00847BB7" w14:paraId="15F92AB1" w14:textId="77777777" w:rsidTr="0094025F">
        <w:trPr>
          <w:trHeight w:val="244"/>
          <w:jc w:val="center"/>
          <w:ins w:id="1862" w:author="智誠 楊" w:date="2021-05-08T16:59:00Z"/>
          <w:trPrChange w:id="1863" w:author="阿毛" w:date="2021-06-08T17:29:00Z">
            <w:trPr>
              <w:gridAfter w:val="0"/>
              <w:wAfter w:w="320" w:type="dxa"/>
              <w:trHeight w:val="244"/>
              <w:jc w:val="center"/>
            </w:trPr>
          </w:trPrChange>
        </w:trPr>
        <w:tc>
          <w:tcPr>
            <w:tcW w:w="456" w:type="dxa"/>
            <w:tcPrChange w:id="1864" w:author="阿毛" w:date="2021-06-08T17:29:00Z">
              <w:tcPr>
                <w:tcW w:w="456" w:type="dxa"/>
              </w:tcPr>
            </w:tcPrChange>
          </w:tcPr>
          <w:p w14:paraId="19B993E9" w14:textId="77777777" w:rsidR="004C05AA" w:rsidRPr="00847BB7" w:rsidRDefault="004C05AA" w:rsidP="0094025F">
            <w:pPr>
              <w:rPr>
                <w:ins w:id="1865" w:author="智誠 楊" w:date="2021-05-08T16:59:00Z"/>
                <w:rFonts w:ascii="標楷體" w:eastAsia="標楷體" w:hAnsi="標楷體"/>
              </w:rPr>
            </w:pPr>
            <w:ins w:id="1866" w:author="智誠 楊" w:date="2021-05-08T16:59:00Z">
              <w:r w:rsidRPr="00847BB7">
                <w:rPr>
                  <w:rFonts w:ascii="標楷體" w:eastAsia="標楷體" w:hAnsi="標楷體" w:hint="eastAsia"/>
                </w:rPr>
                <w:t>2</w:t>
              </w:r>
            </w:ins>
          </w:p>
        </w:tc>
        <w:tc>
          <w:tcPr>
            <w:tcW w:w="1736" w:type="dxa"/>
            <w:tcPrChange w:id="1867" w:author="阿毛" w:date="2021-06-08T17:29:00Z">
              <w:tcPr>
                <w:tcW w:w="1736" w:type="dxa"/>
              </w:tcPr>
            </w:tcPrChange>
          </w:tcPr>
          <w:p w14:paraId="7F6C21F7" w14:textId="77777777" w:rsidR="004C05AA" w:rsidRPr="00847BB7" w:rsidRDefault="004C05AA" w:rsidP="0094025F">
            <w:pPr>
              <w:rPr>
                <w:ins w:id="1868" w:author="智誠 楊" w:date="2021-05-08T16:59:00Z"/>
                <w:rFonts w:ascii="標楷體" w:eastAsia="標楷體" w:hAnsi="標楷體"/>
              </w:rPr>
            </w:pPr>
            <w:ins w:id="1869" w:author="智誠 楊" w:date="2021-05-08T17:14:00Z">
              <w:r>
                <w:rPr>
                  <w:rFonts w:ascii="標楷體" w:eastAsia="標楷體" w:hAnsi="標楷體" w:hint="eastAsia"/>
                </w:rPr>
                <w:t>入帳日期-</w:t>
              </w:r>
            </w:ins>
            <w:ins w:id="1870" w:author="智誠 楊" w:date="2021-05-08T17:18:00Z">
              <w:r>
                <w:rPr>
                  <w:rFonts w:ascii="標楷體" w:eastAsia="標楷體" w:hAnsi="標楷體" w:hint="eastAsia"/>
                </w:rPr>
                <w:t>迄</w:t>
              </w:r>
            </w:ins>
          </w:p>
        </w:tc>
        <w:tc>
          <w:tcPr>
            <w:tcW w:w="751" w:type="dxa"/>
            <w:tcPrChange w:id="1871" w:author="阿毛" w:date="2021-06-08T17:29:00Z">
              <w:tcPr>
                <w:tcW w:w="1602" w:type="dxa"/>
                <w:gridSpan w:val="2"/>
              </w:tcPr>
            </w:tcPrChange>
          </w:tcPr>
          <w:p w14:paraId="725FF624" w14:textId="77777777" w:rsidR="004C05AA" w:rsidRPr="00847BB7" w:rsidRDefault="004C05AA" w:rsidP="0094025F">
            <w:pPr>
              <w:rPr>
                <w:ins w:id="1872" w:author="智誠 楊" w:date="2021-05-08T16:59:00Z"/>
                <w:rFonts w:ascii="標楷體" w:eastAsia="標楷體" w:hAnsi="標楷體"/>
              </w:rPr>
            </w:pPr>
            <w:ins w:id="1873" w:author="智誠 楊" w:date="2021-05-08T17:15:00Z">
              <w:r>
                <w:rPr>
                  <w:rFonts w:ascii="標楷體" w:eastAsia="標楷體" w:hAnsi="標楷體" w:hint="eastAsia"/>
                </w:rPr>
                <w:t>7</w:t>
              </w:r>
            </w:ins>
          </w:p>
        </w:tc>
        <w:tc>
          <w:tcPr>
            <w:tcW w:w="1649" w:type="dxa"/>
            <w:tcPrChange w:id="1874" w:author="阿毛" w:date="2021-06-08T17:29:00Z">
              <w:tcPr>
                <w:tcW w:w="992" w:type="dxa"/>
                <w:gridSpan w:val="2"/>
              </w:tcPr>
            </w:tcPrChange>
          </w:tcPr>
          <w:p w14:paraId="6672B531" w14:textId="77777777" w:rsidR="004C05AA" w:rsidRPr="00847BB7" w:rsidRDefault="004C05AA" w:rsidP="0094025F">
            <w:pPr>
              <w:rPr>
                <w:ins w:id="1875" w:author="智誠 楊" w:date="2021-05-08T16:59:00Z"/>
                <w:rFonts w:ascii="標楷體" w:eastAsia="標楷體" w:hAnsi="標楷體"/>
              </w:rPr>
            </w:pPr>
            <w:ins w:id="1876" w:author="智誠 楊" w:date="2021-05-08T17:15:00Z">
              <w:r>
                <w:rPr>
                  <w:rFonts w:ascii="標楷體" w:eastAsia="標楷體" w:hAnsi="標楷體" w:hint="eastAsia"/>
                </w:rPr>
                <w:t>上</w:t>
              </w:r>
            </w:ins>
            <w:ins w:id="1877" w:author="阿毛" w:date="2021-06-08T17:28:00Z">
              <w:r>
                <w:rPr>
                  <w:rFonts w:ascii="標楷體" w:eastAsia="標楷體" w:hAnsi="標楷體" w:hint="eastAsia"/>
                </w:rPr>
                <w:t>會計日</w:t>
              </w:r>
            </w:ins>
            <w:ins w:id="1878" w:author="智誠 楊" w:date="2021-05-08T17:15:00Z">
              <w:del w:id="1879" w:author="阿毛" w:date="2021-06-08T17:28:00Z">
                <w:r w:rsidDel="000A38D9">
                  <w:rPr>
                    <w:rFonts w:ascii="標楷體" w:eastAsia="標楷體" w:hAnsi="標楷體" w:hint="eastAsia"/>
                  </w:rPr>
                  <w:delText>營業日</w:delText>
                </w:r>
              </w:del>
            </w:ins>
          </w:p>
        </w:tc>
        <w:tc>
          <w:tcPr>
            <w:tcW w:w="1417" w:type="dxa"/>
            <w:tcPrChange w:id="1880" w:author="阿毛" w:date="2021-06-08T17:29:00Z">
              <w:tcPr>
                <w:tcW w:w="1489" w:type="dxa"/>
                <w:gridSpan w:val="3"/>
              </w:tcPr>
            </w:tcPrChange>
          </w:tcPr>
          <w:p w14:paraId="599E0B37" w14:textId="77777777" w:rsidR="004C05AA" w:rsidRPr="00847BB7" w:rsidRDefault="004C05AA" w:rsidP="0094025F">
            <w:pPr>
              <w:rPr>
                <w:ins w:id="1881" w:author="智誠 楊" w:date="2021-05-08T16:59:00Z"/>
                <w:rFonts w:ascii="標楷體" w:eastAsia="標楷體" w:hAnsi="標楷體"/>
              </w:rPr>
            </w:pPr>
            <w:ins w:id="1882" w:author="阿毛" w:date="2021-06-08T17:11:00Z">
              <w:r>
                <w:rPr>
                  <w:rFonts w:ascii="標楷體" w:eastAsia="標楷體" w:hAnsi="標楷體" w:hint="eastAsia"/>
                </w:rPr>
                <w:t>日期選單</w:t>
              </w:r>
            </w:ins>
          </w:p>
        </w:tc>
        <w:tc>
          <w:tcPr>
            <w:tcW w:w="567" w:type="dxa"/>
            <w:tcPrChange w:id="1883" w:author="阿毛" w:date="2021-06-08T17:29:00Z">
              <w:tcPr>
                <w:tcW w:w="623" w:type="dxa"/>
                <w:gridSpan w:val="2"/>
              </w:tcPr>
            </w:tcPrChange>
          </w:tcPr>
          <w:p w14:paraId="1F2124D5" w14:textId="77777777" w:rsidR="004C05AA" w:rsidRPr="00847BB7" w:rsidRDefault="004C05AA" w:rsidP="0094025F">
            <w:pPr>
              <w:rPr>
                <w:ins w:id="1884" w:author="智誠 楊" w:date="2021-05-08T16:59:00Z"/>
                <w:rFonts w:ascii="標楷體" w:eastAsia="標楷體" w:hAnsi="標楷體"/>
              </w:rPr>
            </w:pPr>
            <w:ins w:id="1885" w:author="智誠 楊" w:date="2021-05-08T17:15:00Z">
              <w:r>
                <w:rPr>
                  <w:rFonts w:ascii="標楷體" w:eastAsia="標楷體" w:hAnsi="標楷體" w:hint="eastAsia"/>
                </w:rPr>
                <w:t>V</w:t>
              </w:r>
            </w:ins>
          </w:p>
        </w:tc>
        <w:tc>
          <w:tcPr>
            <w:tcW w:w="567" w:type="dxa"/>
            <w:tcPrChange w:id="1886" w:author="阿毛" w:date="2021-06-08T17:29:00Z">
              <w:tcPr>
                <w:tcW w:w="666" w:type="dxa"/>
                <w:gridSpan w:val="2"/>
              </w:tcPr>
            </w:tcPrChange>
          </w:tcPr>
          <w:p w14:paraId="558ECFC7" w14:textId="77777777" w:rsidR="004C05AA" w:rsidRPr="00A01A6B" w:rsidRDefault="004C05AA" w:rsidP="0094025F">
            <w:pPr>
              <w:jc w:val="center"/>
              <w:rPr>
                <w:ins w:id="1887" w:author="智誠 楊" w:date="2021-05-08T16:59:00Z"/>
                <w:rFonts w:ascii="標楷體" w:eastAsia="標楷體" w:hAnsi="標楷體"/>
              </w:rPr>
            </w:pPr>
            <w:ins w:id="1888" w:author="智誠 楊" w:date="2021-05-08T18:15:00Z">
              <w:r>
                <w:rPr>
                  <w:rFonts w:ascii="標楷體" w:eastAsia="標楷體" w:hAnsi="標楷體" w:hint="eastAsia"/>
                </w:rPr>
                <w:t>W</w:t>
              </w:r>
            </w:ins>
          </w:p>
        </w:tc>
        <w:tc>
          <w:tcPr>
            <w:tcW w:w="3544" w:type="dxa"/>
            <w:tcPrChange w:id="1889" w:author="阿毛" w:date="2021-06-08T17:29:00Z">
              <w:tcPr>
                <w:tcW w:w="2856" w:type="dxa"/>
              </w:tcPr>
            </w:tcPrChange>
          </w:tcPr>
          <w:p w14:paraId="62C5DB4F" w14:textId="77777777" w:rsidR="004C05AA" w:rsidRDefault="004C05AA" w:rsidP="0094025F">
            <w:pPr>
              <w:rPr>
                <w:ins w:id="1890" w:author="阿毛" w:date="2021-06-08T17:28:00Z"/>
                <w:rFonts w:ascii="標楷體" w:eastAsia="標楷體" w:hAnsi="標楷體"/>
              </w:rPr>
            </w:pPr>
            <w:ins w:id="1891" w:author="阿毛" w:date="2021-06-08T17:28:00Z">
              <w:r>
                <w:rPr>
                  <w:rFonts w:ascii="標楷體" w:eastAsia="標楷體" w:hAnsi="標楷體" w:hint="eastAsia"/>
                </w:rPr>
                <w:t>1.必須輸入日期,檢核條件:</w:t>
              </w:r>
            </w:ins>
          </w:p>
          <w:p w14:paraId="5B7B539E" w14:textId="77777777" w:rsidR="004C05AA" w:rsidRDefault="004C05AA" w:rsidP="0094025F">
            <w:pPr>
              <w:rPr>
                <w:ins w:id="1892" w:author="阿毛" w:date="2021-06-08T17:28:00Z"/>
                <w:rFonts w:ascii="標楷體" w:eastAsia="標楷體" w:hAnsi="標楷體"/>
              </w:rPr>
            </w:pPr>
            <w:ins w:id="1893" w:author="阿毛" w:date="2021-06-08T17:28:00Z">
              <w:r>
                <w:rPr>
                  <w:rFonts w:ascii="標楷體" w:eastAsia="標楷體" w:hAnsi="標楷體" w:hint="eastAsia"/>
                </w:rPr>
                <w:t xml:space="preserve">  (1).日期格式/A(4,</w:t>
              </w:r>
              <w:r>
                <w:rPr>
                  <w:rFonts w:ascii="標楷體" w:eastAsia="標楷體" w:hAnsi="標楷體"/>
                </w:rPr>
                <w:t>0)</w:t>
              </w:r>
            </w:ins>
          </w:p>
          <w:p w14:paraId="2543C026" w14:textId="77777777" w:rsidR="004C05AA" w:rsidRDefault="004C05AA" w:rsidP="0094025F">
            <w:pPr>
              <w:snapToGrid w:val="0"/>
              <w:rPr>
                <w:ins w:id="1894" w:author="阿毛" w:date="2021-06-08T17:28:00Z"/>
                <w:rFonts w:ascii="標楷體" w:eastAsia="標楷體" w:hAnsi="標楷體"/>
              </w:rPr>
            </w:pPr>
            <w:ins w:id="1895" w:author="阿毛" w:date="2021-06-08T17:28:00Z">
              <w:r>
                <w:rPr>
                  <w:rFonts w:ascii="標楷體" w:eastAsia="標楷體" w:hAnsi="標楷體" w:hint="eastAsia"/>
                </w:rPr>
                <w:t xml:space="preserve"> </w:t>
              </w:r>
              <w:r>
                <w:rPr>
                  <w:rFonts w:ascii="標楷體" w:eastAsia="標楷體" w:hAnsi="標楷體"/>
                </w:rPr>
                <w:t xml:space="preserve"> (2).</w:t>
              </w:r>
              <w:r>
                <w:rPr>
                  <w:rFonts w:ascii="標楷體" w:eastAsia="標楷體" w:hAnsi="標楷體" w:hint="eastAsia"/>
                </w:rPr>
                <w:t>需介於[</w:t>
              </w:r>
              <w:r>
                <w:rPr>
                  <w:rFonts w:ascii="標楷體" w:eastAsia="標楷體" w:hAnsi="標楷體" w:hint="eastAsia"/>
                  <w:lang w:eastAsia="zh-HK"/>
                </w:rPr>
                <w:t>入賬日期</w:t>
              </w:r>
              <w:r>
                <w:rPr>
                  <w:rFonts w:ascii="標楷體" w:eastAsia="標楷體" w:hAnsi="標楷體" w:hint="eastAsia"/>
                </w:rPr>
                <w:t>-</w:t>
              </w:r>
              <w:r>
                <w:rPr>
                  <w:rFonts w:ascii="標楷體" w:eastAsia="標楷體" w:hAnsi="標楷體" w:hint="eastAsia"/>
                  <w:lang w:eastAsia="zh-HK"/>
                </w:rPr>
                <w:t>起</w:t>
              </w:r>
              <w:r>
                <w:rPr>
                  <w:rFonts w:ascii="標楷體" w:eastAsia="標楷體" w:hAnsi="標楷體" w:hint="eastAsia"/>
                </w:rPr>
                <w:t xml:space="preserve">]  </w:t>
              </w:r>
            </w:ins>
          </w:p>
          <w:p w14:paraId="332F2CED" w14:textId="77777777" w:rsidR="004C05AA" w:rsidDel="000A38D9" w:rsidRDefault="004C05AA" w:rsidP="0094025F">
            <w:pPr>
              <w:rPr>
                <w:ins w:id="1896" w:author="智誠 楊" w:date="2021-05-08T17:15:00Z"/>
                <w:del w:id="1897" w:author="阿毛" w:date="2021-06-08T17:28:00Z"/>
                <w:rFonts w:ascii="標楷體" w:eastAsia="標楷體" w:hAnsi="標楷體"/>
              </w:rPr>
            </w:pPr>
            <w:ins w:id="1898" w:author="阿毛" w:date="2021-06-08T17:28:00Z">
              <w:r>
                <w:rPr>
                  <w:rFonts w:ascii="標楷體" w:eastAsia="標楷體" w:hAnsi="標楷體" w:hint="eastAsia"/>
                </w:rPr>
                <w:t xml:space="preserve">      至[會計日]/V(5)</w:t>
              </w:r>
            </w:ins>
            <w:ins w:id="1899" w:author="智誠 楊" w:date="2021-05-08T17:15:00Z">
              <w:del w:id="1900" w:author="阿毛" w:date="2021-06-08T17:28:00Z">
                <w:r w:rsidDel="000A38D9">
                  <w:rPr>
                    <w:rFonts w:ascii="標楷體" w:eastAsia="標楷體" w:hAnsi="標楷體" w:hint="eastAsia"/>
                  </w:rPr>
                  <w:delText>1.必須輸入</w:delText>
                </w:r>
              </w:del>
            </w:ins>
          </w:p>
          <w:p w14:paraId="33DB3FA3" w14:textId="77777777" w:rsidR="004C05AA" w:rsidDel="000A38D9" w:rsidRDefault="004C05AA" w:rsidP="0094025F">
            <w:pPr>
              <w:snapToGrid w:val="0"/>
              <w:rPr>
                <w:ins w:id="1901" w:author="智誠 楊" w:date="2021-05-08T17:18:00Z"/>
                <w:del w:id="1902" w:author="阿毛" w:date="2021-06-08T17:28:00Z"/>
                <w:rFonts w:ascii="標楷體" w:eastAsia="標楷體" w:hAnsi="標楷體"/>
              </w:rPr>
            </w:pPr>
            <w:ins w:id="1903" w:author="智誠 楊" w:date="2021-05-08T17:15:00Z">
              <w:del w:id="1904" w:author="阿毛" w:date="2021-06-08T17:28:00Z">
                <w:r w:rsidDel="000A38D9">
                  <w:rPr>
                    <w:rFonts w:ascii="標楷體" w:eastAsia="標楷體" w:hAnsi="標楷體"/>
                  </w:rPr>
                  <w:delText>2.</w:delText>
                </w:r>
                <w:r w:rsidDel="000A38D9">
                  <w:rPr>
                    <w:rFonts w:ascii="標楷體" w:eastAsia="標楷體" w:hAnsi="標楷體" w:hint="eastAsia"/>
                  </w:rPr>
                  <w:delText>不可大於會計日</w:delText>
                </w:r>
              </w:del>
            </w:ins>
          </w:p>
          <w:p w14:paraId="7D252B40" w14:textId="77777777" w:rsidR="004C05AA" w:rsidRPr="00A01A6B" w:rsidRDefault="004C05AA" w:rsidP="0094025F">
            <w:pPr>
              <w:snapToGrid w:val="0"/>
              <w:rPr>
                <w:ins w:id="1905" w:author="智誠 楊" w:date="2021-05-08T16:59:00Z"/>
                <w:rFonts w:ascii="標楷體" w:eastAsia="標楷體" w:hAnsi="標楷體"/>
              </w:rPr>
            </w:pPr>
            <w:ins w:id="1906" w:author="智誠 楊" w:date="2021-05-08T17:18:00Z">
              <w:del w:id="1907" w:author="阿毛" w:date="2021-06-08T17:28:00Z">
                <w:r w:rsidDel="000A38D9">
                  <w:rPr>
                    <w:rFonts w:ascii="標楷體" w:eastAsia="標楷體" w:hAnsi="標楷體" w:hint="eastAsia"/>
                  </w:rPr>
                  <w:delText>3.入賬日期迄日不可小於起日</w:delText>
                </w:r>
              </w:del>
            </w:ins>
          </w:p>
        </w:tc>
      </w:tr>
      <w:tr w:rsidR="004C05AA" w:rsidRPr="00847BB7" w14:paraId="6CA4BF66" w14:textId="77777777" w:rsidTr="0094025F">
        <w:tblPrEx>
          <w:tblPrExChange w:id="1908" w:author="阿毛" w:date="2021-06-08T17:29:00Z">
            <w:tblPrEx>
              <w:tblW w:w="10420" w:type="dxa"/>
            </w:tblPrEx>
          </w:tblPrExChange>
        </w:tblPrEx>
        <w:trPr>
          <w:trHeight w:val="244"/>
          <w:jc w:val="center"/>
          <w:ins w:id="1909" w:author="智誠 楊" w:date="2021-05-08T17:49:00Z"/>
          <w:trPrChange w:id="1910" w:author="阿毛" w:date="2021-06-08T17:29:00Z">
            <w:trPr>
              <w:gridAfter w:val="0"/>
              <w:trHeight w:val="244"/>
              <w:jc w:val="center"/>
            </w:trPr>
          </w:trPrChange>
        </w:trPr>
        <w:tc>
          <w:tcPr>
            <w:tcW w:w="456" w:type="dxa"/>
            <w:tcPrChange w:id="1911" w:author="阿毛" w:date="2021-06-08T17:29:00Z">
              <w:tcPr>
                <w:tcW w:w="456" w:type="dxa"/>
              </w:tcPr>
            </w:tcPrChange>
          </w:tcPr>
          <w:p w14:paraId="12E78645" w14:textId="77777777" w:rsidR="004C05AA" w:rsidRPr="00847BB7" w:rsidRDefault="004C05AA" w:rsidP="0094025F">
            <w:pPr>
              <w:rPr>
                <w:ins w:id="1912" w:author="智誠 楊" w:date="2021-05-08T17:49:00Z"/>
                <w:rFonts w:ascii="標楷體" w:eastAsia="標楷體" w:hAnsi="標楷體"/>
              </w:rPr>
            </w:pPr>
            <w:ins w:id="1913" w:author="智誠 楊" w:date="2021-05-08T17:50:00Z">
              <w:r>
                <w:rPr>
                  <w:rFonts w:ascii="標楷體" w:eastAsia="標楷體" w:hAnsi="標楷體" w:hint="eastAsia"/>
                </w:rPr>
                <w:t>3</w:t>
              </w:r>
            </w:ins>
          </w:p>
        </w:tc>
        <w:tc>
          <w:tcPr>
            <w:tcW w:w="1736" w:type="dxa"/>
            <w:tcPrChange w:id="1914" w:author="阿毛" w:date="2021-06-08T17:29:00Z">
              <w:tcPr>
                <w:tcW w:w="1736" w:type="dxa"/>
              </w:tcPr>
            </w:tcPrChange>
          </w:tcPr>
          <w:p w14:paraId="5716C0DC" w14:textId="77777777" w:rsidR="004C05AA" w:rsidRDefault="004C05AA" w:rsidP="0094025F">
            <w:pPr>
              <w:rPr>
                <w:ins w:id="1915" w:author="智誠 楊" w:date="2021-05-08T17:49:00Z"/>
                <w:rFonts w:ascii="標楷體" w:eastAsia="標楷體" w:hAnsi="標楷體"/>
              </w:rPr>
            </w:pPr>
            <w:ins w:id="1916" w:author="智誠 楊" w:date="2021-05-08T17:49:00Z">
              <w:r>
                <w:rPr>
                  <w:rFonts w:ascii="標楷體" w:eastAsia="標楷體" w:hAnsi="標楷體" w:hint="eastAsia"/>
                </w:rPr>
                <w:t>統計期間天數</w:t>
              </w:r>
            </w:ins>
          </w:p>
        </w:tc>
        <w:tc>
          <w:tcPr>
            <w:tcW w:w="751" w:type="dxa"/>
            <w:tcPrChange w:id="1917" w:author="阿毛" w:date="2021-06-08T17:29:00Z">
              <w:tcPr>
                <w:tcW w:w="751" w:type="dxa"/>
              </w:tcPr>
            </w:tcPrChange>
          </w:tcPr>
          <w:p w14:paraId="1EF18FD1" w14:textId="77777777" w:rsidR="004C05AA" w:rsidRDefault="004C05AA" w:rsidP="0094025F">
            <w:pPr>
              <w:rPr>
                <w:ins w:id="1918" w:author="智誠 楊" w:date="2021-05-08T17:49:00Z"/>
                <w:rFonts w:ascii="標楷體" w:eastAsia="標楷體" w:hAnsi="標楷體"/>
              </w:rPr>
            </w:pPr>
          </w:p>
        </w:tc>
        <w:tc>
          <w:tcPr>
            <w:tcW w:w="1649" w:type="dxa"/>
            <w:tcPrChange w:id="1919" w:author="阿毛" w:date="2021-06-08T17:29:00Z">
              <w:tcPr>
                <w:tcW w:w="2127" w:type="dxa"/>
                <w:gridSpan w:val="4"/>
              </w:tcPr>
            </w:tcPrChange>
          </w:tcPr>
          <w:p w14:paraId="3426FAE0" w14:textId="77777777" w:rsidR="004C05AA" w:rsidRDefault="004C05AA" w:rsidP="0094025F">
            <w:pPr>
              <w:rPr>
                <w:ins w:id="1920" w:author="智誠 楊" w:date="2021-05-08T17:49:00Z"/>
                <w:rFonts w:ascii="標楷體" w:eastAsia="標楷體" w:hAnsi="標楷體"/>
              </w:rPr>
            </w:pPr>
          </w:p>
        </w:tc>
        <w:tc>
          <w:tcPr>
            <w:tcW w:w="1417" w:type="dxa"/>
            <w:tcPrChange w:id="1921" w:author="阿毛" w:date="2021-06-08T17:29:00Z">
              <w:tcPr>
                <w:tcW w:w="1205" w:type="dxa"/>
                <w:gridSpan w:val="2"/>
              </w:tcPr>
            </w:tcPrChange>
          </w:tcPr>
          <w:p w14:paraId="567334D2" w14:textId="77777777" w:rsidR="004C05AA" w:rsidRPr="00847BB7" w:rsidRDefault="004C05AA" w:rsidP="0094025F">
            <w:pPr>
              <w:rPr>
                <w:ins w:id="1922" w:author="智誠 楊" w:date="2021-05-08T17:49:00Z"/>
                <w:rFonts w:ascii="標楷體" w:eastAsia="標楷體" w:hAnsi="標楷體"/>
              </w:rPr>
            </w:pPr>
          </w:p>
        </w:tc>
        <w:tc>
          <w:tcPr>
            <w:tcW w:w="567" w:type="dxa"/>
            <w:tcPrChange w:id="1923" w:author="阿毛" w:date="2021-06-08T17:29:00Z">
              <w:tcPr>
                <w:tcW w:w="623" w:type="dxa"/>
                <w:gridSpan w:val="2"/>
              </w:tcPr>
            </w:tcPrChange>
          </w:tcPr>
          <w:p w14:paraId="1CBE4724" w14:textId="77777777" w:rsidR="004C05AA" w:rsidRDefault="004C05AA" w:rsidP="0094025F">
            <w:pPr>
              <w:rPr>
                <w:ins w:id="1924" w:author="智誠 楊" w:date="2021-05-08T17:49:00Z"/>
                <w:rFonts w:ascii="標楷體" w:eastAsia="標楷體" w:hAnsi="標楷體"/>
              </w:rPr>
            </w:pPr>
          </w:p>
        </w:tc>
        <w:tc>
          <w:tcPr>
            <w:tcW w:w="567" w:type="dxa"/>
            <w:tcPrChange w:id="1925" w:author="阿毛" w:date="2021-06-08T17:29:00Z">
              <w:tcPr>
                <w:tcW w:w="666" w:type="dxa"/>
                <w:gridSpan w:val="2"/>
              </w:tcPr>
            </w:tcPrChange>
          </w:tcPr>
          <w:p w14:paraId="4ABBE44E" w14:textId="77777777" w:rsidR="004C05AA" w:rsidRDefault="004C05AA" w:rsidP="0094025F">
            <w:pPr>
              <w:jc w:val="center"/>
              <w:rPr>
                <w:ins w:id="1926" w:author="智誠 楊" w:date="2021-05-08T17:49:00Z"/>
                <w:rFonts w:ascii="標楷體" w:eastAsia="標楷體" w:hAnsi="標楷體"/>
              </w:rPr>
            </w:pPr>
            <w:r>
              <w:rPr>
                <w:rFonts w:ascii="標楷體" w:eastAsia="標楷體" w:hAnsi="標楷體"/>
              </w:rPr>
              <w:t>R</w:t>
            </w:r>
          </w:p>
        </w:tc>
        <w:tc>
          <w:tcPr>
            <w:tcW w:w="3544" w:type="dxa"/>
            <w:tcPrChange w:id="1927" w:author="阿毛" w:date="2021-06-08T17:29:00Z">
              <w:tcPr>
                <w:tcW w:w="2856" w:type="dxa"/>
              </w:tcPr>
            </w:tcPrChange>
          </w:tcPr>
          <w:p w14:paraId="25324EF7" w14:textId="77777777" w:rsidR="004C05AA" w:rsidRDefault="004C05AA" w:rsidP="0094025F">
            <w:pPr>
              <w:snapToGrid w:val="0"/>
              <w:ind w:left="238" w:hangingChars="99" w:hanging="238"/>
              <w:rPr>
                <w:ins w:id="1928" w:author="智誠 楊" w:date="2021-05-08T17:21:00Z"/>
                <w:rFonts w:ascii="標楷體" w:eastAsia="標楷體" w:hAnsi="標楷體"/>
                <w:color w:val="000000" w:themeColor="text1"/>
              </w:rPr>
            </w:pPr>
            <w:ins w:id="1929" w:author="智誠 楊" w:date="2021-05-08T17:21: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w:t>
              </w:r>
            </w:ins>
            <w:ins w:id="1930" w:author="智誠 楊" w:date="2021-05-08T17:23:00Z">
              <w:r>
                <w:rPr>
                  <w:rFonts w:ascii="標楷體" w:eastAsia="標楷體" w:hAnsi="標楷體" w:hint="eastAsia"/>
                  <w:color w:val="000000" w:themeColor="text1"/>
                </w:rPr>
                <w:t>不</w:t>
              </w:r>
            </w:ins>
            <w:ins w:id="1931" w:author="智誠 楊" w:date="2021-05-08T17:21:00Z">
              <w:r>
                <w:rPr>
                  <w:rFonts w:ascii="標楷體" w:eastAsia="標楷體" w:hAnsi="標楷體" w:hint="eastAsia"/>
                  <w:color w:val="000000" w:themeColor="text1"/>
                </w:rPr>
                <w:t>可修改</w:t>
              </w:r>
            </w:ins>
          </w:p>
          <w:p w14:paraId="160C3047" w14:textId="77777777" w:rsidR="004C05AA" w:rsidRDefault="004C05AA" w:rsidP="0094025F">
            <w:pPr>
              <w:rPr>
                <w:ins w:id="1932" w:author="智誠 楊" w:date="2021-05-08T17:49:00Z"/>
                <w:rFonts w:ascii="標楷體" w:eastAsia="標楷體" w:hAnsi="標楷體"/>
              </w:rPr>
            </w:pPr>
            <w:ins w:id="1933" w:author="智誠 楊" w:date="2021-05-12T09:47: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ins>
            <w:r w:rsidRPr="00AE295C">
              <w:rPr>
                <w:rFonts w:ascii="標楷體" w:eastAsia="標楷體" w:hAnsi="標楷體"/>
              </w:rPr>
              <w:t>FactorDays</w:t>
            </w:r>
          </w:p>
        </w:tc>
      </w:tr>
      <w:tr w:rsidR="004C05AA" w:rsidRPr="00847BB7" w14:paraId="68C5CE33" w14:textId="77777777" w:rsidTr="0094025F">
        <w:trPr>
          <w:trHeight w:val="273"/>
          <w:jc w:val="center"/>
          <w:ins w:id="1934" w:author="智誠 楊" w:date="2021-05-08T16:59:00Z"/>
          <w:trPrChange w:id="1935" w:author="阿毛" w:date="2021-06-08T17:29:00Z">
            <w:trPr>
              <w:gridAfter w:val="0"/>
              <w:wAfter w:w="320" w:type="dxa"/>
              <w:trHeight w:val="273"/>
              <w:jc w:val="center"/>
            </w:trPr>
          </w:trPrChange>
        </w:trPr>
        <w:tc>
          <w:tcPr>
            <w:tcW w:w="2192" w:type="dxa"/>
            <w:gridSpan w:val="2"/>
            <w:tcPrChange w:id="1936" w:author="阿毛" w:date="2021-06-08T17:29:00Z">
              <w:tcPr>
                <w:tcW w:w="2192" w:type="dxa"/>
                <w:gridSpan w:val="2"/>
              </w:tcPr>
            </w:tcPrChange>
          </w:tcPr>
          <w:p w14:paraId="074FA152" w14:textId="77777777" w:rsidR="004C05AA" w:rsidRPr="00847BB7" w:rsidRDefault="004C05AA" w:rsidP="0094025F">
            <w:pPr>
              <w:rPr>
                <w:ins w:id="1937" w:author="智誠 楊" w:date="2021-05-08T16:59:00Z"/>
                <w:rFonts w:ascii="標楷體" w:eastAsia="標楷體" w:hAnsi="標楷體"/>
              </w:rPr>
            </w:pPr>
            <w:ins w:id="1938" w:author="智誠 楊" w:date="2021-05-08T17:22:00Z">
              <w:r>
                <w:rPr>
                  <w:rFonts w:ascii="標楷體" w:eastAsia="標楷體" w:hAnsi="標楷體" w:hint="eastAsia"/>
                </w:rPr>
                <w:t>洗錢樣態一</w:t>
              </w:r>
            </w:ins>
          </w:p>
        </w:tc>
        <w:tc>
          <w:tcPr>
            <w:tcW w:w="751" w:type="dxa"/>
            <w:tcPrChange w:id="1939" w:author="阿毛" w:date="2021-06-08T17:29:00Z">
              <w:tcPr>
                <w:tcW w:w="1602" w:type="dxa"/>
                <w:gridSpan w:val="2"/>
              </w:tcPr>
            </w:tcPrChange>
          </w:tcPr>
          <w:p w14:paraId="14EC849C" w14:textId="77777777" w:rsidR="004C05AA" w:rsidRPr="00847BB7" w:rsidRDefault="004C05AA" w:rsidP="0094025F">
            <w:pPr>
              <w:rPr>
                <w:ins w:id="1940" w:author="智誠 楊" w:date="2021-05-08T16:59:00Z"/>
                <w:rFonts w:ascii="標楷體" w:eastAsia="標楷體" w:hAnsi="標楷體"/>
              </w:rPr>
            </w:pPr>
          </w:p>
        </w:tc>
        <w:tc>
          <w:tcPr>
            <w:tcW w:w="1649" w:type="dxa"/>
            <w:tcPrChange w:id="1941" w:author="阿毛" w:date="2021-06-08T17:29:00Z">
              <w:tcPr>
                <w:tcW w:w="992" w:type="dxa"/>
                <w:gridSpan w:val="2"/>
              </w:tcPr>
            </w:tcPrChange>
          </w:tcPr>
          <w:p w14:paraId="50A80287" w14:textId="77777777" w:rsidR="004C05AA" w:rsidRPr="00847BB7" w:rsidRDefault="004C05AA" w:rsidP="0094025F">
            <w:pPr>
              <w:rPr>
                <w:ins w:id="1942" w:author="智誠 楊" w:date="2021-05-08T16:59:00Z"/>
                <w:rFonts w:ascii="標楷體" w:eastAsia="標楷體" w:hAnsi="標楷體"/>
              </w:rPr>
            </w:pPr>
          </w:p>
        </w:tc>
        <w:tc>
          <w:tcPr>
            <w:tcW w:w="1417" w:type="dxa"/>
            <w:tcPrChange w:id="1943" w:author="阿毛" w:date="2021-06-08T17:29:00Z">
              <w:tcPr>
                <w:tcW w:w="1489" w:type="dxa"/>
                <w:gridSpan w:val="3"/>
              </w:tcPr>
            </w:tcPrChange>
          </w:tcPr>
          <w:p w14:paraId="5875D52D" w14:textId="77777777" w:rsidR="004C05AA" w:rsidRPr="00847BB7" w:rsidRDefault="004C05AA" w:rsidP="0094025F">
            <w:pPr>
              <w:rPr>
                <w:ins w:id="1944" w:author="智誠 楊" w:date="2021-05-08T16:59:00Z"/>
                <w:rFonts w:ascii="標楷體" w:eastAsia="標楷體" w:hAnsi="標楷體"/>
              </w:rPr>
            </w:pPr>
          </w:p>
        </w:tc>
        <w:tc>
          <w:tcPr>
            <w:tcW w:w="567" w:type="dxa"/>
            <w:tcPrChange w:id="1945" w:author="阿毛" w:date="2021-06-08T17:29:00Z">
              <w:tcPr>
                <w:tcW w:w="623" w:type="dxa"/>
                <w:gridSpan w:val="2"/>
              </w:tcPr>
            </w:tcPrChange>
          </w:tcPr>
          <w:p w14:paraId="3B7FFAE9" w14:textId="77777777" w:rsidR="004C05AA" w:rsidRPr="00847BB7" w:rsidRDefault="004C05AA" w:rsidP="0094025F">
            <w:pPr>
              <w:rPr>
                <w:ins w:id="1946" w:author="智誠 楊" w:date="2021-05-08T16:59:00Z"/>
                <w:rFonts w:ascii="標楷體" w:eastAsia="標楷體" w:hAnsi="標楷體"/>
              </w:rPr>
            </w:pPr>
          </w:p>
        </w:tc>
        <w:tc>
          <w:tcPr>
            <w:tcW w:w="567" w:type="dxa"/>
            <w:tcPrChange w:id="1947" w:author="阿毛" w:date="2021-06-08T17:29:00Z">
              <w:tcPr>
                <w:tcW w:w="666" w:type="dxa"/>
                <w:gridSpan w:val="2"/>
              </w:tcPr>
            </w:tcPrChange>
          </w:tcPr>
          <w:p w14:paraId="37C99523" w14:textId="77777777" w:rsidR="004C05AA" w:rsidRPr="003113FB" w:rsidRDefault="004C05AA" w:rsidP="0094025F">
            <w:pPr>
              <w:rPr>
                <w:ins w:id="1948" w:author="智誠 楊" w:date="2021-05-08T16:59:00Z"/>
                <w:rFonts w:ascii="標楷體" w:eastAsia="標楷體" w:hAnsi="標楷體"/>
              </w:rPr>
              <w:pPrChange w:id="1949" w:author="智誠 楊" w:date="2021-05-08T17:21:00Z">
                <w:pPr>
                  <w:jc w:val="center"/>
                </w:pPr>
              </w:pPrChange>
            </w:pPr>
          </w:p>
        </w:tc>
        <w:tc>
          <w:tcPr>
            <w:tcW w:w="3544" w:type="dxa"/>
            <w:tcPrChange w:id="1950" w:author="阿毛" w:date="2021-06-08T17:29:00Z">
              <w:tcPr>
                <w:tcW w:w="2856" w:type="dxa"/>
              </w:tcPr>
            </w:tcPrChange>
          </w:tcPr>
          <w:p w14:paraId="4B6B270C" w14:textId="77777777" w:rsidR="004C05AA" w:rsidRPr="003113FB" w:rsidRDefault="004C05AA" w:rsidP="0094025F">
            <w:pPr>
              <w:rPr>
                <w:ins w:id="1951" w:author="智誠 楊" w:date="2021-05-08T16:59:00Z"/>
                <w:rFonts w:ascii="標楷體" w:eastAsia="標楷體" w:hAnsi="標楷體"/>
                <w:lang w:eastAsia="zh-HK"/>
              </w:rPr>
              <w:pPrChange w:id="1952" w:author="智誠 楊" w:date="2021-05-08T17:21:00Z">
                <w:pPr>
                  <w:snapToGrid w:val="0"/>
                  <w:ind w:left="238" w:hangingChars="99" w:hanging="238"/>
                </w:pPr>
              </w:pPrChange>
            </w:pPr>
          </w:p>
        </w:tc>
      </w:tr>
      <w:tr w:rsidR="004C05AA" w:rsidRPr="00847BB7" w14:paraId="29E7E9B7" w14:textId="77777777" w:rsidTr="0094025F">
        <w:trPr>
          <w:trHeight w:val="291"/>
          <w:jc w:val="center"/>
          <w:ins w:id="1953" w:author="智誠 楊" w:date="2021-05-08T16:59:00Z"/>
          <w:trPrChange w:id="1954" w:author="阿毛" w:date="2021-06-08T17:29:00Z">
            <w:trPr>
              <w:gridAfter w:val="0"/>
              <w:wAfter w:w="320" w:type="dxa"/>
              <w:trHeight w:val="291"/>
              <w:jc w:val="center"/>
            </w:trPr>
          </w:trPrChange>
        </w:trPr>
        <w:tc>
          <w:tcPr>
            <w:tcW w:w="456" w:type="dxa"/>
            <w:tcPrChange w:id="1955" w:author="阿毛" w:date="2021-06-08T17:29:00Z">
              <w:tcPr>
                <w:tcW w:w="456" w:type="dxa"/>
              </w:tcPr>
            </w:tcPrChange>
          </w:tcPr>
          <w:p w14:paraId="07846860" w14:textId="77777777" w:rsidR="004C05AA" w:rsidRPr="00847BB7" w:rsidRDefault="004C05AA" w:rsidP="0094025F">
            <w:pPr>
              <w:rPr>
                <w:ins w:id="1956" w:author="智誠 楊" w:date="2021-05-08T16:59:00Z"/>
                <w:rFonts w:ascii="標楷體" w:eastAsia="標楷體" w:hAnsi="標楷體"/>
              </w:rPr>
            </w:pPr>
            <w:ins w:id="1957" w:author="智誠 楊" w:date="2021-05-08T17:50:00Z">
              <w:r>
                <w:rPr>
                  <w:rFonts w:ascii="標楷體" w:eastAsia="標楷體" w:hAnsi="標楷體" w:hint="eastAsia"/>
                </w:rPr>
                <w:t>4</w:t>
              </w:r>
            </w:ins>
          </w:p>
        </w:tc>
        <w:tc>
          <w:tcPr>
            <w:tcW w:w="1736" w:type="dxa"/>
            <w:tcPrChange w:id="1958" w:author="阿毛" w:date="2021-06-08T17:29:00Z">
              <w:tcPr>
                <w:tcW w:w="1736" w:type="dxa"/>
              </w:tcPr>
            </w:tcPrChange>
          </w:tcPr>
          <w:p w14:paraId="7DA4E949" w14:textId="77777777" w:rsidR="004C05AA" w:rsidRPr="00847BB7" w:rsidRDefault="004C05AA" w:rsidP="0094025F">
            <w:pPr>
              <w:rPr>
                <w:ins w:id="1959" w:author="智誠 楊" w:date="2021-05-08T16:59:00Z"/>
                <w:rFonts w:ascii="標楷體" w:eastAsia="標楷體" w:hAnsi="標楷體"/>
              </w:rPr>
            </w:pPr>
            <w:ins w:id="1960" w:author="智誠 楊" w:date="2021-05-08T17:21:00Z">
              <w:r>
                <w:rPr>
                  <w:rFonts w:ascii="標楷體" w:eastAsia="標楷體" w:hAnsi="標楷體" w:hint="eastAsia"/>
                </w:rPr>
                <w:t>金額合計超過</w:t>
              </w:r>
            </w:ins>
          </w:p>
        </w:tc>
        <w:tc>
          <w:tcPr>
            <w:tcW w:w="751" w:type="dxa"/>
            <w:tcPrChange w:id="1961" w:author="阿毛" w:date="2021-06-08T17:29:00Z">
              <w:tcPr>
                <w:tcW w:w="1602" w:type="dxa"/>
                <w:gridSpan w:val="2"/>
              </w:tcPr>
            </w:tcPrChange>
          </w:tcPr>
          <w:p w14:paraId="3A96A17C" w14:textId="77777777" w:rsidR="004C05AA" w:rsidRPr="00847BB7" w:rsidRDefault="004C05AA" w:rsidP="0094025F">
            <w:pPr>
              <w:rPr>
                <w:ins w:id="1962" w:author="智誠 楊" w:date="2021-05-08T16:59:00Z"/>
                <w:rFonts w:ascii="標楷體" w:eastAsia="標楷體" w:hAnsi="標楷體"/>
              </w:rPr>
            </w:pPr>
          </w:p>
        </w:tc>
        <w:tc>
          <w:tcPr>
            <w:tcW w:w="1649" w:type="dxa"/>
            <w:tcPrChange w:id="1963" w:author="阿毛" w:date="2021-06-08T17:29:00Z">
              <w:tcPr>
                <w:tcW w:w="992" w:type="dxa"/>
                <w:gridSpan w:val="2"/>
              </w:tcPr>
            </w:tcPrChange>
          </w:tcPr>
          <w:p w14:paraId="3FBDF793" w14:textId="77777777" w:rsidR="004C05AA" w:rsidRPr="00847BB7" w:rsidRDefault="004C05AA" w:rsidP="0094025F">
            <w:pPr>
              <w:rPr>
                <w:ins w:id="1964" w:author="智誠 楊" w:date="2021-05-08T16:59:00Z"/>
                <w:rFonts w:ascii="標楷體" w:eastAsia="標楷體" w:hAnsi="標楷體"/>
              </w:rPr>
            </w:pPr>
          </w:p>
        </w:tc>
        <w:tc>
          <w:tcPr>
            <w:tcW w:w="1417" w:type="dxa"/>
            <w:tcPrChange w:id="1965" w:author="阿毛" w:date="2021-06-08T17:29:00Z">
              <w:tcPr>
                <w:tcW w:w="1489" w:type="dxa"/>
                <w:gridSpan w:val="3"/>
              </w:tcPr>
            </w:tcPrChange>
          </w:tcPr>
          <w:p w14:paraId="75CFA0F5" w14:textId="77777777" w:rsidR="004C05AA" w:rsidRPr="00847BB7" w:rsidRDefault="004C05AA" w:rsidP="0094025F">
            <w:pPr>
              <w:rPr>
                <w:ins w:id="1966" w:author="智誠 楊" w:date="2021-05-08T16:59:00Z"/>
                <w:rFonts w:ascii="標楷體" w:eastAsia="標楷體" w:hAnsi="標楷體"/>
              </w:rPr>
            </w:pPr>
          </w:p>
        </w:tc>
        <w:tc>
          <w:tcPr>
            <w:tcW w:w="567" w:type="dxa"/>
            <w:tcPrChange w:id="1967" w:author="阿毛" w:date="2021-06-08T17:29:00Z">
              <w:tcPr>
                <w:tcW w:w="623" w:type="dxa"/>
                <w:gridSpan w:val="2"/>
              </w:tcPr>
            </w:tcPrChange>
          </w:tcPr>
          <w:p w14:paraId="395EE00C" w14:textId="77777777" w:rsidR="004C05AA" w:rsidRPr="00847BB7" w:rsidRDefault="004C05AA" w:rsidP="0094025F">
            <w:pPr>
              <w:rPr>
                <w:ins w:id="1968" w:author="智誠 楊" w:date="2021-05-08T16:59:00Z"/>
                <w:rFonts w:ascii="標楷體" w:eastAsia="標楷體" w:hAnsi="標楷體"/>
              </w:rPr>
            </w:pPr>
          </w:p>
        </w:tc>
        <w:tc>
          <w:tcPr>
            <w:tcW w:w="567" w:type="dxa"/>
            <w:tcPrChange w:id="1969" w:author="阿毛" w:date="2021-06-08T17:29:00Z">
              <w:tcPr>
                <w:tcW w:w="666" w:type="dxa"/>
                <w:gridSpan w:val="2"/>
              </w:tcPr>
            </w:tcPrChange>
          </w:tcPr>
          <w:p w14:paraId="07C60EBE" w14:textId="77777777" w:rsidR="004C05AA" w:rsidRPr="00847BB7" w:rsidRDefault="004C05AA" w:rsidP="0094025F">
            <w:pPr>
              <w:jc w:val="center"/>
              <w:rPr>
                <w:ins w:id="1970" w:author="智誠 楊" w:date="2021-05-08T16:59:00Z"/>
                <w:rFonts w:ascii="標楷體" w:eastAsia="標楷體" w:hAnsi="標楷體"/>
              </w:rPr>
            </w:pPr>
            <w:ins w:id="1971" w:author="智誠 楊" w:date="2021-05-08T17:24:00Z">
              <w:r>
                <w:rPr>
                  <w:rFonts w:ascii="標楷體" w:eastAsia="標楷體" w:hAnsi="標楷體" w:hint="eastAsia"/>
                </w:rPr>
                <w:t>R</w:t>
              </w:r>
            </w:ins>
          </w:p>
        </w:tc>
        <w:tc>
          <w:tcPr>
            <w:tcW w:w="3544" w:type="dxa"/>
            <w:tcPrChange w:id="1972" w:author="阿毛" w:date="2021-06-08T17:29:00Z">
              <w:tcPr>
                <w:tcW w:w="2856" w:type="dxa"/>
              </w:tcPr>
            </w:tcPrChange>
          </w:tcPr>
          <w:p w14:paraId="54305575" w14:textId="77777777" w:rsidR="004C05AA" w:rsidRDefault="004C05AA" w:rsidP="0094025F">
            <w:pPr>
              <w:snapToGrid w:val="0"/>
              <w:ind w:left="238" w:hangingChars="99" w:hanging="238"/>
              <w:rPr>
                <w:ins w:id="1973" w:author="智誠 楊" w:date="2021-05-08T17:21:00Z"/>
                <w:rFonts w:ascii="標楷體" w:eastAsia="標楷體" w:hAnsi="標楷體"/>
                <w:color w:val="000000" w:themeColor="text1"/>
              </w:rPr>
            </w:pPr>
            <w:ins w:id="1974" w:author="智誠 楊" w:date="2021-05-08T17:21: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w:t>
              </w:r>
            </w:ins>
            <w:ins w:id="1975" w:author="智誠 楊" w:date="2021-05-08T17:23:00Z">
              <w:r>
                <w:rPr>
                  <w:rFonts w:ascii="標楷體" w:eastAsia="標楷體" w:hAnsi="標楷體" w:hint="eastAsia"/>
                  <w:color w:val="000000" w:themeColor="text1"/>
                </w:rPr>
                <w:t>不</w:t>
              </w:r>
            </w:ins>
            <w:ins w:id="1976" w:author="智誠 楊" w:date="2021-05-08T17:21:00Z">
              <w:r>
                <w:rPr>
                  <w:rFonts w:ascii="標楷體" w:eastAsia="標楷體" w:hAnsi="標楷體" w:hint="eastAsia"/>
                  <w:color w:val="000000" w:themeColor="text1"/>
                </w:rPr>
                <w:t>可修改</w:t>
              </w:r>
            </w:ins>
          </w:p>
          <w:p w14:paraId="5D4B3973" w14:textId="77777777" w:rsidR="004C05AA" w:rsidRPr="00847BB7" w:rsidRDefault="004C05AA" w:rsidP="0094025F">
            <w:pPr>
              <w:ind w:left="240" w:hangingChars="100" w:hanging="240"/>
              <w:rPr>
                <w:ins w:id="1977" w:author="智誠 楊" w:date="2021-05-08T16:59:00Z"/>
                <w:rFonts w:ascii="標楷體" w:eastAsia="標楷體" w:hAnsi="標楷體"/>
              </w:rPr>
              <w:pPrChange w:id="1978" w:author="阿毛" w:date="2021-06-08T17:29:00Z">
                <w:pPr/>
              </w:pPrChange>
            </w:pPr>
            <w:ins w:id="1979" w:author="智誠 楊" w:date="2021-05-12T09:47: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Factor1Tot</w:t>
              </w:r>
            </w:ins>
            <w:ins w:id="1980" w:author="阿毛" w:date="2021-06-08T17:29:00Z">
              <w:r>
                <w:rPr>
                  <w:rFonts w:ascii="標楷體" w:eastAsia="標楷體" w:hAnsi="標楷體" w:hint="eastAsia"/>
                </w:rPr>
                <w:t xml:space="preserve">  </w:t>
              </w:r>
            </w:ins>
            <w:ins w:id="1981" w:author="智誠 楊" w:date="2021-05-12T09:47:00Z">
              <w:r w:rsidRPr="00050F5E">
                <w:rPr>
                  <w:rFonts w:ascii="標楷體" w:eastAsia="標楷體" w:hAnsi="標楷體"/>
                </w:rPr>
                <w:t>Limit</w:t>
              </w:r>
            </w:ins>
          </w:p>
        </w:tc>
      </w:tr>
      <w:tr w:rsidR="004C05AA" w:rsidRPr="00847BB7" w14:paraId="73E5A84B" w14:textId="77777777" w:rsidTr="0094025F">
        <w:trPr>
          <w:trHeight w:val="291"/>
          <w:jc w:val="center"/>
          <w:ins w:id="1982" w:author="智誠 楊" w:date="2021-05-08T16:59:00Z"/>
          <w:trPrChange w:id="1983" w:author="阿毛" w:date="2021-06-08T17:29:00Z">
            <w:trPr>
              <w:gridAfter w:val="0"/>
              <w:wAfter w:w="320" w:type="dxa"/>
              <w:trHeight w:val="291"/>
              <w:jc w:val="center"/>
            </w:trPr>
          </w:trPrChange>
        </w:trPr>
        <w:tc>
          <w:tcPr>
            <w:tcW w:w="2192" w:type="dxa"/>
            <w:gridSpan w:val="2"/>
            <w:tcPrChange w:id="1984" w:author="阿毛" w:date="2021-06-08T17:29:00Z">
              <w:tcPr>
                <w:tcW w:w="2192" w:type="dxa"/>
                <w:gridSpan w:val="2"/>
              </w:tcPr>
            </w:tcPrChange>
          </w:tcPr>
          <w:p w14:paraId="40FDCB66" w14:textId="77777777" w:rsidR="004C05AA" w:rsidRPr="00847BB7" w:rsidRDefault="004C05AA" w:rsidP="0094025F">
            <w:pPr>
              <w:rPr>
                <w:ins w:id="1985" w:author="智誠 楊" w:date="2021-05-08T16:59:00Z"/>
                <w:rFonts w:ascii="標楷體" w:eastAsia="標楷體" w:hAnsi="標楷體"/>
              </w:rPr>
            </w:pPr>
            <w:ins w:id="1986" w:author="智誠 楊" w:date="2021-05-08T17:22:00Z">
              <w:r>
                <w:rPr>
                  <w:rFonts w:ascii="標楷體" w:eastAsia="標楷體" w:hAnsi="標楷體" w:hint="eastAsia"/>
                </w:rPr>
                <w:t>洗錢樣態二</w:t>
              </w:r>
            </w:ins>
          </w:p>
        </w:tc>
        <w:tc>
          <w:tcPr>
            <w:tcW w:w="751" w:type="dxa"/>
            <w:tcPrChange w:id="1987" w:author="阿毛" w:date="2021-06-08T17:29:00Z">
              <w:tcPr>
                <w:tcW w:w="1602" w:type="dxa"/>
                <w:gridSpan w:val="2"/>
              </w:tcPr>
            </w:tcPrChange>
          </w:tcPr>
          <w:p w14:paraId="6370F18D" w14:textId="77777777" w:rsidR="004C05AA" w:rsidRPr="00847BB7" w:rsidRDefault="004C05AA" w:rsidP="0094025F">
            <w:pPr>
              <w:rPr>
                <w:ins w:id="1988" w:author="智誠 楊" w:date="2021-05-08T16:59:00Z"/>
                <w:rFonts w:ascii="標楷體" w:eastAsia="標楷體" w:hAnsi="標楷體"/>
              </w:rPr>
            </w:pPr>
          </w:p>
        </w:tc>
        <w:tc>
          <w:tcPr>
            <w:tcW w:w="1649" w:type="dxa"/>
            <w:tcPrChange w:id="1989" w:author="阿毛" w:date="2021-06-08T17:29:00Z">
              <w:tcPr>
                <w:tcW w:w="992" w:type="dxa"/>
                <w:gridSpan w:val="2"/>
              </w:tcPr>
            </w:tcPrChange>
          </w:tcPr>
          <w:p w14:paraId="7EEFA4D5" w14:textId="77777777" w:rsidR="004C05AA" w:rsidRPr="00847BB7" w:rsidRDefault="004C05AA" w:rsidP="0094025F">
            <w:pPr>
              <w:rPr>
                <w:ins w:id="1990" w:author="智誠 楊" w:date="2021-05-08T16:59:00Z"/>
                <w:rFonts w:ascii="標楷體" w:eastAsia="標楷體" w:hAnsi="標楷體"/>
                <w:color w:val="FF0000"/>
              </w:rPr>
            </w:pPr>
          </w:p>
        </w:tc>
        <w:tc>
          <w:tcPr>
            <w:tcW w:w="1417" w:type="dxa"/>
            <w:tcPrChange w:id="1991" w:author="阿毛" w:date="2021-06-08T17:29:00Z">
              <w:tcPr>
                <w:tcW w:w="1489" w:type="dxa"/>
                <w:gridSpan w:val="3"/>
              </w:tcPr>
            </w:tcPrChange>
          </w:tcPr>
          <w:p w14:paraId="4A936DD3" w14:textId="77777777" w:rsidR="004C05AA" w:rsidRPr="00847BB7" w:rsidRDefault="004C05AA" w:rsidP="0094025F">
            <w:pPr>
              <w:rPr>
                <w:ins w:id="1992" w:author="智誠 楊" w:date="2021-05-08T16:59:00Z"/>
                <w:rFonts w:ascii="標楷體" w:eastAsia="標楷體" w:hAnsi="標楷體"/>
                <w:color w:val="FF0000"/>
              </w:rPr>
            </w:pPr>
          </w:p>
        </w:tc>
        <w:tc>
          <w:tcPr>
            <w:tcW w:w="567" w:type="dxa"/>
            <w:tcPrChange w:id="1993" w:author="阿毛" w:date="2021-06-08T17:29:00Z">
              <w:tcPr>
                <w:tcW w:w="623" w:type="dxa"/>
                <w:gridSpan w:val="2"/>
              </w:tcPr>
            </w:tcPrChange>
          </w:tcPr>
          <w:p w14:paraId="14E9079B" w14:textId="77777777" w:rsidR="004C05AA" w:rsidRPr="00847BB7" w:rsidRDefault="004C05AA" w:rsidP="0094025F">
            <w:pPr>
              <w:rPr>
                <w:ins w:id="1994" w:author="智誠 楊" w:date="2021-05-08T16:59:00Z"/>
                <w:rFonts w:ascii="標楷體" w:eastAsia="標楷體" w:hAnsi="標楷體"/>
              </w:rPr>
            </w:pPr>
          </w:p>
        </w:tc>
        <w:tc>
          <w:tcPr>
            <w:tcW w:w="567" w:type="dxa"/>
            <w:tcPrChange w:id="1995" w:author="阿毛" w:date="2021-06-08T17:29:00Z">
              <w:tcPr>
                <w:tcW w:w="666" w:type="dxa"/>
                <w:gridSpan w:val="2"/>
              </w:tcPr>
            </w:tcPrChange>
          </w:tcPr>
          <w:p w14:paraId="4AD57184" w14:textId="77777777" w:rsidR="004C05AA" w:rsidRPr="00847BB7" w:rsidRDefault="004C05AA" w:rsidP="0094025F">
            <w:pPr>
              <w:jc w:val="center"/>
              <w:rPr>
                <w:ins w:id="1996" w:author="智誠 楊" w:date="2021-05-08T16:59:00Z"/>
                <w:rFonts w:ascii="標楷體" w:eastAsia="標楷體" w:hAnsi="標楷體"/>
              </w:rPr>
            </w:pPr>
          </w:p>
        </w:tc>
        <w:tc>
          <w:tcPr>
            <w:tcW w:w="3544" w:type="dxa"/>
            <w:tcPrChange w:id="1997" w:author="阿毛" w:date="2021-06-08T17:29:00Z">
              <w:tcPr>
                <w:tcW w:w="2856" w:type="dxa"/>
              </w:tcPr>
            </w:tcPrChange>
          </w:tcPr>
          <w:p w14:paraId="7970B53C" w14:textId="77777777" w:rsidR="004C05AA" w:rsidRPr="004415DA" w:rsidRDefault="004C05AA" w:rsidP="0094025F">
            <w:pPr>
              <w:rPr>
                <w:ins w:id="1998" w:author="智誠 楊" w:date="2021-05-08T16:59:00Z"/>
                <w:rFonts w:ascii="標楷體" w:eastAsia="標楷體" w:hAnsi="標楷體"/>
                <w:lang w:eastAsia="zh-HK"/>
              </w:rPr>
            </w:pPr>
          </w:p>
        </w:tc>
      </w:tr>
      <w:tr w:rsidR="004C05AA" w:rsidRPr="00847BB7" w14:paraId="0AEBAF16" w14:textId="77777777" w:rsidTr="0094025F">
        <w:trPr>
          <w:trHeight w:val="291"/>
          <w:jc w:val="center"/>
          <w:ins w:id="1999" w:author="智誠 楊" w:date="2021-05-08T16:59:00Z"/>
          <w:trPrChange w:id="2000" w:author="阿毛" w:date="2021-06-08T17:29:00Z">
            <w:trPr>
              <w:gridAfter w:val="0"/>
              <w:wAfter w:w="320" w:type="dxa"/>
              <w:trHeight w:val="291"/>
              <w:jc w:val="center"/>
            </w:trPr>
          </w:trPrChange>
        </w:trPr>
        <w:tc>
          <w:tcPr>
            <w:tcW w:w="456" w:type="dxa"/>
            <w:tcPrChange w:id="2001" w:author="阿毛" w:date="2021-06-08T17:29:00Z">
              <w:tcPr>
                <w:tcW w:w="456" w:type="dxa"/>
              </w:tcPr>
            </w:tcPrChange>
          </w:tcPr>
          <w:p w14:paraId="4C763BDB" w14:textId="77777777" w:rsidR="004C05AA" w:rsidRPr="00847BB7" w:rsidRDefault="004C05AA" w:rsidP="0094025F">
            <w:pPr>
              <w:rPr>
                <w:ins w:id="2002" w:author="智誠 楊" w:date="2021-05-08T16:59:00Z"/>
                <w:rFonts w:ascii="標楷體" w:eastAsia="標楷體" w:hAnsi="標楷體"/>
              </w:rPr>
            </w:pPr>
            <w:ins w:id="2003" w:author="智誠 楊" w:date="2021-05-08T17:50:00Z">
              <w:r>
                <w:rPr>
                  <w:rFonts w:ascii="標楷體" w:eastAsia="標楷體" w:hAnsi="標楷體" w:hint="eastAsia"/>
                </w:rPr>
                <w:t>5</w:t>
              </w:r>
            </w:ins>
          </w:p>
        </w:tc>
        <w:tc>
          <w:tcPr>
            <w:tcW w:w="1736" w:type="dxa"/>
            <w:tcPrChange w:id="2004" w:author="阿毛" w:date="2021-06-08T17:29:00Z">
              <w:tcPr>
                <w:tcW w:w="1736" w:type="dxa"/>
              </w:tcPr>
            </w:tcPrChange>
          </w:tcPr>
          <w:p w14:paraId="6EE32F13" w14:textId="77777777" w:rsidR="004C05AA" w:rsidRPr="00847BB7" w:rsidRDefault="004C05AA" w:rsidP="0094025F">
            <w:pPr>
              <w:rPr>
                <w:ins w:id="2005" w:author="智誠 楊" w:date="2021-05-08T16:59:00Z"/>
                <w:rFonts w:ascii="標楷體" w:eastAsia="標楷體" w:hAnsi="標楷體"/>
              </w:rPr>
            </w:pPr>
            <w:ins w:id="2006" w:author="智誠 楊" w:date="2021-05-08T17:21:00Z">
              <w:r>
                <w:rPr>
                  <w:rFonts w:ascii="標楷體" w:eastAsia="標楷體" w:hAnsi="標楷體" w:hint="eastAsia"/>
                </w:rPr>
                <w:t>次數</w:t>
              </w:r>
            </w:ins>
          </w:p>
        </w:tc>
        <w:tc>
          <w:tcPr>
            <w:tcW w:w="751" w:type="dxa"/>
            <w:tcPrChange w:id="2007" w:author="阿毛" w:date="2021-06-08T17:29:00Z">
              <w:tcPr>
                <w:tcW w:w="1602" w:type="dxa"/>
                <w:gridSpan w:val="2"/>
              </w:tcPr>
            </w:tcPrChange>
          </w:tcPr>
          <w:p w14:paraId="1C91E909" w14:textId="77777777" w:rsidR="004C05AA" w:rsidRPr="00847BB7" w:rsidRDefault="004C05AA" w:rsidP="0094025F">
            <w:pPr>
              <w:rPr>
                <w:ins w:id="2008" w:author="智誠 楊" w:date="2021-05-08T16:59:00Z"/>
                <w:rFonts w:ascii="標楷體" w:eastAsia="標楷體" w:hAnsi="標楷體"/>
              </w:rPr>
            </w:pPr>
          </w:p>
        </w:tc>
        <w:tc>
          <w:tcPr>
            <w:tcW w:w="1649" w:type="dxa"/>
            <w:tcPrChange w:id="2009" w:author="阿毛" w:date="2021-06-08T17:29:00Z">
              <w:tcPr>
                <w:tcW w:w="992" w:type="dxa"/>
                <w:gridSpan w:val="2"/>
              </w:tcPr>
            </w:tcPrChange>
          </w:tcPr>
          <w:p w14:paraId="24A5BEEF" w14:textId="77777777" w:rsidR="004C05AA" w:rsidRPr="00847BB7" w:rsidRDefault="004C05AA" w:rsidP="0094025F">
            <w:pPr>
              <w:rPr>
                <w:ins w:id="2010" w:author="智誠 楊" w:date="2021-05-08T16:59:00Z"/>
                <w:rFonts w:ascii="標楷體" w:eastAsia="標楷體" w:hAnsi="標楷體"/>
                <w:color w:val="FF0000"/>
              </w:rPr>
            </w:pPr>
          </w:p>
        </w:tc>
        <w:tc>
          <w:tcPr>
            <w:tcW w:w="1417" w:type="dxa"/>
            <w:tcPrChange w:id="2011" w:author="阿毛" w:date="2021-06-08T17:29:00Z">
              <w:tcPr>
                <w:tcW w:w="1489" w:type="dxa"/>
                <w:gridSpan w:val="3"/>
              </w:tcPr>
            </w:tcPrChange>
          </w:tcPr>
          <w:p w14:paraId="059AA74D" w14:textId="77777777" w:rsidR="004C05AA" w:rsidRPr="00847BB7" w:rsidRDefault="004C05AA" w:rsidP="009402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012" w:author="智誠 楊" w:date="2021-05-08T16:59:00Z"/>
                <w:rFonts w:ascii="標楷體" w:eastAsia="標楷體" w:hAnsi="標楷體" w:cs="細明體"/>
                <w:color w:val="000000"/>
                <w:spacing w:val="15"/>
                <w:kern w:val="0"/>
              </w:rPr>
            </w:pPr>
          </w:p>
        </w:tc>
        <w:tc>
          <w:tcPr>
            <w:tcW w:w="567" w:type="dxa"/>
            <w:tcPrChange w:id="2013" w:author="阿毛" w:date="2021-06-08T17:29:00Z">
              <w:tcPr>
                <w:tcW w:w="623" w:type="dxa"/>
                <w:gridSpan w:val="2"/>
              </w:tcPr>
            </w:tcPrChange>
          </w:tcPr>
          <w:p w14:paraId="1910EB99" w14:textId="77777777" w:rsidR="004C05AA" w:rsidRPr="00847BB7" w:rsidRDefault="004C05AA" w:rsidP="0094025F">
            <w:pPr>
              <w:rPr>
                <w:ins w:id="2014" w:author="智誠 楊" w:date="2021-05-08T16:59:00Z"/>
                <w:rFonts w:ascii="標楷體" w:eastAsia="標楷體" w:hAnsi="標楷體"/>
              </w:rPr>
            </w:pPr>
          </w:p>
        </w:tc>
        <w:tc>
          <w:tcPr>
            <w:tcW w:w="567" w:type="dxa"/>
            <w:tcPrChange w:id="2015" w:author="阿毛" w:date="2021-06-08T17:29:00Z">
              <w:tcPr>
                <w:tcW w:w="666" w:type="dxa"/>
                <w:gridSpan w:val="2"/>
              </w:tcPr>
            </w:tcPrChange>
          </w:tcPr>
          <w:p w14:paraId="392B1005" w14:textId="77777777" w:rsidR="004C05AA" w:rsidRPr="00847BB7" w:rsidRDefault="004C05AA" w:rsidP="0094025F">
            <w:pPr>
              <w:jc w:val="center"/>
              <w:rPr>
                <w:ins w:id="2016" w:author="智誠 楊" w:date="2021-05-08T16:59:00Z"/>
                <w:rFonts w:ascii="標楷體" w:eastAsia="標楷體" w:hAnsi="標楷體"/>
              </w:rPr>
            </w:pPr>
            <w:ins w:id="2017" w:author="智誠 楊" w:date="2021-05-08T17:24:00Z">
              <w:r>
                <w:rPr>
                  <w:rFonts w:ascii="標楷體" w:eastAsia="標楷體" w:hAnsi="標楷體" w:hint="eastAsia"/>
                </w:rPr>
                <w:t>R</w:t>
              </w:r>
            </w:ins>
          </w:p>
        </w:tc>
        <w:tc>
          <w:tcPr>
            <w:tcW w:w="3544" w:type="dxa"/>
            <w:tcPrChange w:id="2018" w:author="阿毛" w:date="2021-06-08T17:29:00Z">
              <w:tcPr>
                <w:tcW w:w="2856" w:type="dxa"/>
              </w:tcPr>
            </w:tcPrChange>
          </w:tcPr>
          <w:p w14:paraId="44125593" w14:textId="77777777" w:rsidR="004C05AA" w:rsidRDefault="004C05AA" w:rsidP="0094025F">
            <w:pPr>
              <w:snapToGrid w:val="0"/>
              <w:ind w:left="238" w:hangingChars="99" w:hanging="238"/>
              <w:rPr>
                <w:ins w:id="2019" w:author="智誠 楊" w:date="2021-05-08T17:21:00Z"/>
                <w:rFonts w:ascii="標楷體" w:eastAsia="標楷體" w:hAnsi="標楷體"/>
                <w:color w:val="000000" w:themeColor="text1"/>
              </w:rPr>
            </w:pPr>
            <w:ins w:id="2020" w:author="智誠 楊" w:date="2021-05-08T17:21: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w:t>
              </w:r>
            </w:ins>
            <w:ins w:id="2021" w:author="智誠 楊" w:date="2021-05-08T17:23:00Z">
              <w:r>
                <w:rPr>
                  <w:rFonts w:ascii="標楷體" w:eastAsia="標楷體" w:hAnsi="標楷體" w:hint="eastAsia"/>
                  <w:color w:val="000000" w:themeColor="text1"/>
                </w:rPr>
                <w:t>不</w:t>
              </w:r>
            </w:ins>
            <w:ins w:id="2022" w:author="智誠 楊" w:date="2021-05-08T17:21:00Z">
              <w:r>
                <w:rPr>
                  <w:rFonts w:ascii="標楷體" w:eastAsia="標楷體" w:hAnsi="標楷體" w:hint="eastAsia"/>
                  <w:color w:val="000000" w:themeColor="text1"/>
                </w:rPr>
                <w:t>可修改</w:t>
              </w:r>
            </w:ins>
          </w:p>
          <w:p w14:paraId="0E69C65E" w14:textId="77777777" w:rsidR="004C05AA" w:rsidRPr="00847BB7" w:rsidRDefault="004C05AA" w:rsidP="0094025F">
            <w:pPr>
              <w:rPr>
                <w:ins w:id="2023" w:author="智誠 楊" w:date="2021-05-08T16:59:00Z"/>
                <w:rFonts w:ascii="標楷體" w:eastAsia="標楷體" w:hAnsi="標楷體"/>
              </w:rPr>
            </w:pPr>
            <w:ins w:id="2024" w:author="智誠 楊" w:date="2021-05-12T09:48: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Factor2Coun</w:t>
              </w:r>
            </w:ins>
          </w:p>
        </w:tc>
      </w:tr>
      <w:tr w:rsidR="004C05AA" w:rsidRPr="00847BB7" w14:paraId="7EEA5911" w14:textId="77777777" w:rsidTr="0094025F">
        <w:trPr>
          <w:trHeight w:val="291"/>
          <w:jc w:val="center"/>
          <w:ins w:id="2025" w:author="智誠 楊" w:date="2021-05-08T16:59:00Z"/>
          <w:trPrChange w:id="2026" w:author="阿毛" w:date="2021-06-08T17:29:00Z">
            <w:trPr>
              <w:gridAfter w:val="0"/>
              <w:wAfter w:w="320" w:type="dxa"/>
              <w:trHeight w:val="291"/>
              <w:jc w:val="center"/>
            </w:trPr>
          </w:trPrChange>
        </w:trPr>
        <w:tc>
          <w:tcPr>
            <w:tcW w:w="456" w:type="dxa"/>
            <w:tcPrChange w:id="2027" w:author="阿毛" w:date="2021-06-08T17:29:00Z">
              <w:tcPr>
                <w:tcW w:w="456" w:type="dxa"/>
              </w:tcPr>
            </w:tcPrChange>
          </w:tcPr>
          <w:p w14:paraId="0EA8958B" w14:textId="77777777" w:rsidR="004C05AA" w:rsidRPr="00847BB7" w:rsidRDefault="004C05AA" w:rsidP="0094025F">
            <w:pPr>
              <w:rPr>
                <w:ins w:id="2028" w:author="智誠 楊" w:date="2021-05-08T16:59:00Z"/>
                <w:rFonts w:ascii="標楷體" w:eastAsia="標楷體" w:hAnsi="標楷體"/>
              </w:rPr>
            </w:pPr>
            <w:ins w:id="2029" w:author="智誠 楊" w:date="2021-05-08T17:50:00Z">
              <w:r>
                <w:rPr>
                  <w:rFonts w:ascii="標楷體" w:eastAsia="標楷體" w:hAnsi="標楷體" w:hint="eastAsia"/>
                </w:rPr>
                <w:t>6</w:t>
              </w:r>
            </w:ins>
          </w:p>
        </w:tc>
        <w:tc>
          <w:tcPr>
            <w:tcW w:w="1736" w:type="dxa"/>
            <w:tcPrChange w:id="2030" w:author="阿毛" w:date="2021-06-08T17:29:00Z">
              <w:tcPr>
                <w:tcW w:w="1736" w:type="dxa"/>
              </w:tcPr>
            </w:tcPrChange>
          </w:tcPr>
          <w:p w14:paraId="747DB1F6" w14:textId="77777777" w:rsidR="004C05AA" w:rsidRPr="00847BB7" w:rsidRDefault="004C05AA" w:rsidP="0094025F">
            <w:pPr>
              <w:rPr>
                <w:ins w:id="2031" w:author="智誠 楊" w:date="2021-05-08T16:59:00Z"/>
                <w:rFonts w:ascii="標楷體" w:eastAsia="標楷體" w:hAnsi="標楷體"/>
              </w:rPr>
            </w:pPr>
            <w:ins w:id="2032" w:author="智誠 楊" w:date="2021-05-08T17:21:00Z">
              <w:r>
                <w:rPr>
                  <w:rFonts w:ascii="標楷體" w:eastAsia="標楷體" w:hAnsi="標楷體" w:hint="eastAsia"/>
                </w:rPr>
                <w:t>單筆金額-起</w:t>
              </w:r>
            </w:ins>
          </w:p>
        </w:tc>
        <w:tc>
          <w:tcPr>
            <w:tcW w:w="751" w:type="dxa"/>
            <w:tcPrChange w:id="2033" w:author="阿毛" w:date="2021-06-08T17:29:00Z">
              <w:tcPr>
                <w:tcW w:w="1602" w:type="dxa"/>
                <w:gridSpan w:val="2"/>
              </w:tcPr>
            </w:tcPrChange>
          </w:tcPr>
          <w:p w14:paraId="15211A9D" w14:textId="77777777" w:rsidR="004C05AA" w:rsidRPr="00847BB7" w:rsidRDefault="004C05AA" w:rsidP="0094025F">
            <w:pPr>
              <w:rPr>
                <w:ins w:id="2034" w:author="智誠 楊" w:date="2021-05-08T16:59:00Z"/>
                <w:rFonts w:ascii="標楷體" w:eastAsia="標楷體" w:hAnsi="標楷體"/>
              </w:rPr>
            </w:pPr>
          </w:p>
        </w:tc>
        <w:tc>
          <w:tcPr>
            <w:tcW w:w="1649" w:type="dxa"/>
            <w:tcPrChange w:id="2035" w:author="阿毛" w:date="2021-06-08T17:29:00Z">
              <w:tcPr>
                <w:tcW w:w="992" w:type="dxa"/>
                <w:gridSpan w:val="2"/>
              </w:tcPr>
            </w:tcPrChange>
          </w:tcPr>
          <w:p w14:paraId="3206B069" w14:textId="77777777" w:rsidR="004C05AA" w:rsidRPr="00847BB7" w:rsidRDefault="004C05AA" w:rsidP="0094025F">
            <w:pPr>
              <w:rPr>
                <w:ins w:id="2036" w:author="智誠 楊" w:date="2021-05-08T16:59:00Z"/>
                <w:rFonts w:ascii="標楷體" w:eastAsia="標楷體" w:hAnsi="標楷體"/>
              </w:rPr>
            </w:pPr>
          </w:p>
        </w:tc>
        <w:tc>
          <w:tcPr>
            <w:tcW w:w="1417" w:type="dxa"/>
            <w:tcPrChange w:id="2037" w:author="阿毛" w:date="2021-06-08T17:29:00Z">
              <w:tcPr>
                <w:tcW w:w="1489" w:type="dxa"/>
                <w:gridSpan w:val="3"/>
              </w:tcPr>
            </w:tcPrChange>
          </w:tcPr>
          <w:p w14:paraId="45AA6889" w14:textId="77777777" w:rsidR="004C05AA" w:rsidRPr="00847BB7" w:rsidRDefault="004C05AA" w:rsidP="0094025F">
            <w:pPr>
              <w:rPr>
                <w:ins w:id="2038" w:author="智誠 楊" w:date="2021-05-08T16:59:00Z"/>
                <w:rFonts w:ascii="標楷體" w:eastAsia="標楷體" w:hAnsi="標楷體"/>
                <w:lang w:eastAsia="zh-HK"/>
              </w:rPr>
            </w:pPr>
          </w:p>
        </w:tc>
        <w:tc>
          <w:tcPr>
            <w:tcW w:w="567" w:type="dxa"/>
            <w:tcPrChange w:id="2039" w:author="阿毛" w:date="2021-06-08T17:29:00Z">
              <w:tcPr>
                <w:tcW w:w="623" w:type="dxa"/>
                <w:gridSpan w:val="2"/>
              </w:tcPr>
            </w:tcPrChange>
          </w:tcPr>
          <w:p w14:paraId="3579390B" w14:textId="77777777" w:rsidR="004C05AA" w:rsidRPr="00847BB7" w:rsidRDefault="004C05AA" w:rsidP="0094025F">
            <w:pPr>
              <w:rPr>
                <w:ins w:id="2040" w:author="智誠 楊" w:date="2021-05-08T16:59:00Z"/>
                <w:rFonts w:ascii="標楷體" w:eastAsia="標楷體" w:hAnsi="標楷體"/>
              </w:rPr>
            </w:pPr>
          </w:p>
        </w:tc>
        <w:tc>
          <w:tcPr>
            <w:tcW w:w="567" w:type="dxa"/>
            <w:tcPrChange w:id="2041" w:author="阿毛" w:date="2021-06-08T17:29:00Z">
              <w:tcPr>
                <w:tcW w:w="666" w:type="dxa"/>
                <w:gridSpan w:val="2"/>
              </w:tcPr>
            </w:tcPrChange>
          </w:tcPr>
          <w:p w14:paraId="068E3CB5" w14:textId="77777777" w:rsidR="004C05AA" w:rsidRPr="00847BB7" w:rsidRDefault="004C05AA" w:rsidP="0094025F">
            <w:pPr>
              <w:jc w:val="center"/>
              <w:rPr>
                <w:ins w:id="2042" w:author="智誠 楊" w:date="2021-05-08T16:59:00Z"/>
                <w:rFonts w:ascii="標楷體" w:eastAsia="標楷體" w:hAnsi="標楷體"/>
              </w:rPr>
            </w:pPr>
            <w:ins w:id="2043" w:author="智誠 楊" w:date="2021-05-08T17:24:00Z">
              <w:r>
                <w:rPr>
                  <w:rFonts w:ascii="標楷體" w:eastAsia="標楷體" w:hAnsi="標楷體" w:hint="eastAsia"/>
                </w:rPr>
                <w:t>R</w:t>
              </w:r>
            </w:ins>
          </w:p>
        </w:tc>
        <w:tc>
          <w:tcPr>
            <w:tcW w:w="3544" w:type="dxa"/>
            <w:tcPrChange w:id="2044" w:author="阿毛" w:date="2021-06-08T17:29:00Z">
              <w:tcPr>
                <w:tcW w:w="2856" w:type="dxa"/>
              </w:tcPr>
            </w:tcPrChange>
          </w:tcPr>
          <w:p w14:paraId="19BB99D6" w14:textId="77777777" w:rsidR="004C05AA" w:rsidRDefault="004C05AA" w:rsidP="0094025F">
            <w:pPr>
              <w:snapToGrid w:val="0"/>
              <w:ind w:left="238" w:hangingChars="99" w:hanging="238"/>
              <w:rPr>
                <w:ins w:id="2045" w:author="智誠 楊" w:date="2021-05-08T17:21:00Z"/>
                <w:rFonts w:ascii="標楷體" w:eastAsia="標楷體" w:hAnsi="標楷體"/>
                <w:color w:val="000000" w:themeColor="text1"/>
              </w:rPr>
            </w:pPr>
            <w:ins w:id="2046" w:author="智誠 楊" w:date="2021-05-08T17:21: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w:t>
              </w:r>
            </w:ins>
            <w:ins w:id="2047" w:author="智誠 楊" w:date="2021-05-08T17:24:00Z">
              <w:r>
                <w:rPr>
                  <w:rFonts w:ascii="標楷體" w:eastAsia="標楷體" w:hAnsi="標楷體" w:hint="eastAsia"/>
                  <w:color w:val="000000" w:themeColor="text1"/>
                </w:rPr>
                <w:t>不</w:t>
              </w:r>
            </w:ins>
            <w:ins w:id="2048" w:author="智誠 楊" w:date="2021-05-08T17:21:00Z">
              <w:r>
                <w:rPr>
                  <w:rFonts w:ascii="標楷體" w:eastAsia="標楷體" w:hAnsi="標楷體" w:hint="eastAsia"/>
                  <w:color w:val="000000" w:themeColor="text1"/>
                </w:rPr>
                <w:t>可修改</w:t>
              </w:r>
            </w:ins>
          </w:p>
          <w:p w14:paraId="4D09756B" w14:textId="77777777" w:rsidR="004C05AA" w:rsidRPr="000267BA" w:rsidRDefault="004C05AA" w:rsidP="0094025F">
            <w:pPr>
              <w:ind w:left="240" w:hangingChars="100" w:hanging="240"/>
              <w:rPr>
                <w:ins w:id="2049" w:author="智誠 楊" w:date="2021-05-08T16:59:00Z"/>
                <w:rFonts w:ascii="標楷體" w:eastAsia="標楷體" w:hAnsi="標楷體"/>
              </w:rPr>
              <w:pPrChange w:id="2050" w:author="阿毛" w:date="2021-06-08T17:29:00Z">
                <w:pPr/>
              </w:pPrChange>
            </w:pPr>
            <w:ins w:id="2051" w:author="智誠 楊" w:date="2021-05-12T09:49: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Factor2AmtStart</w:t>
              </w:r>
            </w:ins>
          </w:p>
        </w:tc>
      </w:tr>
      <w:tr w:rsidR="004C05AA" w:rsidRPr="00847BB7" w14:paraId="4216005A" w14:textId="77777777" w:rsidTr="0094025F">
        <w:trPr>
          <w:trHeight w:val="291"/>
          <w:jc w:val="center"/>
          <w:ins w:id="2052" w:author="智誠 楊" w:date="2021-05-08T17:19:00Z"/>
          <w:trPrChange w:id="2053" w:author="阿毛" w:date="2021-06-08T17:29:00Z">
            <w:trPr>
              <w:gridAfter w:val="0"/>
              <w:wAfter w:w="320" w:type="dxa"/>
              <w:trHeight w:val="291"/>
              <w:jc w:val="center"/>
            </w:trPr>
          </w:trPrChange>
        </w:trPr>
        <w:tc>
          <w:tcPr>
            <w:tcW w:w="456" w:type="dxa"/>
            <w:tcPrChange w:id="2054" w:author="阿毛" w:date="2021-06-08T17:29:00Z">
              <w:tcPr>
                <w:tcW w:w="456" w:type="dxa"/>
              </w:tcPr>
            </w:tcPrChange>
          </w:tcPr>
          <w:p w14:paraId="7F67E126" w14:textId="77777777" w:rsidR="004C05AA" w:rsidRPr="00847BB7" w:rsidRDefault="004C05AA" w:rsidP="0094025F">
            <w:pPr>
              <w:rPr>
                <w:ins w:id="2055" w:author="智誠 楊" w:date="2021-05-08T17:19:00Z"/>
                <w:rFonts w:ascii="標楷體" w:eastAsia="標楷體" w:hAnsi="標楷體"/>
              </w:rPr>
            </w:pPr>
            <w:ins w:id="2056" w:author="智誠 楊" w:date="2021-05-08T17:50:00Z">
              <w:r>
                <w:rPr>
                  <w:rFonts w:ascii="標楷體" w:eastAsia="標楷體" w:hAnsi="標楷體" w:hint="eastAsia"/>
                </w:rPr>
                <w:t>7</w:t>
              </w:r>
            </w:ins>
          </w:p>
        </w:tc>
        <w:tc>
          <w:tcPr>
            <w:tcW w:w="1736" w:type="dxa"/>
            <w:tcPrChange w:id="2057" w:author="阿毛" w:date="2021-06-08T17:29:00Z">
              <w:tcPr>
                <w:tcW w:w="1736" w:type="dxa"/>
              </w:tcPr>
            </w:tcPrChange>
          </w:tcPr>
          <w:p w14:paraId="4F35784C" w14:textId="77777777" w:rsidR="004C05AA" w:rsidRPr="00847BB7" w:rsidRDefault="004C05AA" w:rsidP="0094025F">
            <w:pPr>
              <w:rPr>
                <w:ins w:id="2058" w:author="智誠 楊" w:date="2021-05-08T17:19:00Z"/>
                <w:rFonts w:ascii="標楷體" w:eastAsia="標楷體" w:hAnsi="標楷體"/>
              </w:rPr>
            </w:pPr>
            <w:ins w:id="2059" w:author="智誠 楊" w:date="2021-05-08T17:21:00Z">
              <w:r>
                <w:rPr>
                  <w:rFonts w:ascii="標楷體" w:eastAsia="標楷體" w:hAnsi="標楷體" w:hint="eastAsia"/>
                </w:rPr>
                <w:t>單筆金額-迄</w:t>
              </w:r>
            </w:ins>
          </w:p>
        </w:tc>
        <w:tc>
          <w:tcPr>
            <w:tcW w:w="751" w:type="dxa"/>
            <w:tcPrChange w:id="2060" w:author="阿毛" w:date="2021-06-08T17:29:00Z">
              <w:tcPr>
                <w:tcW w:w="1602" w:type="dxa"/>
                <w:gridSpan w:val="2"/>
              </w:tcPr>
            </w:tcPrChange>
          </w:tcPr>
          <w:p w14:paraId="5154E170" w14:textId="77777777" w:rsidR="004C05AA" w:rsidRPr="00847BB7" w:rsidRDefault="004C05AA" w:rsidP="0094025F">
            <w:pPr>
              <w:rPr>
                <w:ins w:id="2061" w:author="智誠 楊" w:date="2021-05-08T17:19:00Z"/>
                <w:rFonts w:ascii="標楷體" w:eastAsia="標楷體" w:hAnsi="標楷體"/>
              </w:rPr>
            </w:pPr>
          </w:p>
        </w:tc>
        <w:tc>
          <w:tcPr>
            <w:tcW w:w="1649" w:type="dxa"/>
            <w:tcPrChange w:id="2062" w:author="阿毛" w:date="2021-06-08T17:29:00Z">
              <w:tcPr>
                <w:tcW w:w="992" w:type="dxa"/>
                <w:gridSpan w:val="2"/>
              </w:tcPr>
            </w:tcPrChange>
          </w:tcPr>
          <w:p w14:paraId="405959C2" w14:textId="77777777" w:rsidR="004C05AA" w:rsidRPr="00847BB7" w:rsidRDefault="004C05AA" w:rsidP="0094025F">
            <w:pPr>
              <w:rPr>
                <w:ins w:id="2063" w:author="智誠 楊" w:date="2021-05-08T17:19:00Z"/>
                <w:rFonts w:ascii="標楷體" w:eastAsia="標楷體" w:hAnsi="標楷體"/>
              </w:rPr>
            </w:pPr>
          </w:p>
        </w:tc>
        <w:tc>
          <w:tcPr>
            <w:tcW w:w="1417" w:type="dxa"/>
            <w:tcPrChange w:id="2064" w:author="阿毛" w:date="2021-06-08T17:29:00Z">
              <w:tcPr>
                <w:tcW w:w="1489" w:type="dxa"/>
                <w:gridSpan w:val="3"/>
              </w:tcPr>
            </w:tcPrChange>
          </w:tcPr>
          <w:p w14:paraId="3ED539AC" w14:textId="77777777" w:rsidR="004C05AA" w:rsidRPr="00847BB7" w:rsidRDefault="004C05AA" w:rsidP="0094025F">
            <w:pPr>
              <w:rPr>
                <w:ins w:id="2065" w:author="智誠 楊" w:date="2021-05-08T17:19:00Z"/>
                <w:rFonts w:ascii="標楷體" w:eastAsia="標楷體" w:hAnsi="標楷體"/>
                <w:lang w:eastAsia="zh-HK"/>
              </w:rPr>
            </w:pPr>
          </w:p>
        </w:tc>
        <w:tc>
          <w:tcPr>
            <w:tcW w:w="567" w:type="dxa"/>
            <w:tcPrChange w:id="2066" w:author="阿毛" w:date="2021-06-08T17:29:00Z">
              <w:tcPr>
                <w:tcW w:w="623" w:type="dxa"/>
                <w:gridSpan w:val="2"/>
              </w:tcPr>
            </w:tcPrChange>
          </w:tcPr>
          <w:p w14:paraId="15125F4B" w14:textId="77777777" w:rsidR="004C05AA" w:rsidRPr="00847BB7" w:rsidRDefault="004C05AA" w:rsidP="0094025F">
            <w:pPr>
              <w:rPr>
                <w:ins w:id="2067" w:author="智誠 楊" w:date="2021-05-08T17:19:00Z"/>
                <w:rFonts w:ascii="標楷體" w:eastAsia="標楷體" w:hAnsi="標楷體"/>
              </w:rPr>
            </w:pPr>
          </w:p>
        </w:tc>
        <w:tc>
          <w:tcPr>
            <w:tcW w:w="567" w:type="dxa"/>
            <w:tcPrChange w:id="2068" w:author="阿毛" w:date="2021-06-08T17:29:00Z">
              <w:tcPr>
                <w:tcW w:w="666" w:type="dxa"/>
                <w:gridSpan w:val="2"/>
              </w:tcPr>
            </w:tcPrChange>
          </w:tcPr>
          <w:p w14:paraId="7CDE719F" w14:textId="77777777" w:rsidR="004C05AA" w:rsidRPr="00847BB7" w:rsidRDefault="004C05AA" w:rsidP="0094025F">
            <w:pPr>
              <w:jc w:val="center"/>
              <w:rPr>
                <w:ins w:id="2069" w:author="智誠 楊" w:date="2021-05-08T17:19:00Z"/>
                <w:rFonts w:ascii="標楷體" w:eastAsia="標楷體" w:hAnsi="標楷體"/>
              </w:rPr>
            </w:pPr>
            <w:ins w:id="2070" w:author="智誠 楊" w:date="2021-05-08T17:24:00Z">
              <w:r>
                <w:rPr>
                  <w:rFonts w:ascii="標楷體" w:eastAsia="標楷體" w:hAnsi="標楷體" w:hint="eastAsia"/>
                </w:rPr>
                <w:t>R</w:t>
              </w:r>
            </w:ins>
          </w:p>
        </w:tc>
        <w:tc>
          <w:tcPr>
            <w:tcW w:w="3544" w:type="dxa"/>
            <w:tcPrChange w:id="2071" w:author="阿毛" w:date="2021-06-08T17:29:00Z">
              <w:tcPr>
                <w:tcW w:w="2856" w:type="dxa"/>
              </w:tcPr>
            </w:tcPrChange>
          </w:tcPr>
          <w:p w14:paraId="7CB9D57F" w14:textId="77777777" w:rsidR="004C05AA" w:rsidRDefault="004C05AA" w:rsidP="0094025F">
            <w:pPr>
              <w:snapToGrid w:val="0"/>
              <w:ind w:left="238" w:hangingChars="99" w:hanging="238"/>
              <w:rPr>
                <w:ins w:id="2072" w:author="智誠 楊" w:date="2021-05-08T17:21:00Z"/>
                <w:rFonts w:ascii="標楷體" w:eastAsia="標楷體" w:hAnsi="標楷體"/>
                <w:color w:val="000000" w:themeColor="text1"/>
              </w:rPr>
            </w:pPr>
            <w:ins w:id="2073" w:author="智誠 楊" w:date="2021-05-08T17:21: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w:t>
              </w:r>
            </w:ins>
            <w:ins w:id="2074" w:author="智誠 楊" w:date="2021-05-08T17:24:00Z">
              <w:r>
                <w:rPr>
                  <w:rFonts w:ascii="標楷體" w:eastAsia="標楷體" w:hAnsi="標楷體" w:hint="eastAsia"/>
                  <w:color w:val="000000" w:themeColor="text1"/>
                </w:rPr>
                <w:t>不</w:t>
              </w:r>
            </w:ins>
            <w:ins w:id="2075" w:author="智誠 楊" w:date="2021-05-08T17:21:00Z">
              <w:r>
                <w:rPr>
                  <w:rFonts w:ascii="標楷體" w:eastAsia="標楷體" w:hAnsi="標楷體" w:hint="eastAsia"/>
                  <w:color w:val="000000" w:themeColor="text1"/>
                </w:rPr>
                <w:t>可修改</w:t>
              </w:r>
            </w:ins>
          </w:p>
          <w:p w14:paraId="00406958" w14:textId="77777777" w:rsidR="004C05AA" w:rsidRPr="000267BA" w:rsidRDefault="004C05AA" w:rsidP="0094025F">
            <w:pPr>
              <w:ind w:left="240" w:hangingChars="100" w:hanging="240"/>
              <w:rPr>
                <w:ins w:id="2076" w:author="智誠 楊" w:date="2021-05-08T17:19:00Z"/>
                <w:rFonts w:ascii="標楷體" w:eastAsia="標楷體" w:hAnsi="標楷體"/>
              </w:rPr>
              <w:pPrChange w:id="2077" w:author="阿毛" w:date="2021-06-08T17:29:00Z">
                <w:pPr/>
              </w:pPrChange>
            </w:pPr>
            <w:ins w:id="2078" w:author="智誠 楊" w:date="2021-05-12T09:49: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Factor2AmtEnd</w:t>
              </w:r>
            </w:ins>
          </w:p>
        </w:tc>
      </w:tr>
      <w:tr w:rsidR="004C05AA" w:rsidRPr="00847BB7" w14:paraId="5B076F9C" w14:textId="77777777" w:rsidTr="0094025F">
        <w:trPr>
          <w:trHeight w:val="291"/>
          <w:jc w:val="center"/>
          <w:ins w:id="2079" w:author="智誠 楊" w:date="2021-05-08T17:19:00Z"/>
          <w:trPrChange w:id="2080" w:author="阿毛" w:date="2021-06-08T17:29:00Z">
            <w:trPr>
              <w:gridAfter w:val="0"/>
              <w:wAfter w:w="320" w:type="dxa"/>
              <w:trHeight w:val="291"/>
              <w:jc w:val="center"/>
            </w:trPr>
          </w:trPrChange>
        </w:trPr>
        <w:tc>
          <w:tcPr>
            <w:tcW w:w="2192" w:type="dxa"/>
            <w:gridSpan w:val="2"/>
            <w:tcPrChange w:id="2081" w:author="阿毛" w:date="2021-06-08T17:29:00Z">
              <w:tcPr>
                <w:tcW w:w="2192" w:type="dxa"/>
                <w:gridSpan w:val="2"/>
              </w:tcPr>
            </w:tcPrChange>
          </w:tcPr>
          <w:p w14:paraId="61185D0E" w14:textId="77777777" w:rsidR="004C05AA" w:rsidRPr="00847BB7" w:rsidRDefault="004C05AA" w:rsidP="0094025F">
            <w:pPr>
              <w:rPr>
                <w:ins w:id="2082" w:author="智誠 楊" w:date="2021-05-08T17:19:00Z"/>
                <w:rFonts w:ascii="標楷體" w:eastAsia="標楷體" w:hAnsi="標楷體"/>
              </w:rPr>
            </w:pPr>
            <w:ins w:id="2083" w:author="智誠 楊" w:date="2021-05-08T17:22:00Z">
              <w:r>
                <w:rPr>
                  <w:rFonts w:ascii="標楷體" w:eastAsia="標楷體" w:hAnsi="標楷體" w:hint="eastAsia"/>
                </w:rPr>
                <w:t>洗錢樣態三</w:t>
              </w:r>
            </w:ins>
          </w:p>
        </w:tc>
        <w:tc>
          <w:tcPr>
            <w:tcW w:w="751" w:type="dxa"/>
            <w:tcPrChange w:id="2084" w:author="阿毛" w:date="2021-06-08T17:29:00Z">
              <w:tcPr>
                <w:tcW w:w="1602" w:type="dxa"/>
                <w:gridSpan w:val="2"/>
              </w:tcPr>
            </w:tcPrChange>
          </w:tcPr>
          <w:p w14:paraId="7EB6BA93" w14:textId="77777777" w:rsidR="004C05AA" w:rsidRPr="00847BB7" w:rsidRDefault="004C05AA" w:rsidP="0094025F">
            <w:pPr>
              <w:rPr>
                <w:ins w:id="2085" w:author="智誠 楊" w:date="2021-05-08T17:19:00Z"/>
                <w:rFonts w:ascii="標楷體" w:eastAsia="標楷體" w:hAnsi="標楷體"/>
              </w:rPr>
            </w:pPr>
          </w:p>
        </w:tc>
        <w:tc>
          <w:tcPr>
            <w:tcW w:w="1649" w:type="dxa"/>
            <w:tcPrChange w:id="2086" w:author="阿毛" w:date="2021-06-08T17:29:00Z">
              <w:tcPr>
                <w:tcW w:w="992" w:type="dxa"/>
                <w:gridSpan w:val="2"/>
              </w:tcPr>
            </w:tcPrChange>
          </w:tcPr>
          <w:p w14:paraId="43208719" w14:textId="77777777" w:rsidR="004C05AA" w:rsidRPr="00847BB7" w:rsidRDefault="004C05AA" w:rsidP="0094025F">
            <w:pPr>
              <w:rPr>
                <w:ins w:id="2087" w:author="智誠 楊" w:date="2021-05-08T17:19:00Z"/>
                <w:rFonts w:ascii="標楷體" w:eastAsia="標楷體" w:hAnsi="標楷體"/>
              </w:rPr>
            </w:pPr>
          </w:p>
        </w:tc>
        <w:tc>
          <w:tcPr>
            <w:tcW w:w="1417" w:type="dxa"/>
            <w:tcPrChange w:id="2088" w:author="阿毛" w:date="2021-06-08T17:29:00Z">
              <w:tcPr>
                <w:tcW w:w="1489" w:type="dxa"/>
                <w:gridSpan w:val="3"/>
              </w:tcPr>
            </w:tcPrChange>
          </w:tcPr>
          <w:p w14:paraId="51EBA0EC" w14:textId="77777777" w:rsidR="004C05AA" w:rsidRPr="00847BB7" w:rsidRDefault="004C05AA" w:rsidP="0094025F">
            <w:pPr>
              <w:rPr>
                <w:ins w:id="2089" w:author="智誠 楊" w:date="2021-05-08T17:19:00Z"/>
                <w:rFonts w:ascii="標楷體" w:eastAsia="標楷體" w:hAnsi="標楷體"/>
                <w:lang w:eastAsia="zh-HK"/>
              </w:rPr>
            </w:pPr>
          </w:p>
        </w:tc>
        <w:tc>
          <w:tcPr>
            <w:tcW w:w="567" w:type="dxa"/>
            <w:tcPrChange w:id="2090" w:author="阿毛" w:date="2021-06-08T17:29:00Z">
              <w:tcPr>
                <w:tcW w:w="623" w:type="dxa"/>
                <w:gridSpan w:val="2"/>
              </w:tcPr>
            </w:tcPrChange>
          </w:tcPr>
          <w:p w14:paraId="57896B94" w14:textId="77777777" w:rsidR="004C05AA" w:rsidRPr="00847BB7" w:rsidRDefault="004C05AA" w:rsidP="0094025F">
            <w:pPr>
              <w:rPr>
                <w:ins w:id="2091" w:author="智誠 楊" w:date="2021-05-08T17:19:00Z"/>
                <w:rFonts w:ascii="標楷體" w:eastAsia="標楷體" w:hAnsi="標楷體"/>
              </w:rPr>
            </w:pPr>
          </w:p>
        </w:tc>
        <w:tc>
          <w:tcPr>
            <w:tcW w:w="567" w:type="dxa"/>
            <w:tcPrChange w:id="2092" w:author="阿毛" w:date="2021-06-08T17:29:00Z">
              <w:tcPr>
                <w:tcW w:w="666" w:type="dxa"/>
                <w:gridSpan w:val="2"/>
              </w:tcPr>
            </w:tcPrChange>
          </w:tcPr>
          <w:p w14:paraId="4DF0F18B" w14:textId="77777777" w:rsidR="004C05AA" w:rsidRPr="00847BB7" w:rsidRDefault="004C05AA" w:rsidP="0094025F">
            <w:pPr>
              <w:jc w:val="center"/>
              <w:rPr>
                <w:ins w:id="2093" w:author="智誠 楊" w:date="2021-05-08T17:19:00Z"/>
                <w:rFonts w:ascii="標楷體" w:eastAsia="標楷體" w:hAnsi="標楷體"/>
              </w:rPr>
            </w:pPr>
          </w:p>
        </w:tc>
        <w:tc>
          <w:tcPr>
            <w:tcW w:w="3544" w:type="dxa"/>
            <w:tcPrChange w:id="2094" w:author="阿毛" w:date="2021-06-08T17:29:00Z">
              <w:tcPr>
                <w:tcW w:w="2856" w:type="dxa"/>
              </w:tcPr>
            </w:tcPrChange>
          </w:tcPr>
          <w:p w14:paraId="2F6F471A" w14:textId="77777777" w:rsidR="004C05AA" w:rsidRPr="000267BA" w:rsidRDefault="004C05AA" w:rsidP="0094025F">
            <w:pPr>
              <w:rPr>
                <w:ins w:id="2095" w:author="智誠 楊" w:date="2021-05-08T17:19:00Z"/>
                <w:rFonts w:ascii="標楷體" w:eastAsia="標楷體" w:hAnsi="標楷體"/>
              </w:rPr>
            </w:pPr>
          </w:p>
        </w:tc>
      </w:tr>
      <w:tr w:rsidR="004C05AA" w:rsidRPr="00847BB7" w14:paraId="21EE8798" w14:textId="77777777" w:rsidTr="0094025F">
        <w:trPr>
          <w:trHeight w:val="291"/>
          <w:jc w:val="center"/>
          <w:ins w:id="2096" w:author="智誠 楊" w:date="2021-05-08T17:19:00Z"/>
          <w:trPrChange w:id="2097" w:author="阿毛" w:date="2021-06-08T17:29:00Z">
            <w:trPr>
              <w:gridAfter w:val="0"/>
              <w:wAfter w:w="320" w:type="dxa"/>
              <w:trHeight w:val="291"/>
              <w:jc w:val="center"/>
            </w:trPr>
          </w:trPrChange>
        </w:trPr>
        <w:tc>
          <w:tcPr>
            <w:tcW w:w="456" w:type="dxa"/>
            <w:tcPrChange w:id="2098" w:author="阿毛" w:date="2021-06-08T17:29:00Z">
              <w:tcPr>
                <w:tcW w:w="456" w:type="dxa"/>
              </w:tcPr>
            </w:tcPrChange>
          </w:tcPr>
          <w:p w14:paraId="4751923B" w14:textId="77777777" w:rsidR="004C05AA" w:rsidRPr="00847BB7" w:rsidRDefault="004C05AA" w:rsidP="0094025F">
            <w:pPr>
              <w:rPr>
                <w:ins w:id="2099" w:author="智誠 楊" w:date="2021-05-08T17:19:00Z"/>
                <w:rFonts w:ascii="標楷體" w:eastAsia="標楷體" w:hAnsi="標楷體"/>
              </w:rPr>
            </w:pPr>
            <w:ins w:id="2100" w:author="智誠 楊" w:date="2021-05-08T17:50:00Z">
              <w:r>
                <w:rPr>
                  <w:rFonts w:ascii="標楷體" w:eastAsia="標楷體" w:hAnsi="標楷體" w:hint="eastAsia"/>
                </w:rPr>
                <w:t>8</w:t>
              </w:r>
            </w:ins>
          </w:p>
        </w:tc>
        <w:tc>
          <w:tcPr>
            <w:tcW w:w="1736" w:type="dxa"/>
            <w:tcPrChange w:id="2101" w:author="阿毛" w:date="2021-06-08T17:29:00Z">
              <w:tcPr>
                <w:tcW w:w="1736" w:type="dxa"/>
              </w:tcPr>
            </w:tcPrChange>
          </w:tcPr>
          <w:p w14:paraId="1F63C41E" w14:textId="77777777" w:rsidR="004C05AA" w:rsidRPr="00847BB7" w:rsidRDefault="004C05AA" w:rsidP="0094025F">
            <w:pPr>
              <w:rPr>
                <w:ins w:id="2102" w:author="智誠 楊" w:date="2021-05-08T17:19:00Z"/>
                <w:rFonts w:ascii="標楷體" w:eastAsia="標楷體" w:hAnsi="標楷體"/>
              </w:rPr>
            </w:pPr>
            <w:ins w:id="2103" w:author="智誠 楊" w:date="2021-05-08T17:21:00Z">
              <w:r>
                <w:rPr>
                  <w:rFonts w:ascii="標楷體" w:eastAsia="標楷體" w:hAnsi="標楷體" w:hint="eastAsia"/>
                </w:rPr>
                <w:t>金額合計超過</w:t>
              </w:r>
            </w:ins>
          </w:p>
        </w:tc>
        <w:tc>
          <w:tcPr>
            <w:tcW w:w="751" w:type="dxa"/>
            <w:tcPrChange w:id="2104" w:author="阿毛" w:date="2021-06-08T17:29:00Z">
              <w:tcPr>
                <w:tcW w:w="1602" w:type="dxa"/>
                <w:gridSpan w:val="2"/>
              </w:tcPr>
            </w:tcPrChange>
          </w:tcPr>
          <w:p w14:paraId="51676ED7" w14:textId="77777777" w:rsidR="004C05AA" w:rsidRPr="00847BB7" w:rsidRDefault="004C05AA" w:rsidP="0094025F">
            <w:pPr>
              <w:rPr>
                <w:ins w:id="2105" w:author="智誠 楊" w:date="2021-05-08T17:19:00Z"/>
                <w:rFonts w:ascii="標楷體" w:eastAsia="標楷體" w:hAnsi="標楷體"/>
              </w:rPr>
            </w:pPr>
          </w:p>
        </w:tc>
        <w:tc>
          <w:tcPr>
            <w:tcW w:w="1649" w:type="dxa"/>
            <w:tcPrChange w:id="2106" w:author="阿毛" w:date="2021-06-08T17:29:00Z">
              <w:tcPr>
                <w:tcW w:w="992" w:type="dxa"/>
                <w:gridSpan w:val="2"/>
              </w:tcPr>
            </w:tcPrChange>
          </w:tcPr>
          <w:p w14:paraId="081413F0" w14:textId="77777777" w:rsidR="004C05AA" w:rsidRPr="00847BB7" w:rsidRDefault="004C05AA" w:rsidP="0094025F">
            <w:pPr>
              <w:rPr>
                <w:ins w:id="2107" w:author="智誠 楊" w:date="2021-05-08T17:19:00Z"/>
                <w:rFonts w:ascii="標楷體" w:eastAsia="標楷體" w:hAnsi="標楷體"/>
              </w:rPr>
            </w:pPr>
          </w:p>
        </w:tc>
        <w:tc>
          <w:tcPr>
            <w:tcW w:w="1417" w:type="dxa"/>
            <w:tcPrChange w:id="2108" w:author="阿毛" w:date="2021-06-08T17:29:00Z">
              <w:tcPr>
                <w:tcW w:w="1489" w:type="dxa"/>
                <w:gridSpan w:val="3"/>
              </w:tcPr>
            </w:tcPrChange>
          </w:tcPr>
          <w:p w14:paraId="054D8BE6" w14:textId="77777777" w:rsidR="004C05AA" w:rsidRPr="00847BB7" w:rsidRDefault="004C05AA" w:rsidP="0094025F">
            <w:pPr>
              <w:rPr>
                <w:ins w:id="2109" w:author="智誠 楊" w:date="2021-05-08T17:19:00Z"/>
                <w:rFonts w:ascii="標楷體" w:eastAsia="標楷體" w:hAnsi="標楷體"/>
                <w:lang w:eastAsia="zh-HK"/>
              </w:rPr>
            </w:pPr>
          </w:p>
        </w:tc>
        <w:tc>
          <w:tcPr>
            <w:tcW w:w="567" w:type="dxa"/>
            <w:tcPrChange w:id="2110" w:author="阿毛" w:date="2021-06-08T17:29:00Z">
              <w:tcPr>
                <w:tcW w:w="623" w:type="dxa"/>
                <w:gridSpan w:val="2"/>
              </w:tcPr>
            </w:tcPrChange>
          </w:tcPr>
          <w:p w14:paraId="0AFCA264" w14:textId="77777777" w:rsidR="004C05AA" w:rsidRPr="00847BB7" w:rsidRDefault="004C05AA" w:rsidP="0094025F">
            <w:pPr>
              <w:rPr>
                <w:ins w:id="2111" w:author="智誠 楊" w:date="2021-05-08T17:19:00Z"/>
                <w:rFonts w:ascii="標楷體" w:eastAsia="標楷體" w:hAnsi="標楷體"/>
              </w:rPr>
            </w:pPr>
          </w:p>
        </w:tc>
        <w:tc>
          <w:tcPr>
            <w:tcW w:w="567" w:type="dxa"/>
            <w:tcPrChange w:id="2112" w:author="阿毛" w:date="2021-06-08T17:29:00Z">
              <w:tcPr>
                <w:tcW w:w="666" w:type="dxa"/>
                <w:gridSpan w:val="2"/>
              </w:tcPr>
            </w:tcPrChange>
          </w:tcPr>
          <w:p w14:paraId="18EE93C6" w14:textId="77777777" w:rsidR="004C05AA" w:rsidRPr="00847BB7" w:rsidRDefault="004C05AA" w:rsidP="0094025F">
            <w:pPr>
              <w:jc w:val="center"/>
              <w:rPr>
                <w:ins w:id="2113" w:author="智誠 楊" w:date="2021-05-08T17:19:00Z"/>
                <w:rFonts w:ascii="標楷體" w:eastAsia="標楷體" w:hAnsi="標楷體"/>
              </w:rPr>
            </w:pPr>
            <w:ins w:id="2114" w:author="智誠 楊" w:date="2021-05-08T17:24:00Z">
              <w:r>
                <w:rPr>
                  <w:rFonts w:ascii="標楷體" w:eastAsia="標楷體" w:hAnsi="標楷體" w:hint="eastAsia"/>
                </w:rPr>
                <w:t>R</w:t>
              </w:r>
            </w:ins>
          </w:p>
        </w:tc>
        <w:tc>
          <w:tcPr>
            <w:tcW w:w="3544" w:type="dxa"/>
            <w:tcPrChange w:id="2115" w:author="阿毛" w:date="2021-06-08T17:29:00Z">
              <w:tcPr>
                <w:tcW w:w="2856" w:type="dxa"/>
              </w:tcPr>
            </w:tcPrChange>
          </w:tcPr>
          <w:p w14:paraId="13A7C44F" w14:textId="77777777" w:rsidR="004C05AA" w:rsidRDefault="004C05AA" w:rsidP="0094025F">
            <w:pPr>
              <w:snapToGrid w:val="0"/>
              <w:ind w:left="238" w:hangingChars="99" w:hanging="238"/>
              <w:rPr>
                <w:ins w:id="2116" w:author="智誠 楊" w:date="2021-05-08T17:21:00Z"/>
                <w:rFonts w:ascii="標楷體" w:eastAsia="標楷體" w:hAnsi="標楷體"/>
                <w:color w:val="000000" w:themeColor="text1"/>
              </w:rPr>
            </w:pPr>
            <w:ins w:id="2117" w:author="智誠 楊" w:date="2021-05-08T17:21: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w:t>
              </w:r>
            </w:ins>
            <w:ins w:id="2118" w:author="智誠 楊" w:date="2021-05-08T17:24:00Z">
              <w:r>
                <w:rPr>
                  <w:rFonts w:ascii="標楷體" w:eastAsia="標楷體" w:hAnsi="標楷體" w:hint="eastAsia"/>
                  <w:color w:val="000000" w:themeColor="text1"/>
                </w:rPr>
                <w:t>不</w:t>
              </w:r>
            </w:ins>
            <w:ins w:id="2119" w:author="智誠 楊" w:date="2021-05-08T17:21:00Z">
              <w:r>
                <w:rPr>
                  <w:rFonts w:ascii="標楷體" w:eastAsia="標楷體" w:hAnsi="標楷體" w:hint="eastAsia"/>
                  <w:color w:val="000000" w:themeColor="text1"/>
                </w:rPr>
                <w:t>可修改</w:t>
              </w:r>
            </w:ins>
          </w:p>
          <w:p w14:paraId="2622D913" w14:textId="77777777" w:rsidR="004C05AA" w:rsidRPr="000267BA" w:rsidRDefault="004C05AA" w:rsidP="0094025F">
            <w:pPr>
              <w:ind w:left="240" w:hangingChars="100" w:hanging="240"/>
              <w:rPr>
                <w:ins w:id="2120" w:author="智誠 楊" w:date="2021-05-08T17:19:00Z"/>
                <w:rFonts w:ascii="標楷體" w:eastAsia="標楷體" w:hAnsi="標楷體"/>
              </w:rPr>
              <w:pPrChange w:id="2121" w:author="阿毛" w:date="2021-06-08T17:29:00Z">
                <w:pPr/>
              </w:pPrChange>
            </w:pPr>
            <w:ins w:id="2122" w:author="智誠 楊" w:date="2021-05-12T09:49:00Z">
              <w:r>
                <w:rPr>
                  <w:rFonts w:ascii="標楷體" w:eastAsia="標楷體" w:hAnsi="標楷體" w:hint="eastAsia"/>
                </w:rPr>
                <w:t>2.</w:t>
              </w:r>
              <w:r>
                <w:rPr>
                  <w:rFonts w:ascii="標楷體" w:eastAsia="標楷體" w:hAnsi="標楷體"/>
                </w:rPr>
                <w:t>MlaundryParas</w:t>
              </w:r>
              <w:r>
                <w:rPr>
                  <w:rFonts w:ascii="標楷體" w:eastAsia="標楷體" w:hAnsi="標楷體" w:hint="eastAsia"/>
                </w:rPr>
                <w:t>.</w:t>
              </w:r>
              <w:r w:rsidRPr="00050F5E">
                <w:rPr>
                  <w:rFonts w:ascii="標楷體" w:eastAsia="標楷體" w:hAnsi="標楷體"/>
                </w:rPr>
                <w:t>Factor3TotLimit</w:t>
              </w:r>
            </w:ins>
          </w:p>
        </w:tc>
      </w:tr>
      <w:tr w:rsidR="004C05AA" w:rsidRPr="00847BB7" w14:paraId="4EBE7FA0" w14:textId="77777777" w:rsidTr="0094025F">
        <w:tblPrEx>
          <w:tblPrExChange w:id="2123" w:author="阿毛" w:date="2021-06-08T17:29:00Z">
            <w:tblPrEx>
              <w:tblW w:w="10420" w:type="dxa"/>
            </w:tblPrEx>
          </w:tblPrExChange>
        </w:tblPrEx>
        <w:trPr>
          <w:trHeight w:val="291"/>
          <w:jc w:val="center"/>
          <w:ins w:id="2124" w:author="智誠 楊" w:date="2021-05-08T17:50:00Z"/>
          <w:trPrChange w:id="2125" w:author="阿毛" w:date="2021-06-08T17:29:00Z">
            <w:trPr>
              <w:gridAfter w:val="0"/>
              <w:trHeight w:val="291"/>
              <w:jc w:val="center"/>
            </w:trPr>
          </w:trPrChange>
        </w:trPr>
        <w:tc>
          <w:tcPr>
            <w:tcW w:w="456" w:type="dxa"/>
            <w:tcPrChange w:id="2126" w:author="阿毛" w:date="2021-06-08T17:29:00Z">
              <w:tcPr>
                <w:tcW w:w="456" w:type="dxa"/>
              </w:tcPr>
            </w:tcPrChange>
          </w:tcPr>
          <w:p w14:paraId="56D495F4" w14:textId="77777777" w:rsidR="004C05AA" w:rsidRDefault="004C05AA" w:rsidP="0094025F">
            <w:pPr>
              <w:rPr>
                <w:ins w:id="2127" w:author="智誠 楊" w:date="2021-05-08T17:50:00Z"/>
                <w:rFonts w:ascii="標楷體" w:eastAsia="標楷體" w:hAnsi="標楷體"/>
              </w:rPr>
            </w:pPr>
            <w:ins w:id="2128" w:author="智誠 楊" w:date="2021-05-08T17:50:00Z">
              <w:r>
                <w:rPr>
                  <w:rFonts w:ascii="標楷體" w:eastAsia="標楷體" w:hAnsi="標楷體" w:hint="eastAsia"/>
                </w:rPr>
                <w:t>9</w:t>
              </w:r>
            </w:ins>
          </w:p>
        </w:tc>
        <w:tc>
          <w:tcPr>
            <w:tcW w:w="1736" w:type="dxa"/>
            <w:tcPrChange w:id="2129" w:author="阿毛" w:date="2021-06-08T17:29:00Z">
              <w:tcPr>
                <w:tcW w:w="1736" w:type="dxa"/>
              </w:tcPr>
            </w:tcPrChange>
          </w:tcPr>
          <w:p w14:paraId="34899346" w14:textId="77777777" w:rsidR="004C05AA" w:rsidRDefault="004C05AA" w:rsidP="0094025F">
            <w:pPr>
              <w:rPr>
                <w:ins w:id="2130" w:author="智誠 楊" w:date="2021-05-08T17:50:00Z"/>
                <w:rFonts w:ascii="標楷體" w:eastAsia="標楷體" w:hAnsi="標楷體"/>
              </w:rPr>
            </w:pPr>
            <w:ins w:id="2131" w:author="智誠 楊" w:date="2021-05-08T17:50:00Z">
              <w:r>
                <w:rPr>
                  <w:rFonts w:ascii="標楷體" w:eastAsia="標楷體" w:hAnsi="標楷體" w:hint="eastAsia"/>
                </w:rPr>
                <w:t>顯示方式</w:t>
              </w:r>
            </w:ins>
          </w:p>
        </w:tc>
        <w:tc>
          <w:tcPr>
            <w:tcW w:w="751" w:type="dxa"/>
            <w:tcPrChange w:id="2132" w:author="阿毛" w:date="2021-06-08T17:29:00Z">
              <w:tcPr>
                <w:tcW w:w="751" w:type="dxa"/>
              </w:tcPr>
            </w:tcPrChange>
          </w:tcPr>
          <w:p w14:paraId="1CE3B1E8" w14:textId="77777777" w:rsidR="004C05AA" w:rsidRDefault="004C05AA" w:rsidP="0094025F">
            <w:pPr>
              <w:rPr>
                <w:ins w:id="2133" w:author="智誠 楊" w:date="2021-05-08T17:50:00Z"/>
                <w:rFonts w:ascii="標楷體" w:eastAsia="標楷體" w:hAnsi="標楷體"/>
              </w:rPr>
            </w:pPr>
            <w:ins w:id="2134" w:author="智誠 楊" w:date="2021-05-08T17:50:00Z">
              <w:r>
                <w:rPr>
                  <w:rFonts w:ascii="標楷體" w:eastAsia="標楷體" w:hAnsi="標楷體" w:hint="eastAsia"/>
                </w:rPr>
                <w:t>1</w:t>
              </w:r>
            </w:ins>
          </w:p>
        </w:tc>
        <w:tc>
          <w:tcPr>
            <w:tcW w:w="1649" w:type="dxa"/>
            <w:tcPrChange w:id="2135" w:author="阿毛" w:date="2021-06-08T17:29:00Z">
              <w:tcPr>
                <w:tcW w:w="2127" w:type="dxa"/>
                <w:gridSpan w:val="4"/>
              </w:tcPr>
            </w:tcPrChange>
          </w:tcPr>
          <w:p w14:paraId="662CE413" w14:textId="77777777" w:rsidR="004C05AA" w:rsidRDefault="004C05AA" w:rsidP="0094025F">
            <w:pPr>
              <w:rPr>
                <w:ins w:id="2136" w:author="智誠 楊" w:date="2021-05-08T17:50:00Z"/>
                <w:rFonts w:ascii="標楷體" w:eastAsia="標楷體" w:hAnsi="標楷體"/>
              </w:rPr>
            </w:pPr>
          </w:p>
        </w:tc>
        <w:tc>
          <w:tcPr>
            <w:tcW w:w="1417" w:type="dxa"/>
            <w:tcPrChange w:id="2137" w:author="阿毛" w:date="2021-06-08T17:29:00Z">
              <w:tcPr>
                <w:tcW w:w="1205" w:type="dxa"/>
                <w:gridSpan w:val="2"/>
              </w:tcPr>
            </w:tcPrChange>
          </w:tcPr>
          <w:p w14:paraId="6336A217" w14:textId="77777777" w:rsidR="004C05AA" w:rsidRDefault="004C05AA" w:rsidP="0094025F">
            <w:pPr>
              <w:rPr>
                <w:ins w:id="2138" w:author="智誠 楊" w:date="2021-05-08T17:50:00Z"/>
                <w:rFonts w:ascii="標楷體" w:eastAsia="標楷體" w:hAnsi="標楷體"/>
                <w:lang w:eastAsia="zh-HK"/>
              </w:rPr>
            </w:pPr>
            <w:ins w:id="2139" w:author="智誠 楊" w:date="2021-05-08T17:50:00Z">
              <w:r>
                <w:rPr>
                  <w:rFonts w:ascii="標楷體" w:eastAsia="標楷體" w:hAnsi="標楷體" w:hint="eastAsia"/>
                </w:rPr>
                <w:t>0:</w:t>
              </w:r>
              <w:r>
                <w:rPr>
                  <w:rFonts w:ascii="標楷體" w:eastAsia="標楷體" w:hAnsi="標楷體" w:hint="eastAsia"/>
                  <w:lang w:eastAsia="zh-HK"/>
                </w:rPr>
                <w:t>瀏覽</w:t>
              </w:r>
            </w:ins>
          </w:p>
          <w:p w14:paraId="41F5297E" w14:textId="77777777" w:rsidR="004C05AA" w:rsidRPr="00847BB7" w:rsidRDefault="004C05AA" w:rsidP="0094025F">
            <w:pPr>
              <w:rPr>
                <w:ins w:id="2140" w:author="智誠 楊" w:date="2021-05-08T17:50:00Z"/>
                <w:rFonts w:ascii="標楷體" w:eastAsia="標楷體" w:hAnsi="標楷體"/>
                <w:lang w:eastAsia="zh-HK"/>
              </w:rPr>
            </w:pPr>
            <w:ins w:id="2141" w:author="智誠 楊" w:date="2021-05-08T17:50:00Z">
              <w:r>
                <w:rPr>
                  <w:rFonts w:ascii="標楷體" w:eastAsia="標楷體" w:hAnsi="標楷體" w:hint="eastAsia"/>
                </w:rPr>
                <w:t>1:</w:t>
              </w:r>
              <w:r>
                <w:rPr>
                  <w:rFonts w:ascii="標楷體" w:eastAsia="標楷體" w:hAnsi="標楷體" w:hint="eastAsia"/>
                  <w:lang w:eastAsia="zh-HK"/>
                </w:rPr>
                <w:t>列印</w:t>
              </w:r>
            </w:ins>
          </w:p>
        </w:tc>
        <w:tc>
          <w:tcPr>
            <w:tcW w:w="567" w:type="dxa"/>
            <w:tcPrChange w:id="2142" w:author="阿毛" w:date="2021-06-08T17:29:00Z">
              <w:tcPr>
                <w:tcW w:w="623" w:type="dxa"/>
                <w:gridSpan w:val="2"/>
              </w:tcPr>
            </w:tcPrChange>
          </w:tcPr>
          <w:p w14:paraId="75459825" w14:textId="77777777" w:rsidR="004C05AA" w:rsidRPr="00847BB7" w:rsidRDefault="004C05AA" w:rsidP="0094025F">
            <w:pPr>
              <w:rPr>
                <w:ins w:id="2143" w:author="智誠 楊" w:date="2021-05-08T17:50:00Z"/>
                <w:rFonts w:ascii="標楷體" w:eastAsia="標楷體" w:hAnsi="標楷體"/>
              </w:rPr>
            </w:pPr>
            <w:ins w:id="2144" w:author="智誠 楊" w:date="2021-05-08T17:50:00Z">
              <w:r>
                <w:rPr>
                  <w:rFonts w:ascii="標楷體" w:eastAsia="標楷體" w:hAnsi="標楷體" w:hint="eastAsia"/>
                </w:rPr>
                <w:t>V</w:t>
              </w:r>
            </w:ins>
          </w:p>
        </w:tc>
        <w:tc>
          <w:tcPr>
            <w:tcW w:w="567" w:type="dxa"/>
            <w:tcPrChange w:id="2145" w:author="阿毛" w:date="2021-06-08T17:29:00Z">
              <w:tcPr>
                <w:tcW w:w="666" w:type="dxa"/>
                <w:gridSpan w:val="2"/>
              </w:tcPr>
            </w:tcPrChange>
          </w:tcPr>
          <w:p w14:paraId="09EAA753" w14:textId="77777777" w:rsidR="004C05AA" w:rsidRDefault="004C05AA" w:rsidP="0094025F">
            <w:pPr>
              <w:jc w:val="center"/>
              <w:rPr>
                <w:ins w:id="2146" w:author="智誠 楊" w:date="2021-05-08T17:50:00Z"/>
                <w:rFonts w:ascii="標楷體" w:eastAsia="標楷體" w:hAnsi="標楷體"/>
              </w:rPr>
            </w:pPr>
            <w:ins w:id="2147" w:author="智誠 楊" w:date="2021-05-08T17:50:00Z">
              <w:r>
                <w:rPr>
                  <w:rFonts w:ascii="標楷體" w:eastAsia="標楷體" w:hAnsi="標楷體" w:hint="eastAsia"/>
                </w:rPr>
                <w:t>W</w:t>
              </w:r>
            </w:ins>
          </w:p>
        </w:tc>
        <w:tc>
          <w:tcPr>
            <w:tcW w:w="3544" w:type="dxa"/>
            <w:tcPrChange w:id="2148" w:author="阿毛" w:date="2021-06-08T17:29:00Z">
              <w:tcPr>
                <w:tcW w:w="2856" w:type="dxa"/>
              </w:tcPr>
            </w:tcPrChange>
          </w:tcPr>
          <w:p w14:paraId="0A21D394" w14:textId="77777777" w:rsidR="004C05AA" w:rsidRPr="00A01A6B" w:rsidRDefault="004C05AA" w:rsidP="0094025F">
            <w:pPr>
              <w:snapToGrid w:val="0"/>
              <w:ind w:left="238" w:hangingChars="99" w:hanging="238"/>
              <w:rPr>
                <w:ins w:id="2149" w:author="智誠 楊" w:date="2021-05-08T17:50:00Z"/>
                <w:rFonts w:ascii="標楷體" w:eastAsia="標楷體" w:hAnsi="標楷體"/>
                <w:color w:val="000000" w:themeColor="text1"/>
              </w:rPr>
            </w:pPr>
            <w:ins w:id="2150" w:author="智誠 楊" w:date="2021-05-08T17:50:00Z">
              <w:r>
                <w:rPr>
                  <w:rFonts w:ascii="標楷體" w:eastAsia="標楷體" w:hAnsi="標楷體" w:hint="eastAsia"/>
                  <w:color w:val="000000" w:themeColor="text1"/>
                </w:rPr>
                <w:t>1.必須輸入</w:t>
              </w:r>
            </w:ins>
            <w:ins w:id="2151" w:author="阿毛" w:date="2021-06-08T17:30:00Z">
              <w:r>
                <w:rPr>
                  <w:rFonts w:ascii="標楷體" w:eastAsia="標楷體" w:hAnsi="標楷體" w:hint="eastAsia"/>
                  <w:color w:val="000000" w:themeColor="text1"/>
                </w:rPr>
                <w:t>代碼,條件檢核:依選單/V(H)</w:t>
              </w:r>
            </w:ins>
          </w:p>
        </w:tc>
      </w:tr>
    </w:tbl>
    <w:p w14:paraId="7D32F310" w14:textId="77777777" w:rsidR="004C05AA" w:rsidRPr="00197760" w:rsidRDefault="004C05AA" w:rsidP="004C05AA">
      <w:pPr>
        <w:pStyle w:val="3"/>
        <w:numPr>
          <w:ilvl w:val="2"/>
          <w:numId w:val="146"/>
        </w:numPr>
        <w:rPr>
          <w:rFonts w:ascii="標楷體" w:hAnsi="標楷體"/>
          <w:szCs w:val="32"/>
        </w:rPr>
        <w:pPrChange w:id="2152" w:author="阿毛" w:date="2021-06-07T13:47:00Z">
          <w:pPr>
            <w:pStyle w:val="3"/>
            <w:numPr>
              <w:ilvl w:val="2"/>
              <w:numId w:val="1"/>
            </w:numPr>
            <w:ind w:left="1247" w:hanging="680"/>
          </w:pPr>
        </w:pPrChange>
      </w:pPr>
      <w:ins w:id="2153" w:author="智誠 楊" w:date="2021-04-07T21:45:00Z">
        <w:r>
          <w:rPr>
            <w:rFonts w:ascii="標楷體" w:hAnsi="標楷體"/>
          </w:rPr>
          <w:br w:type="column"/>
        </w:r>
      </w:ins>
      <w:ins w:id="2154" w:author="智誠 楊" w:date="2021-04-07T21:39:00Z">
        <w:r>
          <w:rPr>
            <w:rFonts w:ascii="標楷體" w:hAnsi="標楷體" w:hint="eastAsia"/>
          </w:rPr>
          <w:lastRenderedPageBreak/>
          <w:t>L820</w:t>
        </w:r>
      </w:ins>
      <w:ins w:id="2155" w:author="智誠 楊" w:date="2021-04-07T21:51:00Z">
        <w:r>
          <w:rPr>
            <w:rFonts w:ascii="標楷體" w:hAnsi="標楷體" w:hint="eastAsia"/>
          </w:rPr>
          <w:t>3</w:t>
        </w:r>
      </w:ins>
      <w:ins w:id="2156" w:author="智誠 楊" w:date="2021-04-07T21:39:00Z">
        <w:r w:rsidRPr="003A1F9F">
          <w:rPr>
            <w:rFonts w:ascii="標楷體" w:hAnsi="標楷體" w:hint="eastAsia"/>
          </w:rPr>
          <w:t>疑似洗錢交易合理性維護</w:t>
        </w:r>
      </w:ins>
      <w:ins w:id="2157" w:author="智誠 楊" w:date="2021-05-08T18:57:00Z">
        <w:r>
          <w:rPr>
            <w:rFonts w:ascii="標楷體" w:hAnsi="標楷體" w:hint="eastAsia"/>
          </w:rPr>
          <w:t>***</w:t>
        </w:r>
      </w:ins>
    </w:p>
    <w:p w14:paraId="26A3BA21" w14:textId="77777777" w:rsidR="004C05AA" w:rsidRPr="00362205" w:rsidRDefault="004C05AA" w:rsidP="004C05AA">
      <w:pPr>
        <w:pStyle w:val="a"/>
        <w:numPr>
          <w:ilvl w:val="0"/>
          <w:numId w:val="0"/>
        </w:numPr>
        <w:pPrChange w:id="2158" w:author="智誠 楊" w:date="2021-05-07T16:36:00Z">
          <w:pPr>
            <w:pStyle w:val="a"/>
          </w:pPr>
        </w:pPrChange>
      </w:pPr>
      <w:del w:id="2159" w:author="智誠 楊" w:date="2021-05-07T14:25:00Z">
        <w:r w:rsidRPr="00362205" w:rsidDel="00B610A7">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C05AA" w:rsidRPr="00362205" w:rsidDel="00B610A7" w14:paraId="17A2C4B0" w14:textId="77777777" w:rsidTr="0094025F">
        <w:trPr>
          <w:trHeight w:val="277"/>
          <w:del w:id="2160" w:author="智誠 楊" w:date="2021-05-07T14:25:00Z"/>
        </w:trPr>
        <w:tc>
          <w:tcPr>
            <w:tcW w:w="1548" w:type="dxa"/>
            <w:tcBorders>
              <w:top w:val="single" w:sz="8" w:space="0" w:color="000000"/>
              <w:bottom w:val="single" w:sz="8" w:space="0" w:color="000000"/>
              <w:right w:val="single" w:sz="8" w:space="0" w:color="000000"/>
            </w:tcBorders>
            <w:shd w:val="clear" w:color="auto" w:fill="F3F3F3"/>
          </w:tcPr>
          <w:p w14:paraId="72284DA4" w14:textId="77777777" w:rsidR="004C05AA" w:rsidRPr="00362205" w:rsidDel="00B610A7" w:rsidRDefault="004C05AA" w:rsidP="004C05AA">
            <w:pPr>
              <w:pStyle w:val="a"/>
              <w:numPr>
                <w:ilvl w:val="0"/>
                <w:numId w:val="1"/>
              </w:numPr>
              <w:rPr>
                <w:del w:id="2161" w:author="智誠 楊" w:date="2021-05-07T14:25:00Z"/>
              </w:rPr>
              <w:pPrChange w:id="2162" w:author="智誠 楊" w:date="2021-05-07T16:36:00Z">
                <w:pPr/>
              </w:pPrChange>
            </w:pPr>
            <w:del w:id="2163" w:author="智誠 楊" w:date="2021-05-07T14:25:00Z">
              <w:r w:rsidRPr="00362205" w:rsidDel="00B610A7">
                <w:delText xml:space="preserve">功能名稱 </w:delText>
              </w:r>
            </w:del>
          </w:p>
        </w:tc>
        <w:tc>
          <w:tcPr>
            <w:tcW w:w="6318" w:type="dxa"/>
            <w:tcBorders>
              <w:top w:val="single" w:sz="8" w:space="0" w:color="000000"/>
              <w:left w:val="single" w:sz="8" w:space="0" w:color="000000"/>
              <w:bottom w:val="single" w:sz="8" w:space="0" w:color="000000"/>
            </w:tcBorders>
          </w:tcPr>
          <w:p w14:paraId="0F377BA0" w14:textId="77777777" w:rsidR="004C05AA" w:rsidDel="00B610A7" w:rsidRDefault="004C05AA" w:rsidP="004C05AA">
            <w:pPr>
              <w:pStyle w:val="a"/>
              <w:numPr>
                <w:ilvl w:val="0"/>
                <w:numId w:val="1"/>
              </w:numPr>
              <w:rPr>
                <w:del w:id="2164" w:author="智誠 楊" w:date="2021-05-07T14:24:00Z"/>
                <w:lang w:val="zh-TW"/>
              </w:rPr>
              <w:pPrChange w:id="2165" w:author="智誠 楊" w:date="2021-05-07T16:36:00Z">
                <w:pPr/>
              </w:pPrChange>
            </w:pPr>
            <w:del w:id="2166" w:author="智誠 楊" w:date="2021-05-07T14:24:00Z">
              <w:r w:rsidRPr="003A1F9F" w:rsidDel="00B610A7">
                <w:rPr>
                  <w:rFonts w:hint="eastAsia"/>
                  <w:lang w:val="zh-TW"/>
                </w:rPr>
                <w:delText>疑似洗錢交易合理性維護</w:delText>
              </w:r>
            </w:del>
          </w:p>
          <w:p w14:paraId="5E8E6418" w14:textId="77777777" w:rsidR="004C05AA" w:rsidRPr="00362205" w:rsidDel="00B610A7" w:rsidRDefault="004C05AA" w:rsidP="004C05AA">
            <w:pPr>
              <w:pStyle w:val="a"/>
              <w:numPr>
                <w:ilvl w:val="0"/>
                <w:numId w:val="1"/>
              </w:numPr>
              <w:rPr>
                <w:del w:id="2167" w:author="智誠 楊" w:date="2021-05-07T14:25:00Z"/>
              </w:rPr>
              <w:pPrChange w:id="2168" w:author="智誠 楊" w:date="2021-05-07T16:36:00Z">
                <w:pPr/>
              </w:pPrChange>
            </w:pPr>
            <w:del w:id="2169" w:author="智誠 楊" w:date="2021-05-07T14:25:00Z">
              <w:r w:rsidDel="00B610A7">
                <w:rPr>
                  <w:rFonts w:hint="eastAsia"/>
                  <w:lang w:eastAsia="zh-HK"/>
                </w:rPr>
                <w:delText>提供</w:delText>
              </w:r>
              <w:r w:rsidRPr="003A1F9F" w:rsidDel="00B610A7">
                <w:rPr>
                  <w:rFonts w:hint="eastAsia"/>
                </w:rPr>
                <w:delText>經辦</w:delText>
              </w:r>
              <w:r w:rsidDel="00B610A7">
                <w:rPr>
                  <w:rFonts w:hint="eastAsia"/>
                  <w:lang w:eastAsia="zh-HK"/>
                </w:rPr>
                <w:delText>針對</w:delText>
              </w:r>
              <w:r w:rsidRPr="003A1F9F" w:rsidDel="00B610A7">
                <w:rPr>
                  <w:rFonts w:hint="eastAsia"/>
                </w:rPr>
                <w:delText>借款人戶號</w:delText>
              </w:r>
              <w:r w:rsidDel="00B610A7">
                <w:rPr>
                  <w:rFonts w:hint="eastAsia"/>
                  <w:lang w:eastAsia="zh-HK"/>
                </w:rPr>
                <w:delText>下作</w:delText>
              </w:r>
              <w:r w:rsidRPr="003A1F9F" w:rsidDel="00B610A7">
                <w:rPr>
                  <w:rFonts w:hint="eastAsia"/>
                </w:rPr>
                <w:delText>合理性說明</w:delText>
              </w:r>
              <w:r w:rsidDel="00B610A7">
                <w:rPr>
                  <w:rFonts w:hint="eastAsia"/>
                  <w:lang w:eastAsia="zh-HK"/>
                </w:rPr>
                <w:delText>補充及</w:delText>
              </w:r>
              <w:r w:rsidRPr="003A1F9F" w:rsidDel="00B610A7">
                <w:rPr>
                  <w:rFonts w:hint="eastAsia"/>
                </w:rPr>
                <w:delText>主管覆核</w:delText>
              </w:r>
              <w:r w:rsidDel="00B610A7">
                <w:rPr>
                  <w:rFonts w:hint="eastAsia"/>
                  <w:lang w:eastAsia="zh-HK"/>
                </w:rPr>
                <w:delText>的</w:delText>
              </w:r>
              <w:r w:rsidRPr="003A1F9F" w:rsidDel="00B610A7">
                <w:rPr>
                  <w:rFonts w:hint="eastAsia"/>
                </w:rPr>
                <w:delText>說明</w:delText>
              </w:r>
            </w:del>
          </w:p>
        </w:tc>
      </w:tr>
      <w:tr w:rsidR="004C05AA" w:rsidRPr="00362205" w:rsidDel="00B610A7" w14:paraId="00E3FF54" w14:textId="77777777" w:rsidTr="0094025F">
        <w:trPr>
          <w:trHeight w:val="277"/>
          <w:del w:id="2170" w:author="智誠 楊" w:date="2021-05-07T14:25:00Z"/>
        </w:trPr>
        <w:tc>
          <w:tcPr>
            <w:tcW w:w="1548" w:type="dxa"/>
            <w:tcBorders>
              <w:top w:val="single" w:sz="8" w:space="0" w:color="000000"/>
              <w:bottom w:val="single" w:sz="8" w:space="0" w:color="000000"/>
              <w:right w:val="single" w:sz="8" w:space="0" w:color="000000"/>
            </w:tcBorders>
            <w:shd w:val="clear" w:color="auto" w:fill="F3F3F3"/>
          </w:tcPr>
          <w:p w14:paraId="5A6050DA" w14:textId="77777777" w:rsidR="004C05AA" w:rsidRPr="00362205" w:rsidDel="00B610A7" w:rsidRDefault="004C05AA" w:rsidP="004C05AA">
            <w:pPr>
              <w:pStyle w:val="a"/>
              <w:numPr>
                <w:ilvl w:val="0"/>
                <w:numId w:val="1"/>
              </w:numPr>
              <w:rPr>
                <w:del w:id="2171" w:author="智誠 楊" w:date="2021-05-07T14:25:00Z"/>
              </w:rPr>
              <w:pPrChange w:id="2172" w:author="智誠 楊" w:date="2021-05-07T16:36:00Z">
                <w:pPr/>
              </w:pPrChange>
            </w:pPr>
            <w:del w:id="2173" w:author="智誠 楊" w:date="2021-05-07T14:25:00Z">
              <w:r w:rsidRPr="00362205" w:rsidDel="00B610A7">
                <w:delText>進入條件</w:delText>
              </w:r>
            </w:del>
          </w:p>
        </w:tc>
        <w:tc>
          <w:tcPr>
            <w:tcW w:w="6318" w:type="dxa"/>
            <w:tcBorders>
              <w:top w:val="single" w:sz="8" w:space="0" w:color="000000"/>
              <w:left w:val="single" w:sz="8" w:space="0" w:color="000000"/>
              <w:bottom w:val="single" w:sz="8" w:space="0" w:color="000000"/>
            </w:tcBorders>
          </w:tcPr>
          <w:p w14:paraId="3C0AAEE3" w14:textId="77777777" w:rsidR="004C05AA" w:rsidRPr="00362205" w:rsidDel="00B610A7" w:rsidRDefault="004C05AA" w:rsidP="004C05AA">
            <w:pPr>
              <w:pStyle w:val="a"/>
              <w:numPr>
                <w:ilvl w:val="0"/>
                <w:numId w:val="1"/>
              </w:numPr>
              <w:rPr>
                <w:del w:id="2174" w:author="智誠 楊" w:date="2021-05-07T14:25:00Z"/>
              </w:rPr>
              <w:pPrChange w:id="2175" w:author="智誠 楊" w:date="2021-05-07T16:36:00Z">
                <w:pPr/>
              </w:pPrChange>
            </w:pPr>
          </w:p>
        </w:tc>
      </w:tr>
      <w:tr w:rsidR="004C05AA" w:rsidRPr="00362205" w:rsidDel="00B610A7" w14:paraId="5350E3D0" w14:textId="77777777" w:rsidTr="0094025F">
        <w:trPr>
          <w:trHeight w:val="773"/>
          <w:del w:id="2176" w:author="智誠 楊" w:date="2021-05-07T14:25:00Z"/>
        </w:trPr>
        <w:tc>
          <w:tcPr>
            <w:tcW w:w="1548" w:type="dxa"/>
            <w:tcBorders>
              <w:top w:val="single" w:sz="8" w:space="0" w:color="000000"/>
              <w:bottom w:val="single" w:sz="8" w:space="0" w:color="000000"/>
              <w:right w:val="single" w:sz="8" w:space="0" w:color="000000"/>
            </w:tcBorders>
            <w:shd w:val="clear" w:color="auto" w:fill="F3F3F3"/>
          </w:tcPr>
          <w:p w14:paraId="45C6EA38" w14:textId="77777777" w:rsidR="004C05AA" w:rsidRPr="00362205" w:rsidDel="00B610A7" w:rsidRDefault="004C05AA" w:rsidP="004C05AA">
            <w:pPr>
              <w:pStyle w:val="a"/>
              <w:numPr>
                <w:ilvl w:val="0"/>
                <w:numId w:val="1"/>
              </w:numPr>
              <w:rPr>
                <w:del w:id="2177" w:author="智誠 楊" w:date="2021-05-07T14:25:00Z"/>
              </w:rPr>
              <w:pPrChange w:id="2178" w:author="智誠 楊" w:date="2021-05-07T16:36:00Z">
                <w:pPr/>
              </w:pPrChange>
            </w:pPr>
            <w:del w:id="2179" w:author="智誠 楊" w:date="2021-05-07T14:25:00Z">
              <w:r w:rsidRPr="00362205" w:rsidDel="00B610A7">
                <w:delText xml:space="preserve">基本流程 </w:delText>
              </w:r>
            </w:del>
          </w:p>
        </w:tc>
        <w:tc>
          <w:tcPr>
            <w:tcW w:w="6318" w:type="dxa"/>
            <w:tcBorders>
              <w:top w:val="single" w:sz="8" w:space="0" w:color="000000"/>
              <w:left w:val="single" w:sz="8" w:space="0" w:color="000000"/>
              <w:bottom w:val="single" w:sz="8" w:space="0" w:color="000000"/>
            </w:tcBorders>
          </w:tcPr>
          <w:p w14:paraId="7B1442BA" w14:textId="77777777" w:rsidR="004C05AA" w:rsidRPr="00362205" w:rsidDel="00B610A7" w:rsidRDefault="004C05AA" w:rsidP="004C05AA">
            <w:pPr>
              <w:pStyle w:val="a"/>
              <w:numPr>
                <w:ilvl w:val="0"/>
                <w:numId w:val="1"/>
              </w:numPr>
              <w:rPr>
                <w:del w:id="2180" w:author="智誠 楊" w:date="2021-05-07T14:25:00Z"/>
              </w:rPr>
              <w:pPrChange w:id="2181" w:author="智誠 楊" w:date="2021-05-07T16:36:00Z">
                <w:pPr/>
              </w:pPrChange>
            </w:pPr>
          </w:p>
        </w:tc>
      </w:tr>
      <w:tr w:rsidR="004C05AA" w:rsidRPr="00362205" w:rsidDel="00B610A7" w14:paraId="0F4E9188" w14:textId="77777777" w:rsidTr="0094025F">
        <w:trPr>
          <w:trHeight w:val="321"/>
          <w:del w:id="2182" w:author="智誠 楊" w:date="2021-05-07T14:25:00Z"/>
        </w:trPr>
        <w:tc>
          <w:tcPr>
            <w:tcW w:w="1548" w:type="dxa"/>
            <w:tcBorders>
              <w:top w:val="single" w:sz="8" w:space="0" w:color="000000"/>
              <w:bottom w:val="single" w:sz="8" w:space="0" w:color="000000"/>
              <w:right w:val="single" w:sz="8" w:space="0" w:color="000000"/>
            </w:tcBorders>
            <w:shd w:val="clear" w:color="auto" w:fill="F3F3F3"/>
          </w:tcPr>
          <w:p w14:paraId="61408158" w14:textId="77777777" w:rsidR="004C05AA" w:rsidRPr="00362205" w:rsidDel="00B610A7" w:rsidRDefault="004C05AA" w:rsidP="004C05AA">
            <w:pPr>
              <w:pStyle w:val="a"/>
              <w:numPr>
                <w:ilvl w:val="0"/>
                <w:numId w:val="1"/>
              </w:numPr>
              <w:rPr>
                <w:del w:id="2183" w:author="智誠 楊" w:date="2021-05-07T14:25:00Z"/>
              </w:rPr>
              <w:pPrChange w:id="2184" w:author="智誠 楊" w:date="2021-05-07T16:36:00Z">
                <w:pPr/>
              </w:pPrChange>
            </w:pPr>
            <w:del w:id="2185" w:author="智誠 楊" w:date="2021-05-07T14:25:00Z">
              <w:r w:rsidRPr="00362205" w:rsidDel="00B610A7">
                <w:delText>選用流程</w:delText>
              </w:r>
            </w:del>
          </w:p>
        </w:tc>
        <w:tc>
          <w:tcPr>
            <w:tcW w:w="6318" w:type="dxa"/>
            <w:tcBorders>
              <w:top w:val="single" w:sz="8" w:space="0" w:color="000000"/>
              <w:left w:val="single" w:sz="8" w:space="0" w:color="000000"/>
              <w:bottom w:val="single" w:sz="8" w:space="0" w:color="000000"/>
            </w:tcBorders>
          </w:tcPr>
          <w:p w14:paraId="02AF048F" w14:textId="77777777" w:rsidR="004C05AA" w:rsidRPr="00362205" w:rsidDel="00B610A7" w:rsidRDefault="004C05AA" w:rsidP="004C05AA">
            <w:pPr>
              <w:pStyle w:val="a"/>
              <w:numPr>
                <w:ilvl w:val="0"/>
                <w:numId w:val="1"/>
              </w:numPr>
              <w:rPr>
                <w:del w:id="2186" w:author="智誠 楊" w:date="2021-05-07T14:25:00Z"/>
              </w:rPr>
              <w:pPrChange w:id="2187" w:author="智誠 楊" w:date="2021-05-07T16:36:00Z">
                <w:pPr/>
              </w:pPrChange>
            </w:pPr>
          </w:p>
        </w:tc>
      </w:tr>
      <w:tr w:rsidR="004C05AA" w:rsidRPr="00362205" w:rsidDel="00B610A7" w14:paraId="243C7C7C" w14:textId="77777777" w:rsidTr="0094025F">
        <w:trPr>
          <w:trHeight w:val="1311"/>
          <w:del w:id="2188" w:author="智誠 楊" w:date="2021-05-07T14:25:00Z"/>
        </w:trPr>
        <w:tc>
          <w:tcPr>
            <w:tcW w:w="1548" w:type="dxa"/>
            <w:tcBorders>
              <w:top w:val="single" w:sz="8" w:space="0" w:color="000000"/>
              <w:bottom w:val="single" w:sz="8" w:space="0" w:color="000000"/>
              <w:right w:val="single" w:sz="8" w:space="0" w:color="000000"/>
            </w:tcBorders>
            <w:shd w:val="clear" w:color="auto" w:fill="F3F3F3"/>
          </w:tcPr>
          <w:p w14:paraId="5431CEFF" w14:textId="77777777" w:rsidR="004C05AA" w:rsidRPr="00362205" w:rsidDel="00B610A7" w:rsidRDefault="004C05AA" w:rsidP="004C05AA">
            <w:pPr>
              <w:pStyle w:val="a"/>
              <w:numPr>
                <w:ilvl w:val="0"/>
                <w:numId w:val="1"/>
              </w:numPr>
              <w:rPr>
                <w:del w:id="2189" w:author="智誠 楊" w:date="2021-05-07T14:25:00Z"/>
              </w:rPr>
              <w:pPrChange w:id="2190" w:author="智誠 楊" w:date="2021-05-07T16:36:00Z">
                <w:pPr/>
              </w:pPrChange>
            </w:pPr>
            <w:del w:id="2191" w:author="智誠 楊" w:date="2021-05-07T14:25:00Z">
              <w:r w:rsidRPr="00362205" w:rsidDel="00B610A7">
                <w:delText>例外流程</w:delText>
              </w:r>
            </w:del>
          </w:p>
        </w:tc>
        <w:tc>
          <w:tcPr>
            <w:tcW w:w="6318" w:type="dxa"/>
            <w:tcBorders>
              <w:top w:val="single" w:sz="8" w:space="0" w:color="000000"/>
              <w:left w:val="single" w:sz="8" w:space="0" w:color="000000"/>
              <w:bottom w:val="single" w:sz="8" w:space="0" w:color="000000"/>
            </w:tcBorders>
          </w:tcPr>
          <w:p w14:paraId="15DEED26" w14:textId="77777777" w:rsidR="004C05AA" w:rsidRPr="00362205" w:rsidDel="00B610A7" w:rsidRDefault="004C05AA" w:rsidP="004C05AA">
            <w:pPr>
              <w:pStyle w:val="a"/>
              <w:numPr>
                <w:ilvl w:val="0"/>
                <w:numId w:val="1"/>
              </w:numPr>
              <w:rPr>
                <w:del w:id="2192" w:author="智誠 楊" w:date="2021-05-07T14:25:00Z"/>
              </w:rPr>
              <w:pPrChange w:id="2193" w:author="智誠 楊" w:date="2021-05-07T16:36:00Z">
                <w:pPr/>
              </w:pPrChange>
            </w:pPr>
          </w:p>
        </w:tc>
      </w:tr>
      <w:tr w:rsidR="004C05AA" w:rsidRPr="00362205" w:rsidDel="00B610A7" w14:paraId="74346E23" w14:textId="77777777" w:rsidTr="0094025F">
        <w:trPr>
          <w:trHeight w:val="278"/>
          <w:del w:id="2194" w:author="智誠 楊" w:date="2021-05-07T14:25:00Z"/>
        </w:trPr>
        <w:tc>
          <w:tcPr>
            <w:tcW w:w="1548" w:type="dxa"/>
            <w:tcBorders>
              <w:top w:val="single" w:sz="8" w:space="0" w:color="000000"/>
              <w:bottom w:val="single" w:sz="8" w:space="0" w:color="000000"/>
              <w:right w:val="single" w:sz="8" w:space="0" w:color="000000"/>
            </w:tcBorders>
            <w:shd w:val="clear" w:color="auto" w:fill="F3F3F3"/>
          </w:tcPr>
          <w:p w14:paraId="3F8064EF" w14:textId="77777777" w:rsidR="004C05AA" w:rsidRPr="00362205" w:rsidDel="00B610A7" w:rsidRDefault="004C05AA" w:rsidP="004C05AA">
            <w:pPr>
              <w:pStyle w:val="a"/>
              <w:numPr>
                <w:ilvl w:val="0"/>
                <w:numId w:val="1"/>
              </w:numPr>
              <w:rPr>
                <w:del w:id="2195" w:author="智誠 楊" w:date="2021-05-07T14:25:00Z"/>
              </w:rPr>
              <w:pPrChange w:id="2196" w:author="智誠 楊" w:date="2021-05-07T16:36:00Z">
                <w:pPr/>
              </w:pPrChange>
            </w:pPr>
            <w:del w:id="2197" w:author="智誠 楊" w:date="2021-05-07T14:25:00Z">
              <w:r w:rsidRPr="00362205" w:rsidDel="00B610A7">
                <w:delText xml:space="preserve">執行後狀況 </w:delText>
              </w:r>
            </w:del>
          </w:p>
        </w:tc>
        <w:tc>
          <w:tcPr>
            <w:tcW w:w="6318" w:type="dxa"/>
            <w:tcBorders>
              <w:top w:val="single" w:sz="8" w:space="0" w:color="000000"/>
              <w:left w:val="single" w:sz="8" w:space="0" w:color="000000"/>
              <w:bottom w:val="single" w:sz="8" w:space="0" w:color="000000"/>
            </w:tcBorders>
          </w:tcPr>
          <w:p w14:paraId="3BACEE08" w14:textId="77777777" w:rsidR="004C05AA" w:rsidRPr="00362205" w:rsidDel="00B610A7" w:rsidRDefault="004C05AA" w:rsidP="004C05AA">
            <w:pPr>
              <w:pStyle w:val="a"/>
              <w:numPr>
                <w:ilvl w:val="0"/>
                <w:numId w:val="1"/>
              </w:numPr>
              <w:rPr>
                <w:del w:id="2198" w:author="智誠 楊" w:date="2021-05-07T14:25:00Z"/>
              </w:rPr>
              <w:pPrChange w:id="2199" w:author="智誠 楊" w:date="2021-05-07T16:36:00Z">
                <w:pPr/>
              </w:pPrChange>
            </w:pPr>
          </w:p>
        </w:tc>
      </w:tr>
      <w:tr w:rsidR="004C05AA" w:rsidRPr="00362205" w:rsidDel="00B610A7" w14:paraId="4DCEB971" w14:textId="77777777" w:rsidTr="0094025F">
        <w:trPr>
          <w:trHeight w:val="358"/>
          <w:del w:id="2200" w:author="智誠 楊" w:date="2021-05-07T14:25:00Z"/>
        </w:trPr>
        <w:tc>
          <w:tcPr>
            <w:tcW w:w="1548" w:type="dxa"/>
            <w:tcBorders>
              <w:top w:val="single" w:sz="8" w:space="0" w:color="000000"/>
              <w:bottom w:val="single" w:sz="8" w:space="0" w:color="000000"/>
              <w:right w:val="single" w:sz="8" w:space="0" w:color="000000"/>
            </w:tcBorders>
            <w:shd w:val="clear" w:color="auto" w:fill="F3F3F3"/>
          </w:tcPr>
          <w:p w14:paraId="1A722EA0" w14:textId="77777777" w:rsidR="004C05AA" w:rsidRPr="00362205" w:rsidDel="00B610A7" w:rsidRDefault="004C05AA" w:rsidP="004C05AA">
            <w:pPr>
              <w:pStyle w:val="a"/>
              <w:numPr>
                <w:ilvl w:val="0"/>
                <w:numId w:val="1"/>
              </w:numPr>
              <w:rPr>
                <w:del w:id="2201" w:author="智誠 楊" w:date="2021-05-07T14:25:00Z"/>
              </w:rPr>
              <w:pPrChange w:id="2202" w:author="智誠 楊" w:date="2021-05-07T16:36:00Z">
                <w:pPr/>
              </w:pPrChange>
            </w:pPr>
            <w:del w:id="2203" w:author="智誠 楊" w:date="2021-05-07T14:25:00Z">
              <w:r w:rsidRPr="00362205" w:rsidDel="00B610A7">
                <w:delText>特別需求</w:delText>
              </w:r>
            </w:del>
          </w:p>
        </w:tc>
        <w:tc>
          <w:tcPr>
            <w:tcW w:w="6318" w:type="dxa"/>
            <w:tcBorders>
              <w:top w:val="single" w:sz="8" w:space="0" w:color="000000"/>
              <w:left w:val="single" w:sz="8" w:space="0" w:color="000000"/>
              <w:bottom w:val="single" w:sz="8" w:space="0" w:color="000000"/>
            </w:tcBorders>
          </w:tcPr>
          <w:p w14:paraId="297377FC" w14:textId="77777777" w:rsidR="004C05AA" w:rsidRPr="00362205" w:rsidDel="00B610A7" w:rsidRDefault="004C05AA" w:rsidP="004C05AA">
            <w:pPr>
              <w:pStyle w:val="a"/>
              <w:numPr>
                <w:ilvl w:val="0"/>
                <w:numId w:val="1"/>
              </w:numPr>
              <w:rPr>
                <w:del w:id="2204" w:author="智誠 楊" w:date="2021-05-07T14:25:00Z"/>
              </w:rPr>
              <w:pPrChange w:id="2205" w:author="智誠 楊" w:date="2021-05-07T16:36:00Z">
                <w:pPr/>
              </w:pPrChange>
            </w:pPr>
          </w:p>
        </w:tc>
      </w:tr>
      <w:tr w:rsidR="004C05AA" w:rsidRPr="00362205" w:rsidDel="00B610A7" w14:paraId="1FC069CB" w14:textId="77777777" w:rsidTr="0094025F">
        <w:trPr>
          <w:trHeight w:val="278"/>
          <w:del w:id="2206" w:author="智誠 楊" w:date="2021-05-07T14:25:00Z"/>
        </w:trPr>
        <w:tc>
          <w:tcPr>
            <w:tcW w:w="1548" w:type="dxa"/>
            <w:tcBorders>
              <w:top w:val="single" w:sz="8" w:space="0" w:color="000000"/>
              <w:bottom w:val="single" w:sz="8" w:space="0" w:color="000000"/>
              <w:right w:val="single" w:sz="8" w:space="0" w:color="000000"/>
            </w:tcBorders>
            <w:shd w:val="clear" w:color="auto" w:fill="F3F3F3"/>
          </w:tcPr>
          <w:p w14:paraId="0EACF50D" w14:textId="77777777" w:rsidR="004C05AA" w:rsidRPr="00362205" w:rsidDel="00B610A7" w:rsidRDefault="004C05AA" w:rsidP="004C05AA">
            <w:pPr>
              <w:pStyle w:val="a"/>
              <w:numPr>
                <w:ilvl w:val="0"/>
                <w:numId w:val="1"/>
              </w:numPr>
              <w:rPr>
                <w:del w:id="2207" w:author="智誠 楊" w:date="2021-05-07T14:25:00Z"/>
              </w:rPr>
              <w:pPrChange w:id="2208" w:author="智誠 楊" w:date="2021-05-07T16:36:00Z">
                <w:pPr/>
              </w:pPrChange>
            </w:pPr>
            <w:del w:id="2209" w:author="智誠 楊" w:date="2021-05-07T14:25:00Z">
              <w:r w:rsidRPr="00362205" w:rsidDel="00B610A7">
                <w:delText xml:space="preserve">參考 </w:delText>
              </w:r>
            </w:del>
          </w:p>
        </w:tc>
        <w:tc>
          <w:tcPr>
            <w:tcW w:w="6318" w:type="dxa"/>
            <w:tcBorders>
              <w:top w:val="single" w:sz="8" w:space="0" w:color="000000"/>
              <w:left w:val="single" w:sz="8" w:space="0" w:color="000000"/>
              <w:bottom w:val="single" w:sz="8" w:space="0" w:color="000000"/>
            </w:tcBorders>
          </w:tcPr>
          <w:p w14:paraId="1C41B4C3" w14:textId="77777777" w:rsidR="004C05AA" w:rsidRPr="00362205" w:rsidDel="00B610A7" w:rsidRDefault="004C05AA" w:rsidP="004C05AA">
            <w:pPr>
              <w:pStyle w:val="a"/>
              <w:numPr>
                <w:ilvl w:val="0"/>
                <w:numId w:val="1"/>
              </w:numPr>
              <w:rPr>
                <w:del w:id="2210" w:author="智誠 楊" w:date="2021-05-07T14:25:00Z"/>
              </w:rPr>
              <w:pPrChange w:id="2211" w:author="智誠 楊" w:date="2021-05-07T16:36:00Z">
                <w:pPr/>
              </w:pPrChange>
            </w:pPr>
          </w:p>
        </w:tc>
      </w:tr>
    </w:tbl>
    <w:p w14:paraId="33A75921" w14:textId="77777777" w:rsidR="004C05AA" w:rsidRDefault="004C05AA" w:rsidP="004C05AA">
      <w:pPr>
        <w:pStyle w:val="a"/>
        <w:numPr>
          <w:ilvl w:val="0"/>
          <w:numId w:val="1"/>
        </w:numPr>
        <w:rPr>
          <w:ins w:id="2212" w:author="智誠 楊" w:date="2021-05-07T14:24:00Z"/>
        </w:rPr>
      </w:pPr>
      <w:ins w:id="2213" w:author="智誠 楊" w:date="2021-05-07T14:24:00Z">
        <w:r w:rsidRPr="00362205">
          <w:t>功能說明</w:t>
        </w:r>
      </w:ins>
    </w:p>
    <w:tbl>
      <w:tblPr>
        <w:tblW w:w="7866" w:type="dxa"/>
        <w:tblInd w:w="1166"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C05AA" w:rsidRPr="00362205" w14:paraId="04E4814A" w14:textId="77777777" w:rsidTr="0094025F">
        <w:trPr>
          <w:trHeight w:val="277"/>
          <w:ins w:id="2214" w:author="智誠 楊" w:date="2021-05-07T14:24:00Z"/>
        </w:trPr>
        <w:tc>
          <w:tcPr>
            <w:tcW w:w="1548" w:type="dxa"/>
            <w:tcBorders>
              <w:top w:val="single" w:sz="8" w:space="0" w:color="000000"/>
              <w:bottom w:val="single" w:sz="8" w:space="0" w:color="000000"/>
              <w:right w:val="single" w:sz="8" w:space="0" w:color="000000"/>
            </w:tcBorders>
            <w:shd w:val="clear" w:color="auto" w:fill="F3F3F3"/>
          </w:tcPr>
          <w:p w14:paraId="36130C4C" w14:textId="77777777" w:rsidR="004C05AA" w:rsidRPr="00362205" w:rsidRDefault="004C05AA" w:rsidP="0094025F">
            <w:pPr>
              <w:rPr>
                <w:ins w:id="2215" w:author="智誠 楊" w:date="2021-05-07T14:24:00Z"/>
                <w:rFonts w:ascii="標楷體" w:eastAsia="標楷體" w:hAnsi="標楷體"/>
              </w:rPr>
            </w:pPr>
            <w:ins w:id="2216" w:author="智誠 楊" w:date="2021-05-07T14:24:00Z">
              <w:r w:rsidRPr="00362205">
                <w:rPr>
                  <w:rFonts w:ascii="標楷體" w:eastAsia="標楷體" w:hAnsi="標楷體"/>
                </w:rPr>
                <w:t xml:space="preserve">功能名稱 </w:t>
              </w:r>
            </w:ins>
          </w:p>
        </w:tc>
        <w:tc>
          <w:tcPr>
            <w:tcW w:w="6318" w:type="dxa"/>
            <w:tcBorders>
              <w:top w:val="single" w:sz="8" w:space="0" w:color="000000"/>
              <w:left w:val="single" w:sz="8" w:space="0" w:color="000000"/>
              <w:bottom w:val="single" w:sz="8" w:space="0" w:color="000000"/>
            </w:tcBorders>
          </w:tcPr>
          <w:p w14:paraId="13CB9A20" w14:textId="77777777" w:rsidR="004C05AA" w:rsidRPr="00B610A7" w:rsidRDefault="004C05AA" w:rsidP="0094025F">
            <w:pPr>
              <w:rPr>
                <w:ins w:id="2217" w:author="智誠 楊" w:date="2021-05-07T14:24:00Z"/>
                <w:rFonts w:ascii="標楷體" w:eastAsia="標楷體" w:hAnsi="標楷體" w:cs="新細明體"/>
                <w:kern w:val="0"/>
                <w:lang w:val="zh-TW"/>
                <w:rPrChange w:id="2218" w:author="智誠 楊" w:date="2021-05-07T14:24:00Z">
                  <w:rPr>
                    <w:ins w:id="2219" w:author="智誠 楊" w:date="2021-05-07T14:24:00Z"/>
                    <w:rFonts w:ascii="標楷體" w:eastAsia="標楷體" w:hAnsi="標楷體"/>
                  </w:rPr>
                </w:rPrChange>
              </w:rPr>
            </w:pPr>
            <w:ins w:id="2220" w:author="智誠 楊" w:date="2021-05-07T14:24:00Z">
              <w:r w:rsidRPr="003A1F9F">
                <w:rPr>
                  <w:rFonts w:ascii="標楷體" w:eastAsia="標楷體" w:hAnsi="標楷體" w:cs="新細明體" w:hint="eastAsia"/>
                  <w:kern w:val="0"/>
                  <w:lang w:val="zh-TW"/>
                </w:rPr>
                <w:t>疑似洗錢交易合理性維護</w:t>
              </w:r>
            </w:ins>
          </w:p>
        </w:tc>
      </w:tr>
      <w:tr w:rsidR="004C05AA" w:rsidRPr="00A97C81" w14:paraId="404BD2A1" w14:textId="77777777" w:rsidTr="0094025F">
        <w:trPr>
          <w:trHeight w:val="277"/>
          <w:ins w:id="2221" w:author="智誠 楊" w:date="2021-05-07T14:24:00Z"/>
        </w:trPr>
        <w:tc>
          <w:tcPr>
            <w:tcW w:w="1548" w:type="dxa"/>
            <w:tcBorders>
              <w:top w:val="single" w:sz="8" w:space="0" w:color="000000"/>
              <w:bottom w:val="single" w:sz="8" w:space="0" w:color="000000"/>
              <w:right w:val="single" w:sz="8" w:space="0" w:color="000000"/>
            </w:tcBorders>
            <w:shd w:val="clear" w:color="auto" w:fill="F3F3F3"/>
          </w:tcPr>
          <w:p w14:paraId="4D40A82F" w14:textId="77777777" w:rsidR="004C05AA" w:rsidRPr="00A97C81" w:rsidRDefault="004C05AA" w:rsidP="0094025F">
            <w:pPr>
              <w:rPr>
                <w:ins w:id="2222" w:author="智誠 楊" w:date="2021-05-07T14:24:00Z"/>
                <w:rFonts w:ascii="標楷體" w:eastAsia="標楷體" w:hAnsi="標楷體"/>
              </w:rPr>
            </w:pPr>
            <w:ins w:id="2223" w:author="智誠 楊" w:date="2021-05-07T14:24:00Z">
              <w:r w:rsidRPr="00A97C81">
                <w:rPr>
                  <w:rFonts w:ascii="標楷體" w:eastAsia="標楷體" w:hAnsi="標楷體"/>
                </w:rPr>
                <w:t>進入條件</w:t>
              </w:r>
            </w:ins>
          </w:p>
        </w:tc>
        <w:tc>
          <w:tcPr>
            <w:tcW w:w="6318" w:type="dxa"/>
            <w:tcBorders>
              <w:top w:val="single" w:sz="8" w:space="0" w:color="000000"/>
              <w:left w:val="single" w:sz="8" w:space="0" w:color="000000"/>
              <w:bottom w:val="single" w:sz="8" w:space="0" w:color="000000"/>
            </w:tcBorders>
          </w:tcPr>
          <w:p w14:paraId="4480E4AC" w14:textId="77777777" w:rsidR="004C05AA" w:rsidRPr="00A97C81" w:rsidRDefault="004C05AA" w:rsidP="0094025F">
            <w:pPr>
              <w:rPr>
                <w:ins w:id="2224" w:author="智誠 楊" w:date="2021-05-07T14:24:00Z"/>
                <w:rFonts w:ascii="標楷體" w:eastAsia="標楷體" w:hAnsi="標楷體"/>
              </w:rPr>
            </w:pPr>
            <w:ins w:id="2225" w:author="智誠 楊" w:date="2021-05-07T14:24:00Z">
              <w:r w:rsidRPr="00A97C81">
                <w:rPr>
                  <w:rFonts w:ascii="標楷體" w:eastAsia="標楷體" w:hAnsi="標楷體" w:hint="eastAsia"/>
                </w:rPr>
                <w:t>1.</w:t>
              </w:r>
              <w:r w:rsidRPr="00A97C81">
                <w:rPr>
                  <w:rFonts w:ascii="標楷體" w:eastAsia="標楷體" w:hAnsi="標楷體" w:hint="eastAsia"/>
                  <w:lang w:eastAsia="zh-HK"/>
                </w:rPr>
                <w:t>維謢</w:t>
              </w:r>
            </w:ins>
            <w:ins w:id="2226" w:author="智誠 楊" w:date="2021-05-07T14:25:00Z">
              <w:r w:rsidRPr="003A1F9F">
                <w:rPr>
                  <w:rFonts w:ascii="標楷體" w:eastAsia="標楷體" w:hAnsi="標楷體" w:hint="eastAsia"/>
                </w:rPr>
                <w:t>合理性說明</w:t>
              </w:r>
              <w:r>
                <w:rPr>
                  <w:rFonts w:ascii="標楷體" w:eastAsia="標楷體" w:hAnsi="標楷體" w:hint="eastAsia"/>
                  <w:lang w:eastAsia="zh-HK"/>
                </w:rPr>
                <w:t>補充及</w:t>
              </w:r>
              <w:r w:rsidRPr="003A1F9F">
                <w:rPr>
                  <w:rFonts w:ascii="標楷體" w:eastAsia="標楷體" w:hAnsi="標楷體" w:hint="eastAsia"/>
                </w:rPr>
                <w:t>主管覆核</w:t>
              </w:r>
            </w:ins>
            <w:ins w:id="2227" w:author="智誠 楊" w:date="2021-05-07T14:24:00Z">
              <w:r w:rsidRPr="00A97C81">
                <w:rPr>
                  <w:rFonts w:ascii="標楷體" w:eastAsia="標楷體" w:hAnsi="標楷體" w:hint="eastAsia"/>
                </w:rPr>
                <w:t>等資料。</w:t>
              </w:r>
            </w:ins>
          </w:p>
          <w:p w14:paraId="1FD16CE8" w14:textId="77777777" w:rsidR="004C05AA" w:rsidRPr="00A97C81" w:rsidRDefault="004C05AA" w:rsidP="0094025F">
            <w:pPr>
              <w:rPr>
                <w:ins w:id="2228" w:author="智誠 楊" w:date="2021-05-07T14:24:00Z"/>
                <w:rFonts w:ascii="標楷體" w:eastAsia="標楷體" w:hAnsi="標楷體"/>
                <w:lang w:eastAsia="zh-HK"/>
              </w:rPr>
            </w:pPr>
            <w:ins w:id="2229" w:author="智誠 楊" w:date="2021-05-07T14:24:00Z">
              <w:r w:rsidRPr="00A97C81">
                <w:rPr>
                  <w:rFonts w:ascii="標楷體" w:eastAsia="標楷體" w:hAnsi="標楷體" w:hint="eastAsia"/>
                </w:rPr>
                <w:t>2.</w:t>
              </w:r>
              <w:r w:rsidRPr="00A97C81">
                <w:rPr>
                  <w:rFonts w:ascii="標楷體" w:eastAsia="標楷體" w:hAnsi="標楷體" w:hint="eastAsia"/>
                  <w:lang w:eastAsia="zh-HK"/>
                </w:rPr>
                <w:t>需由入口交易</w:t>
              </w:r>
              <w:r w:rsidRPr="00A97C81">
                <w:rPr>
                  <w:rFonts w:ascii="標楷體" w:eastAsia="標楷體" w:hAnsi="標楷體" w:hint="eastAsia"/>
                </w:rPr>
                <w:t>【</w:t>
              </w:r>
              <w:r w:rsidRPr="00A97C81">
                <w:rPr>
                  <w:rFonts w:ascii="標楷體" w:eastAsia="標楷體" w:hAnsi="標楷體"/>
                  <w:lang w:eastAsia="zh-HK"/>
                </w:rPr>
                <w:t>L</w:t>
              </w:r>
            </w:ins>
            <w:ins w:id="2230" w:author="智誠 楊" w:date="2021-05-07T14:25:00Z">
              <w:r>
                <w:rPr>
                  <w:rFonts w:ascii="標楷體" w:eastAsia="標楷體" w:hAnsi="標楷體" w:hint="eastAsia"/>
                </w:rPr>
                <w:t>8922</w:t>
              </w:r>
            </w:ins>
            <w:ins w:id="2231" w:author="智誠 楊" w:date="2021-05-07T14:26:00Z">
              <w:r>
                <w:rPr>
                  <w:rFonts w:ascii="標楷體" w:eastAsia="標楷體" w:hAnsi="標楷體" w:hint="eastAsia"/>
                </w:rPr>
                <w:t>疑似洗錢交易合理性查詢</w:t>
              </w:r>
            </w:ins>
            <w:ins w:id="2232" w:author="智誠 楊" w:date="2021-05-07T14:24:00Z">
              <w:r w:rsidRPr="00A97C81">
                <w:rPr>
                  <w:rFonts w:ascii="標楷體" w:eastAsia="標楷體" w:hAnsi="標楷體" w:hint="eastAsia"/>
                </w:rPr>
                <w:t>】</w:t>
              </w:r>
              <w:r w:rsidRPr="00A97C81">
                <w:rPr>
                  <w:rFonts w:ascii="標楷體" w:eastAsia="標楷體" w:hAnsi="標楷體" w:hint="eastAsia"/>
                  <w:lang w:eastAsia="zh-HK"/>
                </w:rPr>
                <w:t>進入</w:t>
              </w:r>
            </w:ins>
          </w:p>
        </w:tc>
      </w:tr>
      <w:tr w:rsidR="004C05AA" w:rsidRPr="00A97C81" w14:paraId="3CD916B7" w14:textId="77777777" w:rsidTr="0094025F">
        <w:trPr>
          <w:trHeight w:val="773"/>
          <w:ins w:id="2233" w:author="智誠 楊" w:date="2021-05-07T14:24:00Z"/>
        </w:trPr>
        <w:tc>
          <w:tcPr>
            <w:tcW w:w="1548" w:type="dxa"/>
            <w:tcBorders>
              <w:top w:val="single" w:sz="8" w:space="0" w:color="000000"/>
              <w:bottom w:val="single" w:sz="8" w:space="0" w:color="000000"/>
              <w:right w:val="single" w:sz="8" w:space="0" w:color="000000"/>
            </w:tcBorders>
            <w:shd w:val="clear" w:color="auto" w:fill="F3F3F3"/>
          </w:tcPr>
          <w:p w14:paraId="37DC35DE" w14:textId="77777777" w:rsidR="004C05AA" w:rsidRPr="00A97C81" w:rsidRDefault="004C05AA" w:rsidP="0094025F">
            <w:pPr>
              <w:rPr>
                <w:ins w:id="2234" w:author="智誠 楊" w:date="2021-05-07T14:24:00Z"/>
                <w:rFonts w:ascii="標楷體" w:eastAsia="標楷體" w:hAnsi="標楷體"/>
              </w:rPr>
            </w:pPr>
            <w:ins w:id="2235" w:author="智誠 楊" w:date="2021-05-07T14:24:00Z">
              <w:r w:rsidRPr="00A97C81">
                <w:rPr>
                  <w:rFonts w:ascii="標楷體" w:eastAsia="標楷體" w:hAnsi="標楷體"/>
                </w:rPr>
                <w:t xml:space="preserve">基本流程 </w:t>
              </w:r>
            </w:ins>
          </w:p>
        </w:tc>
        <w:tc>
          <w:tcPr>
            <w:tcW w:w="6318" w:type="dxa"/>
            <w:tcBorders>
              <w:top w:val="single" w:sz="8" w:space="0" w:color="000000"/>
              <w:left w:val="single" w:sz="8" w:space="0" w:color="000000"/>
              <w:bottom w:val="single" w:sz="8" w:space="0" w:color="000000"/>
            </w:tcBorders>
          </w:tcPr>
          <w:p w14:paraId="160B5526" w14:textId="77777777" w:rsidR="004C05AA" w:rsidRPr="00A97C81" w:rsidRDefault="004C05AA" w:rsidP="0094025F">
            <w:pPr>
              <w:rPr>
                <w:ins w:id="2236" w:author="智誠 楊" w:date="2021-05-07T14:24:00Z"/>
                <w:rFonts w:ascii="標楷體" w:eastAsia="標楷體" w:hAnsi="標楷體"/>
              </w:rPr>
            </w:pPr>
            <w:ins w:id="2237" w:author="智誠 楊" w:date="2021-05-07T14:24:00Z">
              <w:r w:rsidRPr="00A97C81">
                <w:rPr>
                  <w:rFonts w:ascii="標楷體" w:eastAsia="標楷體" w:hAnsi="標楷體" w:hint="eastAsia"/>
                </w:rPr>
                <w:t>1.</w:t>
              </w:r>
              <w:r w:rsidRPr="00A97C81">
                <w:rPr>
                  <w:rFonts w:ascii="標楷體" w:eastAsia="標楷體" w:hAnsi="標楷體" w:hint="eastAsia"/>
                  <w:lang w:eastAsia="zh-HK"/>
                </w:rPr>
                <w:t>參考</w:t>
              </w:r>
              <w:r w:rsidRPr="00A97C81">
                <w:rPr>
                  <w:rFonts w:ascii="標楷體" w:eastAsia="標楷體" w:hAnsi="標楷體" w:hint="eastAsia"/>
                </w:rPr>
                <w:t>「</w:t>
              </w:r>
            </w:ins>
            <w:ins w:id="2238" w:author="阿毛" w:date="2021-06-08T17:36:00Z">
              <w:r>
                <w:rPr>
                  <w:rFonts w:ascii="標楷體" w:eastAsia="標楷體" w:hAnsi="標楷體" w:hint="eastAsia"/>
                </w:rPr>
                <w:t>作業流程.</w:t>
              </w:r>
            </w:ins>
            <w:ins w:id="2239" w:author="智誠 楊" w:date="2021-05-08T17:53:00Z">
              <w:r>
                <w:rPr>
                  <w:rFonts w:ascii="標楷體" w:eastAsia="標楷體" w:hAnsi="標楷體" w:hint="eastAsia"/>
                </w:rPr>
                <w:t>疑似洗錢</w:t>
              </w:r>
            </w:ins>
            <w:ins w:id="2240" w:author="智誠 楊" w:date="2021-05-07T14:24:00Z">
              <w:r w:rsidRPr="00A97C81">
                <w:rPr>
                  <w:rFonts w:ascii="標楷體" w:eastAsia="標楷體" w:hAnsi="標楷體" w:hint="eastAsia"/>
                </w:rPr>
                <w:t>」</w:t>
              </w:r>
              <w:r w:rsidRPr="00A97C81">
                <w:rPr>
                  <w:rFonts w:ascii="標楷體" w:eastAsia="標楷體" w:hAnsi="標楷體" w:hint="eastAsia"/>
                  <w:lang w:eastAsia="zh-HK"/>
                </w:rPr>
                <w:t>流程</w:t>
              </w:r>
            </w:ins>
          </w:p>
          <w:p w14:paraId="4BCE61EE" w14:textId="77777777" w:rsidR="004C05AA" w:rsidRPr="00A97C81" w:rsidRDefault="004C05AA" w:rsidP="0094025F">
            <w:pPr>
              <w:rPr>
                <w:ins w:id="2241" w:author="智誠 楊" w:date="2021-05-07T14:24:00Z"/>
                <w:rFonts w:ascii="標楷體" w:eastAsia="標楷體" w:hAnsi="標楷體"/>
              </w:rPr>
            </w:pPr>
            <w:ins w:id="2242" w:author="智誠 楊" w:date="2021-05-07T14:24:00Z">
              <w:r w:rsidRPr="00A97C81">
                <w:rPr>
                  <w:rFonts w:ascii="標楷體" w:eastAsia="標楷體" w:hAnsi="標楷體" w:hint="eastAsia"/>
                </w:rPr>
                <w:t>2.</w:t>
              </w:r>
              <w:r w:rsidRPr="00A97C81">
                <w:rPr>
                  <w:rFonts w:ascii="標楷體" w:eastAsia="標楷體" w:hAnsi="標楷體" w:hint="eastAsia"/>
                  <w:lang w:eastAsia="zh-HK"/>
                </w:rPr>
                <w:t>維護</w:t>
              </w:r>
            </w:ins>
            <w:ins w:id="2243" w:author="阿毛" w:date="2021-06-09T10:38:00Z">
              <w:r>
                <w:rPr>
                  <w:rFonts w:ascii="標楷體" w:eastAsia="標楷體" w:hAnsi="標楷體" w:hint="eastAsia"/>
                </w:rPr>
                <w:t>[</w:t>
              </w:r>
            </w:ins>
            <w:ins w:id="2244" w:author="智誠 楊" w:date="2021-05-07T14:27:00Z">
              <w:r>
                <w:rPr>
                  <w:rFonts w:ascii="標楷體" w:eastAsia="標楷體" w:hAnsi="標楷體" w:hint="eastAsia"/>
                  <w:lang w:eastAsia="zh-HK"/>
                </w:rPr>
                <w:t>疑似</w:t>
              </w:r>
              <w:r>
                <w:rPr>
                  <w:rFonts w:ascii="標楷體" w:eastAsia="標楷體" w:hAnsi="標楷體" w:hint="eastAsia"/>
                </w:rPr>
                <w:t>洗錢交易合理性明細</w:t>
              </w:r>
            </w:ins>
            <w:ins w:id="2245" w:author="智誠 楊" w:date="2021-05-07T14:24:00Z">
              <w:r w:rsidRPr="00A97C81">
                <w:rPr>
                  <w:rFonts w:ascii="標楷體" w:eastAsia="標楷體" w:hAnsi="標楷體" w:hint="eastAsia"/>
                </w:rPr>
                <w:t>檔(</w:t>
              </w:r>
            </w:ins>
            <w:proofErr w:type="spellStart"/>
            <w:ins w:id="2246" w:author="智誠 楊" w:date="2021-05-07T14:26:00Z">
              <w:r>
                <w:rPr>
                  <w:rFonts w:ascii="標楷體" w:eastAsia="標楷體" w:hAnsi="標楷體"/>
                </w:rPr>
                <w:t>MlaundryDetail</w:t>
              </w:r>
            </w:ins>
            <w:proofErr w:type="spellEnd"/>
            <w:ins w:id="2247" w:author="智誠 楊" w:date="2021-05-07T14:24:00Z">
              <w:r w:rsidRPr="00A97C81">
                <w:rPr>
                  <w:rFonts w:ascii="標楷體" w:eastAsia="標楷體" w:hAnsi="標楷體"/>
                </w:rPr>
                <w:t>)</w:t>
              </w:r>
            </w:ins>
            <w:ins w:id="2248" w:author="阿毛" w:date="2021-06-09T10:38:00Z">
              <w:r>
                <w:rPr>
                  <w:rFonts w:ascii="標楷體" w:eastAsia="標楷體" w:hAnsi="標楷體" w:hint="eastAsia"/>
                </w:rPr>
                <w:t>]</w:t>
              </w:r>
            </w:ins>
          </w:p>
          <w:p w14:paraId="478FBA1B" w14:textId="77777777" w:rsidR="004C05AA" w:rsidRPr="00A97C81" w:rsidRDefault="004C05AA" w:rsidP="0094025F">
            <w:pPr>
              <w:rPr>
                <w:ins w:id="2249" w:author="智誠 楊" w:date="2021-05-07T14:24:00Z"/>
                <w:rFonts w:ascii="標楷體" w:eastAsia="標楷體" w:hAnsi="標楷體"/>
                <w:lang w:eastAsia="zh-HK"/>
              </w:rPr>
            </w:pPr>
            <w:ins w:id="2250" w:author="智誠 楊" w:date="2021-05-07T14:24:00Z">
              <w:r w:rsidRPr="00A97C81">
                <w:rPr>
                  <w:rFonts w:ascii="標楷體" w:eastAsia="標楷體" w:hAnsi="標楷體" w:hint="eastAsia"/>
                </w:rPr>
                <w:t>3.</w:t>
              </w:r>
              <w:r w:rsidRPr="00A97C81">
                <w:rPr>
                  <w:rFonts w:ascii="標楷體" w:eastAsia="標楷體" w:hAnsi="標楷體" w:hint="eastAsia"/>
                  <w:lang w:eastAsia="zh-HK"/>
                </w:rPr>
                <w:t>依據功能選項處理</w:t>
              </w:r>
              <w:r w:rsidRPr="00A97C81">
                <w:rPr>
                  <w:rFonts w:ascii="標楷體" w:eastAsia="標楷體" w:hAnsi="標楷體" w:hint="eastAsia"/>
                </w:rPr>
                <w:t>:</w:t>
              </w:r>
            </w:ins>
          </w:p>
          <w:p w14:paraId="6FE3850F" w14:textId="77777777" w:rsidR="004C05AA" w:rsidRPr="00A97C81" w:rsidRDefault="004C05AA" w:rsidP="0094025F">
            <w:pPr>
              <w:rPr>
                <w:ins w:id="2251" w:author="智誠 楊" w:date="2021-05-07T14:24:00Z"/>
                <w:rFonts w:ascii="標楷體" w:eastAsia="標楷體" w:hAnsi="標楷體"/>
                <w:lang w:eastAsia="zh-HK"/>
              </w:rPr>
            </w:pPr>
            <w:ins w:id="2252" w:author="智誠 楊" w:date="2021-05-07T14:24:00Z">
              <w:r w:rsidRPr="00A97C81">
                <w:rPr>
                  <w:rFonts w:ascii="標楷體" w:eastAsia="標楷體" w:hAnsi="標楷體"/>
                  <w:lang w:eastAsia="zh-HK"/>
                </w:rPr>
                <w:t xml:space="preserve">  </w:t>
              </w:r>
              <w:r w:rsidRPr="00A97C81">
                <w:rPr>
                  <w:rFonts w:ascii="標楷體" w:eastAsia="標楷體" w:hAnsi="標楷體" w:hint="eastAsia"/>
                </w:rPr>
                <w:t>(1</w:t>
              </w:r>
              <w:r w:rsidRPr="00A97C81">
                <w:rPr>
                  <w:rFonts w:ascii="標楷體" w:eastAsia="標楷體" w:hAnsi="標楷體"/>
                </w:rPr>
                <w:t>).</w:t>
              </w:r>
              <w:r w:rsidRPr="00A97C81">
                <w:rPr>
                  <w:rFonts w:ascii="標楷體" w:eastAsia="標楷體" w:hAnsi="標楷體" w:hint="eastAsia"/>
                  <w:lang w:eastAsia="zh-HK"/>
                </w:rPr>
                <w:t>修改</w:t>
              </w:r>
              <w:r w:rsidRPr="00A97C81">
                <w:rPr>
                  <w:rFonts w:ascii="標楷體" w:eastAsia="標楷體" w:hAnsi="標楷體" w:hint="eastAsia"/>
                </w:rPr>
                <w:t>:</w:t>
              </w:r>
              <w:r w:rsidRPr="00A97C81">
                <w:rPr>
                  <w:rFonts w:ascii="標楷體" w:eastAsia="標楷體" w:hAnsi="標楷體" w:hint="eastAsia"/>
                  <w:lang w:eastAsia="zh-HK"/>
                </w:rPr>
                <w:t>修改</w:t>
              </w:r>
            </w:ins>
            <w:ins w:id="2253" w:author="智誠 楊" w:date="2021-05-07T14:30:00Z">
              <w:r>
                <w:rPr>
                  <w:rFonts w:ascii="標楷體" w:eastAsia="標楷體" w:hAnsi="標楷體" w:hint="eastAsia"/>
                  <w:lang w:eastAsia="zh-HK"/>
                </w:rPr>
                <w:t>指定合理性說明</w:t>
              </w:r>
              <w:r w:rsidRPr="00A97C81">
                <w:rPr>
                  <w:rFonts w:ascii="標楷體" w:eastAsia="標楷體" w:hAnsi="標楷體" w:hint="eastAsia"/>
                  <w:lang w:eastAsia="zh-HK"/>
                </w:rPr>
                <w:t>資料</w:t>
              </w:r>
            </w:ins>
          </w:p>
          <w:p w14:paraId="067475D5" w14:textId="77777777" w:rsidR="004C05AA" w:rsidRPr="00A97C81" w:rsidRDefault="004C05AA" w:rsidP="0094025F">
            <w:pPr>
              <w:rPr>
                <w:ins w:id="2254" w:author="智誠 楊" w:date="2021-05-07T14:24:00Z"/>
                <w:rFonts w:ascii="標楷體" w:eastAsia="標楷體" w:hAnsi="標楷體"/>
                <w:lang w:eastAsia="zh-HK"/>
              </w:rPr>
            </w:pPr>
            <w:ins w:id="2255" w:author="智誠 楊" w:date="2021-05-07T14:24:00Z">
              <w:r w:rsidRPr="00A97C81">
                <w:rPr>
                  <w:rFonts w:ascii="標楷體" w:eastAsia="標楷體" w:hAnsi="標楷體" w:hint="eastAsia"/>
                </w:rPr>
                <w:t xml:space="preserve">  (3).</w:t>
              </w:r>
              <w:r w:rsidRPr="00A97C81">
                <w:rPr>
                  <w:rFonts w:ascii="標楷體" w:eastAsia="標楷體" w:hAnsi="標楷體" w:hint="eastAsia"/>
                  <w:lang w:eastAsia="zh-HK"/>
                </w:rPr>
                <w:t>刪除</w:t>
              </w:r>
              <w:r w:rsidRPr="00A97C81">
                <w:rPr>
                  <w:rFonts w:ascii="標楷體" w:eastAsia="標楷體" w:hAnsi="標楷體" w:hint="eastAsia"/>
                </w:rPr>
                <w:t>:</w:t>
              </w:r>
              <w:r w:rsidRPr="00A97C81">
                <w:rPr>
                  <w:rFonts w:ascii="標楷體" w:eastAsia="標楷體" w:hAnsi="標楷體" w:hint="eastAsia"/>
                  <w:lang w:eastAsia="zh-HK"/>
                </w:rPr>
                <w:t>刪除指定</w:t>
              </w:r>
            </w:ins>
            <w:ins w:id="2256" w:author="智誠 楊" w:date="2021-05-07T14:30:00Z">
              <w:r>
                <w:rPr>
                  <w:rFonts w:ascii="標楷體" w:eastAsia="標楷體" w:hAnsi="標楷體" w:hint="eastAsia"/>
                  <w:lang w:eastAsia="zh-HK"/>
                </w:rPr>
                <w:t>合理性說明</w:t>
              </w:r>
            </w:ins>
            <w:ins w:id="2257" w:author="智誠 楊" w:date="2021-05-07T14:24:00Z">
              <w:r w:rsidRPr="00A97C81">
                <w:rPr>
                  <w:rFonts w:ascii="標楷體" w:eastAsia="標楷體" w:hAnsi="標楷體" w:hint="eastAsia"/>
                  <w:lang w:eastAsia="zh-HK"/>
                </w:rPr>
                <w:t>資料</w:t>
              </w:r>
            </w:ins>
          </w:p>
        </w:tc>
      </w:tr>
      <w:tr w:rsidR="004C05AA" w:rsidRPr="00A97C81" w14:paraId="1A70BA38" w14:textId="77777777" w:rsidTr="0094025F">
        <w:trPr>
          <w:trHeight w:val="321"/>
          <w:ins w:id="2258" w:author="智誠 楊" w:date="2021-05-07T14:24:00Z"/>
        </w:trPr>
        <w:tc>
          <w:tcPr>
            <w:tcW w:w="1548" w:type="dxa"/>
            <w:tcBorders>
              <w:top w:val="single" w:sz="8" w:space="0" w:color="000000"/>
              <w:bottom w:val="single" w:sz="8" w:space="0" w:color="000000"/>
              <w:right w:val="single" w:sz="8" w:space="0" w:color="000000"/>
            </w:tcBorders>
            <w:shd w:val="clear" w:color="auto" w:fill="F3F3F3"/>
          </w:tcPr>
          <w:p w14:paraId="6F493601" w14:textId="77777777" w:rsidR="004C05AA" w:rsidRPr="00A97C81" w:rsidRDefault="004C05AA" w:rsidP="0094025F">
            <w:pPr>
              <w:rPr>
                <w:ins w:id="2259" w:author="智誠 楊" w:date="2021-05-07T14:24:00Z"/>
                <w:rFonts w:ascii="標楷體" w:eastAsia="標楷體" w:hAnsi="標楷體"/>
              </w:rPr>
            </w:pPr>
            <w:ins w:id="2260" w:author="智誠 楊" w:date="2021-05-07T14:24:00Z">
              <w:r w:rsidRPr="00A97C81">
                <w:rPr>
                  <w:rFonts w:ascii="標楷體" w:eastAsia="標楷體" w:hAnsi="標楷體"/>
                </w:rPr>
                <w:t>選用流程</w:t>
              </w:r>
            </w:ins>
          </w:p>
        </w:tc>
        <w:tc>
          <w:tcPr>
            <w:tcW w:w="6318" w:type="dxa"/>
            <w:tcBorders>
              <w:top w:val="single" w:sz="8" w:space="0" w:color="000000"/>
              <w:left w:val="single" w:sz="8" w:space="0" w:color="000000"/>
              <w:bottom w:val="single" w:sz="8" w:space="0" w:color="000000"/>
            </w:tcBorders>
          </w:tcPr>
          <w:p w14:paraId="66A9C829" w14:textId="77777777" w:rsidR="004C05AA" w:rsidRPr="00A97C81" w:rsidRDefault="004C05AA" w:rsidP="0094025F">
            <w:pPr>
              <w:rPr>
                <w:ins w:id="2261" w:author="智誠 楊" w:date="2021-05-07T14:24:00Z"/>
                <w:rFonts w:ascii="標楷體" w:eastAsia="標楷體" w:hAnsi="標楷體"/>
              </w:rPr>
            </w:pPr>
          </w:p>
        </w:tc>
      </w:tr>
      <w:tr w:rsidR="004C05AA" w:rsidRPr="00A97C81" w14:paraId="7318D210" w14:textId="77777777" w:rsidTr="0094025F">
        <w:trPr>
          <w:trHeight w:val="1311"/>
          <w:ins w:id="2262" w:author="智誠 楊" w:date="2021-05-07T14:24:00Z"/>
        </w:trPr>
        <w:tc>
          <w:tcPr>
            <w:tcW w:w="1548" w:type="dxa"/>
            <w:tcBorders>
              <w:top w:val="single" w:sz="8" w:space="0" w:color="000000"/>
              <w:bottom w:val="single" w:sz="8" w:space="0" w:color="000000"/>
              <w:right w:val="single" w:sz="8" w:space="0" w:color="000000"/>
            </w:tcBorders>
            <w:shd w:val="clear" w:color="auto" w:fill="F3F3F3"/>
          </w:tcPr>
          <w:p w14:paraId="71A4AA57" w14:textId="77777777" w:rsidR="004C05AA" w:rsidRPr="00A97C81" w:rsidRDefault="004C05AA" w:rsidP="0094025F">
            <w:pPr>
              <w:rPr>
                <w:ins w:id="2263" w:author="智誠 楊" w:date="2021-05-07T14:24:00Z"/>
                <w:rFonts w:ascii="標楷體" w:eastAsia="標楷體" w:hAnsi="標楷體"/>
              </w:rPr>
            </w:pPr>
            <w:ins w:id="2264" w:author="智誠 楊" w:date="2021-05-07T14:24:00Z">
              <w:r w:rsidRPr="00A97C81">
                <w:rPr>
                  <w:rFonts w:ascii="標楷體" w:eastAsia="標楷體" w:hAnsi="標楷體"/>
                </w:rPr>
                <w:t>例外流程</w:t>
              </w:r>
            </w:ins>
          </w:p>
        </w:tc>
        <w:tc>
          <w:tcPr>
            <w:tcW w:w="6318" w:type="dxa"/>
            <w:tcBorders>
              <w:top w:val="single" w:sz="8" w:space="0" w:color="000000"/>
              <w:left w:val="single" w:sz="8" w:space="0" w:color="000000"/>
              <w:bottom w:val="single" w:sz="8" w:space="0" w:color="000000"/>
            </w:tcBorders>
          </w:tcPr>
          <w:p w14:paraId="5527CE0E" w14:textId="77777777" w:rsidR="004C05AA" w:rsidRPr="00A97C81" w:rsidRDefault="004C05AA" w:rsidP="0094025F">
            <w:pPr>
              <w:rPr>
                <w:ins w:id="2265" w:author="智誠 楊" w:date="2021-05-07T14:24:00Z"/>
                <w:rFonts w:ascii="標楷體" w:eastAsia="標楷體" w:hAnsi="標楷體"/>
              </w:rPr>
            </w:pPr>
          </w:p>
        </w:tc>
      </w:tr>
      <w:tr w:rsidR="004C05AA" w:rsidRPr="00362205" w14:paraId="3C5788F8" w14:textId="77777777" w:rsidTr="0094025F">
        <w:trPr>
          <w:trHeight w:val="278"/>
          <w:ins w:id="2266" w:author="智誠 楊" w:date="2021-05-07T14:24:00Z"/>
        </w:trPr>
        <w:tc>
          <w:tcPr>
            <w:tcW w:w="1548" w:type="dxa"/>
            <w:tcBorders>
              <w:top w:val="single" w:sz="8" w:space="0" w:color="000000"/>
              <w:bottom w:val="single" w:sz="8" w:space="0" w:color="000000"/>
              <w:right w:val="single" w:sz="8" w:space="0" w:color="000000"/>
            </w:tcBorders>
            <w:shd w:val="clear" w:color="auto" w:fill="F3F3F3"/>
          </w:tcPr>
          <w:p w14:paraId="1A3FADFF" w14:textId="77777777" w:rsidR="004C05AA" w:rsidRPr="00362205" w:rsidRDefault="004C05AA" w:rsidP="0094025F">
            <w:pPr>
              <w:rPr>
                <w:ins w:id="2267" w:author="智誠 楊" w:date="2021-05-07T14:24:00Z"/>
                <w:rFonts w:ascii="標楷體" w:eastAsia="標楷體" w:hAnsi="標楷體"/>
              </w:rPr>
            </w:pPr>
            <w:ins w:id="2268" w:author="智誠 楊" w:date="2021-05-07T14:24:00Z">
              <w:r w:rsidRPr="00362205">
                <w:rPr>
                  <w:rFonts w:ascii="標楷體" w:eastAsia="標楷體" w:hAnsi="標楷體"/>
                </w:rPr>
                <w:t xml:space="preserve">執行後狀況 </w:t>
              </w:r>
            </w:ins>
          </w:p>
        </w:tc>
        <w:tc>
          <w:tcPr>
            <w:tcW w:w="6318" w:type="dxa"/>
            <w:tcBorders>
              <w:top w:val="single" w:sz="8" w:space="0" w:color="000000"/>
              <w:left w:val="single" w:sz="8" w:space="0" w:color="000000"/>
              <w:bottom w:val="single" w:sz="8" w:space="0" w:color="000000"/>
            </w:tcBorders>
          </w:tcPr>
          <w:p w14:paraId="1802BE9F" w14:textId="77777777" w:rsidR="004C05AA" w:rsidRPr="00362205" w:rsidRDefault="004C05AA" w:rsidP="0094025F">
            <w:pPr>
              <w:rPr>
                <w:ins w:id="2269" w:author="智誠 楊" w:date="2021-05-07T14:24:00Z"/>
                <w:rFonts w:ascii="標楷體" w:eastAsia="標楷體" w:hAnsi="標楷體"/>
              </w:rPr>
            </w:pPr>
            <w:ins w:id="2270" w:author="阿毛" w:date="2021-06-09T10:43:00Z">
              <w:r>
                <w:rPr>
                  <w:rFonts w:ascii="標楷體" w:eastAsia="標楷體" w:hAnsi="標楷體" w:hint="eastAsia"/>
                </w:rPr>
                <w:t>1.</w:t>
              </w:r>
            </w:ins>
            <w:ins w:id="2271" w:author="智誠 楊" w:date="2021-05-07T17:17:00Z">
              <w:del w:id="2272" w:author="阿毛" w:date="2021-06-09T10:43:00Z">
                <w:r w:rsidDel="00581847">
                  <w:rPr>
                    <w:rFonts w:ascii="標楷體" w:eastAsia="標楷體" w:hAnsi="標楷體" w:hint="eastAsia"/>
                  </w:rPr>
                  <w:delText>刪除時</w:delText>
                </w:r>
              </w:del>
              <w:r>
                <w:rPr>
                  <w:rFonts w:ascii="標楷體" w:eastAsia="標楷體" w:hAnsi="標楷體" w:hint="eastAsia"/>
                </w:rPr>
                <w:t>需主管授權</w:t>
              </w:r>
            </w:ins>
          </w:p>
        </w:tc>
      </w:tr>
      <w:tr w:rsidR="004C05AA" w:rsidRPr="00362205" w14:paraId="21F23478" w14:textId="77777777" w:rsidTr="0094025F">
        <w:trPr>
          <w:trHeight w:val="358"/>
          <w:ins w:id="2273" w:author="智誠 楊" w:date="2021-05-07T14:24:00Z"/>
        </w:trPr>
        <w:tc>
          <w:tcPr>
            <w:tcW w:w="1548" w:type="dxa"/>
            <w:tcBorders>
              <w:top w:val="single" w:sz="8" w:space="0" w:color="000000"/>
              <w:bottom w:val="single" w:sz="8" w:space="0" w:color="000000"/>
              <w:right w:val="single" w:sz="8" w:space="0" w:color="000000"/>
            </w:tcBorders>
            <w:shd w:val="clear" w:color="auto" w:fill="F3F3F3"/>
          </w:tcPr>
          <w:p w14:paraId="052E5635" w14:textId="77777777" w:rsidR="004C05AA" w:rsidRPr="00362205" w:rsidRDefault="004C05AA" w:rsidP="0094025F">
            <w:pPr>
              <w:rPr>
                <w:ins w:id="2274" w:author="智誠 楊" w:date="2021-05-07T14:24:00Z"/>
                <w:rFonts w:ascii="標楷體" w:eastAsia="標楷體" w:hAnsi="標楷體"/>
              </w:rPr>
            </w:pPr>
            <w:ins w:id="2275" w:author="智誠 楊" w:date="2021-05-07T14:24:00Z">
              <w:r w:rsidRPr="00362205">
                <w:rPr>
                  <w:rFonts w:ascii="標楷體" w:eastAsia="標楷體" w:hAnsi="標楷體"/>
                </w:rPr>
                <w:t>特別需求</w:t>
              </w:r>
            </w:ins>
          </w:p>
        </w:tc>
        <w:tc>
          <w:tcPr>
            <w:tcW w:w="6318" w:type="dxa"/>
            <w:tcBorders>
              <w:top w:val="single" w:sz="8" w:space="0" w:color="000000"/>
              <w:left w:val="single" w:sz="8" w:space="0" w:color="000000"/>
              <w:bottom w:val="single" w:sz="8" w:space="0" w:color="000000"/>
            </w:tcBorders>
          </w:tcPr>
          <w:p w14:paraId="5DADE700" w14:textId="77777777" w:rsidR="004C05AA" w:rsidRDefault="004C05AA" w:rsidP="0094025F">
            <w:pPr>
              <w:rPr>
                <w:ins w:id="2276" w:author="阿毛" w:date="2021-06-09T10:38:00Z"/>
                <w:rFonts w:ascii="標楷體" w:eastAsia="標楷體" w:hAnsi="標楷體"/>
                <w:color w:val="222222"/>
              </w:rPr>
            </w:pPr>
            <w:ins w:id="2277" w:author="智誠 楊" w:date="2021-05-07T14:24:00Z">
              <w:r>
                <w:rPr>
                  <w:rFonts w:ascii="標楷體" w:eastAsia="標楷體" w:hAnsi="標楷體" w:hint="eastAsia"/>
                </w:rPr>
                <w:t>1</w:t>
              </w:r>
              <w:r>
                <w:rPr>
                  <w:rFonts w:ascii="標楷體" w:eastAsia="標楷體" w:hAnsi="標楷體"/>
                </w:rPr>
                <w:t>.</w:t>
              </w:r>
              <w:r>
                <w:rPr>
                  <w:rFonts w:ascii="標楷體" w:eastAsia="標楷體" w:hAnsi="標楷體" w:hint="eastAsia"/>
                  <w:color w:val="222222"/>
                </w:rPr>
                <w:t>修改時,異動原因及內容會記錄於「資料變更紀錄檔</w:t>
              </w:r>
            </w:ins>
          </w:p>
          <w:p w14:paraId="7383CA3B" w14:textId="77777777" w:rsidR="004C05AA" w:rsidRPr="00F20817" w:rsidRDefault="004C05AA" w:rsidP="0094025F">
            <w:pPr>
              <w:ind w:leftChars="100" w:left="240"/>
              <w:rPr>
                <w:ins w:id="2278" w:author="智誠 楊" w:date="2021-05-07T14:24:00Z"/>
                <w:rFonts w:ascii="標楷體" w:eastAsia="標楷體" w:hAnsi="標楷體"/>
                <w:color w:val="222222"/>
                <w:kern w:val="0"/>
              </w:rPr>
              <w:pPrChange w:id="2279" w:author="阿毛" w:date="2021-06-09T10:38:00Z">
                <w:pPr>
                  <w:widowControl/>
                </w:pPr>
              </w:pPrChange>
            </w:pPr>
            <w:ins w:id="2280" w:author="智誠 楊" w:date="2021-05-07T14:24:00Z">
              <w:r>
                <w:rPr>
                  <w:rFonts w:ascii="標楷體" w:eastAsia="標楷體" w:hAnsi="標楷體" w:hint="eastAsia"/>
                  <w:color w:val="222222"/>
                </w:rPr>
                <w:t>(</w:t>
              </w:r>
              <w:proofErr w:type="spellStart"/>
              <w:r>
                <w:rPr>
                  <w:rFonts w:ascii="標楷體" w:eastAsia="標楷體" w:hAnsi="標楷體" w:hint="eastAsia"/>
                  <w:color w:val="222222"/>
                </w:rPr>
                <w:t>TxDataLog</w:t>
              </w:r>
              <w:proofErr w:type="spellEnd"/>
              <w:r>
                <w:rPr>
                  <w:rFonts w:ascii="標楷體" w:eastAsia="標楷體" w:hAnsi="標楷體" w:hint="eastAsia"/>
                  <w:color w:val="222222"/>
                </w:rPr>
                <w:t>)」,可至「L6932 資料變更交易查詢」查詢異動內容記錄</w:t>
              </w:r>
              <w:del w:id="2281" w:author="阿毛" w:date="2021-06-09T10:38:00Z">
                <w:r w:rsidDel="00581847">
                  <w:rPr>
                    <w:rFonts w:ascii="標楷體" w:eastAsia="標楷體" w:hAnsi="標楷體" w:hint="eastAsia"/>
                    <w:color w:val="222222"/>
                  </w:rPr>
                  <w:delText>內容</w:delText>
                </w:r>
              </w:del>
            </w:ins>
          </w:p>
        </w:tc>
      </w:tr>
      <w:tr w:rsidR="004C05AA" w:rsidRPr="00362205" w14:paraId="5B43E993" w14:textId="77777777" w:rsidTr="0094025F">
        <w:trPr>
          <w:trHeight w:val="358"/>
          <w:ins w:id="2282" w:author="智誠 楊" w:date="2021-05-07T14:24:00Z"/>
        </w:trPr>
        <w:tc>
          <w:tcPr>
            <w:tcW w:w="1548" w:type="dxa"/>
            <w:tcBorders>
              <w:top w:val="single" w:sz="8" w:space="0" w:color="000000"/>
              <w:bottom w:val="single" w:sz="8" w:space="0" w:color="000000"/>
              <w:right w:val="single" w:sz="8" w:space="0" w:color="000000"/>
            </w:tcBorders>
            <w:shd w:val="clear" w:color="auto" w:fill="F3F3F3"/>
          </w:tcPr>
          <w:p w14:paraId="63D39CF5" w14:textId="77777777" w:rsidR="004C05AA" w:rsidRPr="00362205" w:rsidRDefault="004C05AA" w:rsidP="0094025F">
            <w:pPr>
              <w:rPr>
                <w:ins w:id="2283" w:author="智誠 楊" w:date="2021-05-07T14:24:00Z"/>
                <w:rFonts w:ascii="標楷體" w:eastAsia="標楷體" w:hAnsi="標楷體"/>
              </w:rPr>
            </w:pPr>
            <w:ins w:id="2284" w:author="智誠 楊" w:date="2021-05-07T14:24:00Z">
              <w:r>
                <w:rPr>
                  <w:rFonts w:ascii="標楷體" w:eastAsia="標楷體" w:hAnsi="標楷體" w:hint="eastAsia"/>
                  <w:lang w:eastAsia="zh-HK"/>
                </w:rPr>
                <w:t>參考</w:t>
              </w:r>
            </w:ins>
          </w:p>
        </w:tc>
        <w:tc>
          <w:tcPr>
            <w:tcW w:w="6318" w:type="dxa"/>
            <w:tcBorders>
              <w:top w:val="single" w:sz="8" w:space="0" w:color="000000"/>
              <w:left w:val="single" w:sz="8" w:space="0" w:color="000000"/>
              <w:bottom w:val="single" w:sz="8" w:space="0" w:color="000000"/>
            </w:tcBorders>
          </w:tcPr>
          <w:p w14:paraId="48395A24" w14:textId="77777777" w:rsidR="004C05AA" w:rsidRPr="00362205" w:rsidRDefault="004C05AA" w:rsidP="0094025F">
            <w:pPr>
              <w:rPr>
                <w:ins w:id="2285" w:author="智誠 楊" w:date="2021-05-07T14:24:00Z"/>
                <w:rFonts w:ascii="標楷體" w:eastAsia="標楷體" w:hAnsi="標楷體"/>
              </w:rPr>
            </w:pPr>
          </w:p>
        </w:tc>
      </w:tr>
    </w:tbl>
    <w:p w14:paraId="576485B7" w14:textId="77777777" w:rsidR="004C05AA" w:rsidRDefault="004C05AA" w:rsidP="004C05AA">
      <w:pPr>
        <w:rPr>
          <w:ins w:id="2286" w:author="智誠 楊" w:date="2021-05-07T14:24:00Z"/>
        </w:rPr>
      </w:pPr>
    </w:p>
    <w:p w14:paraId="466AAB1A" w14:textId="77777777" w:rsidR="004C05AA" w:rsidRPr="005F1722" w:rsidRDefault="004C05AA" w:rsidP="004C05AA">
      <w:pPr>
        <w:pStyle w:val="a"/>
        <w:numPr>
          <w:ilvl w:val="0"/>
          <w:numId w:val="1"/>
        </w:numPr>
        <w:rPr>
          <w:ins w:id="2287" w:author="智誠 楊" w:date="2021-05-07T14:24:00Z"/>
        </w:rPr>
      </w:pPr>
      <w:ins w:id="2288" w:author="智誠 楊" w:date="2021-05-07T14:24:00Z">
        <w:r>
          <w:rPr>
            <w:rFonts w:hint="eastAsia"/>
          </w:rPr>
          <w:t>Ta</w:t>
        </w:r>
        <w:r>
          <w:t>ble List</w:t>
        </w:r>
        <w:r w:rsidRPr="005F1722">
          <w:rPr>
            <w:rFonts w:hint="eastAsia"/>
          </w:rPr>
          <w:t>:</w:t>
        </w:r>
      </w:ins>
    </w:p>
    <w:tbl>
      <w:tblPr>
        <w:tblStyle w:val="ac"/>
        <w:tblW w:w="0" w:type="auto"/>
        <w:tblInd w:w="1101" w:type="dxa"/>
        <w:tblLook w:val="04A0" w:firstRow="1" w:lastRow="0" w:firstColumn="1" w:lastColumn="0" w:noHBand="0" w:noVBand="1"/>
      </w:tblPr>
      <w:tblGrid>
        <w:gridCol w:w="952"/>
        <w:gridCol w:w="3118"/>
        <w:gridCol w:w="3828"/>
      </w:tblGrid>
      <w:tr w:rsidR="004C05AA" w:rsidRPr="0022279A" w14:paraId="1959F010" w14:textId="77777777" w:rsidTr="0094025F">
        <w:trPr>
          <w:ins w:id="2289" w:author="智誠 楊" w:date="2021-05-07T14:24:00Z"/>
        </w:trPr>
        <w:tc>
          <w:tcPr>
            <w:tcW w:w="952" w:type="dxa"/>
            <w:shd w:val="clear" w:color="auto" w:fill="D9D9D9" w:themeFill="background1" w:themeFillShade="D9"/>
          </w:tcPr>
          <w:p w14:paraId="0532D453" w14:textId="77777777" w:rsidR="004C05AA" w:rsidRPr="0022279A" w:rsidRDefault="004C05AA" w:rsidP="0094025F">
            <w:pPr>
              <w:jc w:val="center"/>
              <w:rPr>
                <w:ins w:id="2290" w:author="智誠 楊" w:date="2021-05-07T14:24:00Z"/>
                <w:rFonts w:ascii="標楷體" w:eastAsia="標楷體" w:hAnsi="標楷體"/>
              </w:rPr>
            </w:pPr>
            <w:ins w:id="2291" w:author="智誠 楊" w:date="2021-05-07T14:24:00Z">
              <w:r w:rsidRPr="0022279A">
                <w:rPr>
                  <w:rFonts w:ascii="標楷體" w:eastAsia="標楷體" w:hAnsi="標楷體" w:hint="eastAsia"/>
                  <w:lang w:eastAsia="zh-HK"/>
                </w:rPr>
                <w:t>序號</w:t>
              </w:r>
            </w:ins>
          </w:p>
        </w:tc>
        <w:tc>
          <w:tcPr>
            <w:tcW w:w="3118" w:type="dxa"/>
            <w:shd w:val="clear" w:color="auto" w:fill="D9D9D9" w:themeFill="background1" w:themeFillShade="D9"/>
          </w:tcPr>
          <w:p w14:paraId="0A081965" w14:textId="77777777" w:rsidR="004C05AA" w:rsidRPr="0022279A" w:rsidRDefault="004C05AA" w:rsidP="0094025F">
            <w:pPr>
              <w:jc w:val="center"/>
              <w:rPr>
                <w:ins w:id="2292" w:author="智誠 楊" w:date="2021-05-07T14:24:00Z"/>
                <w:rFonts w:ascii="標楷體" w:eastAsia="標楷體" w:hAnsi="標楷體"/>
              </w:rPr>
            </w:pPr>
            <w:ins w:id="2293" w:author="智誠 楊" w:date="2021-05-07T14:24:00Z">
              <w:r w:rsidRPr="0022279A">
                <w:rPr>
                  <w:rFonts w:ascii="標楷體" w:eastAsia="標楷體" w:hAnsi="標楷體" w:hint="eastAsia"/>
                  <w:lang w:eastAsia="zh-HK"/>
                </w:rPr>
                <w:t>名稱</w:t>
              </w:r>
            </w:ins>
          </w:p>
        </w:tc>
        <w:tc>
          <w:tcPr>
            <w:tcW w:w="3828" w:type="dxa"/>
            <w:shd w:val="clear" w:color="auto" w:fill="D9D9D9" w:themeFill="background1" w:themeFillShade="D9"/>
          </w:tcPr>
          <w:p w14:paraId="73C2F5BB" w14:textId="77777777" w:rsidR="004C05AA" w:rsidRPr="0022279A" w:rsidRDefault="004C05AA" w:rsidP="0094025F">
            <w:pPr>
              <w:jc w:val="center"/>
              <w:rPr>
                <w:ins w:id="2294" w:author="智誠 楊" w:date="2021-05-07T14:24:00Z"/>
                <w:rFonts w:ascii="標楷體" w:eastAsia="標楷體" w:hAnsi="標楷體"/>
              </w:rPr>
            </w:pPr>
            <w:ins w:id="2295" w:author="智誠 楊" w:date="2021-05-07T14:24:00Z">
              <w:r w:rsidRPr="0022279A">
                <w:rPr>
                  <w:rFonts w:ascii="標楷體" w:eastAsia="標楷體" w:hAnsi="標楷體" w:hint="eastAsia"/>
                  <w:lang w:eastAsia="zh-HK"/>
                </w:rPr>
                <w:t>說明</w:t>
              </w:r>
            </w:ins>
          </w:p>
        </w:tc>
      </w:tr>
      <w:tr w:rsidR="004C05AA" w:rsidRPr="0022279A" w14:paraId="535C69D3" w14:textId="77777777" w:rsidTr="0094025F">
        <w:trPr>
          <w:ins w:id="2296" w:author="智誠 楊" w:date="2021-05-07T14:24:00Z"/>
        </w:trPr>
        <w:tc>
          <w:tcPr>
            <w:tcW w:w="952" w:type="dxa"/>
          </w:tcPr>
          <w:p w14:paraId="2A5B434C" w14:textId="77777777" w:rsidR="004C05AA" w:rsidRPr="0022279A" w:rsidRDefault="004C05AA" w:rsidP="0094025F">
            <w:pPr>
              <w:jc w:val="center"/>
              <w:rPr>
                <w:ins w:id="2297" w:author="智誠 楊" w:date="2021-05-07T14:24:00Z"/>
                <w:rFonts w:ascii="標楷體" w:eastAsia="標楷體" w:hAnsi="標楷體"/>
              </w:rPr>
            </w:pPr>
            <w:ins w:id="2298" w:author="智誠 楊" w:date="2021-05-07T14:24:00Z">
              <w:r w:rsidRPr="0022279A">
                <w:rPr>
                  <w:rFonts w:ascii="標楷體" w:eastAsia="標楷體" w:hAnsi="標楷體" w:hint="eastAsia"/>
                </w:rPr>
                <w:t>1</w:t>
              </w:r>
            </w:ins>
          </w:p>
        </w:tc>
        <w:tc>
          <w:tcPr>
            <w:tcW w:w="3118" w:type="dxa"/>
          </w:tcPr>
          <w:p w14:paraId="0A3177E8" w14:textId="77777777" w:rsidR="004C05AA" w:rsidRPr="0022279A" w:rsidRDefault="004C05AA" w:rsidP="0094025F">
            <w:pPr>
              <w:rPr>
                <w:ins w:id="2299" w:author="智誠 楊" w:date="2021-05-07T14:24:00Z"/>
                <w:rFonts w:ascii="標楷體" w:eastAsia="標楷體" w:hAnsi="標楷體"/>
              </w:rPr>
            </w:pPr>
            <w:proofErr w:type="spellStart"/>
            <w:ins w:id="2300" w:author="智誠 楊" w:date="2021-05-07T14:31:00Z">
              <w:r>
                <w:rPr>
                  <w:rFonts w:ascii="標楷體" w:eastAsia="標楷體" w:hAnsi="標楷體"/>
                </w:rPr>
                <w:t>MlaundryDetail</w:t>
              </w:r>
            </w:ins>
            <w:proofErr w:type="spellEnd"/>
          </w:p>
        </w:tc>
        <w:tc>
          <w:tcPr>
            <w:tcW w:w="3828" w:type="dxa"/>
          </w:tcPr>
          <w:p w14:paraId="26D1A2B9" w14:textId="77777777" w:rsidR="004C05AA" w:rsidRPr="0022279A" w:rsidRDefault="004C05AA" w:rsidP="0094025F">
            <w:pPr>
              <w:rPr>
                <w:ins w:id="2301" w:author="智誠 楊" w:date="2021-05-07T14:24:00Z"/>
                <w:rFonts w:ascii="標楷體" w:eastAsia="標楷體" w:hAnsi="標楷體"/>
              </w:rPr>
            </w:pPr>
            <w:ins w:id="2302" w:author="智誠 楊" w:date="2021-05-07T14:31:00Z">
              <w:r>
                <w:rPr>
                  <w:rFonts w:ascii="標楷體" w:eastAsia="標楷體" w:hAnsi="標楷體" w:hint="eastAsia"/>
                  <w:lang w:eastAsia="zh-HK"/>
                </w:rPr>
                <w:t>疑似</w:t>
              </w:r>
              <w:r>
                <w:rPr>
                  <w:rFonts w:ascii="標楷體" w:eastAsia="標楷體" w:hAnsi="標楷體" w:hint="eastAsia"/>
                </w:rPr>
                <w:t>洗錢交易合理性明細</w:t>
              </w:r>
              <w:r w:rsidRPr="00A97C81">
                <w:rPr>
                  <w:rFonts w:ascii="標楷體" w:eastAsia="標楷體" w:hAnsi="標楷體" w:hint="eastAsia"/>
                </w:rPr>
                <w:t>檔</w:t>
              </w:r>
            </w:ins>
          </w:p>
        </w:tc>
      </w:tr>
      <w:tr w:rsidR="004C05AA" w:rsidRPr="0022279A" w14:paraId="0924FCA2" w14:textId="77777777" w:rsidTr="0094025F">
        <w:trPr>
          <w:ins w:id="2303" w:author="智誠 楊" w:date="2021-05-07T14:24:00Z"/>
        </w:trPr>
        <w:tc>
          <w:tcPr>
            <w:tcW w:w="952" w:type="dxa"/>
          </w:tcPr>
          <w:p w14:paraId="1B549C98" w14:textId="77777777" w:rsidR="004C05AA" w:rsidRPr="0022279A" w:rsidRDefault="004C05AA" w:rsidP="0094025F">
            <w:pPr>
              <w:jc w:val="center"/>
              <w:rPr>
                <w:ins w:id="2304" w:author="智誠 楊" w:date="2021-05-07T14:24:00Z"/>
                <w:rFonts w:ascii="標楷體" w:eastAsia="標楷體" w:hAnsi="標楷體"/>
              </w:rPr>
            </w:pPr>
            <w:ins w:id="2305" w:author="阿毛" w:date="2021-06-09T10:39:00Z">
              <w:r>
                <w:rPr>
                  <w:rFonts w:ascii="標楷體" w:eastAsia="標楷體" w:hAnsi="標楷體" w:hint="eastAsia"/>
                </w:rPr>
                <w:t>2</w:t>
              </w:r>
            </w:ins>
          </w:p>
        </w:tc>
        <w:tc>
          <w:tcPr>
            <w:tcW w:w="3118" w:type="dxa"/>
          </w:tcPr>
          <w:p w14:paraId="18083E00" w14:textId="77777777" w:rsidR="004C05AA" w:rsidRPr="0022279A" w:rsidRDefault="004C05AA" w:rsidP="0094025F">
            <w:pPr>
              <w:rPr>
                <w:ins w:id="2306" w:author="智誠 楊" w:date="2021-05-07T14:24:00Z"/>
                <w:rFonts w:ascii="標楷體" w:eastAsia="標楷體" w:hAnsi="標楷體"/>
              </w:rPr>
            </w:pPr>
            <w:proofErr w:type="spellStart"/>
            <w:ins w:id="2307" w:author="阿毛" w:date="2021-06-09T10:39:00Z">
              <w:r>
                <w:rPr>
                  <w:rFonts w:ascii="標楷體" w:eastAsia="標楷體" w:hAnsi="標楷體" w:hint="eastAsia"/>
                </w:rPr>
                <w:t>T</w:t>
              </w:r>
              <w:r>
                <w:rPr>
                  <w:rFonts w:ascii="標楷體" w:eastAsia="標楷體" w:hAnsi="標楷體"/>
                </w:rPr>
                <w:t>xDateLog</w:t>
              </w:r>
            </w:ins>
            <w:proofErr w:type="spellEnd"/>
          </w:p>
        </w:tc>
        <w:tc>
          <w:tcPr>
            <w:tcW w:w="3828" w:type="dxa"/>
          </w:tcPr>
          <w:p w14:paraId="0F3F441E" w14:textId="77777777" w:rsidR="004C05AA" w:rsidRPr="0022279A" w:rsidRDefault="004C05AA" w:rsidP="0094025F">
            <w:pPr>
              <w:rPr>
                <w:ins w:id="2308" w:author="智誠 楊" w:date="2021-05-07T14:24:00Z"/>
                <w:rFonts w:ascii="標楷體" w:eastAsia="標楷體" w:hAnsi="標楷體"/>
              </w:rPr>
            </w:pPr>
            <w:ins w:id="2309" w:author="阿毛" w:date="2021-06-09T10:39:00Z">
              <w:r>
                <w:rPr>
                  <w:rFonts w:ascii="標楷體" w:eastAsia="標楷體" w:hAnsi="標楷體" w:hint="eastAsia"/>
                </w:rPr>
                <w:t>資料變更紀錄檔</w:t>
              </w:r>
            </w:ins>
          </w:p>
        </w:tc>
      </w:tr>
      <w:tr w:rsidR="004C05AA" w:rsidRPr="0022279A" w14:paraId="1CC49F7C" w14:textId="77777777" w:rsidTr="0094025F">
        <w:trPr>
          <w:ins w:id="2310" w:author="智誠 楊" w:date="2021-05-07T14:24:00Z"/>
        </w:trPr>
        <w:tc>
          <w:tcPr>
            <w:tcW w:w="952" w:type="dxa"/>
          </w:tcPr>
          <w:p w14:paraId="6AFC7C22" w14:textId="77777777" w:rsidR="004C05AA" w:rsidRPr="0022279A" w:rsidRDefault="004C05AA" w:rsidP="0094025F">
            <w:pPr>
              <w:jc w:val="center"/>
              <w:rPr>
                <w:ins w:id="2311" w:author="智誠 楊" w:date="2021-05-07T14:24:00Z"/>
                <w:rFonts w:ascii="標楷體" w:eastAsia="標楷體" w:hAnsi="標楷體"/>
              </w:rPr>
            </w:pPr>
          </w:p>
        </w:tc>
        <w:tc>
          <w:tcPr>
            <w:tcW w:w="3118" w:type="dxa"/>
          </w:tcPr>
          <w:p w14:paraId="733327C6" w14:textId="77777777" w:rsidR="004C05AA" w:rsidRPr="0022279A" w:rsidRDefault="004C05AA" w:rsidP="0094025F">
            <w:pPr>
              <w:rPr>
                <w:ins w:id="2312" w:author="智誠 楊" w:date="2021-05-07T14:24:00Z"/>
                <w:rFonts w:ascii="標楷體" w:eastAsia="標楷體" w:hAnsi="標楷體"/>
              </w:rPr>
            </w:pPr>
          </w:p>
        </w:tc>
        <w:tc>
          <w:tcPr>
            <w:tcW w:w="3828" w:type="dxa"/>
          </w:tcPr>
          <w:p w14:paraId="0C89C7DA" w14:textId="77777777" w:rsidR="004C05AA" w:rsidRPr="0022279A" w:rsidRDefault="004C05AA" w:rsidP="0094025F">
            <w:pPr>
              <w:rPr>
                <w:ins w:id="2313" w:author="智誠 楊" w:date="2021-05-07T14:24:00Z"/>
                <w:rFonts w:ascii="標楷體" w:eastAsia="標楷體" w:hAnsi="標楷體"/>
              </w:rPr>
            </w:pPr>
          </w:p>
        </w:tc>
      </w:tr>
    </w:tbl>
    <w:p w14:paraId="3E270EBF" w14:textId="77777777" w:rsidR="004C05AA" w:rsidRDefault="004C05AA" w:rsidP="004C05AA">
      <w:pPr>
        <w:ind w:left="1440"/>
        <w:rPr>
          <w:ins w:id="2314" w:author="智誠 楊" w:date="2021-05-07T14:24:00Z"/>
        </w:rPr>
      </w:pPr>
    </w:p>
    <w:p w14:paraId="7B6D7FCA" w14:textId="77777777" w:rsidR="004C05AA" w:rsidRDefault="004C05AA" w:rsidP="004C05AA">
      <w:pPr>
        <w:rPr>
          <w:ins w:id="2315" w:author="智誠 楊" w:date="2021-05-07T14:24:00Z"/>
        </w:rPr>
      </w:pPr>
    </w:p>
    <w:p w14:paraId="32CC5062" w14:textId="77777777" w:rsidR="004C05AA" w:rsidRPr="00934FE7" w:rsidRDefault="004C05AA" w:rsidP="004C05AA">
      <w:pPr>
        <w:widowControl/>
        <w:rPr>
          <w:ins w:id="2316" w:author="智誠 楊" w:date="2021-05-07T14:24:00Z"/>
        </w:rPr>
        <w:pPrChange w:id="2317" w:author="智誠 楊" w:date="2021-05-12T09:41:00Z">
          <w:pPr/>
        </w:pPrChange>
      </w:pPr>
      <w:ins w:id="2318" w:author="智誠 楊" w:date="2021-05-07T14:24:00Z">
        <w:r>
          <w:br w:type="page"/>
        </w:r>
      </w:ins>
    </w:p>
    <w:p w14:paraId="63349DEF" w14:textId="77777777" w:rsidR="004C05AA" w:rsidRPr="00362205" w:rsidRDefault="004C05AA" w:rsidP="004C05AA">
      <w:pPr>
        <w:pStyle w:val="a"/>
        <w:numPr>
          <w:ilvl w:val="0"/>
          <w:numId w:val="1"/>
        </w:numPr>
        <w:rPr>
          <w:ins w:id="2319" w:author="智誠 楊" w:date="2021-05-07T14:24:00Z"/>
        </w:rPr>
      </w:pPr>
      <w:ins w:id="2320" w:author="智誠 楊" w:date="2021-05-07T14:24:00Z">
        <w:r w:rsidRPr="00362205">
          <w:lastRenderedPageBreak/>
          <w:t>UI畫面</w:t>
        </w:r>
      </w:ins>
      <w:ins w:id="2321" w:author="智誠 楊" w:date="2021-05-12T14:36:00Z">
        <w:r>
          <w:rPr>
            <w:rFonts w:hint="eastAsia"/>
          </w:rPr>
          <w:t>-修改</w:t>
        </w:r>
      </w:ins>
      <w:r>
        <w:rPr>
          <w:rFonts w:hint="eastAsia"/>
        </w:rPr>
        <w:t>/登錄/覆核</w:t>
      </w:r>
    </w:p>
    <w:p w14:paraId="749BCDF6" w14:textId="77777777" w:rsidR="004C05AA" w:rsidDel="00045674" w:rsidRDefault="004C05AA" w:rsidP="004C05AA">
      <w:pPr>
        <w:pStyle w:val="42"/>
        <w:spacing w:after="72"/>
        <w:ind w:leftChars="196" w:left="470"/>
        <w:rPr>
          <w:ins w:id="2322" w:author="智誠 楊" w:date="2021-05-07T14:24:00Z"/>
          <w:del w:id="2323" w:author="阿毛" w:date="2021-06-09T11:14:00Z"/>
          <w:rFonts w:ascii="標楷體" w:hAnsi="標楷體"/>
        </w:rPr>
      </w:pPr>
      <w:ins w:id="2324" w:author="智誠 楊" w:date="2021-05-07T14:24:00Z">
        <w:r w:rsidRPr="00362205">
          <w:rPr>
            <w:rFonts w:ascii="標楷體" w:hAnsi="標楷體" w:hint="eastAsia"/>
          </w:rPr>
          <w:t>輸入畫面：</w:t>
        </w:r>
      </w:ins>
    </w:p>
    <w:p w14:paraId="1839450A" w14:textId="77777777" w:rsidR="004C05AA" w:rsidRPr="00D13949" w:rsidRDefault="004C05AA" w:rsidP="004C05AA">
      <w:pPr>
        <w:pStyle w:val="42"/>
        <w:spacing w:after="72"/>
        <w:ind w:leftChars="196" w:left="470"/>
        <w:rPr>
          <w:ins w:id="2325" w:author="智誠 楊" w:date="2021-05-07T14:24:00Z"/>
          <w:rFonts w:ascii="標楷體" w:hAnsi="標楷體"/>
        </w:rPr>
      </w:pPr>
      <w:ins w:id="2326" w:author="智誠 楊" w:date="2021-05-07T15:04:00Z">
        <w:del w:id="2327" w:author="阿毛" w:date="2021-06-09T11:14:00Z">
          <w:r w:rsidRPr="00286997" w:rsidDel="00045674">
            <w:rPr>
              <w:rFonts w:ascii="標楷體" w:hAnsi="標楷體"/>
              <w:noProof/>
            </w:rPr>
            <w:drawing>
              <wp:inline distT="0" distB="0" distL="0" distR="0" wp14:anchorId="014183A3" wp14:editId="4963BA03">
                <wp:extent cx="6479540" cy="3308985"/>
                <wp:effectExtent l="0" t="0" r="0"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3308985"/>
                        </a:xfrm>
                        <a:prstGeom prst="rect">
                          <a:avLst/>
                        </a:prstGeom>
                      </pic:spPr>
                    </pic:pic>
                  </a:graphicData>
                </a:graphic>
              </wp:inline>
            </w:drawing>
          </w:r>
        </w:del>
      </w:ins>
      <w:ins w:id="2328" w:author="阿毛" w:date="2021-06-09T11:14:00Z">
        <w:r w:rsidRPr="00045674">
          <w:rPr>
            <w:noProof/>
          </w:rPr>
          <w:t xml:space="preserve"> </w:t>
        </w:r>
        <w:r w:rsidRPr="00045674">
          <w:rPr>
            <w:rFonts w:ascii="標楷體" w:hAnsi="標楷體"/>
            <w:noProof/>
          </w:rPr>
          <w:drawing>
            <wp:inline distT="0" distB="0" distL="0" distR="0" wp14:anchorId="11E3EEF8" wp14:editId="705351EB">
              <wp:extent cx="6479540" cy="3283585"/>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283585"/>
                      </a:xfrm>
                      <a:prstGeom prst="rect">
                        <a:avLst/>
                      </a:prstGeom>
                    </pic:spPr>
                  </pic:pic>
                </a:graphicData>
              </a:graphic>
            </wp:inline>
          </w:drawing>
        </w:r>
      </w:ins>
    </w:p>
    <w:p w14:paraId="681A4F0C" w14:textId="77777777" w:rsidR="004C05AA" w:rsidRDefault="004C05AA" w:rsidP="004C05AA">
      <w:pPr>
        <w:pStyle w:val="a"/>
        <w:numPr>
          <w:ilvl w:val="0"/>
          <w:numId w:val="1"/>
        </w:numPr>
        <w:rPr>
          <w:ins w:id="2329" w:author="智誠 楊" w:date="2021-05-07T14:24:00Z"/>
        </w:rPr>
      </w:pPr>
      <w:ins w:id="2330" w:author="智誠 楊" w:date="2021-05-07T14:24:00Z">
        <w:r>
          <w:t>輸入畫面</w:t>
        </w:r>
        <w:r>
          <w:rPr>
            <w:rFonts w:hint="eastAsia"/>
            <w:lang w:eastAsia="zh-HK"/>
          </w:rPr>
          <w:t>按鈕</w:t>
        </w:r>
        <w:r>
          <w:t>說明</w:t>
        </w:r>
      </w:ins>
      <w:ins w:id="2331" w:author="智誠 楊" w:date="2021-05-13T14:46:00Z">
        <w:r>
          <w:rPr>
            <w:rFonts w:hint="eastAsia"/>
          </w:rPr>
          <w:t>-</w:t>
        </w:r>
      </w:ins>
      <w:ins w:id="2332" w:author="智誠 楊" w:date="2021-05-12T14:36:00Z">
        <w:r>
          <w:rPr>
            <w:rFonts w:hint="eastAsia"/>
          </w:rPr>
          <w:t>修改</w:t>
        </w:r>
      </w:ins>
      <w:r>
        <w:rPr>
          <w:rFonts w:hint="eastAsia"/>
        </w:rPr>
        <w:t>/登錄/覆核</w:t>
      </w:r>
    </w:p>
    <w:p w14:paraId="545764F6" w14:textId="77777777" w:rsidR="004C05AA" w:rsidRPr="00F5236F" w:rsidRDefault="004C05AA" w:rsidP="004C05AA">
      <w:pPr>
        <w:rPr>
          <w:ins w:id="2333" w:author="智誠 楊" w:date="2021-05-07T14:24:00Z"/>
        </w:rPr>
      </w:pPr>
    </w:p>
    <w:tbl>
      <w:tblPr>
        <w:tblStyle w:val="ac"/>
        <w:tblW w:w="0" w:type="auto"/>
        <w:tblInd w:w="250" w:type="dxa"/>
        <w:tblLook w:val="04A0" w:firstRow="1" w:lastRow="0" w:firstColumn="1" w:lastColumn="0" w:noHBand="0" w:noVBand="1"/>
      </w:tblPr>
      <w:tblGrid>
        <w:gridCol w:w="847"/>
        <w:gridCol w:w="2109"/>
        <w:gridCol w:w="6988"/>
      </w:tblGrid>
      <w:tr w:rsidR="004C05AA" w:rsidRPr="00A97C81" w14:paraId="390BBB45" w14:textId="77777777" w:rsidTr="0094025F">
        <w:trPr>
          <w:ins w:id="2334" w:author="智誠 楊" w:date="2021-05-07T14:24:00Z"/>
        </w:trPr>
        <w:tc>
          <w:tcPr>
            <w:tcW w:w="851" w:type="dxa"/>
            <w:shd w:val="clear" w:color="auto" w:fill="D9D9D9" w:themeFill="background1" w:themeFillShade="D9"/>
          </w:tcPr>
          <w:p w14:paraId="37C916E5" w14:textId="77777777" w:rsidR="004C05AA" w:rsidRPr="00A97C81" w:rsidRDefault="004C05AA" w:rsidP="0094025F">
            <w:pPr>
              <w:jc w:val="center"/>
              <w:rPr>
                <w:ins w:id="2335" w:author="智誠 楊" w:date="2021-05-07T14:24:00Z"/>
                <w:rFonts w:ascii="標楷體" w:eastAsia="標楷體" w:hAnsi="標楷體"/>
              </w:rPr>
            </w:pPr>
            <w:ins w:id="2336" w:author="智誠 楊" w:date="2021-05-07T14:24:00Z">
              <w:r w:rsidRPr="00A97C81">
                <w:rPr>
                  <w:rFonts w:ascii="標楷體" w:eastAsia="標楷體" w:hAnsi="標楷體" w:hint="eastAsia"/>
                  <w:lang w:eastAsia="zh-HK"/>
                </w:rPr>
                <w:t>序號</w:t>
              </w:r>
            </w:ins>
          </w:p>
        </w:tc>
        <w:tc>
          <w:tcPr>
            <w:tcW w:w="2126" w:type="dxa"/>
            <w:shd w:val="clear" w:color="auto" w:fill="D9D9D9" w:themeFill="background1" w:themeFillShade="D9"/>
          </w:tcPr>
          <w:p w14:paraId="38802DC0" w14:textId="77777777" w:rsidR="004C05AA" w:rsidRPr="00A97C81" w:rsidRDefault="004C05AA" w:rsidP="0094025F">
            <w:pPr>
              <w:jc w:val="center"/>
              <w:rPr>
                <w:ins w:id="2337" w:author="智誠 楊" w:date="2021-05-07T14:24:00Z"/>
                <w:rFonts w:ascii="標楷體" w:eastAsia="標楷體" w:hAnsi="標楷體"/>
              </w:rPr>
            </w:pPr>
            <w:ins w:id="2338" w:author="智誠 楊" w:date="2021-05-07T14:24:00Z">
              <w:r w:rsidRPr="00A97C81">
                <w:rPr>
                  <w:rFonts w:ascii="標楷體" w:eastAsia="標楷體" w:hAnsi="標楷體" w:hint="eastAsia"/>
                  <w:lang w:eastAsia="zh-HK"/>
                </w:rPr>
                <w:t>按鈕名稱</w:t>
              </w:r>
            </w:ins>
          </w:p>
        </w:tc>
        <w:tc>
          <w:tcPr>
            <w:tcW w:w="7033" w:type="dxa"/>
            <w:shd w:val="clear" w:color="auto" w:fill="D9D9D9" w:themeFill="background1" w:themeFillShade="D9"/>
          </w:tcPr>
          <w:p w14:paraId="2868016F" w14:textId="77777777" w:rsidR="004C05AA" w:rsidRPr="00A97C81" w:rsidRDefault="004C05AA" w:rsidP="0094025F">
            <w:pPr>
              <w:jc w:val="center"/>
              <w:rPr>
                <w:ins w:id="2339" w:author="智誠 楊" w:date="2021-05-07T14:24:00Z"/>
                <w:rFonts w:ascii="標楷體" w:eastAsia="標楷體" w:hAnsi="標楷體"/>
              </w:rPr>
            </w:pPr>
            <w:ins w:id="2340" w:author="智誠 楊" w:date="2021-05-07T14:24:00Z">
              <w:r w:rsidRPr="00A97C81">
                <w:rPr>
                  <w:rFonts w:ascii="標楷體" w:eastAsia="標楷體" w:hAnsi="標楷體" w:hint="eastAsia"/>
                  <w:lang w:eastAsia="zh-HK"/>
                </w:rPr>
                <w:t>功能說明</w:t>
              </w:r>
            </w:ins>
          </w:p>
        </w:tc>
      </w:tr>
      <w:tr w:rsidR="004C05AA" w:rsidRPr="00A97C81" w14:paraId="5F8A8D13" w14:textId="77777777" w:rsidTr="0094025F">
        <w:trPr>
          <w:ins w:id="2341" w:author="智誠 楊" w:date="2021-05-07T14:24:00Z"/>
        </w:trPr>
        <w:tc>
          <w:tcPr>
            <w:tcW w:w="851" w:type="dxa"/>
          </w:tcPr>
          <w:p w14:paraId="121C0589" w14:textId="77777777" w:rsidR="004C05AA" w:rsidRPr="00A97C81" w:rsidRDefault="004C05AA" w:rsidP="0094025F">
            <w:pPr>
              <w:jc w:val="center"/>
              <w:rPr>
                <w:ins w:id="2342" w:author="智誠 楊" w:date="2021-05-07T14:24:00Z"/>
                <w:rFonts w:ascii="標楷體" w:eastAsia="標楷體" w:hAnsi="標楷體"/>
                <w:lang w:eastAsia="zh-HK"/>
              </w:rPr>
            </w:pPr>
            <w:ins w:id="2343" w:author="智誠 楊" w:date="2021-05-07T14:24:00Z">
              <w:r w:rsidRPr="00A97C81">
                <w:rPr>
                  <w:rFonts w:ascii="標楷體" w:eastAsia="標楷體" w:hAnsi="標楷體" w:hint="eastAsia"/>
                </w:rPr>
                <w:t>1</w:t>
              </w:r>
            </w:ins>
          </w:p>
        </w:tc>
        <w:tc>
          <w:tcPr>
            <w:tcW w:w="2126" w:type="dxa"/>
          </w:tcPr>
          <w:p w14:paraId="580D067A" w14:textId="77777777" w:rsidR="004C05AA" w:rsidRPr="00A97C81" w:rsidRDefault="004C05AA" w:rsidP="0094025F">
            <w:pPr>
              <w:rPr>
                <w:ins w:id="2344" w:author="智誠 楊" w:date="2021-05-07T14:24:00Z"/>
                <w:rFonts w:ascii="標楷體" w:eastAsia="標楷體" w:hAnsi="標楷體"/>
                <w:lang w:eastAsia="zh-HK"/>
              </w:rPr>
            </w:pPr>
            <w:ins w:id="2345" w:author="智誠 楊" w:date="2021-05-08T15:47:00Z">
              <w:r w:rsidRPr="00A97C81">
                <w:rPr>
                  <w:rFonts w:ascii="標楷體" w:eastAsia="標楷體" w:hAnsi="標楷體" w:hint="eastAsia"/>
                  <w:lang w:eastAsia="zh-HK"/>
                </w:rPr>
                <w:t>修改</w:t>
              </w:r>
            </w:ins>
          </w:p>
        </w:tc>
        <w:tc>
          <w:tcPr>
            <w:tcW w:w="7033" w:type="dxa"/>
          </w:tcPr>
          <w:p w14:paraId="06BE4885" w14:textId="77777777" w:rsidR="004C05AA" w:rsidRDefault="004C05AA" w:rsidP="0094025F">
            <w:pPr>
              <w:rPr>
                <w:ins w:id="2346" w:author="阿毛" w:date="2021-06-09T10:40:00Z"/>
                <w:rFonts w:ascii="標楷體" w:eastAsia="標楷體" w:hAnsi="標楷體"/>
              </w:rPr>
            </w:pPr>
            <w:ins w:id="2347" w:author="智誠 楊" w:date="2021-05-08T15:47:00Z">
              <w:r w:rsidRPr="00A97C81">
                <w:rPr>
                  <w:rFonts w:ascii="標楷體" w:eastAsia="標楷體" w:hAnsi="標楷體" w:hint="eastAsia"/>
                </w:rPr>
                <w:t>1.【</w:t>
              </w:r>
              <w:r w:rsidRPr="00A97C81">
                <w:rPr>
                  <w:rFonts w:ascii="標楷體" w:eastAsia="標楷體" w:hAnsi="標楷體"/>
                  <w:lang w:eastAsia="zh-HK"/>
                </w:rPr>
                <w:t>L</w:t>
              </w:r>
              <w:r>
                <w:rPr>
                  <w:rFonts w:ascii="標楷體" w:eastAsia="標楷體" w:hAnsi="標楷體" w:hint="eastAsia"/>
                </w:rPr>
                <w:t>8922疑似洗錢交易合理性查詢</w:t>
              </w:r>
              <w:r w:rsidRPr="00A97C81">
                <w:rPr>
                  <w:rFonts w:ascii="標楷體" w:eastAsia="標楷體" w:hAnsi="標楷體" w:hint="eastAsia"/>
                </w:rPr>
                <w:t>】</w:t>
              </w:r>
              <w:r w:rsidRPr="00A97C81">
                <w:rPr>
                  <w:rFonts w:ascii="標楷體" w:eastAsia="標楷體" w:hAnsi="標楷體"/>
                  <w:lang w:eastAsia="zh-HK"/>
                </w:rPr>
                <w:t>功能</w:t>
              </w:r>
              <w:r w:rsidRPr="00A97C81">
                <w:rPr>
                  <w:rFonts w:ascii="標楷體" w:eastAsia="標楷體" w:hAnsi="標楷體" w:hint="eastAsia"/>
                </w:rPr>
                <w:t>點「</w:t>
              </w:r>
              <w:r w:rsidRPr="00A97C81">
                <w:rPr>
                  <w:rFonts w:ascii="標楷體" w:eastAsia="標楷體" w:hAnsi="標楷體" w:hint="eastAsia"/>
                  <w:lang w:eastAsia="zh-HK"/>
                </w:rPr>
                <w:t>修改</w:t>
              </w:r>
              <w:r>
                <w:rPr>
                  <w:rFonts w:ascii="標楷體" w:eastAsia="標楷體" w:hAnsi="標楷體" w:hint="eastAsia"/>
                </w:rPr>
                <w:t>/</w:t>
              </w:r>
              <w:r>
                <w:rPr>
                  <w:rFonts w:ascii="標楷體" w:eastAsia="標楷體" w:hAnsi="標楷體" w:hint="eastAsia"/>
                  <w:lang w:eastAsia="zh-HK"/>
                </w:rPr>
                <w:t>登錄</w:t>
              </w:r>
            </w:ins>
            <w:ins w:id="2348" w:author="智誠 楊" w:date="2021-05-10T10:48:00Z">
              <w:r>
                <w:rPr>
                  <w:rFonts w:ascii="標楷體" w:eastAsia="標楷體" w:hAnsi="標楷體" w:hint="eastAsia"/>
                </w:rPr>
                <w:t>/</w:t>
              </w:r>
              <w:r>
                <w:rPr>
                  <w:rFonts w:ascii="標楷體" w:eastAsia="標楷體" w:hAnsi="標楷體" w:hint="eastAsia"/>
                  <w:lang w:eastAsia="zh-HK"/>
                </w:rPr>
                <w:t>覆核</w:t>
              </w:r>
            </w:ins>
            <w:ins w:id="2349" w:author="智誠 楊" w:date="2021-05-08T15:47:00Z">
              <w:r w:rsidRPr="00A97C81">
                <w:rPr>
                  <w:rFonts w:ascii="標楷體" w:eastAsia="標楷體" w:hAnsi="標楷體" w:hint="eastAsia"/>
                </w:rPr>
                <w:t>」</w:t>
              </w:r>
            </w:ins>
            <w:ins w:id="2350" w:author="阿毛" w:date="2021-06-09T10:40:00Z">
              <w:r>
                <w:rPr>
                  <w:rFonts w:ascii="標楷體" w:eastAsia="標楷體" w:hAnsi="標楷體" w:hint="eastAsia"/>
                </w:rPr>
                <w:t xml:space="preserve">  </w:t>
              </w:r>
            </w:ins>
          </w:p>
          <w:p w14:paraId="4CF0D3C2" w14:textId="77777777" w:rsidR="004C05AA" w:rsidRPr="00A97C81" w:rsidRDefault="004C05AA" w:rsidP="0094025F">
            <w:pPr>
              <w:rPr>
                <w:ins w:id="2351" w:author="智誠 楊" w:date="2021-05-08T15:47:00Z"/>
                <w:rFonts w:ascii="標楷體" w:eastAsia="標楷體" w:hAnsi="標楷體"/>
                <w:lang w:eastAsia="zh-HK"/>
              </w:rPr>
            </w:pPr>
            <w:ins w:id="2352" w:author="阿毛" w:date="2021-06-09T10:40:00Z">
              <w:r>
                <w:rPr>
                  <w:rFonts w:ascii="標楷體" w:eastAsia="標楷體" w:hAnsi="標楷體" w:hint="eastAsia"/>
                </w:rPr>
                <w:t xml:space="preserve">   </w:t>
              </w:r>
            </w:ins>
            <w:ins w:id="2353" w:author="智誠 楊" w:date="2021-05-08T15:47:00Z">
              <w:r w:rsidRPr="00A97C81">
                <w:rPr>
                  <w:rFonts w:ascii="標楷體" w:eastAsia="標楷體" w:hAnsi="標楷體"/>
                  <w:lang w:eastAsia="zh-HK"/>
                </w:rPr>
                <w:t>時顯示</w:t>
              </w:r>
            </w:ins>
            <w:r>
              <w:rPr>
                <w:rFonts w:ascii="標楷體" w:eastAsia="標楷體" w:hAnsi="標楷體" w:hint="eastAsia"/>
                <w:lang w:eastAsia="zh-HK"/>
              </w:rPr>
              <w:t>,功能名稱皆顯示為</w:t>
            </w:r>
            <w:ins w:id="2354" w:author="智誠 楊" w:date="2021-05-08T15:47:00Z">
              <w:r w:rsidRPr="00A97C81">
                <w:rPr>
                  <w:rFonts w:ascii="標楷體" w:eastAsia="標楷體" w:hAnsi="標楷體" w:hint="eastAsia"/>
                </w:rPr>
                <w:t>「</w:t>
              </w:r>
              <w:r w:rsidRPr="00A97C81">
                <w:rPr>
                  <w:rFonts w:ascii="標楷體" w:eastAsia="標楷體" w:hAnsi="標楷體" w:hint="eastAsia"/>
                  <w:lang w:eastAsia="zh-HK"/>
                </w:rPr>
                <w:t>修改</w:t>
              </w:r>
              <w:r w:rsidRPr="00A97C81">
                <w:rPr>
                  <w:rFonts w:ascii="標楷體" w:eastAsia="標楷體" w:hAnsi="標楷體" w:hint="eastAsia"/>
                </w:rPr>
                <w:t>」</w:t>
              </w:r>
            </w:ins>
          </w:p>
          <w:p w14:paraId="4DF89138" w14:textId="77777777" w:rsidR="004C05AA" w:rsidRPr="00A2280F" w:rsidRDefault="004C05AA" w:rsidP="0094025F">
            <w:pPr>
              <w:rPr>
                <w:ins w:id="2355" w:author="阿毛" w:date="2021-06-09T10:40:00Z"/>
                <w:rFonts w:ascii="標楷體" w:eastAsia="標楷體" w:hAnsi="標楷體"/>
                <w:lang w:eastAsia="zh-HK"/>
              </w:rPr>
            </w:pPr>
            <w:ins w:id="2356" w:author="阿毛" w:date="2021-06-09T10:40:00Z">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ins>
          </w:p>
          <w:p w14:paraId="53E7DFB8" w14:textId="77777777" w:rsidR="004C05AA" w:rsidRDefault="004C05AA" w:rsidP="0094025F">
            <w:pPr>
              <w:ind w:left="240" w:hangingChars="100" w:hanging="240"/>
              <w:rPr>
                <w:ins w:id="2357" w:author="阿毛" w:date="2021-06-09T10:40:00Z"/>
                <w:rFonts w:ascii="標楷體" w:eastAsia="標楷體" w:hAnsi="標楷體"/>
                <w:lang w:eastAsia="zh-HK"/>
              </w:rPr>
            </w:pPr>
            <w:ins w:id="2358" w:author="阿毛" w:date="2021-06-09T10:40:00Z">
              <w:r>
                <w:rPr>
                  <w:rFonts w:ascii="標楷體" w:eastAsia="標楷體" w:hAnsi="標楷體" w:hint="eastAsia"/>
                </w:rPr>
                <w:t>1.</w:t>
              </w:r>
              <w:r>
                <w:rPr>
                  <w:rFonts w:ascii="標楷體" w:eastAsia="標楷體" w:hAnsi="標楷體" w:hint="eastAsia"/>
                  <w:lang w:eastAsia="zh-HK"/>
                </w:rPr>
                <w:t>執行修改時,若該修改資料不存在</w:t>
              </w:r>
              <w:r w:rsidRPr="002E2D6E">
                <w:rPr>
                  <w:rFonts w:ascii="標楷體" w:eastAsia="標楷體" w:hAnsi="標楷體" w:hint="eastAsia"/>
                </w:rPr>
                <w:t>[</w:t>
              </w:r>
            </w:ins>
            <w:ins w:id="2359" w:author="阿毛" w:date="2021-06-09T10:41:00Z">
              <w:r>
                <w:rPr>
                  <w:rFonts w:ascii="標楷體" w:eastAsia="標楷體" w:hAnsi="標楷體" w:hint="eastAsia"/>
                  <w:lang w:eastAsia="zh-HK"/>
                </w:rPr>
                <w:t>疑似</w:t>
              </w:r>
              <w:r>
                <w:rPr>
                  <w:rFonts w:ascii="標楷體" w:eastAsia="標楷體" w:hAnsi="標楷體" w:hint="eastAsia"/>
                </w:rPr>
                <w:t>洗錢交易合理性明細</w:t>
              </w:r>
              <w:r w:rsidRPr="00A97C81">
                <w:rPr>
                  <w:rFonts w:ascii="標楷體" w:eastAsia="標楷體" w:hAnsi="標楷體" w:hint="eastAsia"/>
                </w:rPr>
                <w:t>檔</w:t>
              </w:r>
            </w:ins>
            <w:ins w:id="2360" w:author="阿毛" w:date="2021-06-09T10:40:00Z">
              <w:r w:rsidRPr="002E2D6E">
                <w:rPr>
                  <w:rFonts w:ascii="標楷體" w:eastAsia="標楷體" w:hAnsi="標楷體" w:hint="eastAsia"/>
                </w:rPr>
                <w:t>(</w:t>
              </w:r>
              <w:proofErr w:type="spellStart"/>
              <w:r>
                <w:rPr>
                  <w:rFonts w:ascii="標楷體" w:eastAsia="標楷體" w:hAnsi="標楷體"/>
                </w:rPr>
                <w:t>MlaundryDetail</w:t>
              </w:r>
              <w:proofErr w:type="spellEnd"/>
              <w:r w:rsidRPr="002E2D6E">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w:t>
              </w:r>
            </w:ins>
            <w:ins w:id="2361" w:author="阿毛" w:date="2021-06-09T10:42:00Z">
              <w:r>
                <w:rPr>
                  <w:rFonts w:ascii="標楷體" w:eastAsia="標楷體" w:hAnsi="標楷體" w:hint="eastAsia"/>
                </w:rPr>
                <w:t>3</w:t>
              </w:r>
            </w:ins>
            <w:ins w:id="2362" w:author="阿毛" w:date="2021-06-09T10:40:00Z">
              <w:r>
                <w:rPr>
                  <w:rFonts w:ascii="標楷體" w:eastAsia="標楷體" w:hAnsi="標楷體" w:hint="eastAsia"/>
                </w:rPr>
                <w:t>:</w:t>
              </w:r>
            </w:ins>
            <w:ins w:id="2363" w:author="阿毛" w:date="2021-06-09T10:43:00Z">
              <w:r>
                <w:rPr>
                  <w:rFonts w:ascii="標楷體" w:eastAsia="標楷體" w:hAnsi="標楷體" w:hint="eastAsia"/>
                </w:rPr>
                <w:t>修改資料不存在</w:t>
              </w:r>
            </w:ins>
            <w:ins w:id="2364" w:author="阿毛" w:date="2021-06-09T10:40:00Z">
              <w:r w:rsidRPr="000A3D6B">
                <w:rPr>
                  <w:rFonts w:ascii="標楷體" w:eastAsia="標楷體" w:hAnsi="標楷體" w:hint="eastAsia"/>
                </w:rPr>
                <w:t>"</w:t>
              </w:r>
            </w:ins>
          </w:p>
          <w:p w14:paraId="017E6F89" w14:textId="77777777" w:rsidR="004C05AA" w:rsidRPr="00651325" w:rsidRDefault="004C05AA" w:rsidP="0094025F">
            <w:pPr>
              <w:rPr>
                <w:ins w:id="2365" w:author="阿毛" w:date="2021-06-09T10:40:00Z"/>
                <w:rFonts w:ascii="標楷體" w:eastAsia="標楷體" w:hAnsi="標楷體"/>
                <w:shd w:val="pct15" w:color="auto" w:fill="FFFFFF"/>
                <w:lang w:eastAsia="zh-HK"/>
              </w:rPr>
            </w:pPr>
            <w:ins w:id="2366" w:author="阿毛" w:date="2021-06-09T10:40:00Z">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ins>
          </w:p>
          <w:p w14:paraId="6A899E81" w14:textId="77777777" w:rsidR="004C05AA" w:rsidRDefault="004C05AA" w:rsidP="0094025F">
            <w:pPr>
              <w:rPr>
                <w:ins w:id="2367" w:author="阿毛" w:date="2021-06-09T10:44:00Z"/>
                <w:rFonts w:ascii="標楷體" w:eastAsia="標楷體" w:hAnsi="標楷體"/>
              </w:rPr>
            </w:pPr>
            <w:ins w:id="2368" w:author="阿毛" w:date="2021-06-09T10:40:00Z">
              <w:r w:rsidRPr="002E2D6E">
                <w:rPr>
                  <w:rFonts w:ascii="標楷體" w:eastAsia="標楷體" w:hAnsi="標楷體" w:hint="eastAsia"/>
                </w:rPr>
                <w:t>1.</w:t>
              </w:r>
              <w:r>
                <w:rPr>
                  <w:rFonts w:ascii="標楷體" w:eastAsia="標楷體" w:hAnsi="標楷體" w:hint="eastAsia"/>
                </w:rPr>
                <w:t>維護</w:t>
              </w:r>
              <w:r w:rsidRPr="002E2D6E">
                <w:rPr>
                  <w:rFonts w:ascii="標楷體" w:eastAsia="標楷體" w:hAnsi="標楷體" w:hint="eastAsia"/>
                </w:rPr>
                <w:t>[</w:t>
              </w:r>
            </w:ins>
            <w:ins w:id="2369" w:author="阿毛" w:date="2021-06-09T10:43:00Z">
              <w:r>
                <w:rPr>
                  <w:rFonts w:ascii="標楷體" w:eastAsia="標楷體" w:hAnsi="標楷體" w:hint="eastAsia"/>
                  <w:lang w:eastAsia="zh-HK"/>
                </w:rPr>
                <w:t>疑似</w:t>
              </w:r>
              <w:r>
                <w:rPr>
                  <w:rFonts w:ascii="標楷體" w:eastAsia="標楷體" w:hAnsi="標楷體" w:hint="eastAsia"/>
                </w:rPr>
                <w:t>洗錢交易合理性明細</w:t>
              </w:r>
              <w:r w:rsidRPr="00A97C81">
                <w:rPr>
                  <w:rFonts w:ascii="標楷體" w:eastAsia="標楷體" w:hAnsi="標楷體" w:hint="eastAsia"/>
                </w:rPr>
                <w:t>檔</w:t>
              </w:r>
            </w:ins>
            <w:ins w:id="2370" w:author="阿毛" w:date="2021-06-09T10:40:00Z">
              <w:r w:rsidRPr="002E2D6E">
                <w:rPr>
                  <w:rFonts w:ascii="標楷體" w:eastAsia="標楷體" w:hAnsi="標楷體" w:hint="eastAsia"/>
                </w:rPr>
                <w:t>(</w:t>
              </w:r>
            </w:ins>
            <w:proofErr w:type="spellStart"/>
            <w:ins w:id="2371" w:author="阿毛" w:date="2021-06-09T10:43:00Z">
              <w:r>
                <w:rPr>
                  <w:rFonts w:ascii="標楷體" w:eastAsia="標楷體" w:hAnsi="標楷體"/>
                </w:rPr>
                <w:t>MlaundryDetail</w:t>
              </w:r>
            </w:ins>
            <w:proofErr w:type="spellEnd"/>
            <w:ins w:id="2372" w:author="阿毛" w:date="2021-06-09T10:40:00Z">
              <w:r w:rsidRPr="002E2D6E">
                <w:rPr>
                  <w:rFonts w:ascii="標楷體" w:eastAsia="標楷體" w:hAnsi="標楷體" w:hint="eastAsia"/>
                </w:rPr>
                <w:t>)]</w:t>
              </w:r>
              <w:r>
                <w:rPr>
                  <w:rFonts w:ascii="標楷體" w:eastAsia="標楷體" w:hAnsi="標楷體" w:hint="eastAsia"/>
                </w:rPr>
                <w:t>資料</w:t>
              </w:r>
            </w:ins>
            <w:ins w:id="2373" w:author="智誠 楊" w:date="2021-05-08T15:47:00Z">
              <w:del w:id="2374" w:author="阿毛" w:date="2021-06-09T10:40:00Z">
                <w:r w:rsidRPr="00A97C81" w:rsidDel="00581847">
                  <w:rPr>
                    <w:rFonts w:ascii="標楷體" w:eastAsia="標楷體" w:hAnsi="標楷體" w:hint="eastAsia"/>
                  </w:rPr>
                  <w:delText>2.</w:delText>
                </w:r>
                <w:r w:rsidRPr="00A97C81" w:rsidDel="00581847">
                  <w:rPr>
                    <w:rFonts w:ascii="標楷體" w:eastAsia="標楷體" w:hAnsi="標楷體" w:hint="eastAsia"/>
                    <w:lang w:eastAsia="zh-HK"/>
                  </w:rPr>
                  <w:delText>功能修改</w:delText>
                </w:r>
              </w:del>
            </w:ins>
            <w:ins w:id="2375" w:author="智誠 楊" w:date="2021-05-08T18:18:00Z">
              <w:del w:id="2376" w:author="阿毛" w:date="2021-06-09T10:40:00Z">
                <w:r w:rsidDel="00581847">
                  <w:rPr>
                    <w:rFonts w:ascii="標楷體" w:eastAsia="標楷體" w:hAnsi="標楷體" w:hint="eastAsia"/>
                    <w:lang w:eastAsia="zh-HK"/>
                  </w:rPr>
                  <w:delText>/登錄</w:delText>
                </w:r>
              </w:del>
            </w:ins>
            <w:ins w:id="2377" w:author="智誠 楊" w:date="2021-05-08T15:47:00Z">
              <w:del w:id="2378" w:author="阿毛" w:date="2021-06-09T10:40:00Z">
                <w:r w:rsidRPr="00A97C81" w:rsidDel="00581847">
                  <w:rPr>
                    <w:rFonts w:ascii="標楷體" w:eastAsia="標楷體" w:hAnsi="標楷體" w:hint="eastAsia"/>
                    <w:lang w:eastAsia="zh-HK"/>
                  </w:rPr>
                  <w:delText>時顯示</w:delText>
                </w:r>
                <w:r w:rsidRPr="00A97C81" w:rsidDel="00581847">
                  <w:rPr>
                    <w:rFonts w:ascii="標楷體" w:eastAsia="標楷體" w:hAnsi="標楷體" w:hint="eastAsia"/>
                  </w:rPr>
                  <w:delText>,</w:delText>
                </w:r>
                <w:r w:rsidRPr="00A97C81" w:rsidDel="00581847">
                  <w:rPr>
                    <w:rFonts w:ascii="標楷體" w:eastAsia="標楷體" w:hAnsi="標楷體" w:hint="eastAsia"/>
                    <w:lang w:eastAsia="zh-HK"/>
                  </w:rPr>
                  <w:delText>執行修改</w:delText>
                </w:r>
                <w:r w:rsidDel="00581847">
                  <w:rPr>
                    <w:rFonts w:ascii="標楷體" w:eastAsia="標楷體" w:hAnsi="標楷體" w:hint="eastAsia"/>
                  </w:rPr>
                  <w:delText>疑似洗錢交易合理性</w:delText>
                </w:r>
                <w:r w:rsidRPr="00A97C81" w:rsidDel="00581847">
                  <w:rPr>
                    <w:rFonts w:ascii="標楷體" w:eastAsia="標楷體" w:hAnsi="標楷體" w:hint="eastAsia"/>
                    <w:lang w:eastAsia="zh-HK"/>
                  </w:rPr>
                  <w:delText>資料</w:delText>
                </w:r>
              </w:del>
            </w:ins>
          </w:p>
          <w:p w14:paraId="3C929C7F" w14:textId="77777777" w:rsidR="004C05AA" w:rsidRPr="00EE2C5F" w:rsidRDefault="004C05AA" w:rsidP="0094025F">
            <w:pPr>
              <w:rPr>
                <w:ins w:id="2379" w:author="智誠 楊" w:date="2021-05-07T14:24:00Z"/>
                <w:rFonts w:ascii="標楷體" w:eastAsia="標楷體" w:hAnsi="標楷體"/>
                <w:lang w:eastAsia="zh-HK"/>
              </w:rPr>
            </w:pPr>
            <w:ins w:id="2380" w:author="阿毛" w:date="2021-06-09T13:56:00Z">
              <w:r w:rsidRPr="00EE2C5F">
                <w:rPr>
                  <w:rFonts w:ascii="標楷體" w:eastAsia="標楷體" w:hAnsi="標楷體"/>
                  <w:rPrChange w:id="2381" w:author="阿毛" w:date="2021-06-09T13:56:00Z">
                    <w:rPr>
                      <w:rFonts w:eastAsia="標楷體"/>
                    </w:rPr>
                  </w:rPrChange>
                </w:rPr>
                <w:t>2.</w:t>
              </w:r>
            </w:ins>
            <w:ins w:id="2382" w:author="阿毛" w:date="2021-06-09T10:44:00Z">
              <w:r w:rsidRPr="00EE2C5F">
                <w:rPr>
                  <w:rFonts w:ascii="標楷體" w:eastAsia="標楷體" w:hAnsi="標楷體" w:hint="eastAsia"/>
                </w:rPr>
                <w:t>顯示需主管授權訊息</w:t>
              </w:r>
            </w:ins>
          </w:p>
        </w:tc>
      </w:tr>
      <w:tr w:rsidR="004C05AA" w:rsidRPr="00A97C81" w14:paraId="3C47B55F" w14:textId="77777777" w:rsidTr="0094025F">
        <w:trPr>
          <w:ins w:id="2383" w:author="智誠 楊" w:date="2021-05-07T14:24:00Z"/>
        </w:trPr>
        <w:tc>
          <w:tcPr>
            <w:tcW w:w="851" w:type="dxa"/>
          </w:tcPr>
          <w:p w14:paraId="6153030B" w14:textId="77777777" w:rsidR="004C05AA" w:rsidRPr="00A97C81" w:rsidRDefault="004C05AA" w:rsidP="0094025F">
            <w:pPr>
              <w:jc w:val="center"/>
              <w:rPr>
                <w:ins w:id="2384" w:author="智誠 楊" w:date="2021-05-07T14:24:00Z"/>
                <w:rFonts w:ascii="標楷體" w:eastAsia="標楷體" w:hAnsi="標楷體"/>
              </w:rPr>
            </w:pPr>
            <w:ins w:id="2385" w:author="智誠 楊" w:date="2021-05-13T14:47:00Z">
              <w:r>
                <w:rPr>
                  <w:rFonts w:ascii="標楷體" w:eastAsia="標楷體" w:hAnsi="標楷體" w:hint="eastAsia"/>
                </w:rPr>
                <w:t>2</w:t>
              </w:r>
            </w:ins>
          </w:p>
        </w:tc>
        <w:tc>
          <w:tcPr>
            <w:tcW w:w="2126" w:type="dxa"/>
          </w:tcPr>
          <w:p w14:paraId="48A8A17A" w14:textId="77777777" w:rsidR="004C05AA" w:rsidRPr="00A97C81" w:rsidRDefault="004C05AA" w:rsidP="0094025F">
            <w:pPr>
              <w:rPr>
                <w:ins w:id="2386" w:author="智誠 楊" w:date="2021-05-07T14:24:00Z"/>
                <w:rFonts w:ascii="標楷體" w:eastAsia="標楷體" w:hAnsi="標楷體"/>
                <w:lang w:eastAsia="zh-HK"/>
              </w:rPr>
            </w:pPr>
            <w:ins w:id="2387" w:author="智誠 楊" w:date="2021-05-12T09:43:00Z">
              <w:r w:rsidRPr="00A97C81">
                <w:rPr>
                  <w:rFonts w:ascii="標楷體" w:eastAsia="標楷體" w:hAnsi="標楷體" w:hint="eastAsia"/>
                  <w:lang w:eastAsia="zh-HK"/>
                </w:rPr>
                <w:t>離開</w:t>
              </w:r>
            </w:ins>
          </w:p>
        </w:tc>
        <w:tc>
          <w:tcPr>
            <w:tcW w:w="7033" w:type="dxa"/>
          </w:tcPr>
          <w:p w14:paraId="08478F0E" w14:textId="77777777" w:rsidR="004C05AA" w:rsidRPr="00A97C81" w:rsidRDefault="004C05AA" w:rsidP="0094025F">
            <w:pPr>
              <w:rPr>
                <w:ins w:id="2388" w:author="智誠 楊" w:date="2021-05-07T14:24:00Z"/>
                <w:rFonts w:ascii="標楷體" w:eastAsia="標楷體" w:hAnsi="標楷體"/>
                <w:lang w:eastAsia="zh-HK"/>
              </w:rPr>
            </w:pPr>
            <w:ins w:id="2389" w:author="智誠 楊" w:date="2021-05-12T09:43:00Z">
              <w:r w:rsidRPr="00A97C81">
                <w:rPr>
                  <w:rFonts w:ascii="標楷體" w:eastAsia="標楷體" w:hAnsi="標楷體" w:hint="eastAsia"/>
                  <w:lang w:eastAsia="zh-HK"/>
                </w:rPr>
                <w:t>關閉此畫面</w:t>
              </w:r>
            </w:ins>
          </w:p>
        </w:tc>
      </w:tr>
    </w:tbl>
    <w:p w14:paraId="2605DA93" w14:textId="77777777" w:rsidR="004C05AA" w:rsidRPr="00253E4B" w:rsidRDefault="004C05AA" w:rsidP="004C05AA">
      <w:pPr>
        <w:rPr>
          <w:ins w:id="2390" w:author="智誠 楊" w:date="2021-05-07T14:24:00Z"/>
        </w:rPr>
      </w:pPr>
    </w:p>
    <w:p w14:paraId="499F03CE" w14:textId="77777777" w:rsidR="004C05AA" w:rsidRPr="00362205" w:rsidRDefault="004C05AA" w:rsidP="004C05AA">
      <w:pPr>
        <w:pStyle w:val="a"/>
        <w:numPr>
          <w:ilvl w:val="0"/>
          <w:numId w:val="1"/>
        </w:numPr>
        <w:rPr>
          <w:ins w:id="2391" w:author="智誠 楊" w:date="2021-05-07T14:24:00Z"/>
        </w:rPr>
      </w:pPr>
      <w:ins w:id="2392" w:author="智誠 楊" w:date="2021-05-07T14:24:00Z">
        <w:r>
          <w:t>輸入畫面資料說明</w:t>
        </w:r>
      </w:ins>
      <w:ins w:id="2393" w:author="智誠 楊" w:date="2021-05-12T14:36:00Z">
        <w:r>
          <w:rPr>
            <w:rFonts w:hint="eastAsia"/>
          </w:rPr>
          <w:t>-修改</w:t>
        </w:r>
      </w:ins>
      <w:r>
        <w:rPr>
          <w:rFonts w:hint="eastAsia"/>
        </w:rPr>
        <w:t>/登錄/覆核</w:t>
      </w:r>
    </w:p>
    <w:tbl>
      <w:tblPr>
        <w:tblW w:w="10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2394" w:author="阿毛" w:date="2021-06-09T10:47: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456"/>
        <w:gridCol w:w="1920"/>
        <w:gridCol w:w="851"/>
        <w:gridCol w:w="1843"/>
        <w:gridCol w:w="1275"/>
        <w:gridCol w:w="553"/>
        <w:gridCol w:w="666"/>
        <w:gridCol w:w="3034"/>
        <w:tblGridChange w:id="2395">
          <w:tblGrid>
            <w:gridCol w:w="113"/>
            <w:gridCol w:w="343"/>
            <w:gridCol w:w="113"/>
            <w:gridCol w:w="1623"/>
            <w:gridCol w:w="297"/>
            <w:gridCol w:w="851"/>
            <w:gridCol w:w="454"/>
            <w:gridCol w:w="992"/>
            <w:gridCol w:w="397"/>
            <w:gridCol w:w="1092"/>
            <w:gridCol w:w="183"/>
            <w:gridCol w:w="440"/>
            <w:gridCol w:w="113"/>
            <w:gridCol w:w="553"/>
            <w:gridCol w:w="113"/>
            <w:gridCol w:w="2743"/>
            <w:gridCol w:w="291"/>
          </w:tblGrid>
        </w:tblGridChange>
      </w:tblGrid>
      <w:tr w:rsidR="004C05AA" w:rsidRPr="00847BB7" w14:paraId="55E2E091" w14:textId="77777777" w:rsidTr="0094025F">
        <w:trPr>
          <w:trHeight w:val="388"/>
          <w:tblHeader/>
          <w:jc w:val="center"/>
          <w:ins w:id="2396" w:author="智誠 楊" w:date="2021-05-07T14:24:00Z"/>
          <w:trPrChange w:id="2397" w:author="阿毛" w:date="2021-06-09T10:47:00Z">
            <w:trPr>
              <w:gridAfter w:val="0"/>
              <w:trHeight w:val="388"/>
              <w:tblHeader/>
              <w:jc w:val="center"/>
            </w:trPr>
          </w:trPrChange>
        </w:trPr>
        <w:tc>
          <w:tcPr>
            <w:tcW w:w="456" w:type="dxa"/>
            <w:vMerge w:val="restart"/>
            <w:shd w:val="clear" w:color="auto" w:fill="D9D9D9" w:themeFill="background1" w:themeFillShade="D9"/>
            <w:tcPrChange w:id="2398" w:author="阿毛" w:date="2021-06-09T10:47:00Z">
              <w:tcPr>
                <w:tcW w:w="456" w:type="dxa"/>
                <w:gridSpan w:val="2"/>
                <w:vMerge w:val="restart"/>
                <w:shd w:val="clear" w:color="auto" w:fill="D9D9D9" w:themeFill="background1" w:themeFillShade="D9"/>
              </w:tcPr>
            </w:tcPrChange>
          </w:tcPr>
          <w:p w14:paraId="7461DDD5" w14:textId="77777777" w:rsidR="004C05AA" w:rsidRPr="00847BB7" w:rsidRDefault="004C05AA" w:rsidP="0094025F">
            <w:pPr>
              <w:rPr>
                <w:ins w:id="2399" w:author="智誠 楊" w:date="2021-05-07T14:24:00Z"/>
                <w:rFonts w:ascii="標楷體" w:eastAsia="標楷體" w:hAnsi="標楷體"/>
              </w:rPr>
            </w:pPr>
            <w:ins w:id="2400" w:author="智誠 楊" w:date="2021-05-07T14:24:00Z">
              <w:r w:rsidRPr="00847BB7">
                <w:rPr>
                  <w:rFonts w:ascii="標楷體" w:eastAsia="標楷體" w:hAnsi="標楷體"/>
                </w:rPr>
                <w:t>序號</w:t>
              </w:r>
            </w:ins>
          </w:p>
        </w:tc>
        <w:tc>
          <w:tcPr>
            <w:tcW w:w="1920" w:type="dxa"/>
            <w:vMerge w:val="restart"/>
            <w:shd w:val="clear" w:color="auto" w:fill="D9D9D9" w:themeFill="background1" w:themeFillShade="D9"/>
            <w:tcPrChange w:id="2401" w:author="阿毛" w:date="2021-06-09T10:47:00Z">
              <w:tcPr>
                <w:tcW w:w="1736" w:type="dxa"/>
                <w:gridSpan w:val="2"/>
                <w:vMerge w:val="restart"/>
                <w:shd w:val="clear" w:color="auto" w:fill="D9D9D9" w:themeFill="background1" w:themeFillShade="D9"/>
              </w:tcPr>
            </w:tcPrChange>
          </w:tcPr>
          <w:p w14:paraId="69883913" w14:textId="77777777" w:rsidR="004C05AA" w:rsidRPr="00847BB7" w:rsidRDefault="004C05AA" w:rsidP="0094025F">
            <w:pPr>
              <w:rPr>
                <w:ins w:id="2402" w:author="智誠 楊" w:date="2021-05-07T14:24:00Z"/>
                <w:rFonts w:ascii="標楷體" w:eastAsia="標楷體" w:hAnsi="標楷體"/>
              </w:rPr>
            </w:pPr>
            <w:ins w:id="2403" w:author="智誠 楊" w:date="2021-05-07T14:24:00Z">
              <w:r w:rsidRPr="00847BB7">
                <w:rPr>
                  <w:rFonts w:ascii="標楷體" w:eastAsia="標楷體" w:hAnsi="標楷體"/>
                </w:rPr>
                <w:t>欄位</w:t>
              </w:r>
            </w:ins>
          </w:p>
        </w:tc>
        <w:tc>
          <w:tcPr>
            <w:tcW w:w="5188" w:type="dxa"/>
            <w:gridSpan w:val="5"/>
            <w:shd w:val="clear" w:color="auto" w:fill="D9D9D9" w:themeFill="background1" w:themeFillShade="D9"/>
            <w:tcPrChange w:id="2404" w:author="阿毛" w:date="2021-06-09T10:47:00Z">
              <w:tcPr>
                <w:tcW w:w="5372" w:type="dxa"/>
                <w:gridSpan w:val="10"/>
                <w:shd w:val="clear" w:color="auto" w:fill="D9D9D9" w:themeFill="background1" w:themeFillShade="D9"/>
              </w:tcPr>
            </w:tcPrChange>
          </w:tcPr>
          <w:p w14:paraId="2A02821E" w14:textId="77777777" w:rsidR="004C05AA" w:rsidRPr="00847BB7" w:rsidRDefault="004C05AA" w:rsidP="0094025F">
            <w:pPr>
              <w:jc w:val="center"/>
              <w:rPr>
                <w:ins w:id="2405" w:author="智誠 楊" w:date="2021-05-07T14:24:00Z"/>
                <w:rFonts w:ascii="標楷體" w:eastAsia="標楷體" w:hAnsi="標楷體"/>
              </w:rPr>
            </w:pPr>
            <w:ins w:id="2406" w:author="智誠 楊" w:date="2021-05-07T14:24:00Z">
              <w:r w:rsidRPr="00847BB7">
                <w:rPr>
                  <w:rFonts w:ascii="標楷體" w:eastAsia="標楷體" w:hAnsi="標楷體"/>
                </w:rPr>
                <w:t>說明</w:t>
              </w:r>
            </w:ins>
          </w:p>
        </w:tc>
        <w:tc>
          <w:tcPr>
            <w:tcW w:w="3034" w:type="dxa"/>
            <w:vMerge w:val="restart"/>
            <w:shd w:val="clear" w:color="auto" w:fill="D9D9D9" w:themeFill="background1" w:themeFillShade="D9"/>
            <w:tcPrChange w:id="2407" w:author="阿毛" w:date="2021-06-09T10:47:00Z">
              <w:tcPr>
                <w:tcW w:w="2856" w:type="dxa"/>
                <w:gridSpan w:val="2"/>
                <w:vMerge w:val="restart"/>
                <w:shd w:val="clear" w:color="auto" w:fill="D9D9D9" w:themeFill="background1" w:themeFillShade="D9"/>
              </w:tcPr>
            </w:tcPrChange>
          </w:tcPr>
          <w:p w14:paraId="3D46882C" w14:textId="77777777" w:rsidR="004C05AA" w:rsidRPr="00847BB7" w:rsidRDefault="004C05AA" w:rsidP="0094025F">
            <w:pPr>
              <w:rPr>
                <w:ins w:id="2408" w:author="智誠 楊" w:date="2021-05-07T14:24:00Z"/>
                <w:rFonts w:ascii="標楷體" w:eastAsia="標楷體" w:hAnsi="標楷體"/>
              </w:rPr>
            </w:pPr>
            <w:ins w:id="2409" w:author="智誠 楊" w:date="2021-05-07T14:24:00Z">
              <w:r w:rsidRPr="00847BB7">
                <w:rPr>
                  <w:rFonts w:ascii="標楷體" w:eastAsia="標楷體" w:hAnsi="標楷體"/>
                </w:rPr>
                <w:t>處理邏輯及注意事項</w:t>
              </w:r>
            </w:ins>
          </w:p>
        </w:tc>
      </w:tr>
      <w:tr w:rsidR="004C05AA" w:rsidRPr="00847BB7" w14:paraId="1AE67B85" w14:textId="77777777" w:rsidTr="0094025F">
        <w:trPr>
          <w:trHeight w:val="244"/>
          <w:tblHeader/>
          <w:jc w:val="center"/>
          <w:ins w:id="2410" w:author="智誠 楊" w:date="2021-05-07T14:24:00Z"/>
        </w:trPr>
        <w:tc>
          <w:tcPr>
            <w:tcW w:w="456" w:type="dxa"/>
            <w:vMerge/>
            <w:shd w:val="clear" w:color="auto" w:fill="D9D9D9" w:themeFill="background1" w:themeFillShade="D9"/>
          </w:tcPr>
          <w:p w14:paraId="7BCDF9AE" w14:textId="77777777" w:rsidR="004C05AA" w:rsidRPr="00847BB7" w:rsidRDefault="004C05AA" w:rsidP="0094025F">
            <w:pPr>
              <w:rPr>
                <w:ins w:id="2411" w:author="智誠 楊" w:date="2021-05-07T14:24:00Z"/>
                <w:rFonts w:ascii="標楷體" w:eastAsia="標楷體" w:hAnsi="標楷體"/>
              </w:rPr>
            </w:pPr>
          </w:p>
        </w:tc>
        <w:tc>
          <w:tcPr>
            <w:tcW w:w="1920" w:type="dxa"/>
            <w:vMerge/>
            <w:shd w:val="clear" w:color="auto" w:fill="D9D9D9" w:themeFill="background1" w:themeFillShade="D9"/>
          </w:tcPr>
          <w:p w14:paraId="27F094B4" w14:textId="77777777" w:rsidR="004C05AA" w:rsidRPr="00847BB7" w:rsidRDefault="004C05AA" w:rsidP="0094025F">
            <w:pPr>
              <w:rPr>
                <w:ins w:id="2412" w:author="智誠 楊" w:date="2021-05-07T14:24:00Z"/>
                <w:rFonts w:ascii="標楷體" w:eastAsia="標楷體" w:hAnsi="標楷體"/>
              </w:rPr>
            </w:pPr>
          </w:p>
        </w:tc>
        <w:tc>
          <w:tcPr>
            <w:tcW w:w="851" w:type="dxa"/>
            <w:shd w:val="clear" w:color="auto" w:fill="D9D9D9" w:themeFill="background1" w:themeFillShade="D9"/>
          </w:tcPr>
          <w:p w14:paraId="5385870B" w14:textId="77777777" w:rsidR="004C05AA" w:rsidRPr="00847BB7" w:rsidRDefault="004C05AA" w:rsidP="0094025F">
            <w:pPr>
              <w:rPr>
                <w:ins w:id="2413" w:author="智誠 楊" w:date="2021-05-07T14:24:00Z"/>
                <w:rFonts w:ascii="標楷體" w:eastAsia="標楷體" w:hAnsi="標楷體"/>
              </w:rPr>
            </w:pPr>
            <w:ins w:id="2414" w:author="智誠 楊" w:date="2021-05-07T14:24:00Z">
              <w:del w:id="2415" w:author="阿毛" w:date="2021-06-03T09:53:00Z">
                <w:r w:rsidRPr="00847BB7" w:rsidDel="00E27902">
                  <w:rPr>
                    <w:rFonts w:ascii="標楷體" w:eastAsia="標楷體" w:hAnsi="標楷體" w:hint="eastAsia"/>
                  </w:rPr>
                  <w:delText>資料型態長度</w:delText>
                </w:r>
              </w:del>
            </w:ins>
            <w:ins w:id="2416" w:author="阿毛" w:date="2021-06-03T09:53:00Z">
              <w:r>
                <w:rPr>
                  <w:rFonts w:ascii="標楷體" w:eastAsia="標楷體" w:hAnsi="標楷體" w:hint="eastAsia"/>
                </w:rPr>
                <w:t>資料長度</w:t>
              </w:r>
            </w:ins>
          </w:p>
        </w:tc>
        <w:tc>
          <w:tcPr>
            <w:tcW w:w="1843" w:type="dxa"/>
            <w:shd w:val="clear" w:color="auto" w:fill="D9D9D9" w:themeFill="background1" w:themeFillShade="D9"/>
          </w:tcPr>
          <w:p w14:paraId="449AA00A" w14:textId="77777777" w:rsidR="004C05AA" w:rsidRPr="00847BB7" w:rsidRDefault="004C05AA" w:rsidP="0094025F">
            <w:pPr>
              <w:rPr>
                <w:ins w:id="2417" w:author="智誠 楊" w:date="2021-05-07T14:24:00Z"/>
                <w:rFonts w:ascii="標楷體" w:eastAsia="標楷體" w:hAnsi="標楷體"/>
              </w:rPr>
            </w:pPr>
            <w:ins w:id="2418" w:author="智誠 楊" w:date="2021-05-07T14:24:00Z">
              <w:r w:rsidRPr="00847BB7">
                <w:rPr>
                  <w:rFonts w:ascii="標楷體" w:eastAsia="標楷體" w:hAnsi="標楷體"/>
                </w:rPr>
                <w:t>預設值</w:t>
              </w:r>
            </w:ins>
          </w:p>
        </w:tc>
        <w:tc>
          <w:tcPr>
            <w:tcW w:w="1275" w:type="dxa"/>
            <w:shd w:val="clear" w:color="auto" w:fill="D9D9D9" w:themeFill="background1" w:themeFillShade="D9"/>
          </w:tcPr>
          <w:p w14:paraId="7AFA80D0" w14:textId="77777777" w:rsidR="004C05AA" w:rsidRPr="00847BB7" w:rsidRDefault="004C05AA" w:rsidP="0094025F">
            <w:pPr>
              <w:rPr>
                <w:ins w:id="2419" w:author="智誠 楊" w:date="2021-05-07T14:24:00Z"/>
                <w:rFonts w:ascii="標楷體" w:eastAsia="標楷體" w:hAnsi="標楷體"/>
              </w:rPr>
            </w:pPr>
            <w:ins w:id="2420" w:author="智誠 楊" w:date="2021-05-07T14:24:00Z">
              <w:r w:rsidRPr="00847BB7">
                <w:rPr>
                  <w:rFonts w:ascii="標楷體" w:eastAsia="標楷體" w:hAnsi="標楷體"/>
                </w:rPr>
                <w:t>選單內容</w:t>
              </w:r>
            </w:ins>
          </w:p>
        </w:tc>
        <w:tc>
          <w:tcPr>
            <w:tcW w:w="553" w:type="dxa"/>
            <w:shd w:val="clear" w:color="auto" w:fill="D9D9D9" w:themeFill="background1" w:themeFillShade="D9"/>
          </w:tcPr>
          <w:p w14:paraId="772C9BF4" w14:textId="77777777" w:rsidR="004C05AA" w:rsidRPr="00847BB7" w:rsidRDefault="004C05AA" w:rsidP="0094025F">
            <w:pPr>
              <w:rPr>
                <w:ins w:id="2421" w:author="智誠 楊" w:date="2021-05-07T14:24:00Z"/>
                <w:rFonts w:ascii="標楷體" w:eastAsia="標楷體" w:hAnsi="標楷體"/>
              </w:rPr>
            </w:pPr>
            <w:ins w:id="2422" w:author="智誠 楊" w:date="2021-05-07T14:24:00Z">
              <w:r w:rsidRPr="00847BB7">
                <w:rPr>
                  <w:rFonts w:ascii="標楷體" w:eastAsia="標楷體" w:hAnsi="標楷體"/>
                </w:rPr>
                <w:t>必填</w:t>
              </w:r>
            </w:ins>
          </w:p>
        </w:tc>
        <w:tc>
          <w:tcPr>
            <w:tcW w:w="666" w:type="dxa"/>
            <w:shd w:val="clear" w:color="auto" w:fill="D9D9D9" w:themeFill="background1" w:themeFillShade="D9"/>
          </w:tcPr>
          <w:p w14:paraId="0567CB2B" w14:textId="77777777" w:rsidR="004C05AA" w:rsidRPr="00847BB7" w:rsidRDefault="004C05AA" w:rsidP="0094025F">
            <w:pPr>
              <w:rPr>
                <w:ins w:id="2423" w:author="智誠 楊" w:date="2021-05-07T14:24:00Z"/>
                <w:rFonts w:ascii="標楷體" w:eastAsia="標楷體" w:hAnsi="標楷體"/>
              </w:rPr>
            </w:pPr>
            <w:ins w:id="2424" w:author="智誠 楊" w:date="2021-05-07T14:24:00Z">
              <w:r w:rsidRPr="00847BB7">
                <w:rPr>
                  <w:rFonts w:ascii="標楷體" w:eastAsia="標楷體" w:hAnsi="標楷體"/>
                </w:rPr>
                <w:t>R/W</w:t>
              </w:r>
            </w:ins>
          </w:p>
        </w:tc>
        <w:tc>
          <w:tcPr>
            <w:tcW w:w="3034" w:type="dxa"/>
            <w:vMerge/>
            <w:shd w:val="clear" w:color="auto" w:fill="D9D9D9" w:themeFill="background1" w:themeFillShade="D9"/>
          </w:tcPr>
          <w:p w14:paraId="79E9D6E8" w14:textId="77777777" w:rsidR="004C05AA" w:rsidRPr="00847BB7" w:rsidRDefault="004C05AA" w:rsidP="0094025F">
            <w:pPr>
              <w:rPr>
                <w:ins w:id="2425" w:author="智誠 楊" w:date="2021-05-07T14:24:00Z"/>
                <w:rFonts w:ascii="標楷體" w:eastAsia="標楷體" w:hAnsi="標楷體"/>
              </w:rPr>
            </w:pPr>
          </w:p>
        </w:tc>
      </w:tr>
      <w:tr w:rsidR="004C05AA" w:rsidRPr="00847BB7" w14:paraId="48E70289" w14:textId="77777777" w:rsidTr="0094025F">
        <w:trPr>
          <w:trHeight w:val="244"/>
          <w:jc w:val="center"/>
          <w:ins w:id="2426" w:author="智誠 楊" w:date="2021-05-07T14:24:00Z"/>
          <w:trPrChange w:id="2427" w:author="阿毛" w:date="2021-06-09T10:47:00Z">
            <w:trPr>
              <w:gridAfter w:val="0"/>
              <w:trHeight w:val="244"/>
              <w:jc w:val="center"/>
            </w:trPr>
          </w:trPrChange>
        </w:trPr>
        <w:tc>
          <w:tcPr>
            <w:tcW w:w="456" w:type="dxa"/>
            <w:tcPrChange w:id="2428" w:author="阿毛" w:date="2021-06-09T10:47:00Z">
              <w:tcPr>
                <w:tcW w:w="456" w:type="dxa"/>
                <w:gridSpan w:val="2"/>
              </w:tcPr>
            </w:tcPrChange>
          </w:tcPr>
          <w:p w14:paraId="171D4CE6" w14:textId="77777777" w:rsidR="004C05AA" w:rsidRPr="00847BB7" w:rsidRDefault="004C05AA" w:rsidP="0094025F">
            <w:pPr>
              <w:rPr>
                <w:ins w:id="2429" w:author="智誠 楊" w:date="2021-05-07T14:24:00Z"/>
                <w:rFonts w:ascii="標楷體" w:eastAsia="標楷體" w:hAnsi="標楷體"/>
              </w:rPr>
            </w:pPr>
            <w:ins w:id="2430" w:author="智誠 楊" w:date="2021-05-07T14:24:00Z">
              <w:r>
                <w:rPr>
                  <w:rFonts w:ascii="標楷體" w:eastAsia="標楷體" w:hAnsi="標楷體" w:hint="eastAsia"/>
                </w:rPr>
                <w:t>1</w:t>
              </w:r>
            </w:ins>
          </w:p>
        </w:tc>
        <w:tc>
          <w:tcPr>
            <w:tcW w:w="1920" w:type="dxa"/>
            <w:tcPrChange w:id="2431" w:author="阿毛" w:date="2021-06-09T10:47:00Z">
              <w:tcPr>
                <w:tcW w:w="1736" w:type="dxa"/>
                <w:gridSpan w:val="2"/>
              </w:tcPr>
            </w:tcPrChange>
          </w:tcPr>
          <w:p w14:paraId="5A1BD424" w14:textId="77777777" w:rsidR="004C05AA" w:rsidRPr="00847BB7" w:rsidRDefault="004C05AA" w:rsidP="0094025F">
            <w:pPr>
              <w:rPr>
                <w:ins w:id="2432" w:author="智誠 楊" w:date="2021-05-07T14:24:00Z"/>
                <w:rFonts w:ascii="標楷體" w:eastAsia="標楷體" w:hAnsi="標楷體"/>
              </w:rPr>
            </w:pPr>
            <w:ins w:id="2433" w:author="智誠 楊" w:date="2021-05-07T14:24:00Z">
              <w:r w:rsidRPr="00847BB7">
                <w:rPr>
                  <w:rFonts w:ascii="標楷體" w:eastAsia="標楷體" w:hAnsi="標楷體" w:hint="eastAsia"/>
                  <w:lang w:eastAsia="zh-HK"/>
                </w:rPr>
                <w:t>功能選項</w:t>
              </w:r>
            </w:ins>
          </w:p>
        </w:tc>
        <w:tc>
          <w:tcPr>
            <w:tcW w:w="851" w:type="dxa"/>
            <w:tcPrChange w:id="2434" w:author="阿毛" w:date="2021-06-09T10:47:00Z">
              <w:tcPr>
                <w:tcW w:w="1602" w:type="dxa"/>
                <w:gridSpan w:val="3"/>
              </w:tcPr>
            </w:tcPrChange>
          </w:tcPr>
          <w:p w14:paraId="78A658F1" w14:textId="77777777" w:rsidR="004C05AA" w:rsidRPr="00847BB7" w:rsidRDefault="004C05AA" w:rsidP="0094025F">
            <w:pPr>
              <w:rPr>
                <w:ins w:id="2435" w:author="智誠 楊" w:date="2021-05-07T14:24:00Z"/>
                <w:rFonts w:ascii="標楷體" w:eastAsia="標楷體" w:hAnsi="標楷體"/>
              </w:rPr>
            </w:pPr>
            <w:ins w:id="2436" w:author="智誠 楊" w:date="2021-05-07T14:24:00Z">
              <w:r w:rsidRPr="00847BB7">
                <w:rPr>
                  <w:rFonts w:ascii="標楷體" w:eastAsia="標楷體" w:hAnsi="標楷體"/>
                </w:rPr>
                <w:t xml:space="preserve">                  </w:t>
              </w:r>
            </w:ins>
          </w:p>
        </w:tc>
        <w:tc>
          <w:tcPr>
            <w:tcW w:w="1843" w:type="dxa"/>
            <w:tcPrChange w:id="2437" w:author="阿毛" w:date="2021-06-09T10:47:00Z">
              <w:tcPr>
                <w:tcW w:w="992" w:type="dxa"/>
              </w:tcPr>
            </w:tcPrChange>
          </w:tcPr>
          <w:p w14:paraId="20AF1D06" w14:textId="77777777" w:rsidR="004C05AA" w:rsidRPr="00847BB7" w:rsidRDefault="004C05AA" w:rsidP="0094025F">
            <w:pPr>
              <w:rPr>
                <w:ins w:id="2438" w:author="智誠 楊" w:date="2021-05-07T14:24:00Z"/>
                <w:rFonts w:ascii="標楷體" w:eastAsia="標楷體" w:hAnsi="標楷體"/>
              </w:rPr>
            </w:pPr>
            <w:ins w:id="2439" w:author="阿毛" w:date="2021-06-09T11:17:00Z">
              <w:r w:rsidRPr="00847BB7">
                <w:rPr>
                  <w:rFonts w:ascii="標楷體" w:eastAsia="標楷體" w:hAnsi="標楷體" w:hint="eastAsia"/>
                  <w:lang w:eastAsia="zh-HK"/>
                </w:rPr>
                <w:t>修改</w:t>
              </w:r>
            </w:ins>
          </w:p>
        </w:tc>
        <w:tc>
          <w:tcPr>
            <w:tcW w:w="1275" w:type="dxa"/>
            <w:tcPrChange w:id="2440" w:author="阿毛" w:date="2021-06-09T10:47:00Z">
              <w:tcPr>
                <w:tcW w:w="1489" w:type="dxa"/>
                <w:gridSpan w:val="2"/>
              </w:tcPr>
            </w:tcPrChange>
          </w:tcPr>
          <w:p w14:paraId="78F9323D" w14:textId="77777777" w:rsidR="004C05AA" w:rsidRPr="00847BB7" w:rsidRDefault="004C05AA" w:rsidP="0094025F">
            <w:pPr>
              <w:rPr>
                <w:ins w:id="2441" w:author="智誠 楊" w:date="2021-05-07T14:24:00Z"/>
                <w:rFonts w:ascii="標楷體" w:eastAsia="標楷體" w:hAnsi="標楷體"/>
              </w:rPr>
            </w:pPr>
          </w:p>
        </w:tc>
        <w:tc>
          <w:tcPr>
            <w:tcW w:w="553" w:type="dxa"/>
            <w:tcPrChange w:id="2442" w:author="阿毛" w:date="2021-06-09T10:47:00Z">
              <w:tcPr>
                <w:tcW w:w="623" w:type="dxa"/>
                <w:gridSpan w:val="2"/>
              </w:tcPr>
            </w:tcPrChange>
          </w:tcPr>
          <w:p w14:paraId="0B093DCF" w14:textId="77777777" w:rsidR="004C05AA" w:rsidRPr="00847BB7" w:rsidRDefault="004C05AA" w:rsidP="0094025F">
            <w:pPr>
              <w:rPr>
                <w:ins w:id="2443" w:author="智誠 楊" w:date="2021-05-07T14:24:00Z"/>
                <w:rFonts w:ascii="標楷體" w:eastAsia="標楷體" w:hAnsi="標楷體"/>
              </w:rPr>
            </w:pPr>
          </w:p>
        </w:tc>
        <w:tc>
          <w:tcPr>
            <w:tcW w:w="666" w:type="dxa"/>
            <w:tcPrChange w:id="2444" w:author="阿毛" w:date="2021-06-09T10:47:00Z">
              <w:tcPr>
                <w:tcW w:w="666" w:type="dxa"/>
                <w:gridSpan w:val="2"/>
              </w:tcPr>
            </w:tcPrChange>
          </w:tcPr>
          <w:p w14:paraId="7C94D42F" w14:textId="77777777" w:rsidR="004C05AA" w:rsidRPr="00847BB7" w:rsidRDefault="004C05AA" w:rsidP="0094025F">
            <w:pPr>
              <w:jc w:val="center"/>
              <w:rPr>
                <w:ins w:id="2445" w:author="智誠 楊" w:date="2021-05-07T14:24:00Z"/>
                <w:rFonts w:ascii="標楷體" w:eastAsia="標楷體" w:hAnsi="標楷體"/>
              </w:rPr>
            </w:pPr>
            <w:ins w:id="2446" w:author="智誠 楊" w:date="2021-05-07T14:24:00Z">
              <w:r>
                <w:rPr>
                  <w:rFonts w:ascii="標楷體" w:eastAsia="標楷體" w:hAnsi="標楷體" w:hint="eastAsia"/>
                </w:rPr>
                <w:t>R</w:t>
              </w:r>
            </w:ins>
          </w:p>
        </w:tc>
        <w:tc>
          <w:tcPr>
            <w:tcW w:w="3034" w:type="dxa"/>
            <w:tcPrChange w:id="2447" w:author="阿毛" w:date="2021-06-09T10:47:00Z">
              <w:tcPr>
                <w:tcW w:w="2856" w:type="dxa"/>
                <w:gridSpan w:val="2"/>
              </w:tcPr>
            </w:tcPrChange>
          </w:tcPr>
          <w:p w14:paraId="749D12CC" w14:textId="77777777" w:rsidR="004C05AA" w:rsidRPr="00847BB7" w:rsidRDefault="004C05AA" w:rsidP="0094025F">
            <w:pPr>
              <w:rPr>
                <w:ins w:id="2448" w:author="智誠 楊" w:date="2021-05-07T14:24:00Z"/>
                <w:rFonts w:ascii="標楷體" w:eastAsia="標楷體" w:hAnsi="標楷體"/>
              </w:rPr>
            </w:pPr>
            <w:ins w:id="2449" w:author="智誠 楊" w:date="2021-05-07T14:24:00Z">
              <w:r w:rsidRPr="00847BB7">
                <w:rPr>
                  <w:rFonts w:ascii="標楷體" w:eastAsia="標楷體" w:hAnsi="標楷體" w:hint="eastAsia"/>
                </w:rPr>
                <w:t>自動顯示</w:t>
              </w:r>
            </w:ins>
            <w:ins w:id="2450" w:author="智誠 楊" w:date="2021-05-12T09:40:00Z">
              <w:del w:id="2451" w:author="阿毛" w:date="2021-06-09T11:17:00Z">
                <w:r w:rsidDel="00045674">
                  <w:rPr>
                    <w:rFonts w:ascii="標楷體" w:eastAsia="標楷體" w:hAnsi="標楷體" w:hint="eastAsia"/>
                  </w:rPr>
                  <w:delText>:</w:delText>
                </w:r>
              </w:del>
            </w:ins>
            <w:ins w:id="2452" w:author="智誠 楊" w:date="2021-05-07T14:24:00Z">
              <w:del w:id="2453" w:author="阿毛" w:date="2021-06-09T11:17:00Z">
                <w:r w:rsidRPr="00847BB7" w:rsidDel="00045674">
                  <w:rPr>
                    <w:rFonts w:ascii="標楷體" w:eastAsia="標楷體" w:hAnsi="標楷體" w:hint="eastAsia"/>
                    <w:lang w:eastAsia="zh-HK"/>
                  </w:rPr>
                  <w:delText>修改</w:delText>
                </w:r>
              </w:del>
            </w:ins>
          </w:p>
        </w:tc>
      </w:tr>
      <w:tr w:rsidR="004C05AA" w:rsidRPr="00847BB7" w14:paraId="7A4DD216" w14:textId="77777777" w:rsidTr="0094025F">
        <w:trPr>
          <w:trHeight w:val="244"/>
          <w:jc w:val="center"/>
          <w:ins w:id="2454" w:author="智誠 楊" w:date="2021-05-07T14:24:00Z"/>
          <w:trPrChange w:id="2455" w:author="阿毛" w:date="2021-06-09T10:47:00Z">
            <w:trPr>
              <w:gridAfter w:val="0"/>
              <w:trHeight w:val="244"/>
              <w:jc w:val="center"/>
            </w:trPr>
          </w:trPrChange>
        </w:trPr>
        <w:tc>
          <w:tcPr>
            <w:tcW w:w="456" w:type="dxa"/>
            <w:tcPrChange w:id="2456" w:author="阿毛" w:date="2021-06-09T10:47:00Z">
              <w:tcPr>
                <w:tcW w:w="456" w:type="dxa"/>
                <w:gridSpan w:val="2"/>
              </w:tcPr>
            </w:tcPrChange>
          </w:tcPr>
          <w:p w14:paraId="6159274C" w14:textId="77777777" w:rsidR="004C05AA" w:rsidRPr="00847BB7" w:rsidRDefault="004C05AA" w:rsidP="0094025F">
            <w:pPr>
              <w:rPr>
                <w:ins w:id="2457" w:author="智誠 楊" w:date="2021-05-07T14:24:00Z"/>
                <w:rFonts w:ascii="標楷體" w:eastAsia="標楷體" w:hAnsi="標楷體"/>
              </w:rPr>
            </w:pPr>
            <w:ins w:id="2458" w:author="智誠 楊" w:date="2021-05-07T14:24:00Z">
              <w:r w:rsidRPr="00847BB7">
                <w:rPr>
                  <w:rFonts w:ascii="標楷體" w:eastAsia="標楷體" w:hAnsi="標楷體" w:hint="eastAsia"/>
                </w:rPr>
                <w:t>2</w:t>
              </w:r>
            </w:ins>
          </w:p>
        </w:tc>
        <w:tc>
          <w:tcPr>
            <w:tcW w:w="1920" w:type="dxa"/>
            <w:tcPrChange w:id="2459" w:author="阿毛" w:date="2021-06-09T10:47:00Z">
              <w:tcPr>
                <w:tcW w:w="1736" w:type="dxa"/>
                <w:gridSpan w:val="2"/>
              </w:tcPr>
            </w:tcPrChange>
          </w:tcPr>
          <w:p w14:paraId="34456D2B" w14:textId="77777777" w:rsidR="004C05AA" w:rsidRPr="00847BB7" w:rsidRDefault="004C05AA" w:rsidP="0094025F">
            <w:pPr>
              <w:rPr>
                <w:ins w:id="2460" w:author="智誠 楊" w:date="2021-05-07T14:24:00Z"/>
                <w:rFonts w:ascii="標楷體" w:eastAsia="標楷體" w:hAnsi="標楷體"/>
              </w:rPr>
            </w:pPr>
            <w:ins w:id="2461" w:author="智誠 楊" w:date="2021-05-07T14:37:00Z">
              <w:r>
                <w:rPr>
                  <w:rFonts w:ascii="標楷體" w:eastAsia="標楷體" w:hAnsi="標楷體" w:hint="eastAsia"/>
                </w:rPr>
                <w:t>入賬日期</w:t>
              </w:r>
            </w:ins>
          </w:p>
        </w:tc>
        <w:tc>
          <w:tcPr>
            <w:tcW w:w="851" w:type="dxa"/>
            <w:tcPrChange w:id="2462" w:author="阿毛" w:date="2021-06-09T10:47:00Z">
              <w:tcPr>
                <w:tcW w:w="1602" w:type="dxa"/>
                <w:gridSpan w:val="3"/>
              </w:tcPr>
            </w:tcPrChange>
          </w:tcPr>
          <w:p w14:paraId="6679ED4D" w14:textId="77777777" w:rsidR="004C05AA" w:rsidRPr="00847BB7" w:rsidRDefault="004C05AA" w:rsidP="0094025F">
            <w:pPr>
              <w:rPr>
                <w:ins w:id="2463" w:author="智誠 楊" w:date="2021-05-07T14:24:00Z"/>
                <w:rFonts w:ascii="標楷體" w:eastAsia="標楷體" w:hAnsi="標楷體"/>
              </w:rPr>
            </w:pPr>
            <w:ins w:id="2464" w:author="智誠 楊" w:date="2021-05-07T14:24:00Z">
              <w:r w:rsidRPr="00847BB7">
                <w:rPr>
                  <w:rFonts w:ascii="標楷體" w:eastAsia="標楷體" w:hAnsi="標楷體"/>
                </w:rPr>
                <w:t xml:space="preserve">           </w:t>
              </w:r>
            </w:ins>
          </w:p>
        </w:tc>
        <w:tc>
          <w:tcPr>
            <w:tcW w:w="1843" w:type="dxa"/>
            <w:tcPrChange w:id="2465" w:author="阿毛" w:date="2021-06-09T10:47:00Z">
              <w:tcPr>
                <w:tcW w:w="992" w:type="dxa"/>
              </w:tcPr>
            </w:tcPrChange>
          </w:tcPr>
          <w:p w14:paraId="6E918547" w14:textId="77777777" w:rsidR="004C05AA" w:rsidRPr="00847BB7" w:rsidRDefault="004C05AA" w:rsidP="0094025F">
            <w:pPr>
              <w:rPr>
                <w:ins w:id="2466" w:author="智誠 楊" w:date="2021-05-07T14:24:00Z"/>
                <w:rFonts w:ascii="標楷體" w:eastAsia="標楷體" w:hAnsi="標楷體"/>
              </w:rPr>
            </w:pPr>
          </w:p>
        </w:tc>
        <w:tc>
          <w:tcPr>
            <w:tcW w:w="1275" w:type="dxa"/>
            <w:tcPrChange w:id="2467" w:author="阿毛" w:date="2021-06-09T10:47:00Z">
              <w:tcPr>
                <w:tcW w:w="1489" w:type="dxa"/>
                <w:gridSpan w:val="2"/>
              </w:tcPr>
            </w:tcPrChange>
          </w:tcPr>
          <w:p w14:paraId="5FB2DA9E" w14:textId="77777777" w:rsidR="004C05AA" w:rsidRPr="00847BB7" w:rsidRDefault="004C05AA" w:rsidP="0094025F">
            <w:pPr>
              <w:rPr>
                <w:ins w:id="2468" w:author="智誠 楊" w:date="2021-05-07T14:24:00Z"/>
                <w:rFonts w:ascii="標楷體" w:eastAsia="標楷體" w:hAnsi="標楷體"/>
              </w:rPr>
            </w:pPr>
          </w:p>
        </w:tc>
        <w:tc>
          <w:tcPr>
            <w:tcW w:w="553" w:type="dxa"/>
            <w:tcPrChange w:id="2469" w:author="阿毛" w:date="2021-06-09T10:47:00Z">
              <w:tcPr>
                <w:tcW w:w="623" w:type="dxa"/>
                <w:gridSpan w:val="2"/>
              </w:tcPr>
            </w:tcPrChange>
          </w:tcPr>
          <w:p w14:paraId="6B79D9E7" w14:textId="77777777" w:rsidR="004C05AA" w:rsidRPr="00847BB7" w:rsidRDefault="004C05AA" w:rsidP="0094025F">
            <w:pPr>
              <w:rPr>
                <w:ins w:id="2470" w:author="智誠 楊" w:date="2021-05-07T14:24:00Z"/>
                <w:rFonts w:ascii="標楷體" w:eastAsia="標楷體" w:hAnsi="標楷體"/>
              </w:rPr>
            </w:pPr>
          </w:p>
        </w:tc>
        <w:tc>
          <w:tcPr>
            <w:tcW w:w="666" w:type="dxa"/>
            <w:tcPrChange w:id="2471" w:author="阿毛" w:date="2021-06-09T10:47:00Z">
              <w:tcPr>
                <w:tcW w:w="666" w:type="dxa"/>
                <w:gridSpan w:val="2"/>
              </w:tcPr>
            </w:tcPrChange>
          </w:tcPr>
          <w:p w14:paraId="3CA97272" w14:textId="77777777" w:rsidR="004C05AA" w:rsidRPr="00A01A6B" w:rsidRDefault="004C05AA" w:rsidP="0094025F">
            <w:pPr>
              <w:jc w:val="center"/>
              <w:rPr>
                <w:ins w:id="2472" w:author="智誠 楊" w:date="2021-05-07T14:24:00Z"/>
                <w:rFonts w:ascii="標楷體" w:eastAsia="標楷體" w:hAnsi="標楷體"/>
              </w:rPr>
            </w:pPr>
            <w:ins w:id="2473" w:author="智誠 楊" w:date="2021-05-07T14:42:00Z">
              <w:r>
                <w:rPr>
                  <w:rFonts w:ascii="標楷體" w:eastAsia="標楷體" w:hAnsi="標楷體" w:hint="eastAsia"/>
                </w:rPr>
                <w:t>R</w:t>
              </w:r>
            </w:ins>
          </w:p>
        </w:tc>
        <w:tc>
          <w:tcPr>
            <w:tcW w:w="3034" w:type="dxa"/>
            <w:tcPrChange w:id="2474" w:author="阿毛" w:date="2021-06-09T10:47:00Z">
              <w:tcPr>
                <w:tcW w:w="2856" w:type="dxa"/>
                <w:gridSpan w:val="2"/>
              </w:tcPr>
            </w:tcPrChange>
          </w:tcPr>
          <w:p w14:paraId="4B985F3F" w14:textId="77777777" w:rsidR="004C05AA" w:rsidRDefault="004C05AA" w:rsidP="0094025F">
            <w:pPr>
              <w:snapToGrid w:val="0"/>
              <w:rPr>
                <w:ins w:id="2475" w:author="智誠 楊" w:date="2021-05-12T09:40:00Z"/>
                <w:rFonts w:ascii="標楷體" w:eastAsia="標楷體" w:hAnsi="標楷體"/>
              </w:rPr>
            </w:pPr>
            <w:ins w:id="2476" w:author="智誠 楊" w:date="2021-05-07T14:42:00Z">
              <w:r>
                <w:rPr>
                  <w:rFonts w:ascii="標楷體" w:eastAsia="標楷體" w:hAnsi="標楷體" w:hint="eastAsia"/>
                </w:rPr>
                <w:t>1.自動顯示、不可修改</w:t>
              </w:r>
            </w:ins>
          </w:p>
          <w:p w14:paraId="2F8AD9F1" w14:textId="77777777" w:rsidR="004C05AA" w:rsidRDefault="004C05AA" w:rsidP="0094025F">
            <w:pPr>
              <w:snapToGrid w:val="0"/>
              <w:rPr>
                <w:ins w:id="2477" w:author="阿毛" w:date="2021-06-09T10:47:00Z"/>
                <w:rFonts w:ascii="標楷體" w:eastAsia="標楷體" w:hAnsi="標楷體"/>
              </w:rPr>
            </w:pPr>
            <w:ins w:id="2478" w:author="智誠 楊" w:date="2021-05-12T09:40: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.E</w:t>
              </w:r>
              <w:r>
                <w:rPr>
                  <w:rFonts w:ascii="標楷體" w:eastAsia="標楷體" w:hAnsi="標楷體"/>
                </w:rPr>
                <w:t>NtryD</w:t>
              </w:r>
            </w:ins>
            <w:ins w:id="2479" w:author="阿毛" w:date="2021-06-09T10:47:00Z">
              <w:r>
                <w:rPr>
                  <w:rFonts w:ascii="標楷體" w:eastAsia="標楷體" w:hAnsi="標楷體" w:hint="eastAsia"/>
                </w:rPr>
                <w:t xml:space="preserve">  </w:t>
              </w:r>
            </w:ins>
          </w:p>
          <w:p w14:paraId="7CD7B529" w14:textId="77777777" w:rsidR="004C05AA" w:rsidRPr="00A01A6B" w:rsidRDefault="004C05AA" w:rsidP="0094025F">
            <w:pPr>
              <w:snapToGrid w:val="0"/>
              <w:rPr>
                <w:ins w:id="2480" w:author="智誠 楊" w:date="2021-05-07T14:24:00Z"/>
                <w:rFonts w:ascii="標楷體" w:eastAsia="標楷體" w:hAnsi="標楷體"/>
              </w:rPr>
            </w:pPr>
            <w:ins w:id="2481" w:author="阿毛" w:date="2021-06-09T10:47:00Z">
              <w:r>
                <w:rPr>
                  <w:rFonts w:ascii="標楷體" w:eastAsia="標楷體" w:hAnsi="標楷體" w:hint="eastAsia"/>
                </w:rPr>
                <w:t xml:space="preserve">  </w:t>
              </w:r>
            </w:ins>
            <w:ins w:id="2482" w:author="智誠 楊" w:date="2021-05-12T09:40:00Z">
              <w:r>
                <w:rPr>
                  <w:rFonts w:ascii="標楷體" w:eastAsia="標楷體" w:hAnsi="標楷體"/>
                </w:rPr>
                <w:t>ate</w:t>
              </w:r>
            </w:ins>
          </w:p>
        </w:tc>
      </w:tr>
      <w:tr w:rsidR="004C05AA" w:rsidRPr="00847BB7" w14:paraId="7AAE9185" w14:textId="77777777" w:rsidTr="0094025F">
        <w:trPr>
          <w:trHeight w:val="323"/>
          <w:jc w:val="center"/>
          <w:ins w:id="2483" w:author="智誠 楊" w:date="2021-05-07T14:24:00Z"/>
          <w:trPrChange w:id="2484" w:author="阿毛" w:date="2021-06-09T10:47:00Z">
            <w:trPr>
              <w:gridAfter w:val="0"/>
              <w:trHeight w:val="1106"/>
              <w:jc w:val="center"/>
            </w:trPr>
          </w:trPrChange>
        </w:trPr>
        <w:tc>
          <w:tcPr>
            <w:tcW w:w="456" w:type="dxa"/>
            <w:tcPrChange w:id="2485" w:author="阿毛" w:date="2021-06-09T10:47:00Z">
              <w:tcPr>
                <w:tcW w:w="456" w:type="dxa"/>
                <w:gridSpan w:val="2"/>
              </w:tcPr>
            </w:tcPrChange>
          </w:tcPr>
          <w:p w14:paraId="1681A149" w14:textId="77777777" w:rsidR="004C05AA" w:rsidRPr="00847BB7" w:rsidRDefault="004C05AA" w:rsidP="0094025F">
            <w:pPr>
              <w:rPr>
                <w:ins w:id="2486" w:author="智誠 楊" w:date="2021-05-07T14:24:00Z"/>
                <w:rFonts w:ascii="標楷體" w:eastAsia="標楷體" w:hAnsi="標楷體"/>
              </w:rPr>
            </w:pPr>
            <w:ins w:id="2487" w:author="智誠 楊" w:date="2021-05-07T14:24:00Z">
              <w:r>
                <w:rPr>
                  <w:rFonts w:ascii="標楷體" w:eastAsia="標楷體" w:hAnsi="標楷體" w:hint="eastAsia"/>
                </w:rPr>
                <w:lastRenderedPageBreak/>
                <w:t>3</w:t>
              </w:r>
            </w:ins>
          </w:p>
        </w:tc>
        <w:tc>
          <w:tcPr>
            <w:tcW w:w="1920" w:type="dxa"/>
            <w:tcPrChange w:id="2488" w:author="阿毛" w:date="2021-06-09T10:47:00Z">
              <w:tcPr>
                <w:tcW w:w="1736" w:type="dxa"/>
                <w:gridSpan w:val="2"/>
              </w:tcPr>
            </w:tcPrChange>
          </w:tcPr>
          <w:p w14:paraId="06153AC6" w14:textId="77777777" w:rsidR="004C05AA" w:rsidRPr="00847BB7" w:rsidRDefault="004C05AA" w:rsidP="0094025F">
            <w:pPr>
              <w:rPr>
                <w:ins w:id="2489" w:author="智誠 楊" w:date="2021-05-07T14:24:00Z"/>
                <w:rFonts w:ascii="標楷體" w:eastAsia="標楷體" w:hAnsi="標楷體"/>
              </w:rPr>
            </w:pPr>
            <w:ins w:id="2490" w:author="智誠 楊" w:date="2021-05-07T14:38:00Z">
              <w:r>
                <w:rPr>
                  <w:rFonts w:ascii="標楷體" w:eastAsia="標楷體" w:hAnsi="標楷體" w:hint="eastAsia"/>
                </w:rPr>
                <w:t>戶號</w:t>
              </w:r>
            </w:ins>
          </w:p>
        </w:tc>
        <w:tc>
          <w:tcPr>
            <w:tcW w:w="851" w:type="dxa"/>
            <w:tcPrChange w:id="2491" w:author="阿毛" w:date="2021-06-09T10:47:00Z">
              <w:tcPr>
                <w:tcW w:w="1602" w:type="dxa"/>
                <w:gridSpan w:val="3"/>
              </w:tcPr>
            </w:tcPrChange>
          </w:tcPr>
          <w:p w14:paraId="777C7BD1" w14:textId="77777777" w:rsidR="004C05AA" w:rsidRPr="00847BB7" w:rsidRDefault="004C05AA" w:rsidP="0094025F">
            <w:pPr>
              <w:rPr>
                <w:ins w:id="2492" w:author="智誠 楊" w:date="2021-05-07T14:24:00Z"/>
                <w:rFonts w:ascii="標楷體" w:eastAsia="標楷體" w:hAnsi="標楷體"/>
              </w:rPr>
            </w:pPr>
          </w:p>
        </w:tc>
        <w:tc>
          <w:tcPr>
            <w:tcW w:w="1843" w:type="dxa"/>
            <w:tcPrChange w:id="2493" w:author="阿毛" w:date="2021-06-09T10:47:00Z">
              <w:tcPr>
                <w:tcW w:w="992" w:type="dxa"/>
              </w:tcPr>
            </w:tcPrChange>
          </w:tcPr>
          <w:p w14:paraId="7DA70279" w14:textId="77777777" w:rsidR="004C05AA" w:rsidRPr="00847BB7" w:rsidRDefault="004C05AA" w:rsidP="0094025F">
            <w:pPr>
              <w:rPr>
                <w:ins w:id="2494" w:author="智誠 楊" w:date="2021-05-07T14:24:00Z"/>
                <w:rFonts w:ascii="標楷體" w:eastAsia="標楷體" w:hAnsi="標楷體"/>
              </w:rPr>
            </w:pPr>
          </w:p>
        </w:tc>
        <w:tc>
          <w:tcPr>
            <w:tcW w:w="1275" w:type="dxa"/>
            <w:tcPrChange w:id="2495" w:author="阿毛" w:date="2021-06-09T10:47:00Z">
              <w:tcPr>
                <w:tcW w:w="1489" w:type="dxa"/>
                <w:gridSpan w:val="2"/>
              </w:tcPr>
            </w:tcPrChange>
          </w:tcPr>
          <w:p w14:paraId="0B16DE69" w14:textId="77777777" w:rsidR="004C05AA" w:rsidRPr="00847BB7" w:rsidRDefault="004C05AA" w:rsidP="0094025F">
            <w:pPr>
              <w:rPr>
                <w:ins w:id="2496" w:author="智誠 楊" w:date="2021-05-07T14:24:00Z"/>
                <w:rFonts w:ascii="標楷體" w:eastAsia="標楷體" w:hAnsi="標楷體"/>
              </w:rPr>
            </w:pPr>
          </w:p>
        </w:tc>
        <w:tc>
          <w:tcPr>
            <w:tcW w:w="553" w:type="dxa"/>
            <w:tcPrChange w:id="2497" w:author="阿毛" w:date="2021-06-09T10:47:00Z">
              <w:tcPr>
                <w:tcW w:w="623" w:type="dxa"/>
                <w:gridSpan w:val="2"/>
              </w:tcPr>
            </w:tcPrChange>
          </w:tcPr>
          <w:p w14:paraId="075F1EC4" w14:textId="77777777" w:rsidR="004C05AA" w:rsidRPr="00847BB7" w:rsidRDefault="004C05AA" w:rsidP="0094025F">
            <w:pPr>
              <w:rPr>
                <w:ins w:id="2498" w:author="智誠 楊" w:date="2021-05-07T14:24:00Z"/>
                <w:rFonts w:ascii="標楷體" w:eastAsia="標楷體" w:hAnsi="標楷體"/>
              </w:rPr>
            </w:pPr>
          </w:p>
        </w:tc>
        <w:tc>
          <w:tcPr>
            <w:tcW w:w="666" w:type="dxa"/>
            <w:tcPrChange w:id="2499" w:author="阿毛" w:date="2021-06-09T10:47:00Z">
              <w:tcPr>
                <w:tcW w:w="666" w:type="dxa"/>
                <w:gridSpan w:val="2"/>
              </w:tcPr>
            </w:tcPrChange>
          </w:tcPr>
          <w:p w14:paraId="672BF6A7" w14:textId="77777777" w:rsidR="004C05AA" w:rsidRPr="00847BB7" w:rsidRDefault="004C05AA" w:rsidP="0094025F">
            <w:pPr>
              <w:jc w:val="center"/>
              <w:rPr>
                <w:ins w:id="2500" w:author="智誠 楊" w:date="2021-05-07T14:24:00Z"/>
                <w:rFonts w:ascii="標楷體" w:eastAsia="標楷體" w:hAnsi="標楷體"/>
              </w:rPr>
            </w:pPr>
            <w:ins w:id="2501" w:author="智誠 楊" w:date="2021-05-07T14:44:00Z">
              <w:r>
                <w:rPr>
                  <w:rFonts w:ascii="標楷體" w:eastAsia="標楷體" w:hAnsi="標楷體" w:hint="eastAsia"/>
                </w:rPr>
                <w:t>R</w:t>
              </w:r>
            </w:ins>
          </w:p>
        </w:tc>
        <w:tc>
          <w:tcPr>
            <w:tcW w:w="3034" w:type="dxa"/>
            <w:tcPrChange w:id="2502" w:author="阿毛" w:date="2021-06-09T10:47:00Z">
              <w:tcPr>
                <w:tcW w:w="2856" w:type="dxa"/>
                <w:gridSpan w:val="2"/>
              </w:tcPr>
            </w:tcPrChange>
          </w:tcPr>
          <w:p w14:paraId="1CA26061" w14:textId="77777777" w:rsidR="004C05AA" w:rsidRDefault="004C05AA" w:rsidP="0094025F">
            <w:pPr>
              <w:snapToGrid w:val="0"/>
              <w:ind w:left="238" w:hangingChars="99" w:hanging="238"/>
              <w:rPr>
                <w:ins w:id="2503" w:author="智誠 楊" w:date="2021-05-12T09:40:00Z"/>
                <w:rFonts w:ascii="標楷體" w:eastAsia="標楷體" w:hAnsi="標楷體"/>
              </w:rPr>
            </w:pPr>
            <w:ins w:id="2504" w:author="智誠 楊" w:date="2021-05-07T14:43:00Z">
              <w:r>
                <w:rPr>
                  <w:rFonts w:ascii="標楷體" w:eastAsia="標楷體" w:hAnsi="標楷體" w:hint="eastAsia"/>
                </w:rPr>
                <w:t>1.自動顯示、不可修改</w:t>
              </w:r>
            </w:ins>
          </w:p>
          <w:p w14:paraId="1C581872" w14:textId="77777777" w:rsidR="004C05AA" w:rsidRPr="00847BB7" w:rsidRDefault="004C05AA" w:rsidP="0094025F">
            <w:pPr>
              <w:snapToGrid w:val="0"/>
              <w:ind w:left="238" w:hangingChars="99" w:hanging="238"/>
              <w:rPr>
                <w:ins w:id="2505" w:author="智誠 楊" w:date="2021-05-07T14:24:00Z"/>
                <w:rFonts w:ascii="標楷體" w:eastAsia="標楷體" w:hAnsi="標楷體"/>
                <w:lang w:eastAsia="zh-HK"/>
              </w:rPr>
            </w:pPr>
            <w:ins w:id="2506" w:author="智誠 楊" w:date="2021-05-12T09:40: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CustNo</w:t>
              </w:r>
            </w:ins>
          </w:p>
        </w:tc>
      </w:tr>
      <w:tr w:rsidR="004C05AA" w:rsidRPr="00847BB7" w14:paraId="5475C3B7" w14:textId="77777777" w:rsidTr="0094025F">
        <w:trPr>
          <w:trHeight w:val="291"/>
          <w:jc w:val="center"/>
          <w:ins w:id="2507" w:author="智誠 楊" w:date="2021-05-07T14:24:00Z"/>
          <w:trPrChange w:id="2508" w:author="阿毛" w:date="2021-06-09T10:47:00Z">
            <w:trPr>
              <w:gridAfter w:val="0"/>
              <w:trHeight w:val="291"/>
              <w:jc w:val="center"/>
            </w:trPr>
          </w:trPrChange>
        </w:trPr>
        <w:tc>
          <w:tcPr>
            <w:tcW w:w="456" w:type="dxa"/>
            <w:tcPrChange w:id="2509" w:author="阿毛" w:date="2021-06-09T10:47:00Z">
              <w:tcPr>
                <w:tcW w:w="456" w:type="dxa"/>
                <w:gridSpan w:val="2"/>
              </w:tcPr>
            </w:tcPrChange>
          </w:tcPr>
          <w:p w14:paraId="16119FCB" w14:textId="77777777" w:rsidR="004C05AA" w:rsidRPr="00847BB7" w:rsidRDefault="004C05AA" w:rsidP="0094025F">
            <w:pPr>
              <w:rPr>
                <w:ins w:id="2510" w:author="智誠 楊" w:date="2021-05-07T14:24:00Z"/>
                <w:rFonts w:ascii="標楷體" w:eastAsia="標楷體" w:hAnsi="標楷體"/>
              </w:rPr>
            </w:pPr>
            <w:ins w:id="2511" w:author="智誠 楊" w:date="2021-05-07T14:24:00Z">
              <w:r w:rsidRPr="00847BB7">
                <w:rPr>
                  <w:rFonts w:ascii="標楷體" w:eastAsia="標楷體" w:hAnsi="標楷體"/>
                </w:rPr>
                <w:t>4</w:t>
              </w:r>
            </w:ins>
          </w:p>
        </w:tc>
        <w:tc>
          <w:tcPr>
            <w:tcW w:w="1920" w:type="dxa"/>
            <w:tcPrChange w:id="2512" w:author="阿毛" w:date="2021-06-09T10:47:00Z">
              <w:tcPr>
                <w:tcW w:w="1736" w:type="dxa"/>
                <w:gridSpan w:val="2"/>
              </w:tcPr>
            </w:tcPrChange>
          </w:tcPr>
          <w:p w14:paraId="3D2BE79E" w14:textId="77777777" w:rsidR="004C05AA" w:rsidRPr="00847BB7" w:rsidRDefault="004C05AA" w:rsidP="0094025F">
            <w:pPr>
              <w:rPr>
                <w:ins w:id="2513" w:author="智誠 楊" w:date="2021-05-07T14:24:00Z"/>
                <w:rFonts w:ascii="標楷體" w:eastAsia="標楷體" w:hAnsi="標楷體"/>
              </w:rPr>
            </w:pPr>
            <w:ins w:id="2514" w:author="智誠 楊" w:date="2021-05-07T14:38:00Z">
              <w:r>
                <w:rPr>
                  <w:rFonts w:ascii="標楷體" w:eastAsia="標楷體" w:hAnsi="標楷體" w:hint="eastAsia"/>
                </w:rPr>
                <w:t>交易樣態</w:t>
              </w:r>
            </w:ins>
          </w:p>
        </w:tc>
        <w:tc>
          <w:tcPr>
            <w:tcW w:w="851" w:type="dxa"/>
            <w:tcPrChange w:id="2515" w:author="阿毛" w:date="2021-06-09T10:47:00Z">
              <w:tcPr>
                <w:tcW w:w="1602" w:type="dxa"/>
                <w:gridSpan w:val="3"/>
              </w:tcPr>
            </w:tcPrChange>
          </w:tcPr>
          <w:p w14:paraId="58616D11" w14:textId="77777777" w:rsidR="004C05AA" w:rsidRPr="00847BB7" w:rsidRDefault="004C05AA" w:rsidP="0094025F">
            <w:pPr>
              <w:rPr>
                <w:ins w:id="2516" w:author="智誠 楊" w:date="2021-05-07T14:24:00Z"/>
                <w:rFonts w:ascii="標楷體" w:eastAsia="標楷體" w:hAnsi="標楷體"/>
              </w:rPr>
            </w:pPr>
          </w:p>
        </w:tc>
        <w:tc>
          <w:tcPr>
            <w:tcW w:w="1843" w:type="dxa"/>
            <w:tcPrChange w:id="2517" w:author="阿毛" w:date="2021-06-09T10:47:00Z">
              <w:tcPr>
                <w:tcW w:w="992" w:type="dxa"/>
              </w:tcPr>
            </w:tcPrChange>
          </w:tcPr>
          <w:p w14:paraId="2CA208C2" w14:textId="77777777" w:rsidR="004C05AA" w:rsidRPr="00847BB7" w:rsidRDefault="004C05AA" w:rsidP="0094025F">
            <w:pPr>
              <w:rPr>
                <w:ins w:id="2518" w:author="智誠 楊" w:date="2021-05-07T14:24:00Z"/>
                <w:rFonts w:ascii="標楷體" w:eastAsia="標楷體" w:hAnsi="標楷體"/>
              </w:rPr>
            </w:pPr>
          </w:p>
        </w:tc>
        <w:tc>
          <w:tcPr>
            <w:tcW w:w="1275" w:type="dxa"/>
            <w:tcPrChange w:id="2519" w:author="阿毛" w:date="2021-06-09T10:47:00Z">
              <w:tcPr>
                <w:tcW w:w="1489" w:type="dxa"/>
                <w:gridSpan w:val="2"/>
              </w:tcPr>
            </w:tcPrChange>
          </w:tcPr>
          <w:p w14:paraId="5F36BD50" w14:textId="77777777" w:rsidR="004C05AA" w:rsidRPr="00847BB7" w:rsidRDefault="004C05AA" w:rsidP="0094025F">
            <w:pPr>
              <w:rPr>
                <w:ins w:id="2520" w:author="智誠 楊" w:date="2021-05-07T14:24:00Z"/>
                <w:rFonts w:ascii="標楷體" w:eastAsia="標楷體" w:hAnsi="標楷體"/>
              </w:rPr>
            </w:pPr>
          </w:p>
        </w:tc>
        <w:tc>
          <w:tcPr>
            <w:tcW w:w="553" w:type="dxa"/>
            <w:tcPrChange w:id="2521" w:author="阿毛" w:date="2021-06-09T10:47:00Z">
              <w:tcPr>
                <w:tcW w:w="623" w:type="dxa"/>
                <w:gridSpan w:val="2"/>
              </w:tcPr>
            </w:tcPrChange>
          </w:tcPr>
          <w:p w14:paraId="520980CD" w14:textId="77777777" w:rsidR="004C05AA" w:rsidRPr="00847BB7" w:rsidRDefault="004C05AA" w:rsidP="0094025F">
            <w:pPr>
              <w:rPr>
                <w:ins w:id="2522" w:author="智誠 楊" w:date="2021-05-07T14:24:00Z"/>
                <w:rFonts w:ascii="標楷體" w:eastAsia="標楷體" w:hAnsi="標楷體"/>
              </w:rPr>
            </w:pPr>
          </w:p>
        </w:tc>
        <w:tc>
          <w:tcPr>
            <w:tcW w:w="666" w:type="dxa"/>
            <w:tcPrChange w:id="2523" w:author="阿毛" w:date="2021-06-09T10:47:00Z">
              <w:tcPr>
                <w:tcW w:w="666" w:type="dxa"/>
                <w:gridSpan w:val="2"/>
              </w:tcPr>
            </w:tcPrChange>
          </w:tcPr>
          <w:p w14:paraId="519F110A" w14:textId="77777777" w:rsidR="004C05AA" w:rsidRPr="00847BB7" w:rsidRDefault="004C05AA" w:rsidP="0094025F">
            <w:pPr>
              <w:jc w:val="center"/>
              <w:rPr>
                <w:ins w:id="2524" w:author="智誠 楊" w:date="2021-05-07T14:24:00Z"/>
                <w:rFonts w:ascii="標楷體" w:eastAsia="標楷體" w:hAnsi="標楷體"/>
              </w:rPr>
            </w:pPr>
            <w:ins w:id="2525" w:author="智誠 楊" w:date="2021-05-07T14:44:00Z">
              <w:r>
                <w:rPr>
                  <w:rFonts w:ascii="標楷體" w:eastAsia="標楷體" w:hAnsi="標楷體" w:hint="eastAsia"/>
                </w:rPr>
                <w:t>R</w:t>
              </w:r>
            </w:ins>
          </w:p>
        </w:tc>
        <w:tc>
          <w:tcPr>
            <w:tcW w:w="3034" w:type="dxa"/>
            <w:tcPrChange w:id="2526" w:author="阿毛" w:date="2021-06-09T10:47:00Z">
              <w:tcPr>
                <w:tcW w:w="2856" w:type="dxa"/>
                <w:gridSpan w:val="2"/>
              </w:tcPr>
            </w:tcPrChange>
          </w:tcPr>
          <w:p w14:paraId="5E5D7AEE" w14:textId="77777777" w:rsidR="004C05AA" w:rsidRDefault="004C05AA" w:rsidP="0094025F">
            <w:pPr>
              <w:rPr>
                <w:ins w:id="2527" w:author="智誠 楊" w:date="2021-05-12T09:41:00Z"/>
                <w:rFonts w:ascii="標楷體" w:eastAsia="標楷體" w:hAnsi="標楷體"/>
              </w:rPr>
            </w:pPr>
            <w:ins w:id="2528" w:author="智誠 楊" w:date="2021-05-07T14:43:00Z">
              <w:r>
                <w:rPr>
                  <w:rFonts w:ascii="標楷體" w:eastAsia="標楷體" w:hAnsi="標楷體" w:hint="eastAsia"/>
                </w:rPr>
                <w:t>1.自動顯示、不可修改</w:t>
              </w:r>
            </w:ins>
          </w:p>
          <w:p w14:paraId="4341F58C" w14:textId="77777777" w:rsidR="004C05AA" w:rsidRPr="00847BB7" w:rsidRDefault="004C05AA" w:rsidP="0094025F">
            <w:pPr>
              <w:rPr>
                <w:ins w:id="2529" w:author="智誠 楊" w:date="2021-05-07T14:24:00Z"/>
                <w:rFonts w:ascii="標楷體" w:eastAsia="標楷體" w:hAnsi="標楷體"/>
              </w:rPr>
            </w:pPr>
            <w:ins w:id="2530" w:author="智誠 楊" w:date="2021-05-12T09:41: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Factor</w:t>
              </w:r>
            </w:ins>
          </w:p>
        </w:tc>
      </w:tr>
      <w:tr w:rsidR="004C05AA" w:rsidRPr="00847BB7" w14:paraId="28A21594" w14:textId="77777777" w:rsidTr="0094025F">
        <w:trPr>
          <w:trHeight w:val="291"/>
          <w:jc w:val="center"/>
          <w:ins w:id="2531" w:author="智誠 楊" w:date="2021-05-07T14:24:00Z"/>
          <w:trPrChange w:id="2532" w:author="阿毛" w:date="2021-06-09T10:47:00Z">
            <w:trPr>
              <w:gridAfter w:val="0"/>
              <w:trHeight w:val="291"/>
              <w:jc w:val="center"/>
            </w:trPr>
          </w:trPrChange>
        </w:trPr>
        <w:tc>
          <w:tcPr>
            <w:tcW w:w="456" w:type="dxa"/>
            <w:tcPrChange w:id="2533" w:author="阿毛" w:date="2021-06-09T10:47:00Z">
              <w:tcPr>
                <w:tcW w:w="456" w:type="dxa"/>
                <w:gridSpan w:val="2"/>
              </w:tcPr>
            </w:tcPrChange>
          </w:tcPr>
          <w:p w14:paraId="44E224BD" w14:textId="77777777" w:rsidR="004C05AA" w:rsidRPr="00847BB7" w:rsidRDefault="004C05AA" w:rsidP="0094025F">
            <w:pPr>
              <w:rPr>
                <w:ins w:id="2534" w:author="智誠 楊" w:date="2021-05-07T14:24:00Z"/>
                <w:rFonts w:ascii="標楷體" w:eastAsia="標楷體" w:hAnsi="標楷體"/>
              </w:rPr>
            </w:pPr>
            <w:ins w:id="2535" w:author="智誠 楊" w:date="2021-05-07T14:24:00Z">
              <w:r w:rsidRPr="00847BB7">
                <w:rPr>
                  <w:rFonts w:ascii="標楷體" w:eastAsia="標楷體" w:hAnsi="標楷體" w:hint="eastAsia"/>
                </w:rPr>
                <w:t>5</w:t>
              </w:r>
            </w:ins>
          </w:p>
        </w:tc>
        <w:tc>
          <w:tcPr>
            <w:tcW w:w="1920" w:type="dxa"/>
            <w:tcPrChange w:id="2536" w:author="阿毛" w:date="2021-06-09T10:47:00Z">
              <w:tcPr>
                <w:tcW w:w="1736" w:type="dxa"/>
                <w:gridSpan w:val="2"/>
              </w:tcPr>
            </w:tcPrChange>
          </w:tcPr>
          <w:p w14:paraId="32A837A9" w14:textId="77777777" w:rsidR="004C05AA" w:rsidRPr="00847BB7" w:rsidRDefault="004C05AA" w:rsidP="0094025F">
            <w:pPr>
              <w:rPr>
                <w:ins w:id="2537" w:author="智誠 楊" w:date="2021-05-07T14:24:00Z"/>
                <w:rFonts w:ascii="標楷體" w:eastAsia="標楷體" w:hAnsi="標楷體"/>
              </w:rPr>
            </w:pPr>
            <w:ins w:id="2538" w:author="智誠 楊" w:date="2021-05-07T14:38:00Z">
              <w:r>
                <w:rPr>
                  <w:rFonts w:ascii="標楷體" w:eastAsia="標楷體" w:hAnsi="標楷體" w:hint="eastAsia"/>
                </w:rPr>
                <w:t>累積金額</w:t>
              </w:r>
            </w:ins>
          </w:p>
        </w:tc>
        <w:tc>
          <w:tcPr>
            <w:tcW w:w="851" w:type="dxa"/>
            <w:tcPrChange w:id="2539" w:author="阿毛" w:date="2021-06-09T10:47:00Z">
              <w:tcPr>
                <w:tcW w:w="1602" w:type="dxa"/>
                <w:gridSpan w:val="3"/>
              </w:tcPr>
            </w:tcPrChange>
          </w:tcPr>
          <w:p w14:paraId="7A6C0F6E" w14:textId="77777777" w:rsidR="004C05AA" w:rsidRPr="00847BB7" w:rsidRDefault="004C05AA" w:rsidP="0094025F">
            <w:pPr>
              <w:rPr>
                <w:ins w:id="2540" w:author="智誠 楊" w:date="2021-05-07T14:24:00Z"/>
                <w:rFonts w:ascii="標楷體" w:eastAsia="標楷體" w:hAnsi="標楷體"/>
              </w:rPr>
            </w:pPr>
          </w:p>
        </w:tc>
        <w:tc>
          <w:tcPr>
            <w:tcW w:w="1843" w:type="dxa"/>
            <w:tcPrChange w:id="2541" w:author="阿毛" w:date="2021-06-09T10:47:00Z">
              <w:tcPr>
                <w:tcW w:w="992" w:type="dxa"/>
              </w:tcPr>
            </w:tcPrChange>
          </w:tcPr>
          <w:p w14:paraId="1E98E247" w14:textId="77777777" w:rsidR="004C05AA" w:rsidRPr="00847BB7" w:rsidRDefault="004C05AA" w:rsidP="0094025F">
            <w:pPr>
              <w:rPr>
                <w:ins w:id="2542" w:author="智誠 楊" w:date="2021-05-07T14:24:00Z"/>
                <w:rFonts w:ascii="標楷體" w:eastAsia="標楷體" w:hAnsi="標楷體"/>
                <w:color w:val="FF0000"/>
              </w:rPr>
            </w:pPr>
          </w:p>
        </w:tc>
        <w:tc>
          <w:tcPr>
            <w:tcW w:w="1275" w:type="dxa"/>
            <w:tcPrChange w:id="2543" w:author="阿毛" w:date="2021-06-09T10:47:00Z">
              <w:tcPr>
                <w:tcW w:w="1489" w:type="dxa"/>
                <w:gridSpan w:val="2"/>
              </w:tcPr>
            </w:tcPrChange>
          </w:tcPr>
          <w:p w14:paraId="6A2D863F" w14:textId="77777777" w:rsidR="004C05AA" w:rsidRPr="00847BB7" w:rsidRDefault="004C05AA" w:rsidP="0094025F">
            <w:pPr>
              <w:rPr>
                <w:ins w:id="2544" w:author="智誠 楊" w:date="2021-05-07T14:24:00Z"/>
                <w:rFonts w:ascii="標楷體" w:eastAsia="標楷體" w:hAnsi="標楷體"/>
                <w:color w:val="FF0000"/>
              </w:rPr>
            </w:pPr>
          </w:p>
        </w:tc>
        <w:tc>
          <w:tcPr>
            <w:tcW w:w="553" w:type="dxa"/>
            <w:tcPrChange w:id="2545" w:author="阿毛" w:date="2021-06-09T10:47:00Z">
              <w:tcPr>
                <w:tcW w:w="623" w:type="dxa"/>
                <w:gridSpan w:val="2"/>
              </w:tcPr>
            </w:tcPrChange>
          </w:tcPr>
          <w:p w14:paraId="6F841186" w14:textId="77777777" w:rsidR="004C05AA" w:rsidRPr="00847BB7" w:rsidRDefault="004C05AA" w:rsidP="0094025F">
            <w:pPr>
              <w:rPr>
                <w:ins w:id="2546" w:author="智誠 楊" w:date="2021-05-07T14:24:00Z"/>
                <w:rFonts w:ascii="標楷體" w:eastAsia="標楷體" w:hAnsi="標楷體"/>
              </w:rPr>
            </w:pPr>
          </w:p>
        </w:tc>
        <w:tc>
          <w:tcPr>
            <w:tcW w:w="666" w:type="dxa"/>
            <w:tcPrChange w:id="2547" w:author="阿毛" w:date="2021-06-09T10:47:00Z">
              <w:tcPr>
                <w:tcW w:w="666" w:type="dxa"/>
                <w:gridSpan w:val="2"/>
              </w:tcPr>
            </w:tcPrChange>
          </w:tcPr>
          <w:p w14:paraId="38A13E70" w14:textId="77777777" w:rsidR="004C05AA" w:rsidRPr="00847BB7" w:rsidRDefault="004C05AA" w:rsidP="0094025F">
            <w:pPr>
              <w:jc w:val="center"/>
              <w:rPr>
                <w:ins w:id="2548" w:author="智誠 楊" w:date="2021-05-07T14:24:00Z"/>
                <w:rFonts w:ascii="標楷體" w:eastAsia="標楷體" w:hAnsi="標楷體"/>
              </w:rPr>
            </w:pPr>
            <w:ins w:id="2549" w:author="智誠 楊" w:date="2021-05-07T14:44:00Z">
              <w:r>
                <w:rPr>
                  <w:rFonts w:ascii="標楷體" w:eastAsia="標楷體" w:hAnsi="標楷體" w:hint="eastAsia"/>
                </w:rPr>
                <w:t>R</w:t>
              </w:r>
            </w:ins>
          </w:p>
        </w:tc>
        <w:tc>
          <w:tcPr>
            <w:tcW w:w="3034" w:type="dxa"/>
            <w:tcPrChange w:id="2550" w:author="阿毛" w:date="2021-06-09T10:47:00Z">
              <w:tcPr>
                <w:tcW w:w="2856" w:type="dxa"/>
                <w:gridSpan w:val="2"/>
              </w:tcPr>
            </w:tcPrChange>
          </w:tcPr>
          <w:p w14:paraId="1CE512CD" w14:textId="77777777" w:rsidR="004C05AA" w:rsidRDefault="004C05AA" w:rsidP="0094025F">
            <w:pPr>
              <w:snapToGrid w:val="0"/>
              <w:ind w:left="238" w:hangingChars="99" w:hanging="238"/>
              <w:rPr>
                <w:ins w:id="2551" w:author="智誠 楊" w:date="2021-05-12T09:41:00Z"/>
                <w:rFonts w:ascii="標楷體" w:eastAsia="標楷體" w:hAnsi="標楷體"/>
              </w:rPr>
            </w:pPr>
            <w:ins w:id="2552" w:author="智誠 楊" w:date="2021-05-07T14:43:00Z">
              <w:r>
                <w:rPr>
                  <w:rFonts w:ascii="標楷體" w:eastAsia="標楷體" w:hAnsi="標楷體" w:hint="eastAsia"/>
                </w:rPr>
                <w:t>1.自動顯示、不可修改</w:t>
              </w:r>
            </w:ins>
          </w:p>
          <w:p w14:paraId="1B0EFA39" w14:textId="77777777" w:rsidR="004C05AA" w:rsidRPr="004415DA" w:rsidRDefault="004C05AA" w:rsidP="0094025F">
            <w:pPr>
              <w:snapToGrid w:val="0"/>
              <w:ind w:left="238" w:hangingChars="99" w:hanging="238"/>
              <w:rPr>
                <w:ins w:id="2553" w:author="智誠 楊" w:date="2021-05-07T14:24:00Z"/>
                <w:rFonts w:ascii="標楷體" w:eastAsia="標楷體" w:hAnsi="標楷體"/>
                <w:lang w:eastAsia="zh-HK"/>
              </w:rPr>
              <w:pPrChange w:id="2554" w:author="智誠 楊" w:date="2021-05-07T14:43:00Z">
                <w:pPr/>
              </w:pPrChange>
            </w:pPr>
            <w:ins w:id="2555" w:author="智誠 楊" w:date="2021-05-12T09:41: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TotalAmt</w:t>
              </w:r>
            </w:ins>
          </w:p>
        </w:tc>
      </w:tr>
      <w:tr w:rsidR="004C05AA" w:rsidRPr="00847BB7" w14:paraId="76737BC8" w14:textId="77777777" w:rsidTr="0094025F">
        <w:trPr>
          <w:trHeight w:val="291"/>
          <w:jc w:val="center"/>
          <w:ins w:id="2556" w:author="智誠 楊" w:date="2021-05-07T14:24:00Z"/>
          <w:trPrChange w:id="2557" w:author="阿毛" w:date="2021-06-09T10:47:00Z">
            <w:trPr>
              <w:gridAfter w:val="0"/>
              <w:trHeight w:val="291"/>
              <w:jc w:val="center"/>
            </w:trPr>
          </w:trPrChange>
        </w:trPr>
        <w:tc>
          <w:tcPr>
            <w:tcW w:w="456" w:type="dxa"/>
            <w:tcPrChange w:id="2558" w:author="阿毛" w:date="2021-06-09T10:47:00Z">
              <w:tcPr>
                <w:tcW w:w="456" w:type="dxa"/>
                <w:gridSpan w:val="2"/>
              </w:tcPr>
            </w:tcPrChange>
          </w:tcPr>
          <w:p w14:paraId="6D22A36F" w14:textId="77777777" w:rsidR="004C05AA" w:rsidRPr="00847BB7" w:rsidRDefault="004C05AA" w:rsidP="0094025F">
            <w:pPr>
              <w:rPr>
                <w:ins w:id="2559" w:author="智誠 楊" w:date="2021-05-07T14:24:00Z"/>
                <w:rFonts w:ascii="標楷體" w:eastAsia="標楷體" w:hAnsi="標楷體"/>
              </w:rPr>
            </w:pPr>
            <w:ins w:id="2560" w:author="智誠 楊" w:date="2021-05-07T14:24:00Z">
              <w:r>
                <w:rPr>
                  <w:rFonts w:ascii="標楷體" w:eastAsia="標楷體" w:hAnsi="標楷體" w:hint="eastAsia"/>
                </w:rPr>
                <w:t>6</w:t>
              </w:r>
            </w:ins>
          </w:p>
        </w:tc>
        <w:tc>
          <w:tcPr>
            <w:tcW w:w="1920" w:type="dxa"/>
            <w:tcPrChange w:id="2561" w:author="阿毛" w:date="2021-06-09T10:47:00Z">
              <w:tcPr>
                <w:tcW w:w="1736" w:type="dxa"/>
                <w:gridSpan w:val="2"/>
              </w:tcPr>
            </w:tcPrChange>
          </w:tcPr>
          <w:p w14:paraId="64E4BCE7" w14:textId="77777777" w:rsidR="004C05AA" w:rsidRPr="00847BB7" w:rsidRDefault="004C05AA" w:rsidP="0094025F">
            <w:pPr>
              <w:rPr>
                <w:ins w:id="2562" w:author="智誠 楊" w:date="2021-05-07T14:24:00Z"/>
                <w:rFonts w:ascii="標楷體" w:eastAsia="標楷體" w:hAnsi="標楷體"/>
              </w:rPr>
            </w:pPr>
            <w:ins w:id="2563" w:author="智誠 楊" w:date="2021-05-07T14:38:00Z">
              <w:r>
                <w:rPr>
                  <w:rFonts w:ascii="標楷體" w:eastAsia="標楷體" w:hAnsi="標楷體" w:hint="eastAsia"/>
                </w:rPr>
                <w:t>累積筆數</w:t>
              </w:r>
            </w:ins>
          </w:p>
        </w:tc>
        <w:tc>
          <w:tcPr>
            <w:tcW w:w="851" w:type="dxa"/>
            <w:tcPrChange w:id="2564" w:author="阿毛" w:date="2021-06-09T10:47:00Z">
              <w:tcPr>
                <w:tcW w:w="1602" w:type="dxa"/>
                <w:gridSpan w:val="3"/>
              </w:tcPr>
            </w:tcPrChange>
          </w:tcPr>
          <w:p w14:paraId="362FD331" w14:textId="77777777" w:rsidR="004C05AA" w:rsidRPr="00847BB7" w:rsidRDefault="004C05AA" w:rsidP="0094025F">
            <w:pPr>
              <w:rPr>
                <w:ins w:id="2565" w:author="智誠 楊" w:date="2021-05-07T14:24:00Z"/>
                <w:rFonts w:ascii="標楷體" w:eastAsia="標楷體" w:hAnsi="標楷體"/>
              </w:rPr>
            </w:pPr>
          </w:p>
        </w:tc>
        <w:tc>
          <w:tcPr>
            <w:tcW w:w="1843" w:type="dxa"/>
            <w:tcPrChange w:id="2566" w:author="阿毛" w:date="2021-06-09T10:47:00Z">
              <w:tcPr>
                <w:tcW w:w="992" w:type="dxa"/>
              </w:tcPr>
            </w:tcPrChange>
          </w:tcPr>
          <w:p w14:paraId="63C5E081" w14:textId="77777777" w:rsidR="004C05AA" w:rsidRPr="00847BB7" w:rsidRDefault="004C05AA" w:rsidP="0094025F">
            <w:pPr>
              <w:rPr>
                <w:ins w:id="2567" w:author="智誠 楊" w:date="2021-05-07T14:24:00Z"/>
                <w:rFonts w:ascii="標楷體" w:eastAsia="標楷體" w:hAnsi="標楷體"/>
                <w:color w:val="FF0000"/>
              </w:rPr>
            </w:pPr>
          </w:p>
        </w:tc>
        <w:tc>
          <w:tcPr>
            <w:tcW w:w="1275" w:type="dxa"/>
            <w:tcPrChange w:id="2568" w:author="阿毛" w:date="2021-06-09T10:47:00Z">
              <w:tcPr>
                <w:tcW w:w="1489" w:type="dxa"/>
                <w:gridSpan w:val="2"/>
              </w:tcPr>
            </w:tcPrChange>
          </w:tcPr>
          <w:p w14:paraId="3942AFAC" w14:textId="77777777" w:rsidR="004C05AA" w:rsidRPr="00847BB7" w:rsidRDefault="004C05AA" w:rsidP="009402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569" w:author="智誠 楊" w:date="2021-05-07T14:24:00Z"/>
                <w:rFonts w:ascii="標楷體" w:eastAsia="標楷體" w:hAnsi="標楷體" w:cs="細明體"/>
                <w:color w:val="000000"/>
                <w:spacing w:val="15"/>
                <w:kern w:val="0"/>
              </w:rPr>
            </w:pPr>
          </w:p>
        </w:tc>
        <w:tc>
          <w:tcPr>
            <w:tcW w:w="553" w:type="dxa"/>
            <w:tcPrChange w:id="2570" w:author="阿毛" w:date="2021-06-09T10:47:00Z">
              <w:tcPr>
                <w:tcW w:w="623" w:type="dxa"/>
                <w:gridSpan w:val="2"/>
              </w:tcPr>
            </w:tcPrChange>
          </w:tcPr>
          <w:p w14:paraId="4E5A2829" w14:textId="77777777" w:rsidR="004C05AA" w:rsidRPr="00847BB7" w:rsidRDefault="004C05AA" w:rsidP="0094025F">
            <w:pPr>
              <w:rPr>
                <w:ins w:id="2571" w:author="智誠 楊" w:date="2021-05-07T14:24:00Z"/>
                <w:rFonts w:ascii="標楷體" w:eastAsia="標楷體" w:hAnsi="標楷體"/>
              </w:rPr>
            </w:pPr>
          </w:p>
        </w:tc>
        <w:tc>
          <w:tcPr>
            <w:tcW w:w="666" w:type="dxa"/>
            <w:tcPrChange w:id="2572" w:author="阿毛" w:date="2021-06-09T10:47:00Z">
              <w:tcPr>
                <w:tcW w:w="666" w:type="dxa"/>
                <w:gridSpan w:val="2"/>
              </w:tcPr>
            </w:tcPrChange>
          </w:tcPr>
          <w:p w14:paraId="73C37C17" w14:textId="77777777" w:rsidR="004C05AA" w:rsidRPr="00847BB7" w:rsidRDefault="004C05AA" w:rsidP="0094025F">
            <w:pPr>
              <w:jc w:val="center"/>
              <w:rPr>
                <w:ins w:id="2573" w:author="智誠 楊" w:date="2021-05-07T14:24:00Z"/>
                <w:rFonts w:ascii="標楷體" w:eastAsia="標楷體" w:hAnsi="標楷體"/>
              </w:rPr>
            </w:pPr>
            <w:ins w:id="2574" w:author="智誠 楊" w:date="2021-05-07T14:44:00Z">
              <w:r>
                <w:rPr>
                  <w:rFonts w:ascii="標楷體" w:eastAsia="標楷體" w:hAnsi="標楷體" w:hint="eastAsia"/>
                </w:rPr>
                <w:t>R</w:t>
              </w:r>
            </w:ins>
          </w:p>
        </w:tc>
        <w:tc>
          <w:tcPr>
            <w:tcW w:w="3034" w:type="dxa"/>
            <w:tcPrChange w:id="2575" w:author="阿毛" w:date="2021-06-09T10:47:00Z">
              <w:tcPr>
                <w:tcW w:w="2856" w:type="dxa"/>
                <w:gridSpan w:val="2"/>
              </w:tcPr>
            </w:tcPrChange>
          </w:tcPr>
          <w:p w14:paraId="2D7C7E56" w14:textId="77777777" w:rsidR="004C05AA" w:rsidRDefault="004C05AA" w:rsidP="0094025F">
            <w:pPr>
              <w:rPr>
                <w:ins w:id="2576" w:author="智誠 楊" w:date="2021-05-12T09:41:00Z"/>
                <w:rFonts w:ascii="標楷體" w:eastAsia="標楷體" w:hAnsi="標楷體"/>
              </w:rPr>
            </w:pPr>
            <w:ins w:id="2577" w:author="智誠 楊" w:date="2021-05-07T14:44:00Z">
              <w:r>
                <w:rPr>
                  <w:rFonts w:ascii="標楷體" w:eastAsia="標楷體" w:hAnsi="標楷體" w:hint="eastAsia"/>
                </w:rPr>
                <w:t>1.自動顯示、不可修改</w:t>
              </w:r>
            </w:ins>
          </w:p>
          <w:p w14:paraId="1C076603" w14:textId="77777777" w:rsidR="004C05AA" w:rsidRDefault="004C05AA" w:rsidP="0094025F">
            <w:pPr>
              <w:rPr>
                <w:ins w:id="2578" w:author="阿毛" w:date="2021-06-09T10:47:00Z"/>
                <w:rFonts w:ascii="標楷體" w:eastAsia="標楷體" w:hAnsi="標楷體"/>
              </w:rPr>
            </w:pPr>
            <w:ins w:id="2579" w:author="智誠 楊" w:date="2021-05-12T09:41: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TotalC</w:t>
              </w:r>
            </w:ins>
            <w:ins w:id="2580" w:author="阿毛" w:date="2021-06-09T10:47:00Z">
              <w:r>
                <w:rPr>
                  <w:rFonts w:ascii="標楷體" w:eastAsia="標楷體" w:hAnsi="標楷體" w:hint="eastAsia"/>
                </w:rPr>
                <w:t xml:space="preserve">  </w:t>
              </w:r>
            </w:ins>
          </w:p>
          <w:p w14:paraId="62E1407A" w14:textId="77777777" w:rsidR="004C05AA" w:rsidRPr="00847BB7" w:rsidRDefault="004C05AA" w:rsidP="0094025F">
            <w:pPr>
              <w:rPr>
                <w:ins w:id="2581" w:author="智誠 楊" w:date="2021-05-07T14:24:00Z"/>
                <w:rFonts w:ascii="標楷體" w:eastAsia="標楷體" w:hAnsi="標楷體"/>
              </w:rPr>
            </w:pPr>
            <w:ins w:id="2582" w:author="阿毛" w:date="2021-06-09T10:47:00Z">
              <w:r>
                <w:rPr>
                  <w:rFonts w:ascii="標楷體" w:eastAsia="標楷體" w:hAnsi="標楷體" w:hint="eastAsia"/>
                </w:rPr>
                <w:t xml:space="preserve">  </w:t>
              </w:r>
            </w:ins>
            <w:proofErr w:type="spellStart"/>
            <w:ins w:id="2583" w:author="智誠 楊" w:date="2021-05-12T09:41:00Z">
              <w:r>
                <w:rPr>
                  <w:rFonts w:ascii="標楷體" w:eastAsia="標楷體" w:hAnsi="標楷體"/>
                </w:rPr>
                <w:t>nt</w:t>
              </w:r>
            </w:ins>
            <w:proofErr w:type="spellEnd"/>
          </w:p>
        </w:tc>
      </w:tr>
      <w:tr w:rsidR="004C05AA" w:rsidRPr="00847BB7" w14:paraId="44B4FC63" w14:textId="77777777" w:rsidTr="0094025F">
        <w:trPr>
          <w:trHeight w:val="291"/>
          <w:jc w:val="center"/>
          <w:ins w:id="2584" w:author="智誠 楊" w:date="2021-05-07T14:24:00Z"/>
          <w:trPrChange w:id="2585" w:author="阿毛" w:date="2021-06-09T10:47:00Z">
            <w:trPr>
              <w:gridAfter w:val="0"/>
              <w:trHeight w:val="291"/>
              <w:jc w:val="center"/>
            </w:trPr>
          </w:trPrChange>
        </w:trPr>
        <w:tc>
          <w:tcPr>
            <w:tcW w:w="456" w:type="dxa"/>
            <w:tcPrChange w:id="2586" w:author="阿毛" w:date="2021-06-09T10:47:00Z">
              <w:tcPr>
                <w:tcW w:w="456" w:type="dxa"/>
                <w:gridSpan w:val="2"/>
              </w:tcPr>
            </w:tcPrChange>
          </w:tcPr>
          <w:p w14:paraId="4760A456" w14:textId="77777777" w:rsidR="004C05AA" w:rsidRPr="00847BB7" w:rsidRDefault="004C05AA" w:rsidP="0094025F">
            <w:pPr>
              <w:rPr>
                <w:ins w:id="2587" w:author="智誠 楊" w:date="2021-05-07T14:24:00Z"/>
                <w:rFonts w:ascii="標楷體" w:eastAsia="標楷體" w:hAnsi="標楷體"/>
              </w:rPr>
            </w:pPr>
            <w:ins w:id="2588" w:author="智誠 楊" w:date="2021-05-07T14:24:00Z">
              <w:r>
                <w:rPr>
                  <w:rFonts w:ascii="標楷體" w:eastAsia="標楷體" w:hAnsi="標楷體" w:hint="eastAsia"/>
                </w:rPr>
                <w:t>7</w:t>
              </w:r>
            </w:ins>
          </w:p>
        </w:tc>
        <w:tc>
          <w:tcPr>
            <w:tcW w:w="1920" w:type="dxa"/>
            <w:tcPrChange w:id="2589" w:author="阿毛" w:date="2021-06-09T10:47:00Z">
              <w:tcPr>
                <w:tcW w:w="1736" w:type="dxa"/>
                <w:gridSpan w:val="2"/>
              </w:tcPr>
            </w:tcPrChange>
          </w:tcPr>
          <w:p w14:paraId="618D5AAC" w14:textId="77777777" w:rsidR="004C05AA" w:rsidRPr="00847BB7" w:rsidRDefault="004C05AA" w:rsidP="0094025F">
            <w:pPr>
              <w:rPr>
                <w:ins w:id="2590" w:author="智誠 楊" w:date="2021-05-07T14:24:00Z"/>
                <w:rFonts w:ascii="標楷體" w:eastAsia="標楷體" w:hAnsi="標楷體"/>
              </w:rPr>
            </w:pPr>
            <w:ins w:id="2591" w:author="智誠 楊" w:date="2021-05-07T14:38:00Z">
              <w:r>
                <w:rPr>
                  <w:rFonts w:ascii="標楷體" w:eastAsia="標楷體" w:hAnsi="標楷體" w:hint="eastAsia"/>
                  <w:lang w:eastAsia="zh-HK"/>
                </w:rPr>
                <w:t>合理性</w:t>
              </w:r>
            </w:ins>
          </w:p>
        </w:tc>
        <w:tc>
          <w:tcPr>
            <w:tcW w:w="851" w:type="dxa"/>
            <w:tcPrChange w:id="2592" w:author="阿毛" w:date="2021-06-09T10:47:00Z">
              <w:tcPr>
                <w:tcW w:w="1602" w:type="dxa"/>
                <w:gridSpan w:val="3"/>
              </w:tcPr>
            </w:tcPrChange>
          </w:tcPr>
          <w:p w14:paraId="06DC53C0" w14:textId="77777777" w:rsidR="004C05AA" w:rsidRPr="00847BB7" w:rsidRDefault="004C05AA" w:rsidP="0094025F">
            <w:pPr>
              <w:rPr>
                <w:ins w:id="2593" w:author="智誠 楊" w:date="2021-05-07T14:24:00Z"/>
                <w:rFonts w:ascii="標楷體" w:eastAsia="標楷體" w:hAnsi="標楷體"/>
              </w:rPr>
            </w:pPr>
            <w:ins w:id="2594" w:author="智誠 楊" w:date="2021-05-07T14:41:00Z">
              <w:r>
                <w:rPr>
                  <w:rFonts w:ascii="標楷體" w:eastAsia="標楷體" w:hAnsi="標楷體" w:hint="eastAsia"/>
                </w:rPr>
                <w:t>1</w:t>
              </w:r>
            </w:ins>
            <w:ins w:id="2595" w:author="智誠 楊" w:date="2021-05-07T14:24:00Z">
              <w:r w:rsidRPr="00847BB7">
                <w:rPr>
                  <w:rFonts w:ascii="標楷體" w:eastAsia="標楷體" w:hAnsi="標楷體"/>
                </w:rPr>
                <w:t xml:space="preserve">     </w:t>
              </w:r>
            </w:ins>
          </w:p>
        </w:tc>
        <w:tc>
          <w:tcPr>
            <w:tcW w:w="1843" w:type="dxa"/>
            <w:tcPrChange w:id="2596" w:author="阿毛" w:date="2021-06-09T10:47:00Z">
              <w:tcPr>
                <w:tcW w:w="992" w:type="dxa"/>
              </w:tcPr>
            </w:tcPrChange>
          </w:tcPr>
          <w:p w14:paraId="4D85A95E" w14:textId="77777777" w:rsidR="004C05AA" w:rsidRPr="00847BB7" w:rsidRDefault="004C05AA" w:rsidP="0094025F">
            <w:pPr>
              <w:rPr>
                <w:ins w:id="2597" w:author="智誠 楊" w:date="2021-05-07T14:24:00Z"/>
                <w:rFonts w:ascii="標楷體" w:eastAsia="標楷體" w:hAnsi="標楷體"/>
              </w:rPr>
            </w:pPr>
          </w:p>
        </w:tc>
        <w:tc>
          <w:tcPr>
            <w:tcW w:w="1275" w:type="dxa"/>
            <w:tcPrChange w:id="2598" w:author="阿毛" w:date="2021-06-09T10:47:00Z">
              <w:tcPr>
                <w:tcW w:w="1489" w:type="dxa"/>
                <w:gridSpan w:val="2"/>
              </w:tcPr>
            </w:tcPrChange>
          </w:tcPr>
          <w:p w14:paraId="1BBF52F8" w14:textId="77777777" w:rsidR="004C05AA" w:rsidRDefault="004C05AA" w:rsidP="0094025F">
            <w:pPr>
              <w:rPr>
                <w:ins w:id="2599" w:author="智誠 楊" w:date="2021-05-12T09:41:00Z"/>
                <w:rFonts w:ascii="標楷體" w:eastAsia="標楷體" w:hAnsi="標楷體"/>
              </w:rPr>
            </w:pPr>
            <w:ins w:id="2600" w:author="智誠 楊" w:date="2021-05-12T09:41:00Z">
              <w:r>
                <w:rPr>
                  <w:rFonts w:ascii="標楷體" w:eastAsia="標楷體" w:hAnsi="標楷體" w:hint="eastAsia"/>
                </w:rPr>
                <w:t>Y:是</w:t>
              </w:r>
            </w:ins>
          </w:p>
          <w:p w14:paraId="15DEA314" w14:textId="77777777" w:rsidR="004C05AA" w:rsidRPr="00847BB7" w:rsidRDefault="004C05AA" w:rsidP="0094025F">
            <w:pPr>
              <w:rPr>
                <w:ins w:id="2601" w:author="智誠 楊" w:date="2021-05-07T14:24:00Z"/>
                <w:rFonts w:ascii="標楷體" w:eastAsia="標楷體" w:hAnsi="標楷體"/>
                <w:lang w:eastAsia="zh-HK"/>
              </w:rPr>
            </w:pPr>
            <w:ins w:id="2602" w:author="智誠 楊" w:date="2021-05-12T09:41:00Z">
              <w:r>
                <w:rPr>
                  <w:rFonts w:ascii="標楷體" w:eastAsia="標楷體" w:hAnsi="標楷體" w:hint="eastAsia"/>
                </w:rPr>
                <w:t>N:否</w:t>
              </w:r>
            </w:ins>
          </w:p>
        </w:tc>
        <w:tc>
          <w:tcPr>
            <w:tcW w:w="553" w:type="dxa"/>
            <w:tcPrChange w:id="2603" w:author="阿毛" w:date="2021-06-09T10:47:00Z">
              <w:tcPr>
                <w:tcW w:w="623" w:type="dxa"/>
                <w:gridSpan w:val="2"/>
              </w:tcPr>
            </w:tcPrChange>
          </w:tcPr>
          <w:p w14:paraId="1922E579" w14:textId="77777777" w:rsidR="004C05AA" w:rsidRPr="00847BB7" w:rsidRDefault="004C05AA" w:rsidP="0094025F">
            <w:pPr>
              <w:rPr>
                <w:ins w:id="2604" w:author="智誠 楊" w:date="2021-05-07T14:24:00Z"/>
                <w:rFonts w:ascii="標楷體" w:eastAsia="標楷體" w:hAnsi="標楷體"/>
              </w:rPr>
            </w:pPr>
          </w:p>
        </w:tc>
        <w:tc>
          <w:tcPr>
            <w:tcW w:w="666" w:type="dxa"/>
            <w:tcPrChange w:id="2605" w:author="阿毛" w:date="2021-06-09T10:47:00Z">
              <w:tcPr>
                <w:tcW w:w="666" w:type="dxa"/>
                <w:gridSpan w:val="2"/>
              </w:tcPr>
            </w:tcPrChange>
          </w:tcPr>
          <w:p w14:paraId="6ACA1711" w14:textId="77777777" w:rsidR="004C05AA" w:rsidRPr="00847BB7" w:rsidRDefault="004C05AA" w:rsidP="0094025F">
            <w:pPr>
              <w:jc w:val="center"/>
              <w:rPr>
                <w:ins w:id="2606" w:author="智誠 楊" w:date="2021-05-07T14:24:00Z"/>
                <w:rFonts w:ascii="標楷體" w:eastAsia="標楷體" w:hAnsi="標楷體"/>
              </w:rPr>
            </w:pPr>
            <w:ins w:id="2607" w:author="智誠 楊" w:date="2021-05-07T14:24:00Z">
              <w:r>
                <w:rPr>
                  <w:rFonts w:ascii="標楷體" w:eastAsia="標楷體" w:hAnsi="標楷體" w:hint="eastAsia"/>
                </w:rPr>
                <w:t>W</w:t>
              </w:r>
            </w:ins>
          </w:p>
        </w:tc>
        <w:tc>
          <w:tcPr>
            <w:tcW w:w="3034" w:type="dxa"/>
            <w:tcPrChange w:id="2608" w:author="阿毛" w:date="2021-06-09T10:47:00Z">
              <w:tcPr>
                <w:tcW w:w="2856" w:type="dxa"/>
                <w:gridSpan w:val="2"/>
              </w:tcPr>
            </w:tcPrChange>
          </w:tcPr>
          <w:p w14:paraId="65E3C549" w14:textId="77777777" w:rsidR="004C05AA" w:rsidRDefault="004C05AA" w:rsidP="0094025F">
            <w:pPr>
              <w:snapToGrid w:val="0"/>
              <w:ind w:left="238" w:hangingChars="99" w:hanging="238"/>
              <w:rPr>
                <w:ins w:id="2609" w:author="智誠 楊" w:date="2021-05-12T09:50:00Z"/>
                <w:rFonts w:ascii="標楷體" w:eastAsia="標楷體" w:hAnsi="標楷體"/>
                <w:color w:val="000000" w:themeColor="text1"/>
              </w:rPr>
            </w:pPr>
            <w:ins w:id="2610" w:author="智誠 楊" w:date="2021-05-07T14:24:00Z">
              <w:r>
                <w:rPr>
                  <w:rFonts w:ascii="標楷體" w:eastAsia="標楷體" w:hAnsi="標楷體" w:hint="eastAsia"/>
                  <w:color w:val="000000" w:themeColor="text1"/>
                </w:rPr>
                <w:t>1.</w:t>
              </w:r>
            </w:ins>
            <w:ins w:id="2611" w:author="智誠 楊" w:date="2021-05-07T14:47:00Z">
              <w:del w:id="2612" w:author="阿毛" w:date="2021-06-09T10:47:00Z">
                <w:r w:rsidDel="00581847">
                  <w:rPr>
                    <w:rFonts w:ascii="標楷體" w:eastAsia="標楷體" w:hAnsi="標楷體" w:hint="eastAsia"/>
                    <w:color w:val="000000" w:themeColor="text1"/>
                  </w:rPr>
                  <w:delText>若為經辦</w:delText>
                </w:r>
              </w:del>
            </w:ins>
            <w:ins w:id="2613" w:author="智誠 楊" w:date="2021-05-07T14:48:00Z">
              <w:del w:id="2614" w:author="阿毛" w:date="2021-06-09T10:47:00Z">
                <w:r w:rsidDel="00581847">
                  <w:rPr>
                    <w:rFonts w:ascii="標楷體" w:eastAsia="標楷體" w:hAnsi="標楷體" w:hint="eastAsia"/>
                    <w:color w:val="000000" w:themeColor="text1"/>
                  </w:rPr>
                  <w:delText>則必須輸入,</w:delText>
                </w:r>
              </w:del>
              <w:r>
                <w:rPr>
                  <w:rFonts w:ascii="標楷體" w:eastAsia="標楷體" w:hAnsi="標楷體" w:hint="eastAsia"/>
                  <w:color w:val="000000" w:themeColor="text1"/>
                </w:rPr>
                <w:t>若為主管</w:t>
              </w:r>
            </w:ins>
            <w:ins w:id="2615" w:author="阿毛" w:date="2021-06-09T10:48:00Z">
              <w:r>
                <w:rPr>
                  <w:rFonts w:ascii="標楷體" w:eastAsia="標楷體" w:hAnsi="標楷體" w:hint="eastAsia"/>
                  <w:color w:val="000000" w:themeColor="text1"/>
                </w:rPr>
                <w:t>時</w:t>
              </w:r>
            </w:ins>
            <w:ins w:id="2616" w:author="智誠 楊" w:date="2021-05-07T14:49:00Z">
              <w:del w:id="2617" w:author="阿毛" w:date="2021-06-09T10:48:00Z">
                <w:r w:rsidDel="00581847">
                  <w:rPr>
                    <w:rFonts w:ascii="標楷體" w:eastAsia="標楷體" w:hAnsi="標楷體" w:hint="eastAsia"/>
                    <w:color w:val="000000" w:themeColor="text1"/>
                  </w:rPr>
                  <w:delText>則</w:delText>
                </w:r>
              </w:del>
              <w:r>
                <w:rPr>
                  <w:rFonts w:ascii="標楷體" w:eastAsia="標楷體" w:hAnsi="標楷體" w:hint="eastAsia"/>
                  <w:color w:val="000000" w:themeColor="text1"/>
                </w:rPr>
                <w:t>不可修改</w:t>
              </w:r>
            </w:ins>
            <w:ins w:id="2618" w:author="阿毛" w:date="2021-06-09T10:48:00Z">
              <w:r>
                <w:rPr>
                  <w:rFonts w:ascii="標楷體" w:eastAsia="標楷體" w:hAnsi="標楷體" w:hint="eastAsia"/>
                  <w:color w:val="000000" w:themeColor="text1"/>
                </w:rPr>
                <w:t>, 若為經辦則必須輸入代碼,檢核條件:依選單/V(H)</w:t>
              </w:r>
            </w:ins>
          </w:p>
          <w:p w14:paraId="6E1460C0" w14:textId="77777777" w:rsidR="004C05AA" w:rsidRPr="00CE69F7" w:rsidDel="0062386D" w:rsidRDefault="004C05AA" w:rsidP="0094025F">
            <w:pPr>
              <w:snapToGrid w:val="0"/>
              <w:ind w:left="238" w:hangingChars="99" w:hanging="238"/>
              <w:rPr>
                <w:ins w:id="2619" w:author="智誠 楊" w:date="2021-05-07T14:24:00Z"/>
                <w:del w:id="2620" w:author="阿毛" w:date="2021-06-09T10:48:00Z"/>
                <w:rFonts w:ascii="標楷體" w:eastAsia="標楷體" w:hAnsi="標楷體"/>
                <w:color w:val="000000" w:themeColor="text1"/>
              </w:rPr>
            </w:pPr>
            <w:ins w:id="2621" w:author="智誠 楊" w:date="2021-05-12T09:50:00Z">
              <w:r>
                <w:rPr>
                  <w:rFonts w:ascii="標楷體" w:eastAsia="標楷體" w:hAnsi="標楷體" w:hint="eastAsia"/>
                  <w:color w:val="000000" w:themeColor="text1"/>
                </w:rPr>
                <w:t>2.</w:t>
              </w:r>
              <w:del w:id="2622" w:author="阿毛" w:date="2021-06-09T10:48:00Z">
                <w:r w:rsidDel="0062386D">
                  <w:rPr>
                    <w:rFonts w:ascii="標楷體" w:eastAsia="標楷體" w:hAnsi="標楷體" w:hint="eastAsia"/>
                    <w:color w:val="000000" w:themeColor="text1"/>
                  </w:rPr>
                  <w:delText>檢查:</w:delText>
                </w:r>
                <w:r w:rsidRPr="00CE69F7" w:rsidDel="0062386D">
                  <w:rPr>
                    <w:rFonts w:ascii="標楷體" w:eastAsia="標楷體" w:hAnsi="標楷體"/>
                    <w:color w:val="000000" w:themeColor="text1"/>
                  </w:rPr>
                  <w:delText>V(H,#YesNoHelp)</w:delText>
                </w:r>
              </w:del>
            </w:ins>
          </w:p>
          <w:p w14:paraId="1ED0A0C9" w14:textId="77777777" w:rsidR="004C05AA" w:rsidRPr="000267BA" w:rsidRDefault="004C05AA" w:rsidP="0094025F">
            <w:pPr>
              <w:snapToGrid w:val="0"/>
              <w:ind w:left="238" w:hangingChars="99" w:hanging="238"/>
              <w:rPr>
                <w:ins w:id="2623" w:author="智誠 楊" w:date="2021-05-07T14:24:00Z"/>
                <w:rFonts w:ascii="標楷體" w:eastAsia="標楷體" w:hAnsi="標楷體"/>
              </w:rPr>
              <w:pPrChange w:id="2624" w:author="阿毛" w:date="2021-06-09T10:48:00Z">
                <w:pPr/>
              </w:pPrChange>
            </w:pPr>
            <w:ins w:id="2625" w:author="智誠 楊" w:date="2021-05-12T09:50:00Z">
              <w:del w:id="2626" w:author="阿毛" w:date="2021-06-09T10:48:00Z">
                <w:r w:rsidDel="0062386D">
                  <w:rPr>
                    <w:rFonts w:ascii="標楷體" w:eastAsia="標楷體" w:hAnsi="標楷體" w:hint="eastAsia"/>
                  </w:rPr>
                  <w:delText>3</w:delText>
                </w:r>
              </w:del>
            </w:ins>
            <w:ins w:id="2627" w:author="智誠 楊" w:date="2021-05-07T14:49:00Z">
              <w:del w:id="2628" w:author="阿毛" w:date="2021-06-09T10:48:00Z">
                <w:r w:rsidDel="0062386D">
                  <w:rPr>
                    <w:rFonts w:ascii="標楷體" w:eastAsia="標楷體" w:hAnsi="標楷體" w:hint="eastAsia"/>
                  </w:rPr>
                  <w:delText>.</w:delText>
                </w:r>
              </w:del>
            </w:ins>
            <w:ins w:id="2629" w:author="智誠 楊" w:date="2021-05-07T14:55:00Z">
              <w:r>
                <w:rPr>
                  <w:rFonts w:ascii="標楷體" w:eastAsia="標楷體" w:hAnsi="標楷體"/>
                </w:rPr>
                <w:t>MlaundryDetail</w:t>
              </w:r>
              <w:r>
                <w:rPr>
                  <w:rFonts w:ascii="標楷體" w:eastAsia="標楷體" w:hAnsi="標楷體" w:hint="eastAsia"/>
                </w:rPr>
                <w:t>.</w:t>
              </w:r>
              <w:r>
                <w:rPr>
                  <w:rFonts w:ascii="標楷體" w:eastAsia="標楷體" w:hAnsi="標楷體"/>
                </w:rPr>
                <w:t>Ra</w:t>
              </w:r>
            </w:ins>
            <w:ins w:id="2630" w:author="智誠 楊" w:date="2021-05-07T14:56:00Z">
              <w:r>
                <w:rPr>
                  <w:rFonts w:ascii="標楷體" w:eastAsia="標楷體" w:hAnsi="標楷體"/>
                </w:rPr>
                <w:t>tional</w:t>
              </w:r>
            </w:ins>
          </w:p>
        </w:tc>
      </w:tr>
      <w:tr w:rsidR="004C05AA" w:rsidRPr="00847BB7" w14:paraId="3D633062" w14:textId="77777777" w:rsidTr="0094025F">
        <w:trPr>
          <w:trHeight w:val="291"/>
          <w:jc w:val="center"/>
          <w:ins w:id="2631" w:author="智誠 楊" w:date="2021-05-07T14:39:00Z"/>
          <w:trPrChange w:id="2632" w:author="阿毛" w:date="2021-06-09T10:47:00Z">
            <w:trPr>
              <w:gridAfter w:val="0"/>
              <w:trHeight w:val="291"/>
              <w:jc w:val="center"/>
            </w:trPr>
          </w:trPrChange>
        </w:trPr>
        <w:tc>
          <w:tcPr>
            <w:tcW w:w="456" w:type="dxa"/>
            <w:tcPrChange w:id="2633" w:author="阿毛" w:date="2021-06-09T10:47:00Z">
              <w:tcPr>
                <w:tcW w:w="456" w:type="dxa"/>
                <w:gridSpan w:val="2"/>
              </w:tcPr>
            </w:tcPrChange>
          </w:tcPr>
          <w:p w14:paraId="6E4332BC" w14:textId="77777777" w:rsidR="004C05AA" w:rsidRDefault="004C05AA" w:rsidP="0094025F">
            <w:pPr>
              <w:rPr>
                <w:ins w:id="2634" w:author="智誠 楊" w:date="2021-05-07T14:39:00Z"/>
                <w:rFonts w:ascii="標楷體" w:eastAsia="標楷體" w:hAnsi="標楷體"/>
              </w:rPr>
            </w:pPr>
            <w:ins w:id="2635" w:author="智誠 楊" w:date="2021-05-10T11:19:00Z">
              <w:r>
                <w:rPr>
                  <w:rFonts w:ascii="標楷體" w:eastAsia="標楷體" w:hAnsi="標楷體" w:hint="eastAsia"/>
                </w:rPr>
                <w:t>8</w:t>
              </w:r>
            </w:ins>
          </w:p>
        </w:tc>
        <w:tc>
          <w:tcPr>
            <w:tcW w:w="1920" w:type="dxa"/>
            <w:tcPrChange w:id="2636" w:author="阿毛" w:date="2021-06-09T10:47:00Z">
              <w:tcPr>
                <w:tcW w:w="1736" w:type="dxa"/>
                <w:gridSpan w:val="2"/>
              </w:tcPr>
            </w:tcPrChange>
          </w:tcPr>
          <w:p w14:paraId="22FE4F29" w14:textId="77777777" w:rsidR="004C05AA" w:rsidRDefault="004C05AA" w:rsidP="0094025F">
            <w:pPr>
              <w:rPr>
                <w:ins w:id="2637" w:author="智誠 楊" w:date="2021-05-07T14:39:00Z"/>
                <w:rFonts w:ascii="標楷體" w:eastAsia="標楷體" w:hAnsi="標楷體"/>
                <w:lang w:eastAsia="zh-HK"/>
              </w:rPr>
            </w:pPr>
            <w:ins w:id="2638" w:author="智誠 楊" w:date="2021-05-07T14:39:00Z">
              <w:r>
                <w:rPr>
                  <w:rFonts w:ascii="標楷體" w:eastAsia="標楷體" w:hAnsi="標楷體" w:hint="eastAsia"/>
                  <w:lang w:eastAsia="zh-HK"/>
                </w:rPr>
                <w:t>經辦合理性說明</w:t>
              </w:r>
            </w:ins>
          </w:p>
        </w:tc>
        <w:tc>
          <w:tcPr>
            <w:tcW w:w="851" w:type="dxa"/>
            <w:tcPrChange w:id="2639" w:author="阿毛" w:date="2021-06-09T10:47:00Z">
              <w:tcPr>
                <w:tcW w:w="1602" w:type="dxa"/>
                <w:gridSpan w:val="3"/>
              </w:tcPr>
            </w:tcPrChange>
          </w:tcPr>
          <w:p w14:paraId="112F8AED" w14:textId="77777777" w:rsidR="004C05AA" w:rsidRPr="00847BB7" w:rsidRDefault="004C05AA" w:rsidP="0094025F">
            <w:pPr>
              <w:rPr>
                <w:ins w:id="2640" w:author="智誠 楊" w:date="2021-05-07T14:39:00Z"/>
                <w:rFonts w:ascii="標楷體" w:eastAsia="標楷體" w:hAnsi="標楷體"/>
              </w:rPr>
            </w:pPr>
            <w:ins w:id="2641" w:author="智誠 楊" w:date="2021-05-07T14:41:00Z">
              <w:r>
                <w:rPr>
                  <w:rFonts w:ascii="標楷體" w:eastAsia="標楷體" w:hAnsi="標楷體" w:hint="eastAsia"/>
                </w:rPr>
                <w:t>100</w:t>
              </w:r>
            </w:ins>
          </w:p>
        </w:tc>
        <w:tc>
          <w:tcPr>
            <w:tcW w:w="1843" w:type="dxa"/>
            <w:tcPrChange w:id="2642" w:author="阿毛" w:date="2021-06-09T10:47:00Z">
              <w:tcPr>
                <w:tcW w:w="992" w:type="dxa"/>
              </w:tcPr>
            </w:tcPrChange>
          </w:tcPr>
          <w:p w14:paraId="67F14DF5" w14:textId="77777777" w:rsidR="004C05AA" w:rsidRPr="00847BB7" w:rsidRDefault="004C05AA" w:rsidP="0094025F">
            <w:pPr>
              <w:rPr>
                <w:ins w:id="2643" w:author="智誠 楊" w:date="2021-05-07T14:39:00Z"/>
                <w:rFonts w:ascii="標楷體" w:eastAsia="標楷體" w:hAnsi="標楷體"/>
              </w:rPr>
            </w:pPr>
          </w:p>
        </w:tc>
        <w:tc>
          <w:tcPr>
            <w:tcW w:w="1275" w:type="dxa"/>
            <w:tcPrChange w:id="2644" w:author="阿毛" w:date="2021-06-09T10:47:00Z">
              <w:tcPr>
                <w:tcW w:w="1489" w:type="dxa"/>
                <w:gridSpan w:val="2"/>
              </w:tcPr>
            </w:tcPrChange>
          </w:tcPr>
          <w:p w14:paraId="2F48A21F" w14:textId="77777777" w:rsidR="004C05AA" w:rsidRPr="00847BB7" w:rsidRDefault="004C05AA" w:rsidP="0094025F">
            <w:pPr>
              <w:rPr>
                <w:ins w:id="2645" w:author="智誠 楊" w:date="2021-05-07T14:39:00Z"/>
                <w:rFonts w:ascii="標楷體" w:eastAsia="標楷體" w:hAnsi="標楷體"/>
                <w:lang w:eastAsia="zh-HK"/>
              </w:rPr>
            </w:pPr>
          </w:p>
        </w:tc>
        <w:tc>
          <w:tcPr>
            <w:tcW w:w="553" w:type="dxa"/>
            <w:tcPrChange w:id="2646" w:author="阿毛" w:date="2021-06-09T10:47:00Z">
              <w:tcPr>
                <w:tcW w:w="623" w:type="dxa"/>
                <w:gridSpan w:val="2"/>
              </w:tcPr>
            </w:tcPrChange>
          </w:tcPr>
          <w:p w14:paraId="10804B3E" w14:textId="77777777" w:rsidR="004C05AA" w:rsidRPr="00847BB7" w:rsidRDefault="004C05AA" w:rsidP="0094025F">
            <w:pPr>
              <w:rPr>
                <w:ins w:id="2647" w:author="智誠 楊" w:date="2021-05-07T14:39:00Z"/>
                <w:rFonts w:ascii="標楷體" w:eastAsia="標楷體" w:hAnsi="標楷體"/>
              </w:rPr>
            </w:pPr>
          </w:p>
        </w:tc>
        <w:tc>
          <w:tcPr>
            <w:tcW w:w="666" w:type="dxa"/>
            <w:tcPrChange w:id="2648" w:author="阿毛" w:date="2021-06-09T10:47:00Z">
              <w:tcPr>
                <w:tcW w:w="666" w:type="dxa"/>
                <w:gridSpan w:val="2"/>
              </w:tcPr>
            </w:tcPrChange>
          </w:tcPr>
          <w:p w14:paraId="24D3440B" w14:textId="77777777" w:rsidR="004C05AA" w:rsidRDefault="004C05AA" w:rsidP="0094025F">
            <w:pPr>
              <w:jc w:val="center"/>
              <w:rPr>
                <w:ins w:id="2649" w:author="智誠 楊" w:date="2021-05-07T14:39:00Z"/>
                <w:rFonts w:ascii="標楷體" w:eastAsia="標楷體" w:hAnsi="標楷體"/>
              </w:rPr>
            </w:pPr>
            <w:ins w:id="2650" w:author="智誠 楊" w:date="2021-05-07T14:46:00Z">
              <w:r>
                <w:rPr>
                  <w:rFonts w:ascii="標楷體" w:eastAsia="標楷體" w:hAnsi="標楷體" w:hint="eastAsia"/>
                </w:rPr>
                <w:t>W</w:t>
              </w:r>
            </w:ins>
          </w:p>
        </w:tc>
        <w:tc>
          <w:tcPr>
            <w:tcW w:w="3034" w:type="dxa"/>
            <w:tcPrChange w:id="2651" w:author="阿毛" w:date="2021-06-09T10:47:00Z">
              <w:tcPr>
                <w:tcW w:w="2856" w:type="dxa"/>
                <w:gridSpan w:val="2"/>
              </w:tcPr>
            </w:tcPrChange>
          </w:tcPr>
          <w:p w14:paraId="57E62E84" w14:textId="77777777" w:rsidR="004C05AA" w:rsidRPr="00EA3465" w:rsidRDefault="004C05AA" w:rsidP="0094025F">
            <w:pPr>
              <w:snapToGrid w:val="0"/>
              <w:ind w:left="238" w:hangingChars="99" w:hanging="238"/>
              <w:rPr>
                <w:ins w:id="2652" w:author="智誠 楊" w:date="2021-05-07T14:49:00Z"/>
                <w:rFonts w:ascii="標楷體" w:eastAsia="標楷體" w:hAnsi="標楷體"/>
                <w:color w:val="000000" w:themeColor="text1"/>
              </w:rPr>
            </w:pPr>
            <w:ins w:id="2653" w:author="智誠 楊" w:date="2021-05-07T14:49:00Z">
              <w:r>
                <w:rPr>
                  <w:rFonts w:ascii="標楷體" w:eastAsia="標楷體" w:hAnsi="標楷體" w:hint="eastAsia"/>
                  <w:color w:val="000000" w:themeColor="text1"/>
                </w:rPr>
                <w:t>1.</w:t>
              </w:r>
            </w:ins>
            <w:ins w:id="2654" w:author="阿毛" w:date="2021-06-09T10:53:00Z">
              <w:r>
                <w:rPr>
                  <w:rFonts w:ascii="標楷體" w:eastAsia="標楷體" w:hAnsi="標楷體" w:hint="eastAsia"/>
                  <w:color w:val="000000" w:themeColor="text1"/>
                </w:rPr>
                <w:t>若為主管時不可修改,</w:t>
              </w:r>
            </w:ins>
            <w:ins w:id="2655" w:author="智誠 楊" w:date="2021-05-07T14:49:00Z">
              <w:r>
                <w:rPr>
                  <w:rFonts w:ascii="標楷體" w:eastAsia="標楷體" w:hAnsi="標楷體" w:hint="eastAsia"/>
                  <w:color w:val="000000" w:themeColor="text1"/>
                </w:rPr>
                <w:t>若為經辦則</w:t>
              </w:r>
            </w:ins>
            <w:ins w:id="2656" w:author="智誠 楊" w:date="2021-05-07T14:55:00Z">
              <w:r>
                <w:rPr>
                  <w:rFonts w:ascii="標楷體" w:eastAsia="標楷體" w:hAnsi="標楷體" w:hint="eastAsia"/>
                  <w:color w:val="000000" w:themeColor="text1"/>
                </w:rPr>
                <w:t>自行輸入</w:t>
              </w:r>
            </w:ins>
            <w:ins w:id="2657" w:author="阿毛" w:date="2021-06-09T10:53:00Z">
              <w:r>
                <w:rPr>
                  <w:rFonts w:ascii="標楷體" w:eastAsia="標楷體" w:hAnsi="標楷體" w:hint="eastAsia"/>
                  <w:color w:val="000000" w:themeColor="text1"/>
                </w:rPr>
                <w:t>文字</w:t>
              </w:r>
            </w:ins>
            <w:ins w:id="2658" w:author="智誠 楊" w:date="2021-05-07T14:49:00Z">
              <w:del w:id="2659" w:author="阿毛" w:date="2021-06-09T10:53:00Z">
                <w:r w:rsidDel="0062386D">
                  <w:rPr>
                    <w:rFonts w:ascii="標楷體" w:eastAsia="標楷體" w:hAnsi="標楷體" w:hint="eastAsia"/>
                    <w:color w:val="000000" w:themeColor="text1"/>
                  </w:rPr>
                  <w:delText>,</w:delText>
                </w:r>
              </w:del>
            </w:ins>
            <w:ins w:id="2660" w:author="阿毛" w:date="2021-06-09T10:53:00Z">
              <w:r w:rsidDel="0062386D">
                <w:rPr>
                  <w:rFonts w:ascii="標楷體" w:eastAsia="標楷體" w:hAnsi="標楷體" w:hint="eastAsia"/>
                  <w:color w:val="000000" w:themeColor="text1"/>
                </w:rPr>
                <w:t xml:space="preserve"> </w:t>
              </w:r>
            </w:ins>
            <w:ins w:id="2661" w:author="智誠 楊" w:date="2021-05-07T14:49:00Z">
              <w:del w:id="2662" w:author="阿毛" w:date="2021-06-09T10:53:00Z">
                <w:r w:rsidDel="0062386D">
                  <w:rPr>
                    <w:rFonts w:ascii="標楷體" w:eastAsia="標楷體" w:hAnsi="標楷體" w:hint="eastAsia"/>
                    <w:color w:val="000000" w:themeColor="text1"/>
                  </w:rPr>
                  <w:delText>若為主管則不可修改</w:delText>
                </w:r>
              </w:del>
            </w:ins>
          </w:p>
          <w:p w14:paraId="34935399" w14:textId="77777777" w:rsidR="004C05AA" w:rsidRDefault="004C05AA" w:rsidP="0094025F">
            <w:pPr>
              <w:rPr>
                <w:rFonts w:ascii="標楷體" w:eastAsia="標楷體" w:hAnsi="標楷體"/>
              </w:rPr>
            </w:pPr>
            <w:ins w:id="2663" w:author="智誠 楊" w:date="2021-05-07T14:49:00Z">
              <w:r>
                <w:rPr>
                  <w:rFonts w:ascii="標楷體" w:eastAsia="標楷體" w:hAnsi="標楷體" w:hint="eastAsia"/>
                </w:rPr>
                <w:t>2.</w:t>
              </w:r>
            </w:ins>
            <w:ins w:id="2664" w:author="智誠 楊" w:date="2021-05-07T14:56:00Z">
              <w:r>
                <w:rPr>
                  <w:rFonts w:ascii="標楷體" w:eastAsia="標楷體" w:hAnsi="標楷體"/>
                </w:rPr>
                <w:t>MlaundryDetail</w:t>
              </w:r>
              <w:r>
                <w:rPr>
                  <w:rFonts w:ascii="標楷體" w:eastAsia="標楷體" w:hAnsi="標楷體" w:hint="eastAsia"/>
                </w:rPr>
                <w:t>.</w:t>
              </w:r>
              <w:r>
                <w:rPr>
                  <w:rFonts w:ascii="標楷體" w:eastAsia="標楷體" w:hAnsi="標楷體"/>
                </w:rPr>
                <w:t>EmpNoD</w:t>
              </w:r>
            </w:ins>
            <w:r>
              <w:rPr>
                <w:rFonts w:ascii="標楷體" w:eastAsia="標楷體" w:hAnsi="標楷體" w:hint="eastAsia"/>
              </w:rPr>
              <w:t xml:space="preserve">  </w:t>
            </w:r>
          </w:p>
          <w:p w14:paraId="12FADFAA" w14:textId="77777777" w:rsidR="004C05AA" w:rsidRDefault="004C05AA" w:rsidP="0094025F">
            <w:pPr>
              <w:rPr>
                <w:ins w:id="2665" w:author="智誠 楊" w:date="2021-05-07T14:39:00Z"/>
                <w:rFonts w:ascii="標楷體" w:eastAsia="標楷體" w:hAnsi="標楷體"/>
                <w:color w:val="000000" w:themeColor="text1"/>
              </w:rPr>
            </w:pPr>
            <w:r>
              <w:rPr>
                <w:rFonts w:ascii="標楷體" w:eastAsia="標楷體" w:hAnsi="標楷體" w:hint="eastAsia"/>
              </w:rPr>
              <w:t xml:space="preserve">  </w:t>
            </w:r>
            <w:ins w:id="2666" w:author="智誠 楊" w:date="2021-05-07T14:56:00Z">
              <w:r>
                <w:rPr>
                  <w:rFonts w:ascii="標楷體" w:eastAsia="標楷體" w:hAnsi="標楷體"/>
                </w:rPr>
                <w:t>esc</w:t>
              </w:r>
            </w:ins>
          </w:p>
        </w:tc>
      </w:tr>
      <w:tr w:rsidR="004C05AA" w:rsidRPr="00847BB7" w14:paraId="7F73C8FB" w14:textId="77777777" w:rsidTr="0094025F">
        <w:trPr>
          <w:trHeight w:val="291"/>
          <w:jc w:val="center"/>
          <w:ins w:id="2667" w:author="智誠 楊" w:date="2021-05-07T14:39:00Z"/>
          <w:trPrChange w:id="2668" w:author="阿毛" w:date="2021-06-09T10:47:00Z">
            <w:trPr>
              <w:gridAfter w:val="0"/>
              <w:trHeight w:val="291"/>
              <w:jc w:val="center"/>
            </w:trPr>
          </w:trPrChange>
        </w:trPr>
        <w:tc>
          <w:tcPr>
            <w:tcW w:w="456" w:type="dxa"/>
            <w:tcPrChange w:id="2669" w:author="阿毛" w:date="2021-06-09T10:47:00Z">
              <w:tcPr>
                <w:tcW w:w="456" w:type="dxa"/>
                <w:gridSpan w:val="2"/>
              </w:tcPr>
            </w:tcPrChange>
          </w:tcPr>
          <w:p w14:paraId="2143FF36" w14:textId="77777777" w:rsidR="004C05AA" w:rsidRDefault="004C05AA" w:rsidP="0094025F">
            <w:pPr>
              <w:rPr>
                <w:ins w:id="2670" w:author="智誠 楊" w:date="2021-05-07T14:39:00Z"/>
                <w:rFonts w:ascii="標楷體" w:eastAsia="標楷體" w:hAnsi="標楷體"/>
              </w:rPr>
            </w:pPr>
            <w:ins w:id="2671" w:author="智誠 楊" w:date="2021-05-10T11:19:00Z">
              <w:r>
                <w:rPr>
                  <w:rFonts w:ascii="標楷體" w:eastAsia="標楷體" w:hAnsi="標楷體" w:hint="eastAsia"/>
                </w:rPr>
                <w:t>9</w:t>
              </w:r>
            </w:ins>
          </w:p>
        </w:tc>
        <w:tc>
          <w:tcPr>
            <w:tcW w:w="1920" w:type="dxa"/>
            <w:tcPrChange w:id="2672" w:author="阿毛" w:date="2021-06-09T10:47:00Z">
              <w:tcPr>
                <w:tcW w:w="1736" w:type="dxa"/>
                <w:gridSpan w:val="2"/>
              </w:tcPr>
            </w:tcPrChange>
          </w:tcPr>
          <w:p w14:paraId="48A28BC4" w14:textId="77777777" w:rsidR="004C05AA" w:rsidRDefault="004C05AA" w:rsidP="0094025F">
            <w:pPr>
              <w:rPr>
                <w:ins w:id="2673" w:author="智誠 楊" w:date="2021-05-07T14:39:00Z"/>
                <w:rFonts w:ascii="標楷體" w:eastAsia="標楷體" w:hAnsi="標楷體"/>
                <w:lang w:eastAsia="zh-HK"/>
              </w:rPr>
            </w:pPr>
            <w:ins w:id="2674" w:author="智誠 楊" w:date="2021-05-07T14:39:00Z">
              <w:r>
                <w:rPr>
                  <w:rFonts w:ascii="標楷體" w:eastAsia="標楷體" w:hAnsi="標楷體" w:hint="eastAsia"/>
                  <w:lang w:eastAsia="zh-HK"/>
                </w:rPr>
                <w:t>主管覆核</w:t>
              </w:r>
            </w:ins>
          </w:p>
        </w:tc>
        <w:tc>
          <w:tcPr>
            <w:tcW w:w="851" w:type="dxa"/>
            <w:tcPrChange w:id="2675" w:author="阿毛" w:date="2021-06-09T10:47:00Z">
              <w:tcPr>
                <w:tcW w:w="1602" w:type="dxa"/>
                <w:gridSpan w:val="3"/>
              </w:tcPr>
            </w:tcPrChange>
          </w:tcPr>
          <w:p w14:paraId="1ED8AD2E" w14:textId="77777777" w:rsidR="004C05AA" w:rsidRPr="00847BB7" w:rsidRDefault="004C05AA" w:rsidP="0094025F">
            <w:pPr>
              <w:rPr>
                <w:ins w:id="2676" w:author="智誠 楊" w:date="2021-05-07T14:39:00Z"/>
                <w:rFonts w:ascii="標楷體" w:eastAsia="標楷體" w:hAnsi="標楷體"/>
              </w:rPr>
            </w:pPr>
            <w:ins w:id="2677" w:author="智誠 楊" w:date="2021-05-07T14:41:00Z">
              <w:r>
                <w:rPr>
                  <w:rFonts w:ascii="標楷體" w:eastAsia="標楷體" w:hAnsi="標楷體" w:hint="eastAsia"/>
                </w:rPr>
                <w:t>1</w:t>
              </w:r>
            </w:ins>
          </w:p>
        </w:tc>
        <w:tc>
          <w:tcPr>
            <w:tcW w:w="1843" w:type="dxa"/>
            <w:tcPrChange w:id="2678" w:author="阿毛" w:date="2021-06-09T10:47:00Z">
              <w:tcPr>
                <w:tcW w:w="992" w:type="dxa"/>
              </w:tcPr>
            </w:tcPrChange>
          </w:tcPr>
          <w:p w14:paraId="7978826B" w14:textId="77777777" w:rsidR="004C05AA" w:rsidRPr="00847BB7" w:rsidRDefault="004C05AA" w:rsidP="0094025F">
            <w:pPr>
              <w:rPr>
                <w:ins w:id="2679" w:author="智誠 楊" w:date="2021-05-07T14:39:00Z"/>
                <w:rFonts w:ascii="標楷體" w:eastAsia="標楷體" w:hAnsi="標楷體"/>
              </w:rPr>
            </w:pPr>
          </w:p>
        </w:tc>
        <w:tc>
          <w:tcPr>
            <w:tcW w:w="1275" w:type="dxa"/>
            <w:tcPrChange w:id="2680" w:author="阿毛" w:date="2021-06-09T10:47:00Z">
              <w:tcPr>
                <w:tcW w:w="1489" w:type="dxa"/>
                <w:gridSpan w:val="2"/>
              </w:tcPr>
            </w:tcPrChange>
          </w:tcPr>
          <w:p w14:paraId="1F30325E" w14:textId="77777777" w:rsidR="004C05AA" w:rsidRDefault="004C05AA" w:rsidP="0094025F">
            <w:pPr>
              <w:rPr>
                <w:ins w:id="2681" w:author="智誠 楊" w:date="2021-05-12T09:42:00Z"/>
                <w:rFonts w:ascii="標楷體" w:eastAsia="標楷體" w:hAnsi="標楷體"/>
              </w:rPr>
            </w:pPr>
            <w:ins w:id="2682" w:author="智誠 楊" w:date="2021-05-12T09:42:00Z">
              <w:r>
                <w:rPr>
                  <w:rFonts w:ascii="標楷體" w:eastAsia="標楷體" w:hAnsi="標楷體" w:hint="eastAsia"/>
                </w:rPr>
                <w:t>Y:同意</w:t>
              </w:r>
            </w:ins>
          </w:p>
          <w:p w14:paraId="1708FE6B" w14:textId="77777777" w:rsidR="004C05AA" w:rsidRPr="00847BB7" w:rsidRDefault="004C05AA" w:rsidP="0094025F">
            <w:pPr>
              <w:rPr>
                <w:ins w:id="2683" w:author="智誠 楊" w:date="2021-05-07T14:39:00Z"/>
                <w:rFonts w:ascii="標楷體" w:eastAsia="標楷體" w:hAnsi="標楷體"/>
                <w:lang w:eastAsia="zh-HK"/>
              </w:rPr>
            </w:pPr>
            <w:ins w:id="2684" w:author="智誠 楊" w:date="2021-05-12T09:42:00Z">
              <w:r>
                <w:rPr>
                  <w:rFonts w:ascii="標楷體" w:eastAsia="標楷體" w:hAnsi="標楷體" w:hint="eastAsia"/>
                </w:rPr>
                <w:t>N:不同意</w:t>
              </w:r>
            </w:ins>
          </w:p>
        </w:tc>
        <w:tc>
          <w:tcPr>
            <w:tcW w:w="553" w:type="dxa"/>
            <w:tcPrChange w:id="2685" w:author="阿毛" w:date="2021-06-09T10:47:00Z">
              <w:tcPr>
                <w:tcW w:w="623" w:type="dxa"/>
                <w:gridSpan w:val="2"/>
              </w:tcPr>
            </w:tcPrChange>
          </w:tcPr>
          <w:p w14:paraId="4F15002C" w14:textId="77777777" w:rsidR="004C05AA" w:rsidRPr="00847BB7" w:rsidRDefault="004C05AA" w:rsidP="0094025F">
            <w:pPr>
              <w:rPr>
                <w:ins w:id="2686" w:author="智誠 楊" w:date="2021-05-07T14:39:00Z"/>
                <w:rFonts w:ascii="標楷體" w:eastAsia="標楷體" w:hAnsi="標楷體"/>
              </w:rPr>
            </w:pPr>
          </w:p>
        </w:tc>
        <w:tc>
          <w:tcPr>
            <w:tcW w:w="666" w:type="dxa"/>
            <w:tcPrChange w:id="2687" w:author="阿毛" w:date="2021-06-09T10:47:00Z">
              <w:tcPr>
                <w:tcW w:w="666" w:type="dxa"/>
                <w:gridSpan w:val="2"/>
              </w:tcPr>
            </w:tcPrChange>
          </w:tcPr>
          <w:p w14:paraId="73B485C0" w14:textId="77777777" w:rsidR="004C05AA" w:rsidRDefault="004C05AA" w:rsidP="0094025F">
            <w:pPr>
              <w:jc w:val="center"/>
              <w:rPr>
                <w:ins w:id="2688" w:author="智誠 楊" w:date="2021-05-07T14:39:00Z"/>
                <w:rFonts w:ascii="標楷體" w:eastAsia="標楷體" w:hAnsi="標楷體"/>
              </w:rPr>
            </w:pPr>
            <w:ins w:id="2689" w:author="智誠 楊" w:date="2021-05-07T14:46:00Z">
              <w:r>
                <w:rPr>
                  <w:rFonts w:ascii="標楷體" w:eastAsia="標楷體" w:hAnsi="標楷體" w:hint="eastAsia"/>
                </w:rPr>
                <w:t>W</w:t>
              </w:r>
            </w:ins>
          </w:p>
        </w:tc>
        <w:tc>
          <w:tcPr>
            <w:tcW w:w="3034" w:type="dxa"/>
            <w:tcPrChange w:id="2690" w:author="阿毛" w:date="2021-06-09T10:47:00Z">
              <w:tcPr>
                <w:tcW w:w="2856" w:type="dxa"/>
                <w:gridSpan w:val="2"/>
              </w:tcPr>
            </w:tcPrChange>
          </w:tcPr>
          <w:p w14:paraId="6F7C1AEC" w14:textId="77777777" w:rsidR="004C05AA" w:rsidRDefault="004C05AA" w:rsidP="0094025F">
            <w:pPr>
              <w:snapToGrid w:val="0"/>
              <w:ind w:left="238" w:hangingChars="99" w:hanging="238"/>
              <w:rPr>
                <w:ins w:id="2691" w:author="智誠 楊" w:date="2021-05-12T09:50:00Z"/>
                <w:rFonts w:ascii="標楷體" w:eastAsia="標楷體" w:hAnsi="標楷體"/>
                <w:color w:val="000000" w:themeColor="text1"/>
              </w:rPr>
            </w:pPr>
            <w:ins w:id="2692" w:author="智誠 楊" w:date="2021-05-07T14:49:00Z">
              <w:r>
                <w:rPr>
                  <w:rFonts w:ascii="標楷體" w:eastAsia="標楷體" w:hAnsi="標楷體" w:hint="eastAsia"/>
                  <w:color w:val="000000" w:themeColor="text1"/>
                </w:rPr>
                <w:t>1.</w:t>
              </w:r>
              <w:del w:id="2693" w:author="阿毛" w:date="2021-06-09T10:54:00Z">
                <w:r w:rsidDel="0062386D">
                  <w:rPr>
                    <w:rFonts w:ascii="標楷體" w:eastAsia="標楷體" w:hAnsi="標楷體" w:hint="eastAsia"/>
                    <w:color w:val="000000" w:themeColor="text1"/>
                  </w:rPr>
                  <w:delText>若為主管則必須輸入,</w:delText>
                </w:r>
              </w:del>
              <w:r>
                <w:rPr>
                  <w:rFonts w:ascii="標楷體" w:eastAsia="標楷體" w:hAnsi="標楷體" w:hint="eastAsia"/>
                  <w:color w:val="000000" w:themeColor="text1"/>
                </w:rPr>
                <w:t>若為經辦</w:t>
              </w:r>
            </w:ins>
            <w:ins w:id="2694" w:author="阿毛" w:date="2021-06-09T10:54:00Z">
              <w:r>
                <w:rPr>
                  <w:rFonts w:ascii="標楷體" w:eastAsia="標楷體" w:hAnsi="標楷體" w:hint="eastAsia"/>
                  <w:color w:val="000000" w:themeColor="text1"/>
                </w:rPr>
                <w:t>時</w:t>
              </w:r>
            </w:ins>
            <w:ins w:id="2695" w:author="智誠 楊" w:date="2021-05-07T14:49:00Z">
              <w:r>
                <w:rPr>
                  <w:rFonts w:ascii="標楷體" w:eastAsia="標楷體" w:hAnsi="標楷體" w:hint="eastAsia"/>
                  <w:color w:val="000000" w:themeColor="text1"/>
                </w:rPr>
                <w:t>則不可修改</w:t>
              </w:r>
            </w:ins>
            <w:ins w:id="2696" w:author="阿毛" w:date="2021-06-09T10:54:00Z">
              <w:r>
                <w:rPr>
                  <w:rFonts w:ascii="標楷體" w:eastAsia="標楷體" w:hAnsi="標楷體" w:hint="eastAsia"/>
                  <w:color w:val="000000" w:themeColor="text1"/>
                </w:rPr>
                <w:t>, 若為主管則必須輸入代碼,條件檢核:依選單/V(H)</w:t>
              </w:r>
            </w:ins>
          </w:p>
          <w:p w14:paraId="0721B976" w14:textId="77777777" w:rsidR="004C05AA" w:rsidRPr="00744248" w:rsidDel="0062386D" w:rsidRDefault="004C05AA" w:rsidP="0094025F">
            <w:pPr>
              <w:snapToGrid w:val="0"/>
              <w:ind w:left="238" w:hangingChars="99" w:hanging="238"/>
              <w:rPr>
                <w:ins w:id="2697" w:author="智誠 楊" w:date="2021-05-07T14:49:00Z"/>
                <w:del w:id="2698" w:author="阿毛" w:date="2021-06-09T10:54:00Z"/>
                <w:rFonts w:ascii="標楷體" w:eastAsia="標楷體" w:hAnsi="標楷體"/>
                <w:color w:val="000000" w:themeColor="text1"/>
              </w:rPr>
            </w:pPr>
            <w:ins w:id="2699" w:author="智誠 楊" w:date="2021-05-12T09:50:00Z">
              <w:r>
                <w:rPr>
                  <w:rFonts w:ascii="標楷體" w:eastAsia="標楷體" w:hAnsi="標楷體" w:hint="eastAsia"/>
                  <w:color w:val="000000" w:themeColor="text1"/>
                </w:rPr>
                <w:t>2.</w:t>
              </w:r>
              <w:del w:id="2700" w:author="阿毛" w:date="2021-06-09T10:54:00Z">
                <w:r w:rsidDel="0062386D">
                  <w:rPr>
                    <w:rFonts w:ascii="標楷體" w:eastAsia="標楷體" w:hAnsi="標楷體" w:hint="eastAsia"/>
                    <w:color w:val="000000" w:themeColor="text1"/>
                  </w:rPr>
                  <w:delText>檢查:</w:delText>
                </w:r>
                <w:r w:rsidRPr="00744248" w:rsidDel="0062386D">
                  <w:rPr>
                    <w:rFonts w:ascii="標楷體" w:eastAsia="標楷體" w:hAnsi="標楷體"/>
                    <w:color w:val="000000" w:themeColor="text1"/>
                  </w:rPr>
                  <w:delText>V(H,#AgreeHelp)</w:delText>
                </w:r>
              </w:del>
            </w:ins>
          </w:p>
          <w:p w14:paraId="33D4A2BC" w14:textId="77777777" w:rsidR="004C05AA" w:rsidRDefault="004C05AA" w:rsidP="0094025F">
            <w:pPr>
              <w:snapToGrid w:val="0"/>
              <w:ind w:left="238" w:hangingChars="99" w:hanging="238"/>
              <w:rPr>
                <w:ins w:id="2701" w:author="智誠 楊" w:date="2021-05-07T14:39:00Z"/>
                <w:rFonts w:ascii="標楷體" w:eastAsia="標楷體" w:hAnsi="標楷體"/>
                <w:color w:val="000000" w:themeColor="text1"/>
              </w:rPr>
            </w:pPr>
            <w:ins w:id="2702" w:author="智誠 楊" w:date="2021-05-12T09:51:00Z">
              <w:del w:id="2703" w:author="阿毛" w:date="2021-06-09T10:54:00Z">
                <w:r w:rsidDel="0062386D">
                  <w:rPr>
                    <w:rFonts w:ascii="標楷體" w:eastAsia="標楷體" w:hAnsi="標楷體" w:hint="eastAsia"/>
                  </w:rPr>
                  <w:delText>3</w:delText>
                </w:r>
              </w:del>
            </w:ins>
            <w:ins w:id="2704" w:author="智誠 楊" w:date="2021-05-07T14:49:00Z">
              <w:del w:id="2705" w:author="阿毛" w:date="2021-06-09T10:54:00Z">
                <w:r w:rsidDel="0062386D">
                  <w:rPr>
                    <w:rFonts w:ascii="標楷體" w:eastAsia="標楷體" w:hAnsi="標楷體" w:hint="eastAsia"/>
                  </w:rPr>
                  <w:delText>.</w:delText>
                </w:r>
              </w:del>
            </w:ins>
            <w:ins w:id="2706" w:author="智誠 楊" w:date="2021-05-07T14:56:00Z">
              <w:r>
                <w:rPr>
                  <w:rFonts w:ascii="標楷體" w:eastAsia="標楷體" w:hAnsi="標楷體"/>
                </w:rPr>
                <w:t>MlaundryDetail</w:t>
              </w:r>
              <w:r>
                <w:rPr>
                  <w:rFonts w:ascii="標楷體" w:eastAsia="標楷體" w:hAnsi="標楷體" w:hint="eastAsia"/>
                </w:rPr>
                <w:t>.</w:t>
              </w:r>
              <w:r>
                <w:rPr>
                  <w:rFonts w:ascii="標楷體" w:eastAsia="標楷體" w:hAnsi="標楷體"/>
                </w:rPr>
                <w:t>ManagerCheck</w:t>
              </w:r>
            </w:ins>
          </w:p>
        </w:tc>
      </w:tr>
      <w:tr w:rsidR="004C05AA" w:rsidRPr="00847BB7" w14:paraId="0218C8F8" w14:textId="77777777" w:rsidTr="0094025F">
        <w:trPr>
          <w:trHeight w:val="291"/>
          <w:jc w:val="center"/>
          <w:ins w:id="2707" w:author="智誠 楊" w:date="2021-05-07T14:38:00Z"/>
          <w:trPrChange w:id="2708" w:author="阿毛" w:date="2021-06-09T10:47:00Z">
            <w:trPr>
              <w:gridAfter w:val="0"/>
              <w:trHeight w:val="291"/>
              <w:jc w:val="center"/>
            </w:trPr>
          </w:trPrChange>
        </w:trPr>
        <w:tc>
          <w:tcPr>
            <w:tcW w:w="456" w:type="dxa"/>
            <w:tcPrChange w:id="2709" w:author="阿毛" w:date="2021-06-09T10:47:00Z">
              <w:tcPr>
                <w:tcW w:w="456" w:type="dxa"/>
                <w:gridSpan w:val="2"/>
              </w:tcPr>
            </w:tcPrChange>
          </w:tcPr>
          <w:p w14:paraId="17F2385A" w14:textId="77777777" w:rsidR="004C05AA" w:rsidRDefault="004C05AA" w:rsidP="0094025F">
            <w:pPr>
              <w:rPr>
                <w:ins w:id="2710" w:author="智誠 楊" w:date="2021-05-07T14:38:00Z"/>
                <w:rFonts w:ascii="標楷體" w:eastAsia="標楷體" w:hAnsi="標楷體"/>
              </w:rPr>
            </w:pPr>
            <w:ins w:id="2711" w:author="智誠 楊" w:date="2021-05-10T11:19:00Z">
              <w:r>
                <w:rPr>
                  <w:rFonts w:ascii="標楷體" w:eastAsia="標楷體" w:hAnsi="標楷體" w:hint="eastAsia"/>
                </w:rPr>
                <w:t>10</w:t>
              </w:r>
            </w:ins>
          </w:p>
        </w:tc>
        <w:tc>
          <w:tcPr>
            <w:tcW w:w="1920" w:type="dxa"/>
            <w:tcPrChange w:id="2712" w:author="阿毛" w:date="2021-06-09T10:47:00Z">
              <w:tcPr>
                <w:tcW w:w="1736" w:type="dxa"/>
                <w:gridSpan w:val="2"/>
              </w:tcPr>
            </w:tcPrChange>
          </w:tcPr>
          <w:p w14:paraId="42688F37" w14:textId="77777777" w:rsidR="004C05AA" w:rsidRDefault="004C05AA" w:rsidP="0094025F">
            <w:pPr>
              <w:rPr>
                <w:ins w:id="2713" w:author="智誠 楊" w:date="2021-05-07T14:38:00Z"/>
                <w:rFonts w:ascii="標楷體" w:eastAsia="標楷體" w:hAnsi="標楷體"/>
                <w:lang w:eastAsia="zh-HK"/>
              </w:rPr>
            </w:pPr>
            <w:ins w:id="2714" w:author="智誠 楊" w:date="2021-05-07T14:39:00Z">
              <w:r>
                <w:rPr>
                  <w:rFonts w:ascii="標楷體" w:eastAsia="標楷體" w:hAnsi="標楷體" w:hint="eastAsia"/>
                  <w:lang w:eastAsia="zh-HK"/>
                </w:rPr>
                <w:t>主管同意日期</w:t>
              </w:r>
            </w:ins>
          </w:p>
        </w:tc>
        <w:tc>
          <w:tcPr>
            <w:tcW w:w="851" w:type="dxa"/>
            <w:tcPrChange w:id="2715" w:author="阿毛" w:date="2021-06-09T10:47:00Z">
              <w:tcPr>
                <w:tcW w:w="1602" w:type="dxa"/>
                <w:gridSpan w:val="3"/>
              </w:tcPr>
            </w:tcPrChange>
          </w:tcPr>
          <w:p w14:paraId="404B0580" w14:textId="77777777" w:rsidR="004C05AA" w:rsidRPr="00847BB7" w:rsidRDefault="004C05AA" w:rsidP="0094025F">
            <w:pPr>
              <w:rPr>
                <w:ins w:id="2716" w:author="智誠 楊" w:date="2021-05-07T14:38:00Z"/>
                <w:rFonts w:ascii="標楷體" w:eastAsia="標楷體" w:hAnsi="標楷體"/>
              </w:rPr>
            </w:pPr>
          </w:p>
        </w:tc>
        <w:tc>
          <w:tcPr>
            <w:tcW w:w="1843" w:type="dxa"/>
            <w:tcPrChange w:id="2717" w:author="阿毛" w:date="2021-06-09T10:47:00Z">
              <w:tcPr>
                <w:tcW w:w="992" w:type="dxa"/>
              </w:tcPr>
            </w:tcPrChange>
          </w:tcPr>
          <w:p w14:paraId="191ED525" w14:textId="77777777" w:rsidR="004C05AA" w:rsidRPr="00847BB7" w:rsidRDefault="004C05AA" w:rsidP="0094025F">
            <w:pPr>
              <w:rPr>
                <w:ins w:id="2718" w:author="智誠 楊" w:date="2021-05-07T14:38:00Z"/>
                <w:rFonts w:ascii="標楷體" w:eastAsia="標楷體" w:hAnsi="標楷體"/>
              </w:rPr>
            </w:pPr>
            <w:ins w:id="2719" w:author="智誠 楊" w:date="2021-05-07T14:50:00Z">
              <w:r>
                <w:rPr>
                  <w:rFonts w:ascii="標楷體" w:eastAsia="標楷體" w:hAnsi="標楷體" w:hint="eastAsia"/>
                </w:rPr>
                <w:t>日曆日</w:t>
              </w:r>
            </w:ins>
          </w:p>
        </w:tc>
        <w:tc>
          <w:tcPr>
            <w:tcW w:w="1275" w:type="dxa"/>
            <w:tcPrChange w:id="2720" w:author="阿毛" w:date="2021-06-09T10:47:00Z">
              <w:tcPr>
                <w:tcW w:w="1489" w:type="dxa"/>
                <w:gridSpan w:val="2"/>
              </w:tcPr>
            </w:tcPrChange>
          </w:tcPr>
          <w:p w14:paraId="4EE3B785" w14:textId="77777777" w:rsidR="004C05AA" w:rsidRPr="00847BB7" w:rsidRDefault="004C05AA" w:rsidP="0094025F">
            <w:pPr>
              <w:rPr>
                <w:ins w:id="2721" w:author="智誠 楊" w:date="2021-05-07T14:38:00Z"/>
                <w:rFonts w:ascii="標楷體" w:eastAsia="標楷體" w:hAnsi="標楷體"/>
                <w:lang w:eastAsia="zh-HK"/>
              </w:rPr>
            </w:pPr>
          </w:p>
        </w:tc>
        <w:tc>
          <w:tcPr>
            <w:tcW w:w="553" w:type="dxa"/>
            <w:tcPrChange w:id="2722" w:author="阿毛" w:date="2021-06-09T10:47:00Z">
              <w:tcPr>
                <w:tcW w:w="623" w:type="dxa"/>
                <w:gridSpan w:val="2"/>
              </w:tcPr>
            </w:tcPrChange>
          </w:tcPr>
          <w:p w14:paraId="1104434F" w14:textId="77777777" w:rsidR="004C05AA" w:rsidRPr="00847BB7" w:rsidRDefault="004C05AA" w:rsidP="0094025F">
            <w:pPr>
              <w:rPr>
                <w:ins w:id="2723" w:author="智誠 楊" w:date="2021-05-07T14:38:00Z"/>
                <w:rFonts w:ascii="標楷體" w:eastAsia="標楷體" w:hAnsi="標楷體"/>
              </w:rPr>
            </w:pPr>
          </w:p>
        </w:tc>
        <w:tc>
          <w:tcPr>
            <w:tcW w:w="666" w:type="dxa"/>
            <w:tcPrChange w:id="2724" w:author="阿毛" w:date="2021-06-09T10:47:00Z">
              <w:tcPr>
                <w:tcW w:w="666" w:type="dxa"/>
                <w:gridSpan w:val="2"/>
              </w:tcPr>
            </w:tcPrChange>
          </w:tcPr>
          <w:p w14:paraId="6B96E6F1" w14:textId="77777777" w:rsidR="004C05AA" w:rsidRDefault="004C05AA" w:rsidP="0094025F">
            <w:pPr>
              <w:jc w:val="center"/>
              <w:rPr>
                <w:ins w:id="2725" w:author="智誠 楊" w:date="2021-05-07T14:38:00Z"/>
                <w:rFonts w:ascii="標楷體" w:eastAsia="標楷體" w:hAnsi="標楷體"/>
              </w:rPr>
            </w:pPr>
            <w:ins w:id="2726" w:author="智誠 楊" w:date="2021-05-07T14:56:00Z">
              <w:r>
                <w:rPr>
                  <w:rFonts w:ascii="標楷體" w:eastAsia="標楷體" w:hAnsi="標楷體"/>
                </w:rPr>
                <w:t>R</w:t>
              </w:r>
            </w:ins>
          </w:p>
        </w:tc>
        <w:tc>
          <w:tcPr>
            <w:tcW w:w="3034" w:type="dxa"/>
            <w:tcPrChange w:id="2727" w:author="阿毛" w:date="2021-06-09T10:47:00Z">
              <w:tcPr>
                <w:tcW w:w="2856" w:type="dxa"/>
                <w:gridSpan w:val="2"/>
              </w:tcPr>
            </w:tcPrChange>
          </w:tcPr>
          <w:p w14:paraId="1726A310" w14:textId="77777777" w:rsidR="004C05AA" w:rsidRDefault="004C05AA" w:rsidP="0094025F">
            <w:pPr>
              <w:snapToGrid w:val="0"/>
              <w:ind w:left="238" w:hangingChars="99" w:hanging="238"/>
              <w:rPr>
                <w:ins w:id="2728" w:author="智誠 楊" w:date="2021-05-07T14:57:00Z"/>
                <w:rFonts w:ascii="標楷體" w:eastAsia="標楷體" w:hAnsi="標楷體"/>
                <w:color w:val="000000" w:themeColor="text1"/>
              </w:rPr>
            </w:pPr>
            <w:ins w:id="2729" w:author="智誠 楊" w:date="2021-05-07T14:50:00Z">
              <w:r>
                <w:rPr>
                  <w:rFonts w:ascii="標楷體" w:eastAsia="標楷體" w:hAnsi="標楷體" w:hint="eastAsia"/>
                  <w:color w:val="000000" w:themeColor="text1"/>
                </w:rPr>
                <w:t>1.自動顯示、不可修改</w:t>
              </w:r>
            </w:ins>
          </w:p>
          <w:p w14:paraId="404A6BDD" w14:textId="77777777" w:rsidR="004C05AA" w:rsidRDefault="004C05AA" w:rsidP="0094025F">
            <w:pPr>
              <w:snapToGrid w:val="0"/>
              <w:ind w:left="238" w:hangingChars="99" w:hanging="238"/>
              <w:rPr>
                <w:ins w:id="2730" w:author="智誠 楊" w:date="2021-05-07T14:38:00Z"/>
                <w:rFonts w:ascii="標楷體" w:eastAsia="標楷體" w:hAnsi="標楷體"/>
                <w:color w:val="000000" w:themeColor="text1"/>
              </w:rPr>
            </w:pPr>
            <w:ins w:id="2731" w:author="智誠 楊" w:date="2021-05-07T14:57:00Z">
              <w:r>
                <w:rPr>
                  <w:rFonts w:ascii="標楷體" w:eastAsia="標楷體" w:hAnsi="標楷體"/>
                  <w:color w:val="000000" w:themeColor="text1"/>
                </w:rPr>
                <w:t>2.</w:t>
              </w:r>
              <w:r>
                <w:rPr>
                  <w:rFonts w:ascii="標楷體" w:eastAsia="標楷體" w:hAnsi="標楷體"/>
                </w:rPr>
                <w:t>MlaundryDetail</w:t>
              </w:r>
              <w:r>
                <w:rPr>
                  <w:rFonts w:ascii="標楷體" w:eastAsia="標楷體" w:hAnsi="標楷體" w:hint="eastAsia"/>
                </w:rPr>
                <w:t>.</w:t>
              </w:r>
              <w:r>
                <w:rPr>
                  <w:rFonts w:ascii="標楷體" w:eastAsia="標楷體" w:hAnsi="標楷體"/>
                </w:rPr>
                <w:t>ManagerDate</w:t>
              </w:r>
            </w:ins>
          </w:p>
        </w:tc>
      </w:tr>
      <w:tr w:rsidR="004C05AA" w:rsidRPr="00847BB7" w14:paraId="5075B49C" w14:textId="77777777" w:rsidTr="0094025F">
        <w:trPr>
          <w:trHeight w:val="291"/>
          <w:jc w:val="center"/>
          <w:ins w:id="2732" w:author="智誠 楊" w:date="2021-05-07T14:39:00Z"/>
          <w:trPrChange w:id="2733" w:author="阿毛" w:date="2021-06-09T10:47:00Z">
            <w:trPr>
              <w:gridAfter w:val="0"/>
              <w:trHeight w:val="291"/>
              <w:jc w:val="center"/>
            </w:trPr>
          </w:trPrChange>
        </w:trPr>
        <w:tc>
          <w:tcPr>
            <w:tcW w:w="456" w:type="dxa"/>
            <w:tcPrChange w:id="2734" w:author="阿毛" w:date="2021-06-09T10:47:00Z">
              <w:tcPr>
                <w:tcW w:w="456" w:type="dxa"/>
                <w:gridSpan w:val="2"/>
              </w:tcPr>
            </w:tcPrChange>
          </w:tcPr>
          <w:p w14:paraId="0BE270BE" w14:textId="77777777" w:rsidR="004C05AA" w:rsidRDefault="004C05AA" w:rsidP="0094025F">
            <w:pPr>
              <w:rPr>
                <w:ins w:id="2735" w:author="智誠 楊" w:date="2021-05-07T14:39:00Z"/>
                <w:rFonts w:ascii="標楷體" w:eastAsia="標楷體" w:hAnsi="標楷體"/>
              </w:rPr>
            </w:pPr>
            <w:ins w:id="2736" w:author="智誠 楊" w:date="2021-05-10T11:19:00Z">
              <w:r>
                <w:rPr>
                  <w:rFonts w:ascii="標楷體" w:eastAsia="標楷體" w:hAnsi="標楷體" w:hint="eastAsia"/>
                </w:rPr>
                <w:t>11</w:t>
              </w:r>
            </w:ins>
          </w:p>
        </w:tc>
        <w:tc>
          <w:tcPr>
            <w:tcW w:w="1920" w:type="dxa"/>
            <w:tcPrChange w:id="2737" w:author="阿毛" w:date="2021-06-09T10:47:00Z">
              <w:tcPr>
                <w:tcW w:w="1736" w:type="dxa"/>
                <w:gridSpan w:val="2"/>
              </w:tcPr>
            </w:tcPrChange>
          </w:tcPr>
          <w:p w14:paraId="090BE7AB" w14:textId="77777777" w:rsidR="004C05AA" w:rsidRDefault="004C05AA" w:rsidP="0094025F">
            <w:pPr>
              <w:rPr>
                <w:ins w:id="2738" w:author="智誠 楊" w:date="2021-05-07T14:39:00Z"/>
                <w:rFonts w:ascii="標楷體" w:eastAsia="標楷體" w:hAnsi="標楷體"/>
                <w:lang w:eastAsia="zh-HK"/>
              </w:rPr>
            </w:pPr>
            <w:ins w:id="2739" w:author="智誠 楊" w:date="2021-05-07T14:39:00Z">
              <w:r>
                <w:rPr>
                  <w:rFonts w:ascii="標楷體" w:eastAsia="標楷體" w:hAnsi="標楷體" w:hint="eastAsia"/>
                  <w:lang w:eastAsia="zh-HK"/>
                </w:rPr>
                <w:t>主管覆核說明</w:t>
              </w:r>
            </w:ins>
          </w:p>
        </w:tc>
        <w:tc>
          <w:tcPr>
            <w:tcW w:w="851" w:type="dxa"/>
            <w:tcPrChange w:id="2740" w:author="阿毛" w:date="2021-06-09T10:47:00Z">
              <w:tcPr>
                <w:tcW w:w="1602" w:type="dxa"/>
                <w:gridSpan w:val="3"/>
              </w:tcPr>
            </w:tcPrChange>
          </w:tcPr>
          <w:p w14:paraId="28C34FE6" w14:textId="77777777" w:rsidR="004C05AA" w:rsidRPr="00847BB7" w:rsidRDefault="004C05AA" w:rsidP="0094025F">
            <w:pPr>
              <w:rPr>
                <w:ins w:id="2741" w:author="智誠 楊" w:date="2021-05-07T14:39:00Z"/>
                <w:rFonts w:ascii="標楷體" w:eastAsia="標楷體" w:hAnsi="標楷體"/>
              </w:rPr>
            </w:pPr>
            <w:ins w:id="2742" w:author="智誠 楊" w:date="2021-05-07T14:42:00Z">
              <w:r>
                <w:rPr>
                  <w:rFonts w:ascii="標楷體" w:eastAsia="標楷體" w:hAnsi="標楷體" w:hint="eastAsia"/>
                </w:rPr>
                <w:t>100</w:t>
              </w:r>
            </w:ins>
          </w:p>
        </w:tc>
        <w:tc>
          <w:tcPr>
            <w:tcW w:w="1843" w:type="dxa"/>
            <w:tcPrChange w:id="2743" w:author="阿毛" w:date="2021-06-09T10:47:00Z">
              <w:tcPr>
                <w:tcW w:w="992" w:type="dxa"/>
              </w:tcPr>
            </w:tcPrChange>
          </w:tcPr>
          <w:p w14:paraId="67DCEB65" w14:textId="77777777" w:rsidR="004C05AA" w:rsidRPr="00847BB7" w:rsidRDefault="004C05AA" w:rsidP="0094025F">
            <w:pPr>
              <w:rPr>
                <w:ins w:id="2744" w:author="智誠 楊" w:date="2021-05-07T14:39:00Z"/>
                <w:rFonts w:ascii="標楷體" w:eastAsia="標楷體" w:hAnsi="標楷體"/>
              </w:rPr>
            </w:pPr>
          </w:p>
        </w:tc>
        <w:tc>
          <w:tcPr>
            <w:tcW w:w="1275" w:type="dxa"/>
            <w:tcPrChange w:id="2745" w:author="阿毛" w:date="2021-06-09T10:47:00Z">
              <w:tcPr>
                <w:tcW w:w="1489" w:type="dxa"/>
                <w:gridSpan w:val="2"/>
              </w:tcPr>
            </w:tcPrChange>
          </w:tcPr>
          <w:p w14:paraId="213F6785" w14:textId="77777777" w:rsidR="004C05AA" w:rsidRPr="00847BB7" w:rsidRDefault="004C05AA" w:rsidP="0094025F">
            <w:pPr>
              <w:rPr>
                <w:ins w:id="2746" w:author="智誠 楊" w:date="2021-05-07T14:39:00Z"/>
                <w:rFonts w:ascii="標楷體" w:eastAsia="標楷體" w:hAnsi="標楷體"/>
                <w:lang w:eastAsia="zh-HK"/>
              </w:rPr>
            </w:pPr>
          </w:p>
        </w:tc>
        <w:tc>
          <w:tcPr>
            <w:tcW w:w="553" w:type="dxa"/>
            <w:tcPrChange w:id="2747" w:author="阿毛" w:date="2021-06-09T10:47:00Z">
              <w:tcPr>
                <w:tcW w:w="623" w:type="dxa"/>
                <w:gridSpan w:val="2"/>
              </w:tcPr>
            </w:tcPrChange>
          </w:tcPr>
          <w:p w14:paraId="18732D64" w14:textId="77777777" w:rsidR="004C05AA" w:rsidRPr="00847BB7" w:rsidRDefault="004C05AA" w:rsidP="0094025F">
            <w:pPr>
              <w:rPr>
                <w:ins w:id="2748" w:author="智誠 楊" w:date="2021-05-07T14:39:00Z"/>
                <w:rFonts w:ascii="標楷體" w:eastAsia="標楷體" w:hAnsi="標楷體"/>
              </w:rPr>
            </w:pPr>
          </w:p>
        </w:tc>
        <w:tc>
          <w:tcPr>
            <w:tcW w:w="666" w:type="dxa"/>
            <w:tcPrChange w:id="2749" w:author="阿毛" w:date="2021-06-09T10:47:00Z">
              <w:tcPr>
                <w:tcW w:w="666" w:type="dxa"/>
                <w:gridSpan w:val="2"/>
              </w:tcPr>
            </w:tcPrChange>
          </w:tcPr>
          <w:p w14:paraId="15A1012A" w14:textId="77777777" w:rsidR="004C05AA" w:rsidRDefault="004C05AA" w:rsidP="0094025F">
            <w:pPr>
              <w:jc w:val="center"/>
              <w:rPr>
                <w:ins w:id="2750" w:author="智誠 楊" w:date="2021-05-07T14:39:00Z"/>
                <w:rFonts w:ascii="標楷體" w:eastAsia="標楷體" w:hAnsi="標楷體"/>
              </w:rPr>
            </w:pPr>
            <w:ins w:id="2751" w:author="智誠 楊" w:date="2021-05-07T14:46:00Z">
              <w:r>
                <w:rPr>
                  <w:rFonts w:ascii="標楷體" w:eastAsia="標楷體" w:hAnsi="標楷體" w:hint="eastAsia"/>
                </w:rPr>
                <w:t>W</w:t>
              </w:r>
            </w:ins>
          </w:p>
        </w:tc>
        <w:tc>
          <w:tcPr>
            <w:tcW w:w="3034" w:type="dxa"/>
            <w:tcPrChange w:id="2752" w:author="阿毛" w:date="2021-06-09T10:47:00Z">
              <w:tcPr>
                <w:tcW w:w="2856" w:type="dxa"/>
                <w:gridSpan w:val="2"/>
              </w:tcPr>
            </w:tcPrChange>
          </w:tcPr>
          <w:p w14:paraId="5CB665B3" w14:textId="77777777" w:rsidR="004C05AA" w:rsidRPr="00EA3465" w:rsidRDefault="004C05AA" w:rsidP="0094025F">
            <w:pPr>
              <w:snapToGrid w:val="0"/>
              <w:ind w:left="238" w:hangingChars="99" w:hanging="238"/>
              <w:rPr>
                <w:ins w:id="2753" w:author="智誠 楊" w:date="2021-05-07T14:50:00Z"/>
                <w:rFonts w:ascii="標楷體" w:eastAsia="標楷體" w:hAnsi="標楷體"/>
                <w:color w:val="000000" w:themeColor="text1"/>
              </w:rPr>
            </w:pPr>
            <w:ins w:id="2754" w:author="智誠 楊" w:date="2021-05-07T14:50:00Z">
              <w:r>
                <w:rPr>
                  <w:rFonts w:ascii="標楷體" w:eastAsia="標楷體" w:hAnsi="標楷體" w:hint="eastAsia"/>
                  <w:color w:val="000000" w:themeColor="text1"/>
                </w:rPr>
                <w:t>1.</w:t>
              </w:r>
            </w:ins>
            <w:ins w:id="2755" w:author="阿毛" w:date="2021-06-09T10:56:00Z">
              <w:r>
                <w:rPr>
                  <w:rFonts w:ascii="標楷體" w:eastAsia="標楷體" w:hAnsi="標楷體" w:hint="eastAsia"/>
                  <w:color w:val="000000" w:themeColor="text1"/>
                </w:rPr>
                <w:t>若為經辦則不可修改,</w:t>
              </w:r>
            </w:ins>
            <w:ins w:id="2756" w:author="智誠 楊" w:date="2021-05-07T14:50:00Z">
              <w:r>
                <w:rPr>
                  <w:rFonts w:ascii="標楷體" w:eastAsia="標楷體" w:hAnsi="標楷體" w:hint="eastAsia"/>
                  <w:color w:val="000000" w:themeColor="text1"/>
                </w:rPr>
                <w:t>若為主管則</w:t>
              </w:r>
            </w:ins>
            <w:ins w:id="2757" w:author="智誠 楊" w:date="2021-05-07T14:54:00Z">
              <w:r>
                <w:rPr>
                  <w:rFonts w:ascii="標楷體" w:eastAsia="標楷體" w:hAnsi="標楷體" w:hint="eastAsia"/>
                  <w:color w:val="000000" w:themeColor="text1"/>
                </w:rPr>
                <w:t>自行輸入</w:t>
              </w:r>
            </w:ins>
            <w:ins w:id="2758" w:author="阿毛" w:date="2021-06-09T10:56:00Z">
              <w:r>
                <w:rPr>
                  <w:rFonts w:ascii="標楷體" w:eastAsia="標楷體" w:hAnsi="標楷體" w:hint="eastAsia"/>
                  <w:color w:val="000000" w:themeColor="text1"/>
                </w:rPr>
                <w:t>文字,若</w:t>
              </w:r>
            </w:ins>
            <w:ins w:id="2759" w:author="智誠 楊" w:date="2021-05-07T14:50:00Z">
              <w:del w:id="2760" w:author="阿毛" w:date="2021-06-09T10:56:00Z">
                <w:r w:rsidDel="0062386D">
                  <w:rPr>
                    <w:rFonts w:ascii="標楷體" w:eastAsia="標楷體" w:hAnsi="標楷體" w:hint="eastAsia"/>
                    <w:color w:val="000000" w:themeColor="text1"/>
                  </w:rPr>
                  <w:delText>,</w:delText>
                </w:r>
              </w:del>
            </w:ins>
            <w:ins w:id="2761" w:author="阿毛" w:date="2021-06-09T10:56:00Z">
              <w:r>
                <w:rPr>
                  <w:rFonts w:ascii="標楷體" w:eastAsia="標楷體" w:hAnsi="標楷體" w:hint="eastAsia"/>
                  <w:color w:val="000000" w:themeColor="text1"/>
                </w:rPr>
                <w:t>[</w:t>
              </w:r>
              <w:r>
                <w:rPr>
                  <w:rFonts w:ascii="標楷體" w:eastAsia="標楷體" w:hAnsi="標楷體" w:hint="eastAsia"/>
                </w:rPr>
                <w:t>主管覆核]=[N</w:t>
              </w:r>
            </w:ins>
            <w:ins w:id="2762" w:author="阿毛" w:date="2021-06-09T10:57:00Z">
              <w:r>
                <w:rPr>
                  <w:rFonts w:ascii="標楷體" w:eastAsia="標楷體" w:hAnsi="標楷體" w:hint="eastAsia"/>
                </w:rPr>
                <w:t>,不同意]</w:t>
              </w:r>
            </w:ins>
            <w:ins w:id="2763" w:author="阿毛" w:date="2021-06-09T10:56:00Z">
              <w:r>
                <w:rPr>
                  <w:rFonts w:ascii="標楷體" w:eastAsia="標楷體" w:hAnsi="標楷體" w:hint="eastAsia"/>
                </w:rPr>
                <w:t>時必須輸</w:t>
              </w:r>
            </w:ins>
            <w:ins w:id="2764" w:author="阿毛" w:date="2021-06-09T10:57:00Z">
              <w:r>
                <w:rPr>
                  <w:rFonts w:ascii="標楷體" w:eastAsia="標楷體" w:hAnsi="標楷體" w:hint="eastAsia"/>
                </w:rPr>
                <w:t>入文字,檢核條件:不可為空白/V(7)</w:t>
              </w:r>
            </w:ins>
            <w:ins w:id="2765" w:author="智誠 楊" w:date="2021-05-07T14:50:00Z">
              <w:del w:id="2766" w:author="阿毛" w:date="2021-06-09T10:56:00Z">
                <w:r w:rsidDel="0062386D">
                  <w:rPr>
                    <w:rFonts w:ascii="標楷體" w:eastAsia="標楷體" w:hAnsi="標楷體" w:hint="eastAsia"/>
                    <w:color w:val="000000" w:themeColor="text1"/>
                  </w:rPr>
                  <w:delText>若為經辦則不可修改</w:delText>
                </w:r>
              </w:del>
            </w:ins>
          </w:p>
          <w:p w14:paraId="5C685BC4" w14:textId="77777777" w:rsidR="004C05AA" w:rsidDel="0062386D" w:rsidRDefault="004C05AA" w:rsidP="0094025F">
            <w:pPr>
              <w:ind w:left="240" w:hangingChars="100" w:hanging="240"/>
              <w:rPr>
                <w:ins w:id="2767" w:author="智誠 楊" w:date="2021-05-12T09:51:00Z"/>
                <w:del w:id="2768" w:author="阿毛" w:date="2021-06-09T10:58:00Z"/>
                <w:rFonts w:ascii="標楷體" w:eastAsia="標楷體" w:hAnsi="標楷體"/>
              </w:rPr>
            </w:pPr>
            <w:ins w:id="2769" w:author="智誠 楊" w:date="2021-05-07T14:50:00Z">
              <w:r>
                <w:rPr>
                  <w:rFonts w:ascii="標楷體" w:eastAsia="標楷體" w:hAnsi="標楷體" w:hint="eastAsia"/>
                </w:rPr>
                <w:t>2.</w:t>
              </w:r>
            </w:ins>
            <w:ins w:id="2770" w:author="智誠 楊" w:date="2021-05-07T17:15:00Z">
              <w:del w:id="2771" w:author="阿毛" w:date="2021-06-09T10:58:00Z">
                <w:r w:rsidDel="0062386D">
                  <w:rPr>
                    <w:rFonts w:ascii="標楷體" w:eastAsia="標楷體" w:hAnsi="標楷體" w:hint="eastAsia"/>
                  </w:rPr>
                  <w:delText>主管覆核=N</w:delText>
                </w:r>
              </w:del>
            </w:ins>
            <w:ins w:id="2772" w:author="智誠 楊" w:date="2021-05-07T17:16:00Z">
              <w:del w:id="2773" w:author="阿毛" w:date="2021-06-09T10:58:00Z">
                <w:r w:rsidDel="0062386D">
                  <w:rPr>
                    <w:rFonts w:ascii="標楷體" w:eastAsia="標楷體" w:hAnsi="標楷體" w:hint="eastAsia"/>
                  </w:rPr>
                  <w:delText>時必須輸</w:delText>
                </w:r>
              </w:del>
            </w:ins>
            <w:ins w:id="2774" w:author="智誠 楊" w:date="2021-05-12T09:43:00Z">
              <w:del w:id="2775" w:author="阿毛" w:date="2021-06-09T10:58:00Z">
                <w:r w:rsidDel="0062386D">
                  <w:rPr>
                    <w:rFonts w:ascii="標楷體" w:eastAsia="標楷體" w:hAnsi="標楷體" w:hint="eastAsia"/>
                  </w:rPr>
                  <w:delText xml:space="preserve"> </w:delText>
                </w:r>
              </w:del>
            </w:ins>
            <w:ins w:id="2776" w:author="智誠 楊" w:date="2021-05-07T17:16:00Z">
              <w:del w:id="2777" w:author="阿毛" w:date="2021-06-09T10:58:00Z">
                <w:r w:rsidDel="0062386D">
                  <w:rPr>
                    <w:rFonts w:ascii="標楷體" w:eastAsia="標楷體" w:hAnsi="標楷體" w:hint="eastAsia"/>
                  </w:rPr>
                  <w:delText>入</w:delText>
                </w:r>
              </w:del>
            </w:ins>
          </w:p>
          <w:p w14:paraId="2A9562F1" w14:textId="77777777" w:rsidR="004C05AA" w:rsidRPr="00744248" w:rsidDel="0062386D" w:rsidRDefault="004C05AA" w:rsidP="0094025F">
            <w:pPr>
              <w:ind w:left="240" w:hangingChars="100" w:hanging="240"/>
              <w:rPr>
                <w:ins w:id="2778" w:author="智誠 楊" w:date="2021-05-12T09:51:00Z"/>
                <w:del w:id="2779" w:author="阿毛" w:date="2021-06-09T10:58:00Z"/>
                <w:rFonts w:ascii="標楷體" w:eastAsia="標楷體" w:hAnsi="標楷體"/>
                <w:rPrChange w:id="2780" w:author="智誠 楊" w:date="2021-05-12T09:51:00Z">
                  <w:rPr>
                    <w:ins w:id="2781" w:author="智誠 楊" w:date="2021-05-12T09:51:00Z"/>
                    <w:del w:id="2782" w:author="阿毛" w:date="2021-06-09T10:58:00Z"/>
                  </w:rPr>
                </w:rPrChange>
              </w:rPr>
            </w:pPr>
            <w:ins w:id="2783" w:author="智誠 楊" w:date="2021-05-12T09:51:00Z">
              <w:del w:id="2784" w:author="阿毛" w:date="2021-06-09T10:58:00Z">
                <w:r w:rsidRPr="00744248" w:rsidDel="0062386D">
                  <w:rPr>
                    <w:rFonts w:ascii="標楷體" w:eastAsia="標楷體" w:hAnsi="標楷體"/>
                  </w:rPr>
                  <w:delText>3.</w:delText>
                </w:r>
                <w:r w:rsidRPr="00744248" w:rsidDel="0062386D">
                  <w:rPr>
                    <w:rFonts w:ascii="標楷體" w:eastAsia="標楷體" w:hAnsi="標楷體" w:hint="eastAsia"/>
                    <w:rPrChange w:id="2785" w:author="智誠 楊" w:date="2021-05-12T09:51:00Z">
                      <w:rPr>
                        <w:rFonts w:hint="eastAsia"/>
                      </w:rPr>
                    </w:rPrChange>
                  </w:rPr>
                  <w:delText>檢查</w:delText>
                </w:r>
                <w:r w:rsidRPr="00744248" w:rsidDel="0062386D">
                  <w:rPr>
                    <w:rFonts w:ascii="標楷體" w:eastAsia="標楷體" w:hAnsi="標楷體"/>
                    <w:rPrChange w:id="2786" w:author="智誠 楊" w:date="2021-05-12T09:51:00Z">
                      <w:rPr/>
                    </w:rPrChange>
                  </w:rPr>
                  <w:delText>:</w:delText>
                </w:r>
              </w:del>
            </w:ins>
          </w:p>
          <w:p w14:paraId="4001913E" w14:textId="77777777" w:rsidR="004C05AA" w:rsidDel="0062386D" w:rsidRDefault="004C05AA" w:rsidP="0094025F">
            <w:pPr>
              <w:ind w:left="240" w:hangingChars="100" w:hanging="240"/>
              <w:rPr>
                <w:ins w:id="2787" w:author="智誠 楊" w:date="2021-05-07T14:57:00Z"/>
                <w:del w:id="2788" w:author="阿毛" w:date="2021-06-09T10:58:00Z"/>
                <w:rFonts w:ascii="標楷體" w:eastAsia="標楷體" w:hAnsi="標楷體"/>
              </w:rPr>
              <w:pPrChange w:id="2789" w:author="阿毛" w:date="2021-06-09T10:58:00Z">
                <w:pPr>
                  <w:snapToGrid w:val="0"/>
                  <w:ind w:left="238" w:hangingChars="99" w:hanging="238"/>
                </w:pPr>
              </w:pPrChange>
            </w:pPr>
            <w:ins w:id="2790" w:author="智誠 楊" w:date="2021-05-12T09:51:00Z">
              <w:del w:id="2791" w:author="阿毛" w:date="2021-06-09T10:58:00Z">
                <w:r w:rsidRPr="00744248" w:rsidDel="0062386D">
                  <w:rPr>
                    <w:rFonts w:ascii="標楷體" w:eastAsia="標楷體" w:hAnsi="標楷體" w:hint="eastAsia"/>
                  </w:rPr>
                  <w:delText>C(5,#ManagerCheck,N,C(4,#ManagerDesc,V(P,不可為空白),$),$)</w:delText>
                </w:r>
              </w:del>
            </w:ins>
          </w:p>
          <w:p w14:paraId="172DBB43" w14:textId="77777777" w:rsidR="004C05AA" w:rsidRDefault="004C05AA" w:rsidP="0094025F">
            <w:pPr>
              <w:ind w:left="240" w:hangingChars="100" w:hanging="240"/>
              <w:rPr>
                <w:ins w:id="2792" w:author="智誠 楊" w:date="2021-05-07T14:39:00Z"/>
                <w:rFonts w:ascii="標楷體" w:eastAsia="標楷體" w:hAnsi="標楷體"/>
                <w:color w:val="000000" w:themeColor="text1"/>
              </w:rPr>
              <w:pPrChange w:id="2793" w:author="阿毛" w:date="2021-06-09T10:58:00Z">
                <w:pPr>
                  <w:snapToGrid w:val="0"/>
                  <w:ind w:left="238" w:hangingChars="99" w:hanging="238"/>
                </w:pPr>
              </w:pPrChange>
            </w:pPr>
            <w:ins w:id="2794" w:author="智誠 楊" w:date="2021-05-12T09:51:00Z">
              <w:del w:id="2795" w:author="阿毛" w:date="2021-06-09T10:58:00Z">
                <w:r w:rsidDel="0062386D">
                  <w:rPr>
                    <w:rFonts w:ascii="標楷體" w:eastAsia="標楷體" w:hAnsi="標楷體" w:hint="eastAsia"/>
                  </w:rPr>
                  <w:delText>4</w:delText>
                </w:r>
              </w:del>
            </w:ins>
            <w:ins w:id="2796" w:author="智誠 楊" w:date="2021-05-07T14:57:00Z">
              <w:del w:id="2797" w:author="阿毛" w:date="2021-06-09T10:58:00Z">
                <w:r w:rsidDel="0062386D">
                  <w:rPr>
                    <w:rFonts w:ascii="標楷體" w:eastAsia="標楷體" w:hAnsi="標楷體"/>
                  </w:rPr>
                  <w:delText>.</w:delText>
                </w:r>
              </w:del>
              <w:r>
                <w:rPr>
                  <w:rFonts w:ascii="標楷體" w:eastAsia="標楷體" w:hAnsi="標楷體"/>
                </w:rPr>
                <w:t>MlaundryDetail</w:t>
              </w:r>
              <w:r>
                <w:rPr>
                  <w:rFonts w:ascii="標楷體" w:eastAsia="標楷體" w:hAnsi="標楷體" w:hint="eastAsia"/>
                </w:rPr>
                <w:t>.</w:t>
              </w:r>
              <w:r>
                <w:rPr>
                  <w:rFonts w:ascii="標楷體" w:eastAsia="標楷體" w:hAnsi="標楷體"/>
                </w:rPr>
                <w:t>ManagerDesc</w:t>
              </w:r>
            </w:ins>
          </w:p>
        </w:tc>
      </w:tr>
    </w:tbl>
    <w:p w14:paraId="4E9E9226" w14:textId="77777777" w:rsidR="004C05AA" w:rsidRDefault="004C05AA" w:rsidP="004C05AA">
      <w:pPr>
        <w:rPr>
          <w:ins w:id="2798" w:author="智誠 楊" w:date="2021-05-12T09:43:00Z"/>
          <w:rFonts w:ascii="標楷體" w:eastAsia="標楷體" w:hAnsi="標楷體"/>
        </w:rPr>
      </w:pPr>
    </w:p>
    <w:p w14:paraId="34598E9A" w14:textId="77777777" w:rsidR="004C05AA" w:rsidRDefault="004C05AA" w:rsidP="004C05AA">
      <w:pPr>
        <w:widowControl/>
        <w:rPr>
          <w:ins w:id="2799" w:author="智誠 楊" w:date="2021-05-13T14:47:00Z"/>
          <w:rFonts w:eastAsia="標楷體"/>
          <w:sz w:val="26"/>
        </w:rPr>
      </w:pPr>
      <w:ins w:id="2800" w:author="智誠 楊" w:date="2021-05-13T14:47:00Z">
        <w:r>
          <w:br w:type="page"/>
        </w:r>
      </w:ins>
    </w:p>
    <w:p w14:paraId="6AC078C5" w14:textId="77777777" w:rsidR="004C05AA" w:rsidRPr="00362205" w:rsidRDefault="004C05AA" w:rsidP="004C05AA">
      <w:pPr>
        <w:pStyle w:val="a"/>
        <w:numPr>
          <w:ilvl w:val="0"/>
          <w:numId w:val="1"/>
        </w:numPr>
        <w:rPr>
          <w:ins w:id="2801" w:author="智誠 楊" w:date="2021-05-12T09:43:00Z"/>
        </w:rPr>
      </w:pPr>
      <w:ins w:id="2802" w:author="智誠 楊" w:date="2021-05-12T09:43:00Z">
        <w:r w:rsidRPr="00362205">
          <w:lastRenderedPageBreak/>
          <w:t>UI畫面</w:t>
        </w:r>
      </w:ins>
      <w:ins w:id="2803" w:author="智誠 楊" w:date="2021-05-12T14:36:00Z">
        <w:r>
          <w:rPr>
            <w:rFonts w:hint="eastAsia"/>
          </w:rPr>
          <w:t>-刪除</w:t>
        </w:r>
      </w:ins>
    </w:p>
    <w:p w14:paraId="74E5FAB3" w14:textId="77777777" w:rsidR="004C05AA" w:rsidRDefault="004C05AA" w:rsidP="004C05AA">
      <w:pPr>
        <w:pStyle w:val="42"/>
        <w:spacing w:after="72"/>
        <w:ind w:leftChars="196" w:left="470"/>
        <w:rPr>
          <w:ins w:id="2804" w:author="智誠 楊" w:date="2021-05-12T09:43:00Z"/>
          <w:rFonts w:ascii="標楷體" w:hAnsi="標楷體"/>
        </w:rPr>
      </w:pPr>
      <w:ins w:id="2805" w:author="智誠 楊" w:date="2021-05-12T09:43:00Z">
        <w:r w:rsidRPr="00362205">
          <w:rPr>
            <w:rFonts w:ascii="標楷體" w:hAnsi="標楷體" w:hint="eastAsia"/>
          </w:rPr>
          <w:t>輸入畫面：</w:t>
        </w:r>
      </w:ins>
    </w:p>
    <w:p w14:paraId="35CF9CC4" w14:textId="77777777" w:rsidR="004C05AA" w:rsidRPr="00D13949" w:rsidRDefault="004C05AA" w:rsidP="004C05AA">
      <w:pPr>
        <w:pStyle w:val="42"/>
        <w:spacing w:after="72"/>
        <w:ind w:leftChars="196" w:left="470"/>
        <w:rPr>
          <w:ins w:id="2806" w:author="智誠 楊" w:date="2021-05-12T09:43:00Z"/>
          <w:rFonts w:ascii="標楷體" w:hAnsi="標楷體"/>
        </w:rPr>
      </w:pPr>
      <w:ins w:id="2807" w:author="智誠 楊" w:date="2021-05-12T09:44:00Z">
        <w:r w:rsidRPr="00CE69F7">
          <w:rPr>
            <w:rFonts w:ascii="標楷體" w:hAnsi="標楷體"/>
            <w:noProof/>
          </w:rPr>
          <w:drawing>
            <wp:inline distT="0" distB="0" distL="0" distR="0" wp14:anchorId="477A9C8E" wp14:editId="45D4DAE9">
              <wp:extent cx="6479540" cy="31496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3149600"/>
                      </a:xfrm>
                      <a:prstGeom prst="rect">
                        <a:avLst/>
                      </a:prstGeom>
                    </pic:spPr>
                  </pic:pic>
                </a:graphicData>
              </a:graphic>
            </wp:inline>
          </w:drawing>
        </w:r>
      </w:ins>
    </w:p>
    <w:p w14:paraId="78BDC8DE" w14:textId="77777777" w:rsidR="004C05AA" w:rsidRDefault="004C05AA" w:rsidP="004C05AA">
      <w:pPr>
        <w:pStyle w:val="a"/>
        <w:numPr>
          <w:ilvl w:val="0"/>
          <w:numId w:val="1"/>
        </w:numPr>
        <w:rPr>
          <w:ins w:id="2808" w:author="智誠 楊" w:date="2021-05-13T14:47:00Z"/>
        </w:rPr>
      </w:pPr>
      <w:ins w:id="2809" w:author="智誠 楊" w:date="2021-05-13T14:47:00Z">
        <w:r>
          <w:t>輸入畫面</w:t>
        </w:r>
        <w:r>
          <w:rPr>
            <w:rFonts w:hint="eastAsia"/>
            <w:lang w:eastAsia="zh-HK"/>
          </w:rPr>
          <w:t>按鈕</w:t>
        </w:r>
        <w:r>
          <w:t>說明</w:t>
        </w:r>
        <w:r>
          <w:rPr>
            <w:rFonts w:hint="eastAsia"/>
          </w:rPr>
          <w:t>-刪除</w:t>
        </w:r>
      </w:ins>
    </w:p>
    <w:p w14:paraId="23CFD94C" w14:textId="77777777" w:rsidR="004C05AA" w:rsidRPr="00F5236F" w:rsidRDefault="004C05AA" w:rsidP="004C05AA">
      <w:pPr>
        <w:rPr>
          <w:ins w:id="2810" w:author="智誠 楊" w:date="2021-05-13T14:47:00Z"/>
        </w:rPr>
      </w:pPr>
    </w:p>
    <w:tbl>
      <w:tblPr>
        <w:tblStyle w:val="ac"/>
        <w:tblW w:w="0" w:type="auto"/>
        <w:tblInd w:w="250" w:type="dxa"/>
        <w:tblLook w:val="04A0" w:firstRow="1" w:lastRow="0" w:firstColumn="1" w:lastColumn="0" w:noHBand="0" w:noVBand="1"/>
      </w:tblPr>
      <w:tblGrid>
        <w:gridCol w:w="847"/>
        <w:gridCol w:w="2109"/>
        <w:gridCol w:w="6988"/>
      </w:tblGrid>
      <w:tr w:rsidR="004C05AA" w:rsidRPr="00A97C81" w14:paraId="42432F84" w14:textId="77777777" w:rsidTr="0094025F">
        <w:trPr>
          <w:ins w:id="2811" w:author="智誠 楊" w:date="2021-05-13T14:47:00Z"/>
        </w:trPr>
        <w:tc>
          <w:tcPr>
            <w:tcW w:w="851" w:type="dxa"/>
            <w:shd w:val="clear" w:color="auto" w:fill="D9D9D9" w:themeFill="background1" w:themeFillShade="D9"/>
          </w:tcPr>
          <w:p w14:paraId="77CFFAC5" w14:textId="77777777" w:rsidR="004C05AA" w:rsidRPr="00A97C81" w:rsidRDefault="004C05AA" w:rsidP="0094025F">
            <w:pPr>
              <w:jc w:val="center"/>
              <w:rPr>
                <w:ins w:id="2812" w:author="智誠 楊" w:date="2021-05-13T14:47:00Z"/>
                <w:rFonts w:ascii="標楷體" w:eastAsia="標楷體" w:hAnsi="標楷體"/>
              </w:rPr>
            </w:pPr>
            <w:ins w:id="2813" w:author="智誠 楊" w:date="2021-05-13T14:47:00Z">
              <w:r w:rsidRPr="00A97C81">
                <w:rPr>
                  <w:rFonts w:ascii="標楷體" w:eastAsia="標楷體" w:hAnsi="標楷體" w:hint="eastAsia"/>
                  <w:lang w:eastAsia="zh-HK"/>
                </w:rPr>
                <w:t>序號</w:t>
              </w:r>
            </w:ins>
          </w:p>
        </w:tc>
        <w:tc>
          <w:tcPr>
            <w:tcW w:w="2126" w:type="dxa"/>
            <w:shd w:val="clear" w:color="auto" w:fill="D9D9D9" w:themeFill="background1" w:themeFillShade="D9"/>
          </w:tcPr>
          <w:p w14:paraId="00D44052" w14:textId="77777777" w:rsidR="004C05AA" w:rsidRPr="00A97C81" w:rsidRDefault="004C05AA" w:rsidP="0094025F">
            <w:pPr>
              <w:jc w:val="center"/>
              <w:rPr>
                <w:ins w:id="2814" w:author="智誠 楊" w:date="2021-05-13T14:47:00Z"/>
                <w:rFonts w:ascii="標楷體" w:eastAsia="標楷體" w:hAnsi="標楷體"/>
              </w:rPr>
            </w:pPr>
            <w:ins w:id="2815" w:author="智誠 楊" w:date="2021-05-13T14:47:00Z">
              <w:r w:rsidRPr="00A97C81">
                <w:rPr>
                  <w:rFonts w:ascii="標楷體" w:eastAsia="標楷體" w:hAnsi="標楷體" w:hint="eastAsia"/>
                  <w:lang w:eastAsia="zh-HK"/>
                </w:rPr>
                <w:t>按鈕名稱</w:t>
              </w:r>
            </w:ins>
          </w:p>
        </w:tc>
        <w:tc>
          <w:tcPr>
            <w:tcW w:w="7033" w:type="dxa"/>
            <w:shd w:val="clear" w:color="auto" w:fill="D9D9D9" w:themeFill="background1" w:themeFillShade="D9"/>
          </w:tcPr>
          <w:p w14:paraId="69B43ADD" w14:textId="77777777" w:rsidR="004C05AA" w:rsidRPr="00A97C81" w:rsidRDefault="004C05AA" w:rsidP="0094025F">
            <w:pPr>
              <w:jc w:val="center"/>
              <w:rPr>
                <w:ins w:id="2816" w:author="智誠 楊" w:date="2021-05-13T14:47:00Z"/>
                <w:rFonts w:ascii="標楷體" w:eastAsia="標楷體" w:hAnsi="標楷體"/>
              </w:rPr>
            </w:pPr>
            <w:ins w:id="2817" w:author="智誠 楊" w:date="2021-05-13T14:47:00Z">
              <w:r w:rsidRPr="00A97C81">
                <w:rPr>
                  <w:rFonts w:ascii="標楷體" w:eastAsia="標楷體" w:hAnsi="標楷體" w:hint="eastAsia"/>
                  <w:lang w:eastAsia="zh-HK"/>
                </w:rPr>
                <w:t>功能說明</w:t>
              </w:r>
            </w:ins>
          </w:p>
        </w:tc>
      </w:tr>
      <w:tr w:rsidR="004C05AA" w:rsidRPr="00A97C81" w14:paraId="73322E98" w14:textId="77777777" w:rsidTr="0094025F">
        <w:trPr>
          <w:ins w:id="2818" w:author="智誠 楊" w:date="2021-05-13T14:47:00Z"/>
        </w:trPr>
        <w:tc>
          <w:tcPr>
            <w:tcW w:w="851" w:type="dxa"/>
          </w:tcPr>
          <w:p w14:paraId="2682AA3B" w14:textId="77777777" w:rsidR="004C05AA" w:rsidRPr="00A97C81" w:rsidRDefault="004C05AA" w:rsidP="0094025F">
            <w:pPr>
              <w:jc w:val="center"/>
              <w:rPr>
                <w:ins w:id="2819" w:author="智誠 楊" w:date="2021-05-13T14:47:00Z"/>
                <w:rFonts w:ascii="標楷體" w:eastAsia="標楷體" w:hAnsi="標楷體"/>
              </w:rPr>
            </w:pPr>
            <w:ins w:id="2820" w:author="智誠 楊" w:date="2021-05-13T14:47:00Z">
              <w:r>
                <w:rPr>
                  <w:rFonts w:ascii="標楷體" w:eastAsia="標楷體" w:hAnsi="標楷體" w:hint="eastAsia"/>
                </w:rPr>
                <w:t>1</w:t>
              </w:r>
            </w:ins>
          </w:p>
        </w:tc>
        <w:tc>
          <w:tcPr>
            <w:tcW w:w="2126" w:type="dxa"/>
          </w:tcPr>
          <w:p w14:paraId="7DC953A6" w14:textId="77777777" w:rsidR="004C05AA" w:rsidRPr="00A97C81" w:rsidRDefault="004C05AA" w:rsidP="0094025F">
            <w:pPr>
              <w:rPr>
                <w:ins w:id="2821" w:author="智誠 楊" w:date="2021-05-13T14:47:00Z"/>
                <w:rFonts w:ascii="標楷體" w:eastAsia="標楷體" w:hAnsi="標楷體"/>
                <w:lang w:eastAsia="zh-HK"/>
              </w:rPr>
            </w:pPr>
            <w:ins w:id="2822" w:author="智誠 楊" w:date="2021-05-13T14:47:00Z">
              <w:r w:rsidRPr="00A97C81">
                <w:rPr>
                  <w:rFonts w:ascii="標楷體" w:eastAsia="標楷體" w:hAnsi="標楷體" w:hint="eastAsia"/>
                  <w:lang w:eastAsia="zh-HK"/>
                </w:rPr>
                <w:t>刪</w:t>
              </w:r>
              <w:r w:rsidRPr="00A97C81">
                <w:rPr>
                  <w:rFonts w:ascii="標楷體" w:eastAsia="標楷體" w:hAnsi="標楷體" w:hint="eastAsia"/>
                </w:rPr>
                <w:t>除</w:t>
              </w:r>
            </w:ins>
          </w:p>
        </w:tc>
        <w:tc>
          <w:tcPr>
            <w:tcW w:w="7033" w:type="dxa"/>
          </w:tcPr>
          <w:p w14:paraId="2F9B0CAE" w14:textId="77777777" w:rsidR="004C05AA" w:rsidRPr="00A97C81" w:rsidRDefault="004C05AA" w:rsidP="0094025F">
            <w:pPr>
              <w:rPr>
                <w:ins w:id="2823" w:author="智誠 楊" w:date="2021-05-13T14:47:00Z"/>
                <w:rFonts w:ascii="標楷體" w:eastAsia="標楷體" w:hAnsi="標楷體"/>
              </w:rPr>
            </w:pPr>
            <w:ins w:id="2824" w:author="智誠 楊" w:date="2021-05-13T14:47:00Z">
              <w:r w:rsidRPr="00A97C81">
                <w:rPr>
                  <w:rFonts w:ascii="標楷體" w:eastAsia="標楷體" w:hAnsi="標楷體" w:hint="eastAsia"/>
                </w:rPr>
                <w:t>1.【</w:t>
              </w:r>
              <w:r w:rsidRPr="00A97C81">
                <w:rPr>
                  <w:rFonts w:ascii="標楷體" w:eastAsia="標楷體" w:hAnsi="標楷體"/>
                  <w:lang w:eastAsia="zh-HK"/>
                </w:rPr>
                <w:t>L</w:t>
              </w:r>
              <w:r>
                <w:rPr>
                  <w:rFonts w:ascii="標楷體" w:eastAsia="標楷體" w:hAnsi="標楷體" w:hint="eastAsia"/>
                </w:rPr>
                <w:t>8922疑似洗錢交易合理性查詢</w:t>
              </w:r>
              <w:r w:rsidRPr="00A97C81">
                <w:rPr>
                  <w:rFonts w:ascii="標楷體" w:eastAsia="標楷體" w:hAnsi="標楷體" w:hint="eastAsia"/>
                </w:rPr>
                <w:t>】</w:t>
              </w:r>
              <w:r w:rsidRPr="00A97C81">
                <w:rPr>
                  <w:rFonts w:ascii="標楷體" w:eastAsia="標楷體" w:hAnsi="標楷體"/>
                  <w:lang w:eastAsia="zh-HK"/>
                </w:rPr>
                <w:t>功能</w:t>
              </w:r>
              <w:r w:rsidRPr="00A97C81">
                <w:rPr>
                  <w:rFonts w:ascii="標楷體" w:eastAsia="標楷體" w:hAnsi="標楷體" w:hint="eastAsia"/>
                </w:rPr>
                <w:t>點「</w:t>
              </w:r>
              <w:r w:rsidRPr="00A97C81">
                <w:rPr>
                  <w:rFonts w:ascii="標楷體" w:eastAsia="標楷體" w:hAnsi="標楷體" w:hint="eastAsia"/>
                  <w:lang w:eastAsia="zh-HK"/>
                </w:rPr>
                <w:t>刪</w:t>
              </w:r>
              <w:r w:rsidRPr="00A97C81">
                <w:rPr>
                  <w:rFonts w:ascii="標楷體" w:eastAsia="標楷體" w:hAnsi="標楷體" w:hint="eastAsia"/>
                </w:rPr>
                <w:t>除」</w:t>
              </w:r>
              <w:r w:rsidRPr="00A97C81">
                <w:rPr>
                  <w:rFonts w:ascii="標楷體" w:eastAsia="標楷體" w:hAnsi="標楷體"/>
                  <w:lang w:eastAsia="zh-HK"/>
                </w:rPr>
                <w:t>時顯示</w:t>
              </w:r>
              <w:r w:rsidRPr="00A97C81">
                <w:rPr>
                  <w:rFonts w:ascii="標楷體" w:eastAsia="標楷體" w:hAnsi="標楷體" w:hint="eastAsia"/>
                </w:rPr>
                <w:t>。</w:t>
              </w:r>
            </w:ins>
          </w:p>
          <w:p w14:paraId="6A422EF9" w14:textId="77777777" w:rsidR="004C05AA" w:rsidRPr="00A2280F" w:rsidRDefault="004C05AA" w:rsidP="0094025F">
            <w:pPr>
              <w:rPr>
                <w:ins w:id="2825" w:author="阿毛" w:date="2021-06-09T11:16:00Z"/>
                <w:rFonts w:ascii="標楷體" w:eastAsia="標楷體" w:hAnsi="標楷體"/>
                <w:lang w:eastAsia="zh-HK"/>
              </w:rPr>
            </w:pPr>
            <w:ins w:id="2826" w:author="阿毛" w:date="2021-06-09T11:16:00Z">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ins>
          </w:p>
          <w:p w14:paraId="0810F667" w14:textId="77777777" w:rsidR="004C05AA" w:rsidRDefault="004C05AA" w:rsidP="0094025F">
            <w:pPr>
              <w:ind w:left="240" w:hangingChars="100" w:hanging="240"/>
              <w:rPr>
                <w:ins w:id="2827" w:author="阿毛" w:date="2021-06-09T11:16:00Z"/>
                <w:rFonts w:ascii="標楷體" w:eastAsia="標楷體" w:hAnsi="標楷體"/>
                <w:lang w:eastAsia="zh-HK"/>
              </w:rPr>
            </w:pPr>
            <w:ins w:id="2828" w:author="阿毛" w:date="2021-06-09T11:16:00Z">
              <w:r>
                <w:rPr>
                  <w:rFonts w:ascii="標楷體" w:eastAsia="標楷體" w:hAnsi="標楷體" w:hint="eastAsia"/>
                </w:rPr>
                <w:t>1.</w:t>
              </w:r>
              <w:r>
                <w:rPr>
                  <w:rFonts w:ascii="標楷體" w:eastAsia="標楷體" w:hAnsi="標楷體" w:hint="eastAsia"/>
                  <w:lang w:eastAsia="zh-HK"/>
                </w:rPr>
                <w:t>執行刪除時,若該刪除資料不存在</w:t>
              </w:r>
              <w:r w:rsidRPr="002E2D6E">
                <w:rPr>
                  <w:rFonts w:ascii="標楷體" w:eastAsia="標楷體" w:hAnsi="標楷體" w:hint="eastAsia"/>
                </w:rPr>
                <w:t>[</w:t>
              </w:r>
              <w:r>
                <w:rPr>
                  <w:rFonts w:ascii="標楷體" w:eastAsia="標楷體" w:hAnsi="標楷體" w:hint="eastAsia"/>
                  <w:lang w:eastAsia="zh-HK"/>
                </w:rPr>
                <w:t>疑似</w:t>
              </w:r>
              <w:r>
                <w:rPr>
                  <w:rFonts w:ascii="標楷體" w:eastAsia="標楷體" w:hAnsi="標楷體" w:hint="eastAsia"/>
                </w:rPr>
                <w:t>洗錢交易合理性明細</w:t>
              </w:r>
              <w:r w:rsidRPr="00A97C81">
                <w:rPr>
                  <w:rFonts w:ascii="標楷體" w:eastAsia="標楷體" w:hAnsi="標楷體" w:hint="eastAsia"/>
                </w:rPr>
                <w:t>檔</w:t>
              </w:r>
              <w:r w:rsidRPr="002E2D6E">
                <w:rPr>
                  <w:rFonts w:ascii="標楷體" w:eastAsia="標楷體" w:hAnsi="標楷體" w:hint="eastAsia"/>
                </w:rPr>
                <w:t>(</w:t>
              </w:r>
              <w:proofErr w:type="spellStart"/>
              <w:r>
                <w:rPr>
                  <w:rFonts w:ascii="標楷體" w:eastAsia="標楷體" w:hAnsi="標楷體"/>
                </w:rPr>
                <w:t>MlaundryDetail</w:t>
              </w:r>
              <w:proofErr w:type="spellEnd"/>
              <w:r w:rsidRPr="002E2D6E">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E0004:刪除資料不存在</w:t>
              </w:r>
              <w:r w:rsidRPr="000A3D6B">
                <w:rPr>
                  <w:rFonts w:ascii="標楷體" w:eastAsia="標楷體" w:hAnsi="標楷體" w:hint="eastAsia"/>
                </w:rPr>
                <w:t>"</w:t>
              </w:r>
            </w:ins>
          </w:p>
          <w:p w14:paraId="0DC98F22" w14:textId="77777777" w:rsidR="004C05AA" w:rsidRPr="00651325" w:rsidRDefault="004C05AA" w:rsidP="0094025F">
            <w:pPr>
              <w:rPr>
                <w:ins w:id="2829" w:author="阿毛" w:date="2021-06-09T11:16:00Z"/>
                <w:rFonts w:ascii="標楷體" w:eastAsia="標楷體" w:hAnsi="標楷體"/>
                <w:shd w:val="pct15" w:color="auto" w:fill="FFFFFF"/>
                <w:lang w:eastAsia="zh-HK"/>
              </w:rPr>
            </w:pPr>
            <w:ins w:id="2830" w:author="阿毛" w:date="2021-06-09T11:16:00Z">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ins>
          </w:p>
          <w:p w14:paraId="0884CA4C" w14:textId="77777777" w:rsidR="004C05AA" w:rsidRDefault="004C05AA" w:rsidP="0094025F">
            <w:pPr>
              <w:rPr>
                <w:ins w:id="2831" w:author="阿毛" w:date="2021-06-09T11:16:00Z"/>
                <w:rFonts w:ascii="標楷體" w:eastAsia="標楷體" w:hAnsi="標楷體"/>
              </w:rPr>
            </w:pPr>
            <w:ins w:id="2832" w:author="阿毛" w:date="2021-06-09T11:16:00Z">
              <w:r w:rsidRPr="002E2D6E">
                <w:rPr>
                  <w:rFonts w:ascii="標楷體" w:eastAsia="標楷體" w:hAnsi="標楷體" w:hint="eastAsia"/>
                </w:rPr>
                <w:t>1.</w:t>
              </w:r>
              <w:r>
                <w:rPr>
                  <w:rFonts w:ascii="標楷體" w:eastAsia="標楷體" w:hAnsi="標楷體" w:hint="eastAsia"/>
                </w:rPr>
                <w:t>刪除</w:t>
              </w:r>
              <w:r w:rsidRPr="002E2D6E">
                <w:rPr>
                  <w:rFonts w:ascii="標楷體" w:eastAsia="標楷體" w:hAnsi="標楷體" w:hint="eastAsia"/>
                </w:rPr>
                <w:t>[</w:t>
              </w:r>
              <w:r>
                <w:rPr>
                  <w:rFonts w:ascii="標楷體" w:eastAsia="標楷體" w:hAnsi="標楷體" w:hint="eastAsia"/>
                  <w:lang w:eastAsia="zh-HK"/>
                </w:rPr>
                <w:t>疑似</w:t>
              </w:r>
              <w:r>
                <w:rPr>
                  <w:rFonts w:ascii="標楷體" w:eastAsia="標楷體" w:hAnsi="標楷體" w:hint="eastAsia"/>
                </w:rPr>
                <w:t>洗錢交易合理性明細</w:t>
              </w:r>
              <w:r w:rsidRPr="00A97C81">
                <w:rPr>
                  <w:rFonts w:ascii="標楷體" w:eastAsia="標楷體" w:hAnsi="標楷體" w:hint="eastAsia"/>
                </w:rPr>
                <w:t>檔</w:t>
              </w:r>
              <w:r w:rsidRPr="002E2D6E">
                <w:rPr>
                  <w:rFonts w:ascii="標楷體" w:eastAsia="標楷體" w:hAnsi="標楷體" w:hint="eastAsia"/>
                </w:rPr>
                <w:t>(</w:t>
              </w:r>
              <w:proofErr w:type="spellStart"/>
              <w:r>
                <w:rPr>
                  <w:rFonts w:ascii="標楷體" w:eastAsia="標楷體" w:hAnsi="標楷體"/>
                </w:rPr>
                <w:t>MlaundryDetail</w:t>
              </w:r>
              <w:proofErr w:type="spellEnd"/>
              <w:r w:rsidRPr="002E2D6E">
                <w:rPr>
                  <w:rFonts w:ascii="標楷體" w:eastAsia="標楷體" w:hAnsi="標楷體" w:hint="eastAsia"/>
                </w:rPr>
                <w:t>)]</w:t>
              </w:r>
              <w:r>
                <w:rPr>
                  <w:rFonts w:ascii="標楷體" w:eastAsia="標楷體" w:hAnsi="標楷體" w:hint="eastAsia"/>
                </w:rPr>
                <w:t>資料</w:t>
              </w:r>
            </w:ins>
          </w:p>
          <w:p w14:paraId="695168E6" w14:textId="77777777" w:rsidR="004C05AA" w:rsidRPr="00EE2C5F" w:rsidRDefault="004C05AA" w:rsidP="0094025F">
            <w:pPr>
              <w:rPr>
                <w:ins w:id="2833" w:author="智誠 楊" w:date="2021-05-13T14:47:00Z"/>
                <w:rFonts w:ascii="標楷體" w:eastAsia="標楷體" w:hAnsi="標楷體"/>
              </w:rPr>
            </w:pPr>
            <w:ins w:id="2834" w:author="阿毛" w:date="2021-06-09T11:16:00Z">
              <w:r w:rsidRPr="00EE2C5F">
                <w:rPr>
                  <w:rFonts w:ascii="標楷體" w:eastAsia="標楷體" w:hAnsi="標楷體"/>
                  <w:rPrChange w:id="2835" w:author="阿毛" w:date="2021-06-09T13:56:00Z">
                    <w:rPr>
                      <w:rFonts w:eastAsia="標楷體"/>
                    </w:rPr>
                  </w:rPrChange>
                </w:rPr>
                <w:t>2.</w:t>
              </w:r>
              <w:r w:rsidRPr="00EE2C5F">
                <w:rPr>
                  <w:rFonts w:ascii="標楷體" w:eastAsia="標楷體" w:hAnsi="標楷體" w:hint="eastAsia"/>
                </w:rPr>
                <w:t>顯示需主管授權訊息</w:t>
              </w:r>
            </w:ins>
            <w:ins w:id="2836" w:author="智誠 楊" w:date="2021-05-13T14:47:00Z">
              <w:del w:id="2837" w:author="阿毛" w:date="2021-06-09T11:15:00Z">
                <w:r w:rsidRPr="00EE2C5F" w:rsidDel="00045674">
                  <w:rPr>
                    <w:rFonts w:ascii="標楷體" w:eastAsia="標楷體" w:hAnsi="標楷體"/>
                  </w:rPr>
                  <w:delText>2.</w:delText>
                </w:r>
                <w:r w:rsidRPr="00EE2C5F" w:rsidDel="00045674">
                  <w:rPr>
                    <w:rFonts w:ascii="標楷體" w:eastAsia="標楷體" w:hAnsi="標楷體" w:hint="eastAsia"/>
                    <w:lang w:eastAsia="zh-HK"/>
                  </w:rPr>
                  <w:delText>功能刪除時顯示</w:delText>
                </w:r>
                <w:r w:rsidRPr="00EE2C5F" w:rsidDel="00045674">
                  <w:rPr>
                    <w:rFonts w:ascii="標楷體" w:eastAsia="標楷體" w:hAnsi="標楷體"/>
                  </w:rPr>
                  <w:delText>,</w:delText>
                </w:r>
                <w:r w:rsidRPr="00EE2C5F" w:rsidDel="00045674">
                  <w:rPr>
                    <w:rFonts w:ascii="標楷體" w:eastAsia="標楷體" w:hAnsi="標楷體"/>
                    <w:lang w:eastAsia="zh-HK"/>
                  </w:rPr>
                  <w:delText xml:space="preserve"> 執行刪除</w:delText>
                </w:r>
                <w:r w:rsidRPr="00EE2C5F" w:rsidDel="00045674">
                  <w:rPr>
                    <w:rFonts w:ascii="標楷體" w:eastAsia="標楷體" w:hAnsi="標楷體" w:hint="eastAsia"/>
                  </w:rPr>
                  <w:delText>疑似洗錢交易合理性</w:delText>
                </w:r>
                <w:r w:rsidRPr="00EE2C5F" w:rsidDel="00045674">
                  <w:rPr>
                    <w:rFonts w:ascii="標楷體" w:eastAsia="標楷體" w:hAnsi="標楷體" w:hint="eastAsia"/>
                    <w:lang w:eastAsia="zh-HK"/>
                  </w:rPr>
                  <w:delText>資料</w:delText>
                </w:r>
              </w:del>
            </w:ins>
          </w:p>
        </w:tc>
      </w:tr>
      <w:tr w:rsidR="004C05AA" w:rsidRPr="00A97C81" w14:paraId="6DA72C78" w14:textId="77777777" w:rsidTr="0094025F">
        <w:trPr>
          <w:ins w:id="2838" w:author="智誠 楊" w:date="2021-05-13T14:47:00Z"/>
        </w:trPr>
        <w:tc>
          <w:tcPr>
            <w:tcW w:w="851" w:type="dxa"/>
          </w:tcPr>
          <w:p w14:paraId="673284C3" w14:textId="77777777" w:rsidR="004C05AA" w:rsidRPr="00A97C81" w:rsidRDefault="004C05AA" w:rsidP="0094025F">
            <w:pPr>
              <w:jc w:val="center"/>
              <w:rPr>
                <w:ins w:id="2839" w:author="智誠 楊" w:date="2021-05-13T14:47:00Z"/>
                <w:rFonts w:ascii="標楷體" w:eastAsia="標楷體" w:hAnsi="標楷體"/>
              </w:rPr>
            </w:pPr>
            <w:ins w:id="2840" w:author="智誠 楊" w:date="2021-05-13T14:47:00Z">
              <w:r>
                <w:rPr>
                  <w:rFonts w:ascii="標楷體" w:eastAsia="標楷體" w:hAnsi="標楷體" w:hint="eastAsia"/>
                </w:rPr>
                <w:t>2</w:t>
              </w:r>
            </w:ins>
          </w:p>
        </w:tc>
        <w:tc>
          <w:tcPr>
            <w:tcW w:w="2126" w:type="dxa"/>
          </w:tcPr>
          <w:p w14:paraId="181C1D4F" w14:textId="77777777" w:rsidR="004C05AA" w:rsidRPr="00A97C81" w:rsidRDefault="004C05AA" w:rsidP="0094025F">
            <w:pPr>
              <w:rPr>
                <w:ins w:id="2841" w:author="智誠 楊" w:date="2021-05-13T14:47:00Z"/>
                <w:rFonts w:ascii="標楷體" w:eastAsia="標楷體" w:hAnsi="標楷體"/>
                <w:lang w:eastAsia="zh-HK"/>
              </w:rPr>
            </w:pPr>
            <w:ins w:id="2842" w:author="智誠 楊" w:date="2021-05-13T14:47:00Z">
              <w:r w:rsidRPr="00A97C81">
                <w:rPr>
                  <w:rFonts w:ascii="標楷體" w:eastAsia="標楷體" w:hAnsi="標楷體" w:hint="eastAsia"/>
                  <w:lang w:eastAsia="zh-HK"/>
                </w:rPr>
                <w:t>離開</w:t>
              </w:r>
            </w:ins>
          </w:p>
        </w:tc>
        <w:tc>
          <w:tcPr>
            <w:tcW w:w="7033" w:type="dxa"/>
          </w:tcPr>
          <w:p w14:paraId="099D2BD4" w14:textId="77777777" w:rsidR="004C05AA" w:rsidRPr="00A97C81" w:rsidRDefault="004C05AA" w:rsidP="0094025F">
            <w:pPr>
              <w:rPr>
                <w:ins w:id="2843" w:author="智誠 楊" w:date="2021-05-13T14:47:00Z"/>
                <w:rFonts w:ascii="標楷體" w:eastAsia="標楷體" w:hAnsi="標楷體"/>
                <w:lang w:eastAsia="zh-HK"/>
              </w:rPr>
            </w:pPr>
            <w:ins w:id="2844" w:author="智誠 楊" w:date="2021-05-13T14:47:00Z">
              <w:r w:rsidRPr="00A97C81">
                <w:rPr>
                  <w:rFonts w:ascii="標楷體" w:eastAsia="標楷體" w:hAnsi="標楷體" w:hint="eastAsia"/>
                  <w:lang w:eastAsia="zh-HK"/>
                </w:rPr>
                <w:t>關閉此畫面</w:t>
              </w:r>
            </w:ins>
          </w:p>
        </w:tc>
      </w:tr>
    </w:tbl>
    <w:p w14:paraId="4161EA3C" w14:textId="77777777" w:rsidR="004C05AA" w:rsidRPr="001F52CA" w:rsidRDefault="004C05AA" w:rsidP="004C05AA">
      <w:pPr>
        <w:rPr>
          <w:ins w:id="2845" w:author="智誠 楊" w:date="2021-05-12T09:43:00Z"/>
        </w:rPr>
      </w:pPr>
    </w:p>
    <w:p w14:paraId="6463D656" w14:textId="77777777" w:rsidR="004C05AA" w:rsidRPr="00362205" w:rsidRDefault="004C05AA" w:rsidP="004C05AA">
      <w:pPr>
        <w:pStyle w:val="a"/>
        <w:numPr>
          <w:ilvl w:val="0"/>
          <w:numId w:val="1"/>
        </w:numPr>
        <w:rPr>
          <w:ins w:id="2846" w:author="智誠 楊" w:date="2021-05-12T09:43:00Z"/>
        </w:rPr>
      </w:pPr>
      <w:ins w:id="2847" w:author="智誠 楊" w:date="2021-05-12T09:43:00Z">
        <w:r>
          <w:t>輸入畫面資料說明</w:t>
        </w:r>
      </w:ins>
      <w:ins w:id="2848" w:author="智誠 楊" w:date="2021-05-12T14:36:00Z">
        <w:r>
          <w:rPr>
            <w:rFonts w:hint="eastAsia"/>
          </w:rPr>
          <w:t>-刪除</w:t>
        </w:r>
      </w:ins>
    </w:p>
    <w:tbl>
      <w:tblPr>
        <w:tblW w:w="10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2849" w:author="阿毛" w:date="2021-06-09T11:16: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456"/>
        <w:gridCol w:w="1920"/>
        <w:gridCol w:w="851"/>
        <w:gridCol w:w="1843"/>
        <w:gridCol w:w="1275"/>
        <w:gridCol w:w="553"/>
        <w:gridCol w:w="666"/>
        <w:gridCol w:w="3034"/>
        <w:tblGridChange w:id="2850">
          <w:tblGrid>
            <w:gridCol w:w="456"/>
            <w:gridCol w:w="1920"/>
            <w:gridCol w:w="851"/>
            <w:gridCol w:w="1843"/>
            <w:gridCol w:w="1275"/>
            <w:gridCol w:w="553"/>
            <w:gridCol w:w="666"/>
            <w:gridCol w:w="2856"/>
          </w:tblGrid>
        </w:tblGridChange>
      </w:tblGrid>
      <w:tr w:rsidR="004C05AA" w:rsidRPr="00847BB7" w14:paraId="7FD6A505" w14:textId="77777777" w:rsidTr="0094025F">
        <w:trPr>
          <w:trHeight w:val="388"/>
          <w:tblHeader/>
          <w:jc w:val="center"/>
          <w:ins w:id="2851" w:author="智誠 楊" w:date="2021-05-12T09:43:00Z"/>
          <w:trPrChange w:id="2852" w:author="阿毛" w:date="2021-06-09T11:16:00Z">
            <w:trPr>
              <w:trHeight w:val="388"/>
              <w:tblHeader/>
              <w:jc w:val="center"/>
            </w:trPr>
          </w:trPrChange>
        </w:trPr>
        <w:tc>
          <w:tcPr>
            <w:tcW w:w="456" w:type="dxa"/>
            <w:vMerge w:val="restart"/>
            <w:shd w:val="clear" w:color="auto" w:fill="D9D9D9" w:themeFill="background1" w:themeFillShade="D9"/>
            <w:tcPrChange w:id="2853" w:author="阿毛" w:date="2021-06-09T11:16:00Z">
              <w:tcPr>
                <w:tcW w:w="456" w:type="dxa"/>
                <w:vMerge w:val="restart"/>
                <w:shd w:val="clear" w:color="auto" w:fill="D9D9D9" w:themeFill="background1" w:themeFillShade="D9"/>
              </w:tcPr>
            </w:tcPrChange>
          </w:tcPr>
          <w:p w14:paraId="65229993" w14:textId="77777777" w:rsidR="004C05AA" w:rsidRPr="00847BB7" w:rsidRDefault="004C05AA" w:rsidP="0094025F">
            <w:pPr>
              <w:rPr>
                <w:ins w:id="2854" w:author="智誠 楊" w:date="2021-05-12T09:43:00Z"/>
                <w:rFonts w:ascii="標楷體" w:eastAsia="標楷體" w:hAnsi="標楷體"/>
              </w:rPr>
            </w:pPr>
            <w:ins w:id="2855" w:author="智誠 楊" w:date="2021-05-12T09:43:00Z">
              <w:r w:rsidRPr="00847BB7">
                <w:rPr>
                  <w:rFonts w:ascii="標楷體" w:eastAsia="標楷體" w:hAnsi="標楷體"/>
                </w:rPr>
                <w:t>序號</w:t>
              </w:r>
            </w:ins>
          </w:p>
        </w:tc>
        <w:tc>
          <w:tcPr>
            <w:tcW w:w="1920" w:type="dxa"/>
            <w:vMerge w:val="restart"/>
            <w:shd w:val="clear" w:color="auto" w:fill="D9D9D9" w:themeFill="background1" w:themeFillShade="D9"/>
            <w:tcPrChange w:id="2856" w:author="阿毛" w:date="2021-06-09T11:16:00Z">
              <w:tcPr>
                <w:tcW w:w="1920" w:type="dxa"/>
                <w:vMerge w:val="restart"/>
                <w:shd w:val="clear" w:color="auto" w:fill="D9D9D9" w:themeFill="background1" w:themeFillShade="D9"/>
              </w:tcPr>
            </w:tcPrChange>
          </w:tcPr>
          <w:p w14:paraId="7B6A91A9" w14:textId="77777777" w:rsidR="004C05AA" w:rsidRPr="00847BB7" w:rsidRDefault="004C05AA" w:rsidP="0094025F">
            <w:pPr>
              <w:rPr>
                <w:ins w:id="2857" w:author="智誠 楊" w:date="2021-05-12T09:43:00Z"/>
                <w:rFonts w:ascii="標楷體" w:eastAsia="標楷體" w:hAnsi="標楷體"/>
              </w:rPr>
            </w:pPr>
            <w:ins w:id="2858" w:author="智誠 楊" w:date="2021-05-12T09:43:00Z">
              <w:r w:rsidRPr="00847BB7">
                <w:rPr>
                  <w:rFonts w:ascii="標楷體" w:eastAsia="標楷體" w:hAnsi="標楷體"/>
                </w:rPr>
                <w:t>欄位</w:t>
              </w:r>
            </w:ins>
          </w:p>
        </w:tc>
        <w:tc>
          <w:tcPr>
            <w:tcW w:w="5188" w:type="dxa"/>
            <w:gridSpan w:val="5"/>
            <w:shd w:val="clear" w:color="auto" w:fill="D9D9D9" w:themeFill="background1" w:themeFillShade="D9"/>
            <w:tcPrChange w:id="2859" w:author="阿毛" w:date="2021-06-09T11:16:00Z">
              <w:tcPr>
                <w:tcW w:w="5188" w:type="dxa"/>
                <w:gridSpan w:val="5"/>
                <w:shd w:val="clear" w:color="auto" w:fill="D9D9D9" w:themeFill="background1" w:themeFillShade="D9"/>
              </w:tcPr>
            </w:tcPrChange>
          </w:tcPr>
          <w:p w14:paraId="42630ADD" w14:textId="77777777" w:rsidR="004C05AA" w:rsidRPr="00847BB7" w:rsidRDefault="004C05AA" w:rsidP="0094025F">
            <w:pPr>
              <w:jc w:val="center"/>
              <w:rPr>
                <w:ins w:id="2860" w:author="智誠 楊" w:date="2021-05-12T09:43:00Z"/>
                <w:rFonts w:ascii="標楷體" w:eastAsia="標楷體" w:hAnsi="標楷體"/>
              </w:rPr>
            </w:pPr>
            <w:ins w:id="2861" w:author="智誠 楊" w:date="2021-05-12T09:43:00Z">
              <w:r w:rsidRPr="00847BB7">
                <w:rPr>
                  <w:rFonts w:ascii="標楷體" w:eastAsia="標楷體" w:hAnsi="標楷體"/>
                </w:rPr>
                <w:t>說明</w:t>
              </w:r>
            </w:ins>
          </w:p>
        </w:tc>
        <w:tc>
          <w:tcPr>
            <w:tcW w:w="3034" w:type="dxa"/>
            <w:vMerge w:val="restart"/>
            <w:shd w:val="clear" w:color="auto" w:fill="D9D9D9" w:themeFill="background1" w:themeFillShade="D9"/>
            <w:tcPrChange w:id="2862" w:author="阿毛" w:date="2021-06-09T11:16:00Z">
              <w:tcPr>
                <w:tcW w:w="2856" w:type="dxa"/>
                <w:vMerge w:val="restart"/>
                <w:shd w:val="clear" w:color="auto" w:fill="D9D9D9" w:themeFill="background1" w:themeFillShade="D9"/>
              </w:tcPr>
            </w:tcPrChange>
          </w:tcPr>
          <w:p w14:paraId="6CA48D89" w14:textId="77777777" w:rsidR="004C05AA" w:rsidRPr="00847BB7" w:rsidRDefault="004C05AA" w:rsidP="0094025F">
            <w:pPr>
              <w:rPr>
                <w:ins w:id="2863" w:author="智誠 楊" w:date="2021-05-12T09:43:00Z"/>
                <w:rFonts w:ascii="標楷體" w:eastAsia="標楷體" w:hAnsi="標楷體"/>
              </w:rPr>
            </w:pPr>
            <w:ins w:id="2864" w:author="智誠 楊" w:date="2021-05-12T09:43:00Z">
              <w:r w:rsidRPr="00847BB7">
                <w:rPr>
                  <w:rFonts w:ascii="標楷體" w:eastAsia="標楷體" w:hAnsi="標楷體"/>
                </w:rPr>
                <w:t>處理邏輯及注意事項</w:t>
              </w:r>
            </w:ins>
          </w:p>
        </w:tc>
      </w:tr>
      <w:tr w:rsidR="004C05AA" w:rsidRPr="00847BB7" w14:paraId="60567742" w14:textId="77777777" w:rsidTr="0094025F">
        <w:trPr>
          <w:trHeight w:val="244"/>
          <w:tblHeader/>
          <w:jc w:val="center"/>
          <w:ins w:id="2865" w:author="智誠 楊" w:date="2021-05-12T09:43:00Z"/>
          <w:trPrChange w:id="2866" w:author="阿毛" w:date="2021-06-09T11:16:00Z">
            <w:trPr>
              <w:trHeight w:val="244"/>
              <w:tblHeader/>
              <w:jc w:val="center"/>
            </w:trPr>
          </w:trPrChange>
        </w:trPr>
        <w:tc>
          <w:tcPr>
            <w:tcW w:w="456" w:type="dxa"/>
            <w:vMerge/>
            <w:shd w:val="clear" w:color="auto" w:fill="D9D9D9" w:themeFill="background1" w:themeFillShade="D9"/>
            <w:tcPrChange w:id="2867" w:author="阿毛" w:date="2021-06-09T11:16:00Z">
              <w:tcPr>
                <w:tcW w:w="456" w:type="dxa"/>
                <w:vMerge/>
                <w:shd w:val="clear" w:color="auto" w:fill="D9D9D9" w:themeFill="background1" w:themeFillShade="D9"/>
              </w:tcPr>
            </w:tcPrChange>
          </w:tcPr>
          <w:p w14:paraId="6885B284" w14:textId="77777777" w:rsidR="004C05AA" w:rsidRPr="00847BB7" w:rsidRDefault="004C05AA" w:rsidP="0094025F">
            <w:pPr>
              <w:rPr>
                <w:ins w:id="2868" w:author="智誠 楊" w:date="2021-05-12T09:43:00Z"/>
                <w:rFonts w:ascii="標楷體" w:eastAsia="標楷體" w:hAnsi="標楷體"/>
              </w:rPr>
            </w:pPr>
          </w:p>
        </w:tc>
        <w:tc>
          <w:tcPr>
            <w:tcW w:w="1920" w:type="dxa"/>
            <w:vMerge/>
            <w:shd w:val="clear" w:color="auto" w:fill="D9D9D9" w:themeFill="background1" w:themeFillShade="D9"/>
            <w:tcPrChange w:id="2869" w:author="阿毛" w:date="2021-06-09T11:16:00Z">
              <w:tcPr>
                <w:tcW w:w="1920" w:type="dxa"/>
                <w:vMerge/>
                <w:shd w:val="clear" w:color="auto" w:fill="D9D9D9" w:themeFill="background1" w:themeFillShade="D9"/>
              </w:tcPr>
            </w:tcPrChange>
          </w:tcPr>
          <w:p w14:paraId="6C1E5BF9" w14:textId="77777777" w:rsidR="004C05AA" w:rsidRPr="00847BB7" w:rsidRDefault="004C05AA" w:rsidP="0094025F">
            <w:pPr>
              <w:rPr>
                <w:ins w:id="2870" w:author="智誠 楊" w:date="2021-05-12T09:43:00Z"/>
                <w:rFonts w:ascii="標楷體" w:eastAsia="標楷體" w:hAnsi="標楷體"/>
              </w:rPr>
            </w:pPr>
          </w:p>
        </w:tc>
        <w:tc>
          <w:tcPr>
            <w:tcW w:w="851" w:type="dxa"/>
            <w:shd w:val="clear" w:color="auto" w:fill="D9D9D9" w:themeFill="background1" w:themeFillShade="D9"/>
            <w:tcPrChange w:id="2871" w:author="阿毛" w:date="2021-06-09T11:16:00Z">
              <w:tcPr>
                <w:tcW w:w="851" w:type="dxa"/>
                <w:shd w:val="clear" w:color="auto" w:fill="D9D9D9" w:themeFill="background1" w:themeFillShade="D9"/>
              </w:tcPr>
            </w:tcPrChange>
          </w:tcPr>
          <w:p w14:paraId="63BB607B" w14:textId="77777777" w:rsidR="004C05AA" w:rsidRPr="00847BB7" w:rsidRDefault="004C05AA" w:rsidP="0094025F">
            <w:pPr>
              <w:rPr>
                <w:ins w:id="2872" w:author="智誠 楊" w:date="2021-05-12T09:43:00Z"/>
                <w:rFonts w:ascii="標楷體" w:eastAsia="標楷體" w:hAnsi="標楷體"/>
              </w:rPr>
            </w:pPr>
            <w:ins w:id="2873" w:author="智誠 楊" w:date="2021-05-12T09:43:00Z">
              <w:del w:id="2874" w:author="阿毛" w:date="2021-06-03T09:53:00Z">
                <w:r w:rsidRPr="00847BB7" w:rsidDel="00E27902">
                  <w:rPr>
                    <w:rFonts w:ascii="標楷體" w:eastAsia="標楷體" w:hAnsi="標楷體" w:hint="eastAsia"/>
                  </w:rPr>
                  <w:delText>資料型態長度</w:delText>
                </w:r>
              </w:del>
            </w:ins>
            <w:ins w:id="2875" w:author="阿毛" w:date="2021-06-03T09:53:00Z">
              <w:r>
                <w:rPr>
                  <w:rFonts w:ascii="標楷體" w:eastAsia="標楷體" w:hAnsi="標楷體" w:hint="eastAsia"/>
                </w:rPr>
                <w:t>資料長度</w:t>
              </w:r>
            </w:ins>
          </w:p>
        </w:tc>
        <w:tc>
          <w:tcPr>
            <w:tcW w:w="1843" w:type="dxa"/>
            <w:shd w:val="clear" w:color="auto" w:fill="D9D9D9" w:themeFill="background1" w:themeFillShade="D9"/>
            <w:tcPrChange w:id="2876" w:author="阿毛" w:date="2021-06-09T11:16:00Z">
              <w:tcPr>
                <w:tcW w:w="1843" w:type="dxa"/>
                <w:shd w:val="clear" w:color="auto" w:fill="D9D9D9" w:themeFill="background1" w:themeFillShade="D9"/>
              </w:tcPr>
            </w:tcPrChange>
          </w:tcPr>
          <w:p w14:paraId="267146CC" w14:textId="77777777" w:rsidR="004C05AA" w:rsidRPr="00847BB7" w:rsidRDefault="004C05AA" w:rsidP="0094025F">
            <w:pPr>
              <w:rPr>
                <w:ins w:id="2877" w:author="智誠 楊" w:date="2021-05-12T09:43:00Z"/>
                <w:rFonts w:ascii="標楷體" w:eastAsia="標楷體" w:hAnsi="標楷體"/>
              </w:rPr>
            </w:pPr>
            <w:ins w:id="2878" w:author="智誠 楊" w:date="2021-05-12T09:43:00Z">
              <w:r w:rsidRPr="00847BB7">
                <w:rPr>
                  <w:rFonts w:ascii="標楷體" w:eastAsia="標楷體" w:hAnsi="標楷體"/>
                </w:rPr>
                <w:t>預設值</w:t>
              </w:r>
            </w:ins>
          </w:p>
        </w:tc>
        <w:tc>
          <w:tcPr>
            <w:tcW w:w="1275" w:type="dxa"/>
            <w:shd w:val="clear" w:color="auto" w:fill="D9D9D9" w:themeFill="background1" w:themeFillShade="D9"/>
            <w:tcPrChange w:id="2879" w:author="阿毛" w:date="2021-06-09T11:16:00Z">
              <w:tcPr>
                <w:tcW w:w="1275" w:type="dxa"/>
                <w:shd w:val="clear" w:color="auto" w:fill="D9D9D9" w:themeFill="background1" w:themeFillShade="D9"/>
              </w:tcPr>
            </w:tcPrChange>
          </w:tcPr>
          <w:p w14:paraId="62B5BA1A" w14:textId="77777777" w:rsidR="004C05AA" w:rsidRPr="00847BB7" w:rsidRDefault="004C05AA" w:rsidP="0094025F">
            <w:pPr>
              <w:rPr>
                <w:ins w:id="2880" w:author="智誠 楊" w:date="2021-05-12T09:43:00Z"/>
                <w:rFonts w:ascii="標楷體" w:eastAsia="標楷體" w:hAnsi="標楷體"/>
              </w:rPr>
            </w:pPr>
            <w:ins w:id="2881" w:author="智誠 楊" w:date="2021-05-12T09:43:00Z">
              <w:r w:rsidRPr="00847BB7">
                <w:rPr>
                  <w:rFonts w:ascii="標楷體" w:eastAsia="標楷體" w:hAnsi="標楷體"/>
                </w:rPr>
                <w:t>選單內容</w:t>
              </w:r>
            </w:ins>
          </w:p>
        </w:tc>
        <w:tc>
          <w:tcPr>
            <w:tcW w:w="553" w:type="dxa"/>
            <w:shd w:val="clear" w:color="auto" w:fill="D9D9D9" w:themeFill="background1" w:themeFillShade="D9"/>
            <w:tcPrChange w:id="2882" w:author="阿毛" w:date="2021-06-09T11:16:00Z">
              <w:tcPr>
                <w:tcW w:w="553" w:type="dxa"/>
                <w:shd w:val="clear" w:color="auto" w:fill="D9D9D9" w:themeFill="background1" w:themeFillShade="D9"/>
              </w:tcPr>
            </w:tcPrChange>
          </w:tcPr>
          <w:p w14:paraId="70B167E9" w14:textId="77777777" w:rsidR="004C05AA" w:rsidRPr="00847BB7" w:rsidRDefault="004C05AA" w:rsidP="0094025F">
            <w:pPr>
              <w:rPr>
                <w:ins w:id="2883" w:author="智誠 楊" w:date="2021-05-12T09:43:00Z"/>
                <w:rFonts w:ascii="標楷體" w:eastAsia="標楷體" w:hAnsi="標楷體"/>
              </w:rPr>
            </w:pPr>
            <w:ins w:id="2884" w:author="智誠 楊" w:date="2021-05-12T09:43:00Z">
              <w:r w:rsidRPr="00847BB7">
                <w:rPr>
                  <w:rFonts w:ascii="標楷體" w:eastAsia="標楷體" w:hAnsi="標楷體"/>
                </w:rPr>
                <w:t>必填</w:t>
              </w:r>
            </w:ins>
          </w:p>
        </w:tc>
        <w:tc>
          <w:tcPr>
            <w:tcW w:w="666" w:type="dxa"/>
            <w:shd w:val="clear" w:color="auto" w:fill="D9D9D9" w:themeFill="background1" w:themeFillShade="D9"/>
            <w:tcPrChange w:id="2885" w:author="阿毛" w:date="2021-06-09T11:16:00Z">
              <w:tcPr>
                <w:tcW w:w="666" w:type="dxa"/>
                <w:shd w:val="clear" w:color="auto" w:fill="D9D9D9" w:themeFill="background1" w:themeFillShade="D9"/>
              </w:tcPr>
            </w:tcPrChange>
          </w:tcPr>
          <w:p w14:paraId="60EC4822" w14:textId="77777777" w:rsidR="004C05AA" w:rsidRPr="00847BB7" w:rsidRDefault="004C05AA" w:rsidP="0094025F">
            <w:pPr>
              <w:rPr>
                <w:ins w:id="2886" w:author="智誠 楊" w:date="2021-05-12T09:43:00Z"/>
                <w:rFonts w:ascii="標楷體" w:eastAsia="標楷體" w:hAnsi="標楷體"/>
              </w:rPr>
            </w:pPr>
            <w:ins w:id="2887" w:author="智誠 楊" w:date="2021-05-12T09:43:00Z">
              <w:r w:rsidRPr="00847BB7">
                <w:rPr>
                  <w:rFonts w:ascii="標楷體" w:eastAsia="標楷體" w:hAnsi="標楷體"/>
                </w:rPr>
                <w:t>R/W</w:t>
              </w:r>
            </w:ins>
          </w:p>
        </w:tc>
        <w:tc>
          <w:tcPr>
            <w:tcW w:w="3034" w:type="dxa"/>
            <w:vMerge/>
            <w:shd w:val="clear" w:color="auto" w:fill="D9D9D9" w:themeFill="background1" w:themeFillShade="D9"/>
            <w:tcPrChange w:id="2888" w:author="阿毛" w:date="2021-06-09T11:16:00Z">
              <w:tcPr>
                <w:tcW w:w="2856" w:type="dxa"/>
                <w:vMerge/>
                <w:shd w:val="clear" w:color="auto" w:fill="D9D9D9" w:themeFill="background1" w:themeFillShade="D9"/>
              </w:tcPr>
            </w:tcPrChange>
          </w:tcPr>
          <w:p w14:paraId="63982F2B" w14:textId="77777777" w:rsidR="004C05AA" w:rsidRPr="00847BB7" w:rsidRDefault="004C05AA" w:rsidP="0094025F">
            <w:pPr>
              <w:rPr>
                <w:ins w:id="2889" w:author="智誠 楊" w:date="2021-05-12T09:43:00Z"/>
                <w:rFonts w:ascii="標楷體" w:eastAsia="標楷體" w:hAnsi="標楷體"/>
              </w:rPr>
            </w:pPr>
          </w:p>
        </w:tc>
      </w:tr>
      <w:tr w:rsidR="004C05AA" w:rsidRPr="00847BB7" w14:paraId="0B23F406" w14:textId="77777777" w:rsidTr="0094025F">
        <w:trPr>
          <w:trHeight w:val="244"/>
          <w:jc w:val="center"/>
          <w:ins w:id="2890" w:author="智誠 楊" w:date="2021-05-12T09:43:00Z"/>
          <w:trPrChange w:id="2891" w:author="阿毛" w:date="2021-06-09T11:16:00Z">
            <w:trPr>
              <w:trHeight w:val="244"/>
              <w:jc w:val="center"/>
            </w:trPr>
          </w:trPrChange>
        </w:trPr>
        <w:tc>
          <w:tcPr>
            <w:tcW w:w="456" w:type="dxa"/>
            <w:tcPrChange w:id="2892" w:author="阿毛" w:date="2021-06-09T11:16:00Z">
              <w:tcPr>
                <w:tcW w:w="456" w:type="dxa"/>
              </w:tcPr>
            </w:tcPrChange>
          </w:tcPr>
          <w:p w14:paraId="702A1BBB" w14:textId="77777777" w:rsidR="004C05AA" w:rsidRPr="00847BB7" w:rsidRDefault="004C05AA" w:rsidP="0094025F">
            <w:pPr>
              <w:rPr>
                <w:ins w:id="2893" w:author="智誠 楊" w:date="2021-05-12T09:43:00Z"/>
                <w:rFonts w:ascii="標楷體" w:eastAsia="標楷體" w:hAnsi="標楷體"/>
              </w:rPr>
            </w:pPr>
            <w:ins w:id="2894" w:author="智誠 楊" w:date="2021-05-12T09:43:00Z">
              <w:r>
                <w:rPr>
                  <w:rFonts w:ascii="標楷體" w:eastAsia="標楷體" w:hAnsi="標楷體" w:hint="eastAsia"/>
                </w:rPr>
                <w:t>1</w:t>
              </w:r>
            </w:ins>
          </w:p>
        </w:tc>
        <w:tc>
          <w:tcPr>
            <w:tcW w:w="1920" w:type="dxa"/>
            <w:tcPrChange w:id="2895" w:author="阿毛" w:date="2021-06-09T11:16:00Z">
              <w:tcPr>
                <w:tcW w:w="1920" w:type="dxa"/>
              </w:tcPr>
            </w:tcPrChange>
          </w:tcPr>
          <w:p w14:paraId="1A76BF56" w14:textId="77777777" w:rsidR="004C05AA" w:rsidRPr="00847BB7" w:rsidRDefault="004C05AA" w:rsidP="0094025F">
            <w:pPr>
              <w:rPr>
                <w:ins w:id="2896" w:author="智誠 楊" w:date="2021-05-12T09:43:00Z"/>
                <w:rFonts w:ascii="標楷體" w:eastAsia="標楷體" w:hAnsi="標楷體"/>
              </w:rPr>
            </w:pPr>
            <w:ins w:id="2897" w:author="智誠 楊" w:date="2021-05-12T09:43:00Z">
              <w:r w:rsidRPr="00847BB7">
                <w:rPr>
                  <w:rFonts w:ascii="標楷體" w:eastAsia="標楷體" w:hAnsi="標楷體" w:hint="eastAsia"/>
                  <w:lang w:eastAsia="zh-HK"/>
                </w:rPr>
                <w:t>功能選項</w:t>
              </w:r>
            </w:ins>
          </w:p>
        </w:tc>
        <w:tc>
          <w:tcPr>
            <w:tcW w:w="851" w:type="dxa"/>
            <w:tcPrChange w:id="2898" w:author="阿毛" w:date="2021-06-09T11:16:00Z">
              <w:tcPr>
                <w:tcW w:w="851" w:type="dxa"/>
              </w:tcPr>
            </w:tcPrChange>
          </w:tcPr>
          <w:p w14:paraId="5896F705" w14:textId="77777777" w:rsidR="004C05AA" w:rsidRPr="00847BB7" w:rsidRDefault="004C05AA" w:rsidP="0094025F">
            <w:pPr>
              <w:rPr>
                <w:ins w:id="2899" w:author="智誠 楊" w:date="2021-05-12T09:43:00Z"/>
                <w:rFonts w:ascii="標楷體" w:eastAsia="標楷體" w:hAnsi="標楷體"/>
              </w:rPr>
            </w:pPr>
            <w:ins w:id="2900" w:author="智誠 楊" w:date="2021-05-12T09:43:00Z">
              <w:r w:rsidRPr="00847BB7">
                <w:rPr>
                  <w:rFonts w:ascii="標楷體" w:eastAsia="標楷體" w:hAnsi="標楷體"/>
                </w:rPr>
                <w:t xml:space="preserve">                  </w:t>
              </w:r>
            </w:ins>
          </w:p>
        </w:tc>
        <w:tc>
          <w:tcPr>
            <w:tcW w:w="1843" w:type="dxa"/>
            <w:tcPrChange w:id="2901" w:author="阿毛" w:date="2021-06-09T11:16:00Z">
              <w:tcPr>
                <w:tcW w:w="1843" w:type="dxa"/>
              </w:tcPr>
            </w:tcPrChange>
          </w:tcPr>
          <w:p w14:paraId="328F5E2C" w14:textId="77777777" w:rsidR="004C05AA" w:rsidRPr="00847BB7" w:rsidRDefault="004C05AA" w:rsidP="0094025F">
            <w:pPr>
              <w:rPr>
                <w:ins w:id="2902" w:author="智誠 楊" w:date="2021-05-12T09:43:00Z"/>
                <w:rFonts w:ascii="標楷體" w:eastAsia="標楷體" w:hAnsi="標楷體"/>
              </w:rPr>
            </w:pPr>
            <w:ins w:id="2903" w:author="阿毛" w:date="2021-06-09T11:16:00Z">
              <w:r>
                <w:rPr>
                  <w:rFonts w:ascii="標楷體" w:eastAsia="標楷體" w:hAnsi="標楷體" w:hint="eastAsia"/>
                  <w:lang w:eastAsia="zh-HK"/>
                </w:rPr>
                <w:t>刪除</w:t>
              </w:r>
            </w:ins>
          </w:p>
        </w:tc>
        <w:tc>
          <w:tcPr>
            <w:tcW w:w="1275" w:type="dxa"/>
            <w:tcPrChange w:id="2904" w:author="阿毛" w:date="2021-06-09T11:16:00Z">
              <w:tcPr>
                <w:tcW w:w="1275" w:type="dxa"/>
              </w:tcPr>
            </w:tcPrChange>
          </w:tcPr>
          <w:p w14:paraId="411C9247" w14:textId="77777777" w:rsidR="004C05AA" w:rsidRPr="00847BB7" w:rsidRDefault="004C05AA" w:rsidP="0094025F">
            <w:pPr>
              <w:rPr>
                <w:ins w:id="2905" w:author="智誠 楊" w:date="2021-05-12T09:43:00Z"/>
                <w:rFonts w:ascii="標楷體" w:eastAsia="標楷體" w:hAnsi="標楷體"/>
              </w:rPr>
            </w:pPr>
          </w:p>
        </w:tc>
        <w:tc>
          <w:tcPr>
            <w:tcW w:w="553" w:type="dxa"/>
            <w:tcPrChange w:id="2906" w:author="阿毛" w:date="2021-06-09T11:16:00Z">
              <w:tcPr>
                <w:tcW w:w="553" w:type="dxa"/>
              </w:tcPr>
            </w:tcPrChange>
          </w:tcPr>
          <w:p w14:paraId="002494E6" w14:textId="77777777" w:rsidR="004C05AA" w:rsidRPr="00847BB7" w:rsidRDefault="004C05AA" w:rsidP="0094025F">
            <w:pPr>
              <w:rPr>
                <w:ins w:id="2907" w:author="智誠 楊" w:date="2021-05-12T09:43:00Z"/>
                <w:rFonts w:ascii="標楷體" w:eastAsia="標楷體" w:hAnsi="標楷體"/>
              </w:rPr>
            </w:pPr>
          </w:p>
        </w:tc>
        <w:tc>
          <w:tcPr>
            <w:tcW w:w="666" w:type="dxa"/>
            <w:tcPrChange w:id="2908" w:author="阿毛" w:date="2021-06-09T11:16:00Z">
              <w:tcPr>
                <w:tcW w:w="666" w:type="dxa"/>
              </w:tcPr>
            </w:tcPrChange>
          </w:tcPr>
          <w:p w14:paraId="1670ECA3" w14:textId="77777777" w:rsidR="004C05AA" w:rsidRPr="00847BB7" w:rsidRDefault="004C05AA" w:rsidP="0094025F">
            <w:pPr>
              <w:jc w:val="center"/>
              <w:rPr>
                <w:ins w:id="2909" w:author="智誠 楊" w:date="2021-05-12T09:43:00Z"/>
                <w:rFonts w:ascii="標楷體" w:eastAsia="標楷體" w:hAnsi="標楷體"/>
              </w:rPr>
            </w:pPr>
            <w:ins w:id="2910" w:author="智誠 楊" w:date="2021-05-12T09:43:00Z">
              <w:r>
                <w:rPr>
                  <w:rFonts w:ascii="標楷體" w:eastAsia="標楷體" w:hAnsi="標楷體" w:hint="eastAsia"/>
                </w:rPr>
                <w:t>R</w:t>
              </w:r>
            </w:ins>
          </w:p>
        </w:tc>
        <w:tc>
          <w:tcPr>
            <w:tcW w:w="3034" w:type="dxa"/>
            <w:tcPrChange w:id="2911" w:author="阿毛" w:date="2021-06-09T11:16:00Z">
              <w:tcPr>
                <w:tcW w:w="2856" w:type="dxa"/>
              </w:tcPr>
            </w:tcPrChange>
          </w:tcPr>
          <w:p w14:paraId="0532DBB9" w14:textId="77777777" w:rsidR="004C05AA" w:rsidRPr="00847BB7" w:rsidRDefault="004C05AA" w:rsidP="0094025F">
            <w:pPr>
              <w:rPr>
                <w:ins w:id="2912" w:author="智誠 楊" w:date="2021-05-12T09:43:00Z"/>
                <w:rFonts w:ascii="標楷體" w:eastAsia="標楷體" w:hAnsi="標楷體"/>
              </w:rPr>
            </w:pPr>
            <w:ins w:id="2913" w:author="智誠 楊" w:date="2021-05-12T09:43:00Z">
              <w:r w:rsidRPr="00847BB7">
                <w:rPr>
                  <w:rFonts w:ascii="標楷體" w:eastAsia="標楷體" w:hAnsi="標楷體" w:hint="eastAsia"/>
                </w:rPr>
                <w:t>自動顯示</w:t>
              </w:r>
              <w:del w:id="2914" w:author="阿毛" w:date="2021-06-09T11:16:00Z">
                <w:r w:rsidDel="00045674">
                  <w:rPr>
                    <w:rFonts w:ascii="標楷體" w:eastAsia="標楷體" w:hAnsi="標楷體" w:hint="eastAsia"/>
                  </w:rPr>
                  <w:delText>:</w:delText>
                </w:r>
              </w:del>
            </w:ins>
            <w:ins w:id="2915" w:author="智誠 楊" w:date="2021-05-12T09:45:00Z">
              <w:del w:id="2916" w:author="阿毛" w:date="2021-06-09T11:16:00Z">
                <w:r w:rsidDel="00045674">
                  <w:rPr>
                    <w:rFonts w:ascii="標楷體" w:eastAsia="標楷體" w:hAnsi="標楷體" w:hint="eastAsia"/>
                    <w:lang w:eastAsia="zh-HK"/>
                  </w:rPr>
                  <w:delText>刪除</w:delText>
                </w:r>
              </w:del>
            </w:ins>
          </w:p>
        </w:tc>
      </w:tr>
      <w:tr w:rsidR="004C05AA" w:rsidRPr="00847BB7" w14:paraId="326054BA" w14:textId="77777777" w:rsidTr="0094025F">
        <w:trPr>
          <w:trHeight w:val="244"/>
          <w:jc w:val="center"/>
          <w:ins w:id="2917" w:author="智誠 楊" w:date="2021-05-12T09:43:00Z"/>
          <w:trPrChange w:id="2918" w:author="阿毛" w:date="2021-06-09T11:16:00Z">
            <w:trPr>
              <w:trHeight w:val="244"/>
              <w:jc w:val="center"/>
            </w:trPr>
          </w:trPrChange>
        </w:trPr>
        <w:tc>
          <w:tcPr>
            <w:tcW w:w="456" w:type="dxa"/>
            <w:tcPrChange w:id="2919" w:author="阿毛" w:date="2021-06-09T11:16:00Z">
              <w:tcPr>
                <w:tcW w:w="456" w:type="dxa"/>
              </w:tcPr>
            </w:tcPrChange>
          </w:tcPr>
          <w:p w14:paraId="7D554F77" w14:textId="77777777" w:rsidR="004C05AA" w:rsidRPr="00847BB7" w:rsidRDefault="004C05AA" w:rsidP="0094025F">
            <w:pPr>
              <w:rPr>
                <w:ins w:id="2920" w:author="智誠 楊" w:date="2021-05-12T09:43:00Z"/>
                <w:rFonts w:ascii="標楷體" w:eastAsia="標楷體" w:hAnsi="標楷體"/>
              </w:rPr>
            </w:pPr>
            <w:ins w:id="2921" w:author="智誠 楊" w:date="2021-05-12T09:43:00Z">
              <w:r w:rsidRPr="00847BB7">
                <w:rPr>
                  <w:rFonts w:ascii="標楷體" w:eastAsia="標楷體" w:hAnsi="標楷體" w:hint="eastAsia"/>
                </w:rPr>
                <w:t>2</w:t>
              </w:r>
            </w:ins>
          </w:p>
        </w:tc>
        <w:tc>
          <w:tcPr>
            <w:tcW w:w="1920" w:type="dxa"/>
            <w:tcPrChange w:id="2922" w:author="阿毛" w:date="2021-06-09T11:16:00Z">
              <w:tcPr>
                <w:tcW w:w="1920" w:type="dxa"/>
              </w:tcPr>
            </w:tcPrChange>
          </w:tcPr>
          <w:p w14:paraId="4CD690F5" w14:textId="77777777" w:rsidR="004C05AA" w:rsidRPr="00847BB7" w:rsidRDefault="004C05AA" w:rsidP="0094025F">
            <w:pPr>
              <w:rPr>
                <w:ins w:id="2923" w:author="智誠 楊" w:date="2021-05-12T09:43:00Z"/>
                <w:rFonts w:ascii="標楷體" w:eastAsia="標楷體" w:hAnsi="標楷體"/>
              </w:rPr>
            </w:pPr>
            <w:ins w:id="2924" w:author="智誠 楊" w:date="2021-05-12T09:43:00Z">
              <w:r>
                <w:rPr>
                  <w:rFonts w:ascii="標楷體" w:eastAsia="標楷體" w:hAnsi="標楷體" w:hint="eastAsia"/>
                </w:rPr>
                <w:t>入賬日期</w:t>
              </w:r>
            </w:ins>
          </w:p>
        </w:tc>
        <w:tc>
          <w:tcPr>
            <w:tcW w:w="851" w:type="dxa"/>
            <w:tcPrChange w:id="2925" w:author="阿毛" w:date="2021-06-09T11:16:00Z">
              <w:tcPr>
                <w:tcW w:w="851" w:type="dxa"/>
              </w:tcPr>
            </w:tcPrChange>
          </w:tcPr>
          <w:p w14:paraId="5E83D54D" w14:textId="77777777" w:rsidR="004C05AA" w:rsidRPr="00847BB7" w:rsidRDefault="004C05AA" w:rsidP="0094025F">
            <w:pPr>
              <w:rPr>
                <w:ins w:id="2926" w:author="智誠 楊" w:date="2021-05-12T09:43:00Z"/>
                <w:rFonts w:ascii="標楷體" w:eastAsia="標楷體" w:hAnsi="標楷體"/>
              </w:rPr>
            </w:pPr>
            <w:ins w:id="2927" w:author="智誠 楊" w:date="2021-05-12T09:43:00Z">
              <w:r w:rsidRPr="00847BB7">
                <w:rPr>
                  <w:rFonts w:ascii="標楷體" w:eastAsia="標楷體" w:hAnsi="標楷體"/>
                </w:rPr>
                <w:t xml:space="preserve">           </w:t>
              </w:r>
            </w:ins>
          </w:p>
        </w:tc>
        <w:tc>
          <w:tcPr>
            <w:tcW w:w="1843" w:type="dxa"/>
            <w:tcPrChange w:id="2928" w:author="阿毛" w:date="2021-06-09T11:16:00Z">
              <w:tcPr>
                <w:tcW w:w="1843" w:type="dxa"/>
              </w:tcPr>
            </w:tcPrChange>
          </w:tcPr>
          <w:p w14:paraId="029AE410" w14:textId="77777777" w:rsidR="004C05AA" w:rsidRPr="00847BB7" w:rsidRDefault="004C05AA" w:rsidP="0094025F">
            <w:pPr>
              <w:rPr>
                <w:ins w:id="2929" w:author="智誠 楊" w:date="2021-05-12T09:43:00Z"/>
                <w:rFonts w:ascii="標楷體" w:eastAsia="標楷體" w:hAnsi="標楷體"/>
              </w:rPr>
            </w:pPr>
          </w:p>
        </w:tc>
        <w:tc>
          <w:tcPr>
            <w:tcW w:w="1275" w:type="dxa"/>
            <w:tcPrChange w:id="2930" w:author="阿毛" w:date="2021-06-09T11:16:00Z">
              <w:tcPr>
                <w:tcW w:w="1275" w:type="dxa"/>
              </w:tcPr>
            </w:tcPrChange>
          </w:tcPr>
          <w:p w14:paraId="0B2BDB4F" w14:textId="77777777" w:rsidR="004C05AA" w:rsidRPr="00847BB7" w:rsidRDefault="004C05AA" w:rsidP="0094025F">
            <w:pPr>
              <w:rPr>
                <w:ins w:id="2931" w:author="智誠 楊" w:date="2021-05-12T09:43:00Z"/>
                <w:rFonts w:ascii="標楷體" w:eastAsia="標楷體" w:hAnsi="標楷體"/>
              </w:rPr>
            </w:pPr>
          </w:p>
        </w:tc>
        <w:tc>
          <w:tcPr>
            <w:tcW w:w="553" w:type="dxa"/>
            <w:tcPrChange w:id="2932" w:author="阿毛" w:date="2021-06-09T11:16:00Z">
              <w:tcPr>
                <w:tcW w:w="553" w:type="dxa"/>
              </w:tcPr>
            </w:tcPrChange>
          </w:tcPr>
          <w:p w14:paraId="2C892099" w14:textId="77777777" w:rsidR="004C05AA" w:rsidRPr="00847BB7" w:rsidRDefault="004C05AA" w:rsidP="0094025F">
            <w:pPr>
              <w:rPr>
                <w:ins w:id="2933" w:author="智誠 楊" w:date="2021-05-12T09:43:00Z"/>
                <w:rFonts w:ascii="標楷體" w:eastAsia="標楷體" w:hAnsi="標楷體"/>
              </w:rPr>
            </w:pPr>
          </w:p>
        </w:tc>
        <w:tc>
          <w:tcPr>
            <w:tcW w:w="666" w:type="dxa"/>
            <w:tcPrChange w:id="2934" w:author="阿毛" w:date="2021-06-09T11:16:00Z">
              <w:tcPr>
                <w:tcW w:w="666" w:type="dxa"/>
              </w:tcPr>
            </w:tcPrChange>
          </w:tcPr>
          <w:p w14:paraId="23B44F36" w14:textId="77777777" w:rsidR="004C05AA" w:rsidRPr="00A01A6B" w:rsidRDefault="004C05AA" w:rsidP="0094025F">
            <w:pPr>
              <w:jc w:val="center"/>
              <w:rPr>
                <w:ins w:id="2935" w:author="智誠 楊" w:date="2021-05-12T09:43:00Z"/>
                <w:rFonts w:ascii="標楷體" w:eastAsia="標楷體" w:hAnsi="標楷體"/>
              </w:rPr>
            </w:pPr>
            <w:ins w:id="2936" w:author="智誠 楊" w:date="2021-05-12T09:43:00Z">
              <w:r>
                <w:rPr>
                  <w:rFonts w:ascii="標楷體" w:eastAsia="標楷體" w:hAnsi="標楷體" w:hint="eastAsia"/>
                </w:rPr>
                <w:t>R</w:t>
              </w:r>
            </w:ins>
          </w:p>
        </w:tc>
        <w:tc>
          <w:tcPr>
            <w:tcW w:w="3034" w:type="dxa"/>
            <w:tcPrChange w:id="2937" w:author="阿毛" w:date="2021-06-09T11:16:00Z">
              <w:tcPr>
                <w:tcW w:w="2856" w:type="dxa"/>
              </w:tcPr>
            </w:tcPrChange>
          </w:tcPr>
          <w:p w14:paraId="574F99B4" w14:textId="77777777" w:rsidR="004C05AA" w:rsidRDefault="004C05AA" w:rsidP="0094025F">
            <w:pPr>
              <w:snapToGrid w:val="0"/>
              <w:ind w:left="240" w:hangingChars="100" w:hanging="240"/>
              <w:rPr>
                <w:ins w:id="2938" w:author="智誠 楊" w:date="2021-05-12T09:43:00Z"/>
                <w:rFonts w:ascii="標楷體" w:eastAsia="標楷體" w:hAnsi="標楷體"/>
              </w:rPr>
              <w:pPrChange w:id="2939" w:author="智誠 楊" w:date="2021-05-12T09:46:00Z">
                <w:pPr>
                  <w:snapToGrid w:val="0"/>
                </w:pPr>
              </w:pPrChange>
            </w:pPr>
            <w:ins w:id="2940" w:author="智誠 楊" w:date="2021-05-12T09:43:00Z">
              <w:r>
                <w:rPr>
                  <w:rFonts w:ascii="標楷體" w:eastAsia="標楷體" w:hAnsi="標楷體" w:hint="eastAsia"/>
                </w:rPr>
                <w:t>1.自動顯示</w:t>
              </w:r>
            </w:ins>
            <w:ins w:id="2941" w:author="智誠 楊" w:date="2021-05-12T09:46:00Z">
              <w:r>
                <w:rPr>
                  <w:rFonts w:ascii="標楷體" w:eastAsia="標楷體" w:hAnsi="標楷體" w:hint="eastAsia"/>
                </w:rPr>
                <w:t>原值</w:t>
              </w:r>
            </w:ins>
            <w:ins w:id="2942" w:author="智誠 楊" w:date="2021-05-12T09:43:00Z">
              <w:r>
                <w:rPr>
                  <w:rFonts w:ascii="標楷體" w:eastAsia="標楷體" w:hAnsi="標楷體" w:hint="eastAsia"/>
                </w:rPr>
                <w:t>、不可修改</w:t>
              </w:r>
            </w:ins>
          </w:p>
          <w:p w14:paraId="23C870BC" w14:textId="77777777" w:rsidR="004C05AA" w:rsidRDefault="004C05AA" w:rsidP="0094025F">
            <w:pPr>
              <w:snapToGrid w:val="0"/>
              <w:rPr>
                <w:ins w:id="2943" w:author="阿毛" w:date="2021-06-09T11:16:00Z"/>
                <w:rFonts w:ascii="標楷體" w:eastAsia="標楷體" w:hAnsi="標楷體"/>
              </w:rPr>
            </w:pPr>
            <w:ins w:id="2944" w:author="智誠 楊" w:date="2021-05-12T09:43: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.E</w:t>
              </w:r>
              <w:r>
                <w:rPr>
                  <w:rFonts w:ascii="標楷體" w:eastAsia="標楷體" w:hAnsi="標楷體"/>
                </w:rPr>
                <w:t>ntry</w:t>
              </w:r>
            </w:ins>
          </w:p>
          <w:p w14:paraId="5B99B277" w14:textId="77777777" w:rsidR="004C05AA" w:rsidRPr="00A01A6B" w:rsidRDefault="004C05AA" w:rsidP="0094025F">
            <w:pPr>
              <w:snapToGrid w:val="0"/>
              <w:rPr>
                <w:ins w:id="2945" w:author="智誠 楊" w:date="2021-05-12T09:43:00Z"/>
                <w:rFonts w:ascii="標楷體" w:eastAsia="標楷體" w:hAnsi="標楷體"/>
              </w:rPr>
            </w:pPr>
            <w:ins w:id="2946" w:author="阿毛" w:date="2021-06-09T11:16:00Z">
              <w:r>
                <w:rPr>
                  <w:rFonts w:ascii="標楷體" w:eastAsia="標楷體" w:hAnsi="標楷體" w:hint="eastAsia"/>
                </w:rPr>
                <w:t xml:space="preserve">  </w:t>
              </w:r>
            </w:ins>
            <w:ins w:id="2947" w:author="智誠 楊" w:date="2021-05-12T09:43:00Z">
              <w:r>
                <w:rPr>
                  <w:rFonts w:ascii="標楷體" w:eastAsia="標楷體" w:hAnsi="標楷體"/>
                </w:rPr>
                <w:t>Date</w:t>
              </w:r>
            </w:ins>
          </w:p>
        </w:tc>
      </w:tr>
      <w:tr w:rsidR="004C05AA" w:rsidRPr="00847BB7" w14:paraId="5D0E0F10" w14:textId="77777777" w:rsidTr="0094025F">
        <w:trPr>
          <w:trHeight w:val="323"/>
          <w:jc w:val="center"/>
          <w:ins w:id="2948" w:author="智誠 楊" w:date="2021-05-12T09:43:00Z"/>
          <w:trPrChange w:id="2949" w:author="阿毛" w:date="2021-06-09T11:16:00Z">
            <w:trPr>
              <w:trHeight w:val="323"/>
              <w:jc w:val="center"/>
            </w:trPr>
          </w:trPrChange>
        </w:trPr>
        <w:tc>
          <w:tcPr>
            <w:tcW w:w="456" w:type="dxa"/>
            <w:tcPrChange w:id="2950" w:author="阿毛" w:date="2021-06-09T11:16:00Z">
              <w:tcPr>
                <w:tcW w:w="456" w:type="dxa"/>
              </w:tcPr>
            </w:tcPrChange>
          </w:tcPr>
          <w:p w14:paraId="349F20B6" w14:textId="77777777" w:rsidR="004C05AA" w:rsidRPr="00847BB7" w:rsidRDefault="004C05AA" w:rsidP="0094025F">
            <w:pPr>
              <w:rPr>
                <w:ins w:id="2951" w:author="智誠 楊" w:date="2021-05-12T09:43:00Z"/>
                <w:rFonts w:ascii="標楷體" w:eastAsia="標楷體" w:hAnsi="標楷體"/>
              </w:rPr>
            </w:pPr>
            <w:ins w:id="2952" w:author="智誠 楊" w:date="2021-05-12T09:43:00Z">
              <w:r>
                <w:rPr>
                  <w:rFonts w:ascii="標楷體" w:eastAsia="標楷體" w:hAnsi="標楷體" w:hint="eastAsia"/>
                </w:rPr>
                <w:t>3</w:t>
              </w:r>
            </w:ins>
          </w:p>
        </w:tc>
        <w:tc>
          <w:tcPr>
            <w:tcW w:w="1920" w:type="dxa"/>
            <w:tcPrChange w:id="2953" w:author="阿毛" w:date="2021-06-09T11:16:00Z">
              <w:tcPr>
                <w:tcW w:w="1920" w:type="dxa"/>
              </w:tcPr>
            </w:tcPrChange>
          </w:tcPr>
          <w:p w14:paraId="57B6C859" w14:textId="77777777" w:rsidR="004C05AA" w:rsidRPr="00847BB7" w:rsidRDefault="004C05AA" w:rsidP="0094025F">
            <w:pPr>
              <w:rPr>
                <w:ins w:id="2954" w:author="智誠 楊" w:date="2021-05-12T09:43:00Z"/>
                <w:rFonts w:ascii="標楷體" w:eastAsia="標楷體" w:hAnsi="標楷體"/>
              </w:rPr>
            </w:pPr>
            <w:ins w:id="2955" w:author="智誠 楊" w:date="2021-05-12T09:43:00Z">
              <w:r>
                <w:rPr>
                  <w:rFonts w:ascii="標楷體" w:eastAsia="標楷體" w:hAnsi="標楷體" w:hint="eastAsia"/>
                </w:rPr>
                <w:t>戶號</w:t>
              </w:r>
            </w:ins>
          </w:p>
        </w:tc>
        <w:tc>
          <w:tcPr>
            <w:tcW w:w="851" w:type="dxa"/>
            <w:tcPrChange w:id="2956" w:author="阿毛" w:date="2021-06-09T11:16:00Z">
              <w:tcPr>
                <w:tcW w:w="851" w:type="dxa"/>
              </w:tcPr>
            </w:tcPrChange>
          </w:tcPr>
          <w:p w14:paraId="1A30DD32" w14:textId="77777777" w:rsidR="004C05AA" w:rsidRPr="00847BB7" w:rsidRDefault="004C05AA" w:rsidP="0094025F">
            <w:pPr>
              <w:rPr>
                <w:ins w:id="2957" w:author="智誠 楊" w:date="2021-05-12T09:43:00Z"/>
                <w:rFonts w:ascii="標楷體" w:eastAsia="標楷體" w:hAnsi="標楷體"/>
              </w:rPr>
            </w:pPr>
          </w:p>
        </w:tc>
        <w:tc>
          <w:tcPr>
            <w:tcW w:w="1843" w:type="dxa"/>
            <w:tcPrChange w:id="2958" w:author="阿毛" w:date="2021-06-09T11:16:00Z">
              <w:tcPr>
                <w:tcW w:w="1843" w:type="dxa"/>
              </w:tcPr>
            </w:tcPrChange>
          </w:tcPr>
          <w:p w14:paraId="5FA278FD" w14:textId="77777777" w:rsidR="004C05AA" w:rsidRPr="00847BB7" w:rsidRDefault="004C05AA" w:rsidP="0094025F">
            <w:pPr>
              <w:rPr>
                <w:ins w:id="2959" w:author="智誠 楊" w:date="2021-05-12T09:43:00Z"/>
                <w:rFonts w:ascii="標楷體" w:eastAsia="標楷體" w:hAnsi="標楷體"/>
              </w:rPr>
            </w:pPr>
          </w:p>
        </w:tc>
        <w:tc>
          <w:tcPr>
            <w:tcW w:w="1275" w:type="dxa"/>
            <w:tcPrChange w:id="2960" w:author="阿毛" w:date="2021-06-09T11:16:00Z">
              <w:tcPr>
                <w:tcW w:w="1275" w:type="dxa"/>
              </w:tcPr>
            </w:tcPrChange>
          </w:tcPr>
          <w:p w14:paraId="77087A18" w14:textId="77777777" w:rsidR="004C05AA" w:rsidRPr="00847BB7" w:rsidRDefault="004C05AA" w:rsidP="0094025F">
            <w:pPr>
              <w:rPr>
                <w:ins w:id="2961" w:author="智誠 楊" w:date="2021-05-12T09:43:00Z"/>
                <w:rFonts w:ascii="標楷體" w:eastAsia="標楷體" w:hAnsi="標楷體"/>
              </w:rPr>
            </w:pPr>
          </w:p>
        </w:tc>
        <w:tc>
          <w:tcPr>
            <w:tcW w:w="553" w:type="dxa"/>
            <w:tcPrChange w:id="2962" w:author="阿毛" w:date="2021-06-09T11:16:00Z">
              <w:tcPr>
                <w:tcW w:w="553" w:type="dxa"/>
              </w:tcPr>
            </w:tcPrChange>
          </w:tcPr>
          <w:p w14:paraId="1B40D20C" w14:textId="77777777" w:rsidR="004C05AA" w:rsidRPr="00847BB7" w:rsidRDefault="004C05AA" w:rsidP="0094025F">
            <w:pPr>
              <w:rPr>
                <w:ins w:id="2963" w:author="智誠 楊" w:date="2021-05-12T09:43:00Z"/>
                <w:rFonts w:ascii="標楷體" w:eastAsia="標楷體" w:hAnsi="標楷體"/>
              </w:rPr>
            </w:pPr>
          </w:p>
        </w:tc>
        <w:tc>
          <w:tcPr>
            <w:tcW w:w="666" w:type="dxa"/>
            <w:tcPrChange w:id="2964" w:author="阿毛" w:date="2021-06-09T11:16:00Z">
              <w:tcPr>
                <w:tcW w:w="666" w:type="dxa"/>
              </w:tcPr>
            </w:tcPrChange>
          </w:tcPr>
          <w:p w14:paraId="20C6DC6B" w14:textId="77777777" w:rsidR="004C05AA" w:rsidRPr="00847BB7" w:rsidRDefault="004C05AA" w:rsidP="0094025F">
            <w:pPr>
              <w:jc w:val="center"/>
              <w:rPr>
                <w:ins w:id="2965" w:author="智誠 楊" w:date="2021-05-12T09:43:00Z"/>
                <w:rFonts w:ascii="標楷體" w:eastAsia="標楷體" w:hAnsi="標楷體"/>
              </w:rPr>
            </w:pPr>
            <w:ins w:id="2966" w:author="智誠 楊" w:date="2021-05-12T09:43:00Z">
              <w:r>
                <w:rPr>
                  <w:rFonts w:ascii="標楷體" w:eastAsia="標楷體" w:hAnsi="標楷體" w:hint="eastAsia"/>
                </w:rPr>
                <w:t>R</w:t>
              </w:r>
            </w:ins>
          </w:p>
        </w:tc>
        <w:tc>
          <w:tcPr>
            <w:tcW w:w="3034" w:type="dxa"/>
            <w:tcPrChange w:id="2967" w:author="阿毛" w:date="2021-06-09T11:16:00Z">
              <w:tcPr>
                <w:tcW w:w="2856" w:type="dxa"/>
              </w:tcPr>
            </w:tcPrChange>
          </w:tcPr>
          <w:p w14:paraId="0802C858" w14:textId="77777777" w:rsidR="004C05AA" w:rsidRDefault="004C05AA" w:rsidP="0094025F">
            <w:pPr>
              <w:snapToGrid w:val="0"/>
              <w:ind w:left="238" w:hangingChars="99" w:hanging="238"/>
              <w:rPr>
                <w:ins w:id="2968" w:author="智誠 楊" w:date="2021-05-12T09:43:00Z"/>
                <w:rFonts w:ascii="標楷體" w:eastAsia="標楷體" w:hAnsi="標楷體"/>
              </w:rPr>
            </w:pPr>
            <w:ins w:id="2969" w:author="智誠 楊" w:date="2021-05-12T09:43:00Z">
              <w:r>
                <w:rPr>
                  <w:rFonts w:ascii="標楷體" w:eastAsia="標楷體" w:hAnsi="標楷體" w:hint="eastAsia"/>
                </w:rPr>
                <w:t>1.自動顯示</w:t>
              </w:r>
            </w:ins>
            <w:ins w:id="2970" w:author="智誠 楊" w:date="2021-05-12T09:46:00Z">
              <w:r>
                <w:rPr>
                  <w:rFonts w:ascii="標楷體" w:eastAsia="標楷體" w:hAnsi="標楷體" w:hint="eastAsia"/>
                </w:rPr>
                <w:t>原值</w:t>
              </w:r>
            </w:ins>
            <w:ins w:id="2971" w:author="智誠 楊" w:date="2021-05-12T09:43:00Z">
              <w:r>
                <w:rPr>
                  <w:rFonts w:ascii="標楷體" w:eastAsia="標楷體" w:hAnsi="標楷體" w:hint="eastAsia"/>
                </w:rPr>
                <w:t>、不可修改</w:t>
              </w:r>
            </w:ins>
          </w:p>
          <w:p w14:paraId="6DCC98C7" w14:textId="77777777" w:rsidR="004C05AA" w:rsidRPr="00847BB7" w:rsidRDefault="004C05AA" w:rsidP="0094025F">
            <w:pPr>
              <w:snapToGrid w:val="0"/>
              <w:ind w:left="238" w:hangingChars="99" w:hanging="238"/>
              <w:rPr>
                <w:ins w:id="2972" w:author="智誠 楊" w:date="2021-05-12T09:43:00Z"/>
                <w:rFonts w:ascii="標楷體" w:eastAsia="標楷體" w:hAnsi="標楷體"/>
                <w:lang w:eastAsia="zh-HK"/>
              </w:rPr>
            </w:pPr>
            <w:ins w:id="2973" w:author="智誠 楊" w:date="2021-05-12T09:43:00Z">
              <w:r>
                <w:rPr>
                  <w:rFonts w:ascii="標楷體" w:eastAsia="標楷體" w:hAnsi="標楷體" w:hint="eastAsia"/>
                </w:rPr>
                <w:lastRenderedPageBreak/>
                <w:t>2.</w:t>
              </w:r>
              <w:r>
                <w:rPr>
                  <w:rFonts w:ascii="標楷體" w:eastAsia="標楷體" w:hAnsi="標楷體"/>
                </w:rPr>
                <w:t>MlaundryDetail</w:t>
              </w:r>
              <w:r>
                <w:rPr>
                  <w:rFonts w:ascii="標楷體" w:eastAsia="標楷體" w:hAnsi="標楷體" w:hint="eastAsia"/>
                </w:rPr>
                <w:t>.</w:t>
              </w:r>
              <w:r>
                <w:rPr>
                  <w:rFonts w:ascii="標楷體" w:eastAsia="標楷體" w:hAnsi="標楷體"/>
                </w:rPr>
                <w:t>CustNo</w:t>
              </w:r>
            </w:ins>
          </w:p>
        </w:tc>
      </w:tr>
      <w:tr w:rsidR="004C05AA" w:rsidRPr="00847BB7" w14:paraId="4D1FB526" w14:textId="77777777" w:rsidTr="0094025F">
        <w:trPr>
          <w:trHeight w:val="291"/>
          <w:jc w:val="center"/>
          <w:ins w:id="2974" w:author="智誠 楊" w:date="2021-05-12T09:43:00Z"/>
          <w:trPrChange w:id="2975" w:author="阿毛" w:date="2021-06-09T11:16:00Z">
            <w:trPr>
              <w:trHeight w:val="291"/>
              <w:jc w:val="center"/>
            </w:trPr>
          </w:trPrChange>
        </w:trPr>
        <w:tc>
          <w:tcPr>
            <w:tcW w:w="456" w:type="dxa"/>
            <w:tcPrChange w:id="2976" w:author="阿毛" w:date="2021-06-09T11:16:00Z">
              <w:tcPr>
                <w:tcW w:w="456" w:type="dxa"/>
              </w:tcPr>
            </w:tcPrChange>
          </w:tcPr>
          <w:p w14:paraId="7F64D3EB" w14:textId="77777777" w:rsidR="004C05AA" w:rsidRPr="00847BB7" w:rsidRDefault="004C05AA" w:rsidP="0094025F">
            <w:pPr>
              <w:rPr>
                <w:ins w:id="2977" w:author="智誠 楊" w:date="2021-05-12T09:43:00Z"/>
                <w:rFonts w:ascii="標楷體" w:eastAsia="標楷體" w:hAnsi="標楷體"/>
              </w:rPr>
            </w:pPr>
            <w:ins w:id="2978" w:author="智誠 楊" w:date="2021-05-12T09:43:00Z">
              <w:r w:rsidRPr="00847BB7">
                <w:rPr>
                  <w:rFonts w:ascii="標楷體" w:eastAsia="標楷體" w:hAnsi="標楷體"/>
                </w:rPr>
                <w:lastRenderedPageBreak/>
                <w:t>4</w:t>
              </w:r>
            </w:ins>
          </w:p>
        </w:tc>
        <w:tc>
          <w:tcPr>
            <w:tcW w:w="1920" w:type="dxa"/>
            <w:tcPrChange w:id="2979" w:author="阿毛" w:date="2021-06-09T11:16:00Z">
              <w:tcPr>
                <w:tcW w:w="1920" w:type="dxa"/>
              </w:tcPr>
            </w:tcPrChange>
          </w:tcPr>
          <w:p w14:paraId="5A22C8EB" w14:textId="77777777" w:rsidR="004C05AA" w:rsidRPr="00847BB7" w:rsidRDefault="004C05AA" w:rsidP="0094025F">
            <w:pPr>
              <w:rPr>
                <w:ins w:id="2980" w:author="智誠 楊" w:date="2021-05-12T09:43:00Z"/>
                <w:rFonts w:ascii="標楷體" w:eastAsia="標楷體" w:hAnsi="標楷體"/>
              </w:rPr>
            </w:pPr>
            <w:ins w:id="2981" w:author="智誠 楊" w:date="2021-05-12T09:43:00Z">
              <w:r>
                <w:rPr>
                  <w:rFonts w:ascii="標楷體" w:eastAsia="標楷體" w:hAnsi="標楷體" w:hint="eastAsia"/>
                </w:rPr>
                <w:t>交易樣態</w:t>
              </w:r>
            </w:ins>
          </w:p>
        </w:tc>
        <w:tc>
          <w:tcPr>
            <w:tcW w:w="851" w:type="dxa"/>
            <w:tcPrChange w:id="2982" w:author="阿毛" w:date="2021-06-09T11:16:00Z">
              <w:tcPr>
                <w:tcW w:w="851" w:type="dxa"/>
              </w:tcPr>
            </w:tcPrChange>
          </w:tcPr>
          <w:p w14:paraId="0382C49A" w14:textId="77777777" w:rsidR="004C05AA" w:rsidRPr="00847BB7" w:rsidRDefault="004C05AA" w:rsidP="0094025F">
            <w:pPr>
              <w:rPr>
                <w:ins w:id="2983" w:author="智誠 楊" w:date="2021-05-12T09:43:00Z"/>
                <w:rFonts w:ascii="標楷體" w:eastAsia="標楷體" w:hAnsi="標楷體"/>
              </w:rPr>
            </w:pPr>
          </w:p>
        </w:tc>
        <w:tc>
          <w:tcPr>
            <w:tcW w:w="1843" w:type="dxa"/>
            <w:tcPrChange w:id="2984" w:author="阿毛" w:date="2021-06-09T11:16:00Z">
              <w:tcPr>
                <w:tcW w:w="1843" w:type="dxa"/>
              </w:tcPr>
            </w:tcPrChange>
          </w:tcPr>
          <w:p w14:paraId="4ABD0AA2" w14:textId="77777777" w:rsidR="004C05AA" w:rsidRPr="00847BB7" w:rsidRDefault="004C05AA" w:rsidP="0094025F">
            <w:pPr>
              <w:rPr>
                <w:ins w:id="2985" w:author="智誠 楊" w:date="2021-05-12T09:43:00Z"/>
                <w:rFonts w:ascii="標楷體" w:eastAsia="標楷體" w:hAnsi="標楷體"/>
              </w:rPr>
            </w:pPr>
          </w:p>
        </w:tc>
        <w:tc>
          <w:tcPr>
            <w:tcW w:w="1275" w:type="dxa"/>
            <w:tcPrChange w:id="2986" w:author="阿毛" w:date="2021-06-09T11:16:00Z">
              <w:tcPr>
                <w:tcW w:w="1275" w:type="dxa"/>
              </w:tcPr>
            </w:tcPrChange>
          </w:tcPr>
          <w:p w14:paraId="514DB5A7" w14:textId="77777777" w:rsidR="004C05AA" w:rsidRPr="00847BB7" w:rsidRDefault="004C05AA" w:rsidP="0094025F">
            <w:pPr>
              <w:rPr>
                <w:ins w:id="2987" w:author="智誠 楊" w:date="2021-05-12T09:43:00Z"/>
                <w:rFonts w:ascii="標楷體" w:eastAsia="標楷體" w:hAnsi="標楷體"/>
              </w:rPr>
            </w:pPr>
          </w:p>
        </w:tc>
        <w:tc>
          <w:tcPr>
            <w:tcW w:w="553" w:type="dxa"/>
            <w:tcPrChange w:id="2988" w:author="阿毛" w:date="2021-06-09T11:16:00Z">
              <w:tcPr>
                <w:tcW w:w="553" w:type="dxa"/>
              </w:tcPr>
            </w:tcPrChange>
          </w:tcPr>
          <w:p w14:paraId="2D3EA87A" w14:textId="77777777" w:rsidR="004C05AA" w:rsidRPr="00847BB7" w:rsidRDefault="004C05AA" w:rsidP="0094025F">
            <w:pPr>
              <w:rPr>
                <w:ins w:id="2989" w:author="智誠 楊" w:date="2021-05-12T09:43:00Z"/>
                <w:rFonts w:ascii="標楷體" w:eastAsia="標楷體" w:hAnsi="標楷體"/>
              </w:rPr>
            </w:pPr>
          </w:p>
        </w:tc>
        <w:tc>
          <w:tcPr>
            <w:tcW w:w="666" w:type="dxa"/>
            <w:tcPrChange w:id="2990" w:author="阿毛" w:date="2021-06-09T11:16:00Z">
              <w:tcPr>
                <w:tcW w:w="666" w:type="dxa"/>
              </w:tcPr>
            </w:tcPrChange>
          </w:tcPr>
          <w:p w14:paraId="57D21DDF" w14:textId="77777777" w:rsidR="004C05AA" w:rsidRPr="00847BB7" w:rsidRDefault="004C05AA" w:rsidP="0094025F">
            <w:pPr>
              <w:jc w:val="center"/>
              <w:rPr>
                <w:ins w:id="2991" w:author="智誠 楊" w:date="2021-05-12T09:43:00Z"/>
                <w:rFonts w:ascii="標楷體" w:eastAsia="標楷體" w:hAnsi="標楷體"/>
              </w:rPr>
            </w:pPr>
            <w:ins w:id="2992" w:author="智誠 楊" w:date="2021-05-12T09:43:00Z">
              <w:r>
                <w:rPr>
                  <w:rFonts w:ascii="標楷體" w:eastAsia="標楷體" w:hAnsi="標楷體" w:hint="eastAsia"/>
                </w:rPr>
                <w:t>R</w:t>
              </w:r>
            </w:ins>
          </w:p>
        </w:tc>
        <w:tc>
          <w:tcPr>
            <w:tcW w:w="3034" w:type="dxa"/>
            <w:tcPrChange w:id="2993" w:author="阿毛" w:date="2021-06-09T11:16:00Z">
              <w:tcPr>
                <w:tcW w:w="2856" w:type="dxa"/>
              </w:tcPr>
            </w:tcPrChange>
          </w:tcPr>
          <w:p w14:paraId="32D0CDC7" w14:textId="77777777" w:rsidR="004C05AA" w:rsidRDefault="004C05AA" w:rsidP="0094025F">
            <w:pPr>
              <w:ind w:left="240" w:hangingChars="100" w:hanging="240"/>
              <w:rPr>
                <w:ins w:id="2994" w:author="智誠 楊" w:date="2021-05-12T09:43:00Z"/>
                <w:rFonts w:ascii="標楷體" w:eastAsia="標楷體" w:hAnsi="標楷體"/>
              </w:rPr>
              <w:pPrChange w:id="2995" w:author="智誠 楊" w:date="2021-05-12T09:46:00Z">
                <w:pPr/>
              </w:pPrChange>
            </w:pPr>
            <w:ins w:id="2996" w:author="智誠 楊" w:date="2021-05-12T09:43:00Z">
              <w:r>
                <w:rPr>
                  <w:rFonts w:ascii="標楷體" w:eastAsia="標楷體" w:hAnsi="標楷體" w:hint="eastAsia"/>
                </w:rPr>
                <w:t>1.自動顯示</w:t>
              </w:r>
            </w:ins>
            <w:ins w:id="2997" w:author="智誠 楊" w:date="2021-05-12T09:46:00Z">
              <w:r>
                <w:rPr>
                  <w:rFonts w:ascii="標楷體" w:eastAsia="標楷體" w:hAnsi="標楷體" w:hint="eastAsia"/>
                </w:rPr>
                <w:t>原值</w:t>
              </w:r>
            </w:ins>
            <w:ins w:id="2998" w:author="智誠 楊" w:date="2021-05-12T09:43:00Z">
              <w:r>
                <w:rPr>
                  <w:rFonts w:ascii="標楷體" w:eastAsia="標楷體" w:hAnsi="標楷體" w:hint="eastAsia"/>
                </w:rPr>
                <w:t>、不可修改</w:t>
              </w:r>
            </w:ins>
          </w:p>
          <w:p w14:paraId="0F731600" w14:textId="77777777" w:rsidR="004C05AA" w:rsidRPr="00847BB7" w:rsidRDefault="004C05AA" w:rsidP="0094025F">
            <w:pPr>
              <w:rPr>
                <w:ins w:id="2999" w:author="智誠 楊" w:date="2021-05-12T09:43:00Z"/>
                <w:rFonts w:ascii="標楷體" w:eastAsia="標楷體" w:hAnsi="標楷體"/>
              </w:rPr>
            </w:pPr>
            <w:ins w:id="3000" w:author="智誠 楊" w:date="2021-05-12T09:43: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Factor</w:t>
              </w:r>
            </w:ins>
          </w:p>
        </w:tc>
      </w:tr>
      <w:tr w:rsidR="004C05AA" w:rsidRPr="00847BB7" w14:paraId="085A77B6" w14:textId="77777777" w:rsidTr="0094025F">
        <w:trPr>
          <w:trHeight w:val="291"/>
          <w:jc w:val="center"/>
          <w:ins w:id="3001" w:author="智誠 楊" w:date="2021-05-12T09:43:00Z"/>
          <w:trPrChange w:id="3002" w:author="阿毛" w:date="2021-06-09T11:16:00Z">
            <w:trPr>
              <w:trHeight w:val="291"/>
              <w:jc w:val="center"/>
            </w:trPr>
          </w:trPrChange>
        </w:trPr>
        <w:tc>
          <w:tcPr>
            <w:tcW w:w="456" w:type="dxa"/>
            <w:tcPrChange w:id="3003" w:author="阿毛" w:date="2021-06-09T11:16:00Z">
              <w:tcPr>
                <w:tcW w:w="456" w:type="dxa"/>
              </w:tcPr>
            </w:tcPrChange>
          </w:tcPr>
          <w:p w14:paraId="547540A7" w14:textId="77777777" w:rsidR="004C05AA" w:rsidRPr="00847BB7" w:rsidRDefault="004C05AA" w:rsidP="0094025F">
            <w:pPr>
              <w:rPr>
                <w:ins w:id="3004" w:author="智誠 楊" w:date="2021-05-12T09:43:00Z"/>
                <w:rFonts w:ascii="標楷體" w:eastAsia="標楷體" w:hAnsi="標楷體"/>
              </w:rPr>
            </w:pPr>
            <w:ins w:id="3005" w:author="智誠 楊" w:date="2021-05-12T09:43:00Z">
              <w:r w:rsidRPr="00847BB7">
                <w:rPr>
                  <w:rFonts w:ascii="標楷體" w:eastAsia="標楷體" w:hAnsi="標楷體" w:hint="eastAsia"/>
                </w:rPr>
                <w:t>5</w:t>
              </w:r>
            </w:ins>
          </w:p>
        </w:tc>
        <w:tc>
          <w:tcPr>
            <w:tcW w:w="1920" w:type="dxa"/>
            <w:tcPrChange w:id="3006" w:author="阿毛" w:date="2021-06-09T11:16:00Z">
              <w:tcPr>
                <w:tcW w:w="1920" w:type="dxa"/>
              </w:tcPr>
            </w:tcPrChange>
          </w:tcPr>
          <w:p w14:paraId="313E3C4E" w14:textId="77777777" w:rsidR="004C05AA" w:rsidRPr="00847BB7" w:rsidRDefault="004C05AA" w:rsidP="0094025F">
            <w:pPr>
              <w:rPr>
                <w:ins w:id="3007" w:author="智誠 楊" w:date="2021-05-12T09:43:00Z"/>
                <w:rFonts w:ascii="標楷體" w:eastAsia="標楷體" w:hAnsi="標楷體"/>
              </w:rPr>
            </w:pPr>
            <w:ins w:id="3008" w:author="智誠 楊" w:date="2021-05-12T09:43:00Z">
              <w:r>
                <w:rPr>
                  <w:rFonts w:ascii="標楷體" w:eastAsia="標楷體" w:hAnsi="標楷體" w:hint="eastAsia"/>
                </w:rPr>
                <w:t>累積金額</w:t>
              </w:r>
            </w:ins>
          </w:p>
        </w:tc>
        <w:tc>
          <w:tcPr>
            <w:tcW w:w="851" w:type="dxa"/>
            <w:tcPrChange w:id="3009" w:author="阿毛" w:date="2021-06-09T11:16:00Z">
              <w:tcPr>
                <w:tcW w:w="851" w:type="dxa"/>
              </w:tcPr>
            </w:tcPrChange>
          </w:tcPr>
          <w:p w14:paraId="3B9C5CEB" w14:textId="77777777" w:rsidR="004C05AA" w:rsidRPr="00847BB7" w:rsidRDefault="004C05AA" w:rsidP="0094025F">
            <w:pPr>
              <w:rPr>
                <w:ins w:id="3010" w:author="智誠 楊" w:date="2021-05-12T09:43:00Z"/>
                <w:rFonts w:ascii="標楷體" w:eastAsia="標楷體" w:hAnsi="標楷體"/>
              </w:rPr>
            </w:pPr>
          </w:p>
        </w:tc>
        <w:tc>
          <w:tcPr>
            <w:tcW w:w="1843" w:type="dxa"/>
            <w:tcPrChange w:id="3011" w:author="阿毛" w:date="2021-06-09T11:16:00Z">
              <w:tcPr>
                <w:tcW w:w="1843" w:type="dxa"/>
              </w:tcPr>
            </w:tcPrChange>
          </w:tcPr>
          <w:p w14:paraId="78A58261" w14:textId="77777777" w:rsidR="004C05AA" w:rsidRPr="00847BB7" w:rsidRDefault="004C05AA" w:rsidP="0094025F">
            <w:pPr>
              <w:rPr>
                <w:ins w:id="3012" w:author="智誠 楊" w:date="2021-05-12T09:43:00Z"/>
                <w:rFonts w:ascii="標楷體" w:eastAsia="標楷體" w:hAnsi="標楷體"/>
                <w:color w:val="FF0000"/>
              </w:rPr>
            </w:pPr>
          </w:p>
        </w:tc>
        <w:tc>
          <w:tcPr>
            <w:tcW w:w="1275" w:type="dxa"/>
            <w:tcPrChange w:id="3013" w:author="阿毛" w:date="2021-06-09T11:16:00Z">
              <w:tcPr>
                <w:tcW w:w="1275" w:type="dxa"/>
              </w:tcPr>
            </w:tcPrChange>
          </w:tcPr>
          <w:p w14:paraId="0087A95F" w14:textId="77777777" w:rsidR="004C05AA" w:rsidRPr="00847BB7" w:rsidRDefault="004C05AA" w:rsidP="0094025F">
            <w:pPr>
              <w:rPr>
                <w:ins w:id="3014" w:author="智誠 楊" w:date="2021-05-12T09:43:00Z"/>
                <w:rFonts w:ascii="標楷體" w:eastAsia="標楷體" w:hAnsi="標楷體"/>
                <w:color w:val="FF0000"/>
              </w:rPr>
            </w:pPr>
          </w:p>
        </w:tc>
        <w:tc>
          <w:tcPr>
            <w:tcW w:w="553" w:type="dxa"/>
            <w:tcPrChange w:id="3015" w:author="阿毛" w:date="2021-06-09T11:16:00Z">
              <w:tcPr>
                <w:tcW w:w="553" w:type="dxa"/>
              </w:tcPr>
            </w:tcPrChange>
          </w:tcPr>
          <w:p w14:paraId="6F7944CD" w14:textId="77777777" w:rsidR="004C05AA" w:rsidRPr="00847BB7" w:rsidRDefault="004C05AA" w:rsidP="0094025F">
            <w:pPr>
              <w:rPr>
                <w:ins w:id="3016" w:author="智誠 楊" w:date="2021-05-12T09:43:00Z"/>
                <w:rFonts w:ascii="標楷體" w:eastAsia="標楷體" w:hAnsi="標楷體"/>
              </w:rPr>
            </w:pPr>
          </w:p>
        </w:tc>
        <w:tc>
          <w:tcPr>
            <w:tcW w:w="666" w:type="dxa"/>
            <w:tcPrChange w:id="3017" w:author="阿毛" w:date="2021-06-09T11:16:00Z">
              <w:tcPr>
                <w:tcW w:w="666" w:type="dxa"/>
              </w:tcPr>
            </w:tcPrChange>
          </w:tcPr>
          <w:p w14:paraId="1A515B85" w14:textId="77777777" w:rsidR="004C05AA" w:rsidRPr="00847BB7" w:rsidRDefault="004C05AA" w:rsidP="0094025F">
            <w:pPr>
              <w:jc w:val="center"/>
              <w:rPr>
                <w:ins w:id="3018" w:author="智誠 楊" w:date="2021-05-12T09:43:00Z"/>
                <w:rFonts w:ascii="標楷體" w:eastAsia="標楷體" w:hAnsi="標楷體"/>
              </w:rPr>
            </w:pPr>
            <w:ins w:id="3019" w:author="智誠 楊" w:date="2021-05-12T09:43:00Z">
              <w:r>
                <w:rPr>
                  <w:rFonts w:ascii="標楷體" w:eastAsia="標楷體" w:hAnsi="標楷體" w:hint="eastAsia"/>
                </w:rPr>
                <w:t>R</w:t>
              </w:r>
            </w:ins>
          </w:p>
        </w:tc>
        <w:tc>
          <w:tcPr>
            <w:tcW w:w="3034" w:type="dxa"/>
            <w:tcPrChange w:id="3020" w:author="阿毛" w:date="2021-06-09T11:16:00Z">
              <w:tcPr>
                <w:tcW w:w="2856" w:type="dxa"/>
              </w:tcPr>
            </w:tcPrChange>
          </w:tcPr>
          <w:p w14:paraId="3E30C3AD" w14:textId="77777777" w:rsidR="004C05AA" w:rsidRDefault="004C05AA" w:rsidP="0094025F">
            <w:pPr>
              <w:snapToGrid w:val="0"/>
              <w:ind w:left="238" w:hangingChars="99" w:hanging="238"/>
              <w:rPr>
                <w:ins w:id="3021" w:author="智誠 楊" w:date="2021-05-12T09:43:00Z"/>
                <w:rFonts w:ascii="標楷體" w:eastAsia="標楷體" w:hAnsi="標楷體"/>
              </w:rPr>
            </w:pPr>
            <w:ins w:id="3022" w:author="智誠 楊" w:date="2021-05-12T09:43:00Z">
              <w:r>
                <w:rPr>
                  <w:rFonts w:ascii="標楷體" w:eastAsia="標楷體" w:hAnsi="標楷體" w:hint="eastAsia"/>
                </w:rPr>
                <w:t>1.自動顯示</w:t>
              </w:r>
            </w:ins>
            <w:ins w:id="3023" w:author="智誠 楊" w:date="2021-05-12T09:46:00Z">
              <w:r>
                <w:rPr>
                  <w:rFonts w:ascii="標楷體" w:eastAsia="標楷體" w:hAnsi="標楷體" w:hint="eastAsia"/>
                </w:rPr>
                <w:t>原值</w:t>
              </w:r>
            </w:ins>
            <w:ins w:id="3024" w:author="智誠 楊" w:date="2021-05-12T09:43:00Z">
              <w:r>
                <w:rPr>
                  <w:rFonts w:ascii="標楷體" w:eastAsia="標楷體" w:hAnsi="標楷體" w:hint="eastAsia"/>
                </w:rPr>
                <w:t>、不可修改</w:t>
              </w:r>
            </w:ins>
          </w:p>
          <w:p w14:paraId="6FCF8CD3" w14:textId="77777777" w:rsidR="004C05AA" w:rsidRPr="004415DA" w:rsidRDefault="004C05AA" w:rsidP="0094025F">
            <w:pPr>
              <w:snapToGrid w:val="0"/>
              <w:ind w:left="238" w:hangingChars="99" w:hanging="238"/>
              <w:rPr>
                <w:ins w:id="3025" w:author="智誠 楊" w:date="2021-05-12T09:43:00Z"/>
                <w:rFonts w:ascii="標楷體" w:eastAsia="標楷體" w:hAnsi="標楷體"/>
                <w:lang w:eastAsia="zh-HK"/>
              </w:rPr>
            </w:pPr>
            <w:ins w:id="3026" w:author="智誠 楊" w:date="2021-05-12T09:43: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TotalAmt</w:t>
              </w:r>
            </w:ins>
          </w:p>
        </w:tc>
      </w:tr>
      <w:tr w:rsidR="004C05AA" w:rsidRPr="00847BB7" w14:paraId="606AF7E3" w14:textId="77777777" w:rsidTr="0094025F">
        <w:trPr>
          <w:trHeight w:val="291"/>
          <w:jc w:val="center"/>
          <w:ins w:id="3027" w:author="智誠 楊" w:date="2021-05-12T09:43:00Z"/>
          <w:trPrChange w:id="3028" w:author="阿毛" w:date="2021-06-09T11:16:00Z">
            <w:trPr>
              <w:trHeight w:val="291"/>
              <w:jc w:val="center"/>
            </w:trPr>
          </w:trPrChange>
        </w:trPr>
        <w:tc>
          <w:tcPr>
            <w:tcW w:w="456" w:type="dxa"/>
            <w:tcPrChange w:id="3029" w:author="阿毛" w:date="2021-06-09T11:16:00Z">
              <w:tcPr>
                <w:tcW w:w="456" w:type="dxa"/>
              </w:tcPr>
            </w:tcPrChange>
          </w:tcPr>
          <w:p w14:paraId="11AF3ABD" w14:textId="77777777" w:rsidR="004C05AA" w:rsidRPr="00847BB7" w:rsidRDefault="004C05AA" w:rsidP="0094025F">
            <w:pPr>
              <w:rPr>
                <w:ins w:id="3030" w:author="智誠 楊" w:date="2021-05-12T09:43:00Z"/>
                <w:rFonts w:ascii="標楷體" w:eastAsia="標楷體" w:hAnsi="標楷體"/>
              </w:rPr>
            </w:pPr>
            <w:ins w:id="3031" w:author="智誠 楊" w:date="2021-05-12T09:43:00Z">
              <w:r>
                <w:rPr>
                  <w:rFonts w:ascii="標楷體" w:eastAsia="標楷體" w:hAnsi="標楷體" w:hint="eastAsia"/>
                </w:rPr>
                <w:t>6</w:t>
              </w:r>
            </w:ins>
          </w:p>
        </w:tc>
        <w:tc>
          <w:tcPr>
            <w:tcW w:w="1920" w:type="dxa"/>
            <w:tcPrChange w:id="3032" w:author="阿毛" w:date="2021-06-09T11:16:00Z">
              <w:tcPr>
                <w:tcW w:w="1920" w:type="dxa"/>
              </w:tcPr>
            </w:tcPrChange>
          </w:tcPr>
          <w:p w14:paraId="0A6D324A" w14:textId="77777777" w:rsidR="004C05AA" w:rsidRPr="00847BB7" w:rsidRDefault="004C05AA" w:rsidP="0094025F">
            <w:pPr>
              <w:rPr>
                <w:ins w:id="3033" w:author="智誠 楊" w:date="2021-05-12T09:43:00Z"/>
                <w:rFonts w:ascii="標楷體" w:eastAsia="標楷體" w:hAnsi="標楷體"/>
              </w:rPr>
            </w:pPr>
            <w:ins w:id="3034" w:author="智誠 楊" w:date="2021-05-12T09:43:00Z">
              <w:r>
                <w:rPr>
                  <w:rFonts w:ascii="標楷體" w:eastAsia="標楷體" w:hAnsi="標楷體" w:hint="eastAsia"/>
                </w:rPr>
                <w:t>累積筆數</w:t>
              </w:r>
            </w:ins>
          </w:p>
        </w:tc>
        <w:tc>
          <w:tcPr>
            <w:tcW w:w="851" w:type="dxa"/>
            <w:tcPrChange w:id="3035" w:author="阿毛" w:date="2021-06-09T11:16:00Z">
              <w:tcPr>
                <w:tcW w:w="851" w:type="dxa"/>
              </w:tcPr>
            </w:tcPrChange>
          </w:tcPr>
          <w:p w14:paraId="1A2EFB41" w14:textId="77777777" w:rsidR="004C05AA" w:rsidRPr="00847BB7" w:rsidRDefault="004C05AA" w:rsidP="0094025F">
            <w:pPr>
              <w:rPr>
                <w:ins w:id="3036" w:author="智誠 楊" w:date="2021-05-12T09:43:00Z"/>
                <w:rFonts w:ascii="標楷體" w:eastAsia="標楷體" w:hAnsi="標楷體"/>
              </w:rPr>
            </w:pPr>
          </w:p>
        </w:tc>
        <w:tc>
          <w:tcPr>
            <w:tcW w:w="1843" w:type="dxa"/>
            <w:tcPrChange w:id="3037" w:author="阿毛" w:date="2021-06-09T11:16:00Z">
              <w:tcPr>
                <w:tcW w:w="1843" w:type="dxa"/>
              </w:tcPr>
            </w:tcPrChange>
          </w:tcPr>
          <w:p w14:paraId="1769B333" w14:textId="77777777" w:rsidR="004C05AA" w:rsidRPr="00847BB7" w:rsidRDefault="004C05AA" w:rsidP="0094025F">
            <w:pPr>
              <w:rPr>
                <w:ins w:id="3038" w:author="智誠 楊" w:date="2021-05-12T09:43:00Z"/>
                <w:rFonts w:ascii="標楷體" w:eastAsia="標楷體" w:hAnsi="標楷體"/>
                <w:color w:val="FF0000"/>
              </w:rPr>
            </w:pPr>
          </w:p>
        </w:tc>
        <w:tc>
          <w:tcPr>
            <w:tcW w:w="1275" w:type="dxa"/>
            <w:tcPrChange w:id="3039" w:author="阿毛" w:date="2021-06-09T11:16:00Z">
              <w:tcPr>
                <w:tcW w:w="1275" w:type="dxa"/>
              </w:tcPr>
            </w:tcPrChange>
          </w:tcPr>
          <w:p w14:paraId="4D0C630C" w14:textId="77777777" w:rsidR="004C05AA" w:rsidRPr="00847BB7" w:rsidRDefault="004C05AA" w:rsidP="009402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040" w:author="智誠 楊" w:date="2021-05-12T09:43:00Z"/>
                <w:rFonts w:ascii="標楷體" w:eastAsia="標楷體" w:hAnsi="標楷體" w:cs="細明體"/>
                <w:color w:val="000000"/>
                <w:spacing w:val="15"/>
                <w:kern w:val="0"/>
              </w:rPr>
            </w:pPr>
          </w:p>
        </w:tc>
        <w:tc>
          <w:tcPr>
            <w:tcW w:w="553" w:type="dxa"/>
            <w:tcPrChange w:id="3041" w:author="阿毛" w:date="2021-06-09T11:16:00Z">
              <w:tcPr>
                <w:tcW w:w="553" w:type="dxa"/>
              </w:tcPr>
            </w:tcPrChange>
          </w:tcPr>
          <w:p w14:paraId="6F40B40D" w14:textId="77777777" w:rsidR="004C05AA" w:rsidRPr="00847BB7" w:rsidRDefault="004C05AA" w:rsidP="0094025F">
            <w:pPr>
              <w:rPr>
                <w:ins w:id="3042" w:author="智誠 楊" w:date="2021-05-12T09:43:00Z"/>
                <w:rFonts w:ascii="標楷體" w:eastAsia="標楷體" w:hAnsi="標楷體"/>
              </w:rPr>
            </w:pPr>
          </w:p>
        </w:tc>
        <w:tc>
          <w:tcPr>
            <w:tcW w:w="666" w:type="dxa"/>
            <w:tcPrChange w:id="3043" w:author="阿毛" w:date="2021-06-09T11:16:00Z">
              <w:tcPr>
                <w:tcW w:w="666" w:type="dxa"/>
              </w:tcPr>
            </w:tcPrChange>
          </w:tcPr>
          <w:p w14:paraId="204837C2" w14:textId="77777777" w:rsidR="004C05AA" w:rsidRPr="00847BB7" w:rsidRDefault="004C05AA" w:rsidP="0094025F">
            <w:pPr>
              <w:jc w:val="center"/>
              <w:rPr>
                <w:ins w:id="3044" w:author="智誠 楊" w:date="2021-05-12T09:43:00Z"/>
                <w:rFonts w:ascii="標楷體" w:eastAsia="標楷體" w:hAnsi="標楷體"/>
              </w:rPr>
            </w:pPr>
            <w:ins w:id="3045" w:author="智誠 楊" w:date="2021-05-12T09:43:00Z">
              <w:r>
                <w:rPr>
                  <w:rFonts w:ascii="標楷體" w:eastAsia="標楷體" w:hAnsi="標楷體" w:hint="eastAsia"/>
                </w:rPr>
                <w:t>R</w:t>
              </w:r>
            </w:ins>
          </w:p>
        </w:tc>
        <w:tc>
          <w:tcPr>
            <w:tcW w:w="3034" w:type="dxa"/>
            <w:tcPrChange w:id="3046" w:author="阿毛" w:date="2021-06-09T11:16:00Z">
              <w:tcPr>
                <w:tcW w:w="2856" w:type="dxa"/>
              </w:tcPr>
            </w:tcPrChange>
          </w:tcPr>
          <w:p w14:paraId="0D8FC9A6" w14:textId="77777777" w:rsidR="004C05AA" w:rsidDel="00045674" w:rsidRDefault="004C05AA" w:rsidP="0094025F">
            <w:pPr>
              <w:rPr>
                <w:ins w:id="3047" w:author="智誠 楊" w:date="2021-05-12T09:46:00Z"/>
                <w:del w:id="3048" w:author="阿毛" w:date="2021-06-09T11:16:00Z"/>
                <w:rFonts w:ascii="標楷體" w:eastAsia="標楷體" w:hAnsi="標楷體"/>
              </w:rPr>
            </w:pPr>
            <w:ins w:id="3049" w:author="智誠 楊" w:date="2021-05-12T09:43:00Z">
              <w:r>
                <w:rPr>
                  <w:rFonts w:ascii="標楷體" w:eastAsia="標楷體" w:hAnsi="標楷體" w:hint="eastAsia"/>
                </w:rPr>
                <w:t>1.自動顯示</w:t>
              </w:r>
            </w:ins>
            <w:ins w:id="3050" w:author="智誠 楊" w:date="2021-05-12T09:46:00Z">
              <w:r>
                <w:rPr>
                  <w:rFonts w:ascii="標楷體" w:eastAsia="標楷體" w:hAnsi="標楷體" w:hint="eastAsia"/>
                </w:rPr>
                <w:t>原值</w:t>
              </w:r>
            </w:ins>
            <w:ins w:id="3051" w:author="智誠 楊" w:date="2021-05-12T09:43:00Z">
              <w:r>
                <w:rPr>
                  <w:rFonts w:ascii="標楷體" w:eastAsia="標楷體" w:hAnsi="標楷體" w:hint="eastAsia"/>
                </w:rPr>
                <w:t>、不可修</w:t>
              </w:r>
            </w:ins>
            <w:ins w:id="3052" w:author="智誠 楊" w:date="2021-05-12T09:46:00Z">
              <w:del w:id="3053" w:author="阿毛" w:date="2021-06-09T11:17:00Z">
                <w:r w:rsidDel="00045674">
                  <w:rPr>
                    <w:rFonts w:ascii="標楷體" w:eastAsia="標楷體" w:hAnsi="標楷體" w:hint="eastAsia"/>
                  </w:rPr>
                  <w:delText xml:space="preserve">　</w:delText>
                </w:r>
              </w:del>
              <w:del w:id="3054" w:author="阿毛" w:date="2021-06-09T11:16:00Z">
                <w:r w:rsidDel="00045674">
                  <w:rPr>
                    <w:rFonts w:ascii="標楷體" w:eastAsia="標楷體" w:hAnsi="標楷體" w:hint="eastAsia"/>
                  </w:rPr>
                  <w:delText xml:space="preserve">　　　　</w:delText>
                </w:r>
              </w:del>
            </w:ins>
          </w:p>
          <w:p w14:paraId="6037934F" w14:textId="77777777" w:rsidR="004C05AA" w:rsidRDefault="004C05AA" w:rsidP="0094025F">
            <w:pPr>
              <w:rPr>
                <w:ins w:id="3055" w:author="智誠 楊" w:date="2021-05-12T09:43:00Z"/>
                <w:rFonts w:ascii="標楷體" w:eastAsia="標楷體" w:hAnsi="標楷體"/>
              </w:rPr>
            </w:pPr>
            <w:ins w:id="3056" w:author="智誠 楊" w:date="2021-05-12T09:46:00Z">
              <w:del w:id="3057" w:author="阿毛" w:date="2021-06-09T11:16:00Z">
                <w:r w:rsidDel="00045674">
                  <w:rPr>
                    <w:rFonts w:ascii="標楷體" w:eastAsia="標楷體" w:hAnsi="標楷體" w:hint="eastAsia"/>
                  </w:rPr>
                  <w:delText xml:space="preserve">　</w:delText>
                </w:r>
              </w:del>
            </w:ins>
            <w:ins w:id="3058" w:author="智誠 楊" w:date="2021-05-12T09:43:00Z">
              <w:r>
                <w:rPr>
                  <w:rFonts w:ascii="標楷體" w:eastAsia="標楷體" w:hAnsi="標楷體" w:hint="eastAsia"/>
                </w:rPr>
                <w:t>改</w:t>
              </w:r>
            </w:ins>
          </w:p>
          <w:p w14:paraId="4F1B2BC5" w14:textId="77777777" w:rsidR="004C05AA" w:rsidRPr="00847BB7" w:rsidRDefault="004C05AA" w:rsidP="0094025F">
            <w:pPr>
              <w:ind w:left="240" w:hangingChars="100" w:hanging="240"/>
              <w:rPr>
                <w:ins w:id="3059" w:author="智誠 楊" w:date="2021-05-12T09:43:00Z"/>
                <w:rFonts w:ascii="標楷體" w:eastAsia="標楷體" w:hAnsi="標楷體"/>
              </w:rPr>
              <w:pPrChange w:id="3060" w:author="阿毛" w:date="2021-06-09T11:16:00Z">
                <w:pPr/>
              </w:pPrChange>
            </w:pPr>
            <w:ins w:id="3061" w:author="智誠 楊" w:date="2021-05-12T09:43: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TotalC</w:t>
              </w:r>
            </w:ins>
            <w:ins w:id="3062" w:author="阿毛" w:date="2021-06-09T11:16:00Z">
              <w:r>
                <w:rPr>
                  <w:rFonts w:ascii="標楷體" w:eastAsia="標楷體" w:hAnsi="標楷體" w:hint="eastAsia"/>
                </w:rPr>
                <w:t xml:space="preserve">  </w:t>
              </w:r>
            </w:ins>
            <w:proofErr w:type="spellStart"/>
            <w:ins w:id="3063" w:author="智誠 楊" w:date="2021-05-12T09:43:00Z">
              <w:r>
                <w:rPr>
                  <w:rFonts w:ascii="標楷體" w:eastAsia="標楷體" w:hAnsi="標楷體"/>
                </w:rPr>
                <w:t>nt</w:t>
              </w:r>
              <w:proofErr w:type="spellEnd"/>
            </w:ins>
          </w:p>
        </w:tc>
      </w:tr>
      <w:tr w:rsidR="004C05AA" w:rsidRPr="00847BB7" w14:paraId="16C44579" w14:textId="77777777" w:rsidTr="0094025F">
        <w:trPr>
          <w:trHeight w:val="291"/>
          <w:jc w:val="center"/>
          <w:ins w:id="3064" w:author="智誠 楊" w:date="2021-05-12T09:43:00Z"/>
          <w:trPrChange w:id="3065" w:author="阿毛" w:date="2021-06-09T11:16:00Z">
            <w:trPr>
              <w:trHeight w:val="291"/>
              <w:jc w:val="center"/>
            </w:trPr>
          </w:trPrChange>
        </w:trPr>
        <w:tc>
          <w:tcPr>
            <w:tcW w:w="456" w:type="dxa"/>
            <w:tcPrChange w:id="3066" w:author="阿毛" w:date="2021-06-09T11:16:00Z">
              <w:tcPr>
                <w:tcW w:w="456" w:type="dxa"/>
              </w:tcPr>
            </w:tcPrChange>
          </w:tcPr>
          <w:p w14:paraId="02B498B5" w14:textId="77777777" w:rsidR="004C05AA" w:rsidRPr="00847BB7" w:rsidRDefault="004C05AA" w:rsidP="0094025F">
            <w:pPr>
              <w:rPr>
                <w:ins w:id="3067" w:author="智誠 楊" w:date="2021-05-12T09:43:00Z"/>
                <w:rFonts w:ascii="標楷體" w:eastAsia="標楷體" w:hAnsi="標楷體"/>
              </w:rPr>
            </w:pPr>
            <w:ins w:id="3068" w:author="智誠 楊" w:date="2021-05-12T09:43:00Z">
              <w:r>
                <w:rPr>
                  <w:rFonts w:ascii="標楷體" w:eastAsia="標楷體" w:hAnsi="標楷體" w:hint="eastAsia"/>
                </w:rPr>
                <w:t>7</w:t>
              </w:r>
            </w:ins>
          </w:p>
        </w:tc>
        <w:tc>
          <w:tcPr>
            <w:tcW w:w="1920" w:type="dxa"/>
            <w:tcPrChange w:id="3069" w:author="阿毛" w:date="2021-06-09T11:16:00Z">
              <w:tcPr>
                <w:tcW w:w="1920" w:type="dxa"/>
              </w:tcPr>
            </w:tcPrChange>
          </w:tcPr>
          <w:p w14:paraId="6553180A" w14:textId="77777777" w:rsidR="004C05AA" w:rsidRPr="00847BB7" w:rsidRDefault="004C05AA" w:rsidP="0094025F">
            <w:pPr>
              <w:rPr>
                <w:ins w:id="3070" w:author="智誠 楊" w:date="2021-05-12T09:43:00Z"/>
                <w:rFonts w:ascii="標楷體" w:eastAsia="標楷體" w:hAnsi="標楷體"/>
              </w:rPr>
            </w:pPr>
            <w:ins w:id="3071" w:author="智誠 楊" w:date="2021-05-12T09:43:00Z">
              <w:r>
                <w:rPr>
                  <w:rFonts w:ascii="標楷體" w:eastAsia="標楷體" w:hAnsi="標楷體" w:hint="eastAsia"/>
                  <w:lang w:eastAsia="zh-HK"/>
                </w:rPr>
                <w:t>合理性</w:t>
              </w:r>
            </w:ins>
          </w:p>
        </w:tc>
        <w:tc>
          <w:tcPr>
            <w:tcW w:w="851" w:type="dxa"/>
            <w:tcPrChange w:id="3072" w:author="阿毛" w:date="2021-06-09T11:16:00Z">
              <w:tcPr>
                <w:tcW w:w="851" w:type="dxa"/>
              </w:tcPr>
            </w:tcPrChange>
          </w:tcPr>
          <w:p w14:paraId="3FCE31FE" w14:textId="77777777" w:rsidR="004C05AA" w:rsidRPr="00847BB7" w:rsidRDefault="004C05AA" w:rsidP="0094025F">
            <w:pPr>
              <w:rPr>
                <w:ins w:id="3073" w:author="智誠 楊" w:date="2021-05-12T09:43:00Z"/>
                <w:rFonts w:ascii="標楷體" w:eastAsia="標楷體" w:hAnsi="標楷體"/>
              </w:rPr>
            </w:pPr>
          </w:p>
        </w:tc>
        <w:tc>
          <w:tcPr>
            <w:tcW w:w="1843" w:type="dxa"/>
            <w:tcPrChange w:id="3074" w:author="阿毛" w:date="2021-06-09T11:16:00Z">
              <w:tcPr>
                <w:tcW w:w="1843" w:type="dxa"/>
              </w:tcPr>
            </w:tcPrChange>
          </w:tcPr>
          <w:p w14:paraId="6460BF81" w14:textId="77777777" w:rsidR="004C05AA" w:rsidRPr="00847BB7" w:rsidRDefault="004C05AA" w:rsidP="0094025F">
            <w:pPr>
              <w:rPr>
                <w:ins w:id="3075" w:author="智誠 楊" w:date="2021-05-12T09:43:00Z"/>
                <w:rFonts w:ascii="標楷體" w:eastAsia="標楷體" w:hAnsi="標楷體"/>
              </w:rPr>
            </w:pPr>
          </w:p>
        </w:tc>
        <w:tc>
          <w:tcPr>
            <w:tcW w:w="1275" w:type="dxa"/>
            <w:tcPrChange w:id="3076" w:author="阿毛" w:date="2021-06-09T11:16:00Z">
              <w:tcPr>
                <w:tcW w:w="1275" w:type="dxa"/>
              </w:tcPr>
            </w:tcPrChange>
          </w:tcPr>
          <w:p w14:paraId="6E9F96B8" w14:textId="77777777" w:rsidR="004C05AA" w:rsidRPr="00847BB7" w:rsidRDefault="004C05AA" w:rsidP="0094025F">
            <w:pPr>
              <w:rPr>
                <w:ins w:id="3077" w:author="智誠 楊" w:date="2021-05-12T09:43:00Z"/>
                <w:rFonts w:ascii="標楷體" w:eastAsia="標楷體" w:hAnsi="標楷體"/>
                <w:lang w:eastAsia="zh-HK"/>
              </w:rPr>
            </w:pPr>
          </w:p>
        </w:tc>
        <w:tc>
          <w:tcPr>
            <w:tcW w:w="553" w:type="dxa"/>
            <w:tcPrChange w:id="3078" w:author="阿毛" w:date="2021-06-09T11:16:00Z">
              <w:tcPr>
                <w:tcW w:w="553" w:type="dxa"/>
              </w:tcPr>
            </w:tcPrChange>
          </w:tcPr>
          <w:p w14:paraId="7B660F65" w14:textId="77777777" w:rsidR="004C05AA" w:rsidRPr="00847BB7" w:rsidRDefault="004C05AA" w:rsidP="0094025F">
            <w:pPr>
              <w:rPr>
                <w:ins w:id="3079" w:author="智誠 楊" w:date="2021-05-12T09:43:00Z"/>
                <w:rFonts w:ascii="標楷體" w:eastAsia="標楷體" w:hAnsi="標楷體"/>
              </w:rPr>
            </w:pPr>
          </w:p>
        </w:tc>
        <w:tc>
          <w:tcPr>
            <w:tcW w:w="666" w:type="dxa"/>
            <w:tcPrChange w:id="3080" w:author="阿毛" w:date="2021-06-09T11:16:00Z">
              <w:tcPr>
                <w:tcW w:w="666" w:type="dxa"/>
              </w:tcPr>
            </w:tcPrChange>
          </w:tcPr>
          <w:p w14:paraId="15698DF4" w14:textId="77777777" w:rsidR="004C05AA" w:rsidRPr="00847BB7" w:rsidRDefault="004C05AA" w:rsidP="0094025F">
            <w:pPr>
              <w:jc w:val="center"/>
              <w:rPr>
                <w:ins w:id="3081" w:author="智誠 楊" w:date="2021-05-12T09:43:00Z"/>
                <w:rFonts w:ascii="標楷體" w:eastAsia="標楷體" w:hAnsi="標楷體"/>
              </w:rPr>
            </w:pPr>
            <w:ins w:id="3082" w:author="智誠 楊" w:date="2021-05-12T09:45:00Z">
              <w:r>
                <w:rPr>
                  <w:rFonts w:ascii="標楷體" w:eastAsia="標楷體" w:hAnsi="標楷體" w:hint="eastAsia"/>
                </w:rPr>
                <w:t>R</w:t>
              </w:r>
            </w:ins>
          </w:p>
        </w:tc>
        <w:tc>
          <w:tcPr>
            <w:tcW w:w="3034" w:type="dxa"/>
            <w:tcPrChange w:id="3083" w:author="阿毛" w:date="2021-06-09T11:16:00Z">
              <w:tcPr>
                <w:tcW w:w="2856" w:type="dxa"/>
              </w:tcPr>
            </w:tcPrChange>
          </w:tcPr>
          <w:p w14:paraId="0D7791A6" w14:textId="77777777" w:rsidR="004C05AA" w:rsidRPr="00EA3465" w:rsidRDefault="004C05AA" w:rsidP="0094025F">
            <w:pPr>
              <w:snapToGrid w:val="0"/>
              <w:ind w:left="238" w:hangingChars="99" w:hanging="238"/>
              <w:rPr>
                <w:ins w:id="3084" w:author="智誠 楊" w:date="2021-05-12T09:43:00Z"/>
                <w:rFonts w:ascii="標楷體" w:eastAsia="標楷體" w:hAnsi="標楷體"/>
                <w:color w:val="000000" w:themeColor="text1"/>
              </w:rPr>
            </w:pPr>
            <w:ins w:id="3085" w:author="智誠 楊" w:date="2021-05-12T09:43:00Z">
              <w:r>
                <w:rPr>
                  <w:rFonts w:ascii="標楷體" w:eastAsia="標楷體" w:hAnsi="標楷體" w:hint="eastAsia"/>
                  <w:color w:val="000000" w:themeColor="text1"/>
                </w:rPr>
                <w:t>1.</w:t>
              </w:r>
            </w:ins>
            <w:ins w:id="3086" w:author="智誠 楊" w:date="2021-05-12T09:45:00Z">
              <w:r>
                <w:rPr>
                  <w:rFonts w:ascii="標楷體" w:eastAsia="標楷體" w:hAnsi="標楷體" w:hint="eastAsia"/>
                </w:rPr>
                <w:t>自動顯示</w:t>
              </w:r>
            </w:ins>
            <w:ins w:id="3087" w:author="智誠 楊" w:date="2021-05-12T09:46:00Z">
              <w:r>
                <w:rPr>
                  <w:rFonts w:ascii="標楷體" w:eastAsia="標楷體" w:hAnsi="標楷體" w:hint="eastAsia"/>
                </w:rPr>
                <w:t>原值</w:t>
              </w:r>
            </w:ins>
            <w:ins w:id="3088" w:author="智誠 楊" w:date="2021-05-12T09:45:00Z">
              <w:r>
                <w:rPr>
                  <w:rFonts w:ascii="標楷體" w:eastAsia="標楷體" w:hAnsi="標楷體" w:hint="eastAsia"/>
                </w:rPr>
                <w:t>、不可修改</w:t>
              </w:r>
            </w:ins>
          </w:p>
          <w:p w14:paraId="3F1B5623" w14:textId="77777777" w:rsidR="004C05AA" w:rsidRPr="000267BA" w:rsidRDefault="004C05AA" w:rsidP="0094025F">
            <w:pPr>
              <w:ind w:left="240" w:hangingChars="100" w:hanging="240"/>
              <w:rPr>
                <w:ins w:id="3089" w:author="智誠 楊" w:date="2021-05-12T09:43:00Z"/>
                <w:rFonts w:ascii="標楷體" w:eastAsia="標楷體" w:hAnsi="標楷體"/>
              </w:rPr>
              <w:pPrChange w:id="3090" w:author="阿毛" w:date="2021-06-09T11:17:00Z">
                <w:pPr/>
              </w:pPrChange>
            </w:pPr>
            <w:ins w:id="3091" w:author="智誠 楊" w:date="2021-05-12T09:43: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Rational</w:t>
              </w:r>
            </w:ins>
          </w:p>
        </w:tc>
      </w:tr>
      <w:tr w:rsidR="004C05AA" w:rsidRPr="00847BB7" w14:paraId="27D07EEA" w14:textId="77777777" w:rsidTr="0094025F">
        <w:trPr>
          <w:trHeight w:val="291"/>
          <w:jc w:val="center"/>
          <w:ins w:id="3092" w:author="智誠 楊" w:date="2021-05-12T09:43:00Z"/>
          <w:trPrChange w:id="3093" w:author="阿毛" w:date="2021-06-09T11:16:00Z">
            <w:trPr>
              <w:trHeight w:val="291"/>
              <w:jc w:val="center"/>
            </w:trPr>
          </w:trPrChange>
        </w:trPr>
        <w:tc>
          <w:tcPr>
            <w:tcW w:w="456" w:type="dxa"/>
            <w:tcPrChange w:id="3094" w:author="阿毛" w:date="2021-06-09T11:16:00Z">
              <w:tcPr>
                <w:tcW w:w="456" w:type="dxa"/>
              </w:tcPr>
            </w:tcPrChange>
          </w:tcPr>
          <w:p w14:paraId="02A9F4C0" w14:textId="77777777" w:rsidR="004C05AA" w:rsidRDefault="004C05AA" w:rsidP="0094025F">
            <w:pPr>
              <w:rPr>
                <w:ins w:id="3095" w:author="智誠 楊" w:date="2021-05-12T09:43:00Z"/>
                <w:rFonts w:ascii="標楷體" w:eastAsia="標楷體" w:hAnsi="標楷體"/>
              </w:rPr>
            </w:pPr>
            <w:ins w:id="3096" w:author="智誠 楊" w:date="2021-05-12T09:43:00Z">
              <w:r>
                <w:rPr>
                  <w:rFonts w:ascii="標楷體" w:eastAsia="標楷體" w:hAnsi="標楷體" w:hint="eastAsia"/>
                </w:rPr>
                <w:t>8</w:t>
              </w:r>
            </w:ins>
          </w:p>
        </w:tc>
        <w:tc>
          <w:tcPr>
            <w:tcW w:w="1920" w:type="dxa"/>
            <w:tcPrChange w:id="3097" w:author="阿毛" w:date="2021-06-09T11:16:00Z">
              <w:tcPr>
                <w:tcW w:w="1920" w:type="dxa"/>
              </w:tcPr>
            </w:tcPrChange>
          </w:tcPr>
          <w:p w14:paraId="4D1F094B" w14:textId="77777777" w:rsidR="004C05AA" w:rsidRDefault="004C05AA" w:rsidP="0094025F">
            <w:pPr>
              <w:rPr>
                <w:ins w:id="3098" w:author="智誠 楊" w:date="2021-05-12T09:43:00Z"/>
                <w:rFonts w:ascii="標楷體" w:eastAsia="標楷體" w:hAnsi="標楷體"/>
                <w:lang w:eastAsia="zh-HK"/>
              </w:rPr>
            </w:pPr>
            <w:ins w:id="3099" w:author="智誠 楊" w:date="2021-05-12T09:43:00Z">
              <w:r>
                <w:rPr>
                  <w:rFonts w:ascii="標楷體" w:eastAsia="標楷體" w:hAnsi="標楷體" w:hint="eastAsia"/>
                  <w:lang w:eastAsia="zh-HK"/>
                </w:rPr>
                <w:t>經辦合理性說明</w:t>
              </w:r>
            </w:ins>
          </w:p>
        </w:tc>
        <w:tc>
          <w:tcPr>
            <w:tcW w:w="851" w:type="dxa"/>
            <w:tcPrChange w:id="3100" w:author="阿毛" w:date="2021-06-09T11:16:00Z">
              <w:tcPr>
                <w:tcW w:w="851" w:type="dxa"/>
              </w:tcPr>
            </w:tcPrChange>
          </w:tcPr>
          <w:p w14:paraId="3AB46E25" w14:textId="77777777" w:rsidR="004C05AA" w:rsidRPr="00847BB7" w:rsidRDefault="004C05AA" w:rsidP="0094025F">
            <w:pPr>
              <w:rPr>
                <w:ins w:id="3101" w:author="智誠 楊" w:date="2021-05-12T09:43:00Z"/>
                <w:rFonts w:ascii="標楷體" w:eastAsia="標楷體" w:hAnsi="標楷體"/>
              </w:rPr>
            </w:pPr>
          </w:p>
        </w:tc>
        <w:tc>
          <w:tcPr>
            <w:tcW w:w="1843" w:type="dxa"/>
            <w:tcPrChange w:id="3102" w:author="阿毛" w:date="2021-06-09T11:16:00Z">
              <w:tcPr>
                <w:tcW w:w="1843" w:type="dxa"/>
              </w:tcPr>
            </w:tcPrChange>
          </w:tcPr>
          <w:p w14:paraId="36F26180" w14:textId="77777777" w:rsidR="004C05AA" w:rsidRPr="00847BB7" w:rsidRDefault="004C05AA" w:rsidP="0094025F">
            <w:pPr>
              <w:rPr>
                <w:ins w:id="3103" w:author="智誠 楊" w:date="2021-05-12T09:43:00Z"/>
                <w:rFonts w:ascii="標楷體" w:eastAsia="標楷體" w:hAnsi="標楷體"/>
              </w:rPr>
            </w:pPr>
          </w:p>
        </w:tc>
        <w:tc>
          <w:tcPr>
            <w:tcW w:w="1275" w:type="dxa"/>
            <w:tcPrChange w:id="3104" w:author="阿毛" w:date="2021-06-09T11:16:00Z">
              <w:tcPr>
                <w:tcW w:w="1275" w:type="dxa"/>
              </w:tcPr>
            </w:tcPrChange>
          </w:tcPr>
          <w:p w14:paraId="0B934019" w14:textId="77777777" w:rsidR="004C05AA" w:rsidRPr="00847BB7" w:rsidRDefault="004C05AA" w:rsidP="0094025F">
            <w:pPr>
              <w:rPr>
                <w:ins w:id="3105" w:author="智誠 楊" w:date="2021-05-12T09:43:00Z"/>
                <w:rFonts w:ascii="標楷體" w:eastAsia="標楷體" w:hAnsi="標楷體"/>
                <w:lang w:eastAsia="zh-HK"/>
              </w:rPr>
            </w:pPr>
          </w:p>
        </w:tc>
        <w:tc>
          <w:tcPr>
            <w:tcW w:w="553" w:type="dxa"/>
            <w:tcPrChange w:id="3106" w:author="阿毛" w:date="2021-06-09T11:16:00Z">
              <w:tcPr>
                <w:tcW w:w="553" w:type="dxa"/>
              </w:tcPr>
            </w:tcPrChange>
          </w:tcPr>
          <w:p w14:paraId="2B0EB555" w14:textId="77777777" w:rsidR="004C05AA" w:rsidRPr="00847BB7" w:rsidRDefault="004C05AA" w:rsidP="0094025F">
            <w:pPr>
              <w:rPr>
                <w:ins w:id="3107" w:author="智誠 楊" w:date="2021-05-12T09:43:00Z"/>
                <w:rFonts w:ascii="標楷體" w:eastAsia="標楷體" w:hAnsi="標楷體"/>
              </w:rPr>
            </w:pPr>
          </w:p>
        </w:tc>
        <w:tc>
          <w:tcPr>
            <w:tcW w:w="666" w:type="dxa"/>
            <w:tcPrChange w:id="3108" w:author="阿毛" w:date="2021-06-09T11:16:00Z">
              <w:tcPr>
                <w:tcW w:w="666" w:type="dxa"/>
              </w:tcPr>
            </w:tcPrChange>
          </w:tcPr>
          <w:p w14:paraId="6E4F44D5" w14:textId="77777777" w:rsidR="004C05AA" w:rsidRDefault="004C05AA" w:rsidP="0094025F">
            <w:pPr>
              <w:jc w:val="center"/>
              <w:rPr>
                <w:ins w:id="3109" w:author="智誠 楊" w:date="2021-05-12T09:43:00Z"/>
                <w:rFonts w:ascii="標楷體" w:eastAsia="標楷體" w:hAnsi="標楷體"/>
              </w:rPr>
            </w:pPr>
            <w:ins w:id="3110" w:author="智誠 楊" w:date="2021-05-12T09:45:00Z">
              <w:r>
                <w:rPr>
                  <w:rFonts w:ascii="標楷體" w:eastAsia="標楷體" w:hAnsi="標楷體" w:hint="eastAsia"/>
                </w:rPr>
                <w:t>R</w:t>
              </w:r>
            </w:ins>
          </w:p>
        </w:tc>
        <w:tc>
          <w:tcPr>
            <w:tcW w:w="3034" w:type="dxa"/>
            <w:tcPrChange w:id="3111" w:author="阿毛" w:date="2021-06-09T11:16:00Z">
              <w:tcPr>
                <w:tcW w:w="2856" w:type="dxa"/>
              </w:tcPr>
            </w:tcPrChange>
          </w:tcPr>
          <w:p w14:paraId="7210A01A" w14:textId="77777777" w:rsidR="004C05AA" w:rsidRPr="00EA3465" w:rsidRDefault="004C05AA" w:rsidP="0094025F">
            <w:pPr>
              <w:snapToGrid w:val="0"/>
              <w:ind w:left="238" w:hangingChars="99" w:hanging="238"/>
              <w:rPr>
                <w:ins w:id="3112" w:author="智誠 楊" w:date="2021-05-12T09:43:00Z"/>
                <w:rFonts w:ascii="標楷體" w:eastAsia="標楷體" w:hAnsi="標楷體"/>
                <w:color w:val="000000" w:themeColor="text1"/>
              </w:rPr>
            </w:pPr>
            <w:ins w:id="3113" w:author="智誠 楊" w:date="2021-05-12T09:43:00Z">
              <w:r>
                <w:rPr>
                  <w:rFonts w:ascii="標楷體" w:eastAsia="標楷體" w:hAnsi="標楷體" w:hint="eastAsia"/>
                  <w:color w:val="000000" w:themeColor="text1"/>
                </w:rPr>
                <w:t>1.</w:t>
              </w:r>
            </w:ins>
            <w:ins w:id="3114" w:author="智誠 楊" w:date="2021-05-12T09:45:00Z">
              <w:r>
                <w:rPr>
                  <w:rFonts w:ascii="標楷體" w:eastAsia="標楷體" w:hAnsi="標楷體" w:hint="eastAsia"/>
                </w:rPr>
                <w:t>自動顯示</w:t>
              </w:r>
            </w:ins>
            <w:ins w:id="3115" w:author="智誠 楊" w:date="2021-05-12T09:46:00Z">
              <w:r>
                <w:rPr>
                  <w:rFonts w:ascii="標楷體" w:eastAsia="標楷體" w:hAnsi="標楷體" w:hint="eastAsia"/>
                </w:rPr>
                <w:t>原值</w:t>
              </w:r>
            </w:ins>
            <w:ins w:id="3116" w:author="智誠 楊" w:date="2021-05-12T09:45:00Z">
              <w:r>
                <w:rPr>
                  <w:rFonts w:ascii="標楷體" w:eastAsia="標楷體" w:hAnsi="標楷體" w:hint="eastAsia"/>
                </w:rPr>
                <w:t>、不可修改</w:t>
              </w:r>
            </w:ins>
          </w:p>
          <w:p w14:paraId="02DB080D" w14:textId="77777777" w:rsidR="004C05AA" w:rsidRDefault="004C05AA" w:rsidP="0094025F">
            <w:pPr>
              <w:ind w:left="240" w:hangingChars="100" w:hanging="240"/>
              <w:rPr>
                <w:ins w:id="3117" w:author="智誠 楊" w:date="2021-05-12T09:43:00Z"/>
                <w:rFonts w:ascii="標楷體" w:eastAsia="標楷體" w:hAnsi="標楷體"/>
                <w:color w:val="000000" w:themeColor="text1"/>
              </w:rPr>
              <w:pPrChange w:id="3118" w:author="阿毛" w:date="2021-06-09T11:17:00Z">
                <w:pPr/>
              </w:pPrChange>
            </w:pPr>
            <w:ins w:id="3119" w:author="智誠 楊" w:date="2021-05-12T09:43: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EmpNoDesc</w:t>
              </w:r>
            </w:ins>
          </w:p>
        </w:tc>
      </w:tr>
      <w:tr w:rsidR="004C05AA" w:rsidRPr="00847BB7" w14:paraId="05ECAD70" w14:textId="77777777" w:rsidTr="0094025F">
        <w:trPr>
          <w:trHeight w:val="291"/>
          <w:jc w:val="center"/>
          <w:ins w:id="3120" w:author="智誠 楊" w:date="2021-05-12T09:43:00Z"/>
          <w:trPrChange w:id="3121" w:author="阿毛" w:date="2021-06-09T11:16:00Z">
            <w:trPr>
              <w:trHeight w:val="291"/>
              <w:jc w:val="center"/>
            </w:trPr>
          </w:trPrChange>
        </w:trPr>
        <w:tc>
          <w:tcPr>
            <w:tcW w:w="456" w:type="dxa"/>
            <w:tcPrChange w:id="3122" w:author="阿毛" w:date="2021-06-09T11:16:00Z">
              <w:tcPr>
                <w:tcW w:w="456" w:type="dxa"/>
              </w:tcPr>
            </w:tcPrChange>
          </w:tcPr>
          <w:p w14:paraId="04A1A697" w14:textId="77777777" w:rsidR="004C05AA" w:rsidRDefault="004C05AA" w:rsidP="0094025F">
            <w:pPr>
              <w:rPr>
                <w:ins w:id="3123" w:author="智誠 楊" w:date="2021-05-12T09:43:00Z"/>
                <w:rFonts w:ascii="標楷體" w:eastAsia="標楷體" w:hAnsi="標楷體"/>
              </w:rPr>
            </w:pPr>
            <w:ins w:id="3124" w:author="智誠 楊" w:date="2021-05-12T09:43:00Z">
              <w:r>
                <w:rPr>
                  <w:rFonts w:ascii="標楷體" w:eastAsia="標楷體" w:hAnsi="標楷體" w:hint="eastAsia"/>
                </w:rPr>
                <w:t>9</w:t>
              </w:r>
            </w:ins>
          </w:p>
        </w:tc>
        <w:tc>
          <w:tcPr>
            <w:tcW w:w="1920" w:type="dxa"/>
            <w:tcPrChange w:id="3125" w:author="阿毛" w:date="2021-06-09T11:16:00Z">
              <w:tcPr>
                <w:tcW w:w="1920" w:type="dxa"/>
              </w:tcPr>
            </w:tcPrChange>
          </w:tcPr>
          <w:p w14:paraId="48808F39" w14:textId="77777777" w:rsidR="004C05AA" w:rsidRDefault="004C05AA" w:rsidP="0094025F">
            <w:pPr>
              <w:rPr>
                <w:ins w:id="3126" w:author="智誠 楊" w:date="2021-05-12T09:43:00Z"/>
                <w:rFonts w:ascii="標楷體" w:eastAsia="標楷體" w:hAnsi="標楷體"/>
                <w:lang w:eastAsia="zh-HK"/>
              </w:rPr>
            </w:pPr>
            <w:ins w:id="3127" w:author="智誠 楊" w:date="2021-05-12T09:43:00Z">
              <w:r>
                <w:rPr>
                  <w:rFonts w:ascii="標楷體" w:eastAsia="標楷體" w:hAnsi="標楷體" w:hint="eastAsia"/>
                  <w:lang w:eastAsia="zh-HK"/>
                </w:rPr>
                <w:t>主管覆核</w:t>
              </w:r>
            </w:ins>
          </w:p>
        </w:tc>
        <w:tc>
          <w:tcPr>
            <w:tcW w:w="851" w:type="dxa"/>
            <w:tcPrChange w:id="3128" w:author="阿毛" w:date="2021-06-09T11:16:00Z">
              <w:tcPr>
                <w:tcW w:w="851" w:type="dxa"/>
              </w:tcPr>
            </w:tcPrChange>
          </w:tcPr>
          <w:p w14:paraId="07036988" w14:textId="77777777" w:rsidR="004C05AA" w:rsidRPr="00847BB7" w:rsidRDefault="004C05AA" w:rsidP="0094025F">
            <w:pPr>
              <w:rPr>
                <w:ins w:id="3129" w:author="智誠 楊" w:date="2021-05-12T09:43:00Z"/>
                <w:rFonts w:ascii="標楷體" w:eastAsia="標楷體" w:hAnsi="標楷體"/>
              </w:rPr>
            </w:pPr>
          </w:p>
        </w:tc>
        <w:tc>
          <w:tcPr>
            <w:tcW w:w="1843" w:type="dxa"/>
            <w:tcPrChange w:id="3130" w:author="阿毛" w:date="2021-06-09T11:16:00Z">
              <w:tcPr>
                <w:tcW w:w="1843" w:type="dxa"/>
              </w:tcPr>
            </w:tcPrChange>
          </w:tcPr>
          <w:p w14:paraId="28F4487F" w14:textId="77777777" w:rsidR="004C05AA" w:rsidRPr="00847BB7" w:rsidRDefault="004C05AA" w:rsidP="0094025F">
            <w:pPr>
              <w:rPr>
                <w:ins w:id="3131" w:author="智誠 楊" w:date="2021-05-12T09:43:00Z"/>
                <w:rFonts w:ascii="標楷體" w:eastAsia="標楷體" w:hAnsi="標楷體"/>
              </w:rPr>
            </w:pPr>
          </w:p>
        </w:tc>
        <w:tc>
          <w:tcPr>
            <w:tcW w:w="1275" w:type="dxa"/>
            <w:tcPrChange w:id="3132" w:author="阿毛" w:date="2021-06-09T11:16:00Z">
              <w:tcPr>
                <w:tcW w:w="1275" w:type="dxa"/>
              </w:tcPr>
            </w:tcPrChange>
          </w:tcPr>
          <w:p w14:paraId="3E8DEB8E" w14:textId="77777777" w:rsidR="004C05AA" w:rsidRPr="00847BB7" w:rsidRDefault="004C05AA" w:rsidP="0094025F">
            <w:pPr>
              <w:rPr>
                <w:ins w:id="3133" w:author="智誠 楊" w:date="2021-05-12T09:43:00Z"/>
                <w:rFonts w:ascii="標楷體" w:eastAsia="標楷體" w:hAnsi="標楷體"/>
                <w:lang w:eastAsia="zh-HK"/>
              </w:rPr>
            </w:pPr>
          </w:p>
        </w:tc>
        <w:tc>
          <w:tcPr>
            <w:tcW w:w="553" w:type="dxa"/>
            <w:tcPrChange w:id="3134" w:author="阿毛" w:date="2021-06-09T11:16:00Z">
              <w:tcPr>
                <w:tcW w:w="553" w:type="dxa"/>
              </w:tcPr>
            </w:tcPrChange>
          </w:tcPr>
          <w:p w14:paraId="659281FF" w14:textId="77777777" w:rsidR="004C05AA" w:rsidRPr="00847BB7" w:rsidRDefault="004C05AA" w:rsidP="0094025F">
            <w:pPr>
              <w:rPr>
                <w:ins w:id="3135" w:author="智誠 楊" w:date="2021-05-12T09:43:00Z"/>
                <w:rFonts w:ascii="標楷體" w:eastAsia="標楷體" w:hAnsi="標楷體"/>
              </w:rPr>
            </w:pPr>
          </w:p>
        </w:tc>
        <w:tc>
          <w:tcPr>
            <w:tcW w:w="666" w:type="dxa"/>
            <w:tcPrChange w:id="3136" w:author="阿毛" w:date="2021-06-09T11:16:00Z">
              <w:tcPr>
                <w:tcW w:w="666" w:type="dxa"/>
              </w:tcPr>
            </w:tcPrChange>
          </w:tcPr>
          <w:p w14:paraId="4092048E" w14:textId="77777777" w:rsidR="004C05AA" w:rsidRDefault="004C05AA" w:rsidP="0094025F">
            <w:pPr>
              <w:jc w:val="center"/>
              <w:rPr>
                <w:ins w:id="3137" w:author="智誠 楊" w:date="2021-05-12T09:43:00Z"/>
                <w:rFonts w:ascii="標楷體" w:eastAsia="標楷體" w:hAnsi="標楷體"/>
              </w:rPr>
            </w:pPr>
            <w:ins w:id="3138" w:author="智誠 楊" w:date="2021-05-12T09:45:00Z">
              <w:r>
                <w:rPr>
                  <w:rFonts w:ascii="標楷體" w:eastAsia="標楷體" w:hAnsi="標楷體" w:hint="eastAsia"/>
                </w:rPr>
                <w:t>R</w:t>
              </w:r>
            </w:ins>
          </w:p>
        </w:tc>
        <w:tc>
          <w:tcPr>
            <w:tcW w:w="3034" w:type="dxa"/>
            <w:tcPrChange w:id="3139" w:author="阿毛" w:date="2021-06-09T11:16:00Z">
              <w:tcPr>
                <w:tcW w:w="2856" w:type="dxa"/>
              </w:tcPr>
            </w:tcPrChange>
          </w:tcPr>
          <w:p w14:paraId="3CC58B29" w14:textId="77777777" w:rsidR="004C05AA" w:rsidRPr="00EA3465" w:rsidRDefault="004C05AA" w:rsidP="0094025F">
            <w:pPr>
              <w:snapToGrid w:val="0"/>
              <w:ind w:left="238" w:hangingChars="99" w:hanging="238"/>
              <w:rPr>
                <w:ins w:id="3140" w:author="智誠 楊" w:date="2021-05-12T09:43:00Z"/>
                <w:rFonts w:ascii="標楷體" w:eastAsia="標楷體" w:hAnsi="標楷體"/>
                <w:color w:val="000000" w:themeColor="text1"/>
              </w:rPr>
            </w:pPr>
            <w:ins w:id="3141" w:author="智誠 楊" w:date="2021-05-12T09:43:00Z">
              <w:r>
                <w:rPr>
                  <w:rFonts w:ascii="標楷體" w:eastAsia="標楷體" w:hAnsi="標楷體" w:hint="eastAsia"/>
                  <w:color w:val="000000" w:themeColor="text1"/>
                </w:rPr>
                <w:t>1.</w:t>
              </w:r>
            </w:ins>
            <w:ins w:id="3142" w:author="智誠 楊" w:date="2021-05-12T09:45:00Z">
              <w:r>
                <w:rPr>
                  <w:rFonts w:ascii="標楷體" w:eastAsia="標楷體" w:hAnsi="標楷體" w:hint="eastAsia"/>
                </w:rPr>
                <w:t>自動顯示</w:t>
              </w:r>
            </w:ins>
            <w:ins w:id="3143" w:author="智誠 楊" w:date="2021-05-12T09:46:00Z">
              <w:r>
                <w:rPr>
                  <w:rFonts w:ascii="標楷體" w:eastAsia="標楷體" w:hAnsi="標楷體" w:hint="eastAsia"/>
                </w:rPr>
                <w:t>原值</w:t>
              </w:r>
            </w:ins>
            <w:ins w:id="3144" w:author="智誠 楊" w:date="2021-05-12T09:45:00Z">
              <w:r>
                <w:rPr>
                  <w:rFonts w:ascii="標楷體" w:eastAsia="標楷體" w:hAnsi="標楷體" w:hint="eastAsia"/>
                </w:rPr>
                <w:t>、不可修改</w:t>
              </w:r>
            </w:ins>
          </w:p>
          <w:p w14:paraId="017879FE" w14:textId="77777777" w:rsidR="004C05AA" w:rsidRDefault="004C05AA" w:rsidP="0094025F">
            <w:pPr>
              <w:ind w:left="240" w:hangingChars="100" w:hanging="240"/>
              <w:rPr>
                <w:ins w:id="3145" w:author="智誠 楊" w:date="2021-05-12T09:43:00Z"/>
                <w:rFonts w:ascii="標楷體" w:eastAsia="標楷體" w:hAnsi="標楷體"/>
                <w:color w:val="000000" w:themeColor="text1"/>
              </w:rPr>
              <w:pPrChange w:id="3146" w:author="阿毛" w:date="2021-06-09T11:17:00Z">
                <w:pPr/>
              </w:pPrChange>
            </w:pPr>
            <w:ins w:id="3147" w:author="智誠 楊" w:date="2021-05-12T09:43:00Z">
              <w:r>
                <w:rPr>
                  <w:rFonts w:ascii="標楷體" w:eastAsia="標楷體" w:hAnsi="標楷體" w:hint="eastAsia"/>
                </w:rPr>
                <w:t>2.</w:t>
              </w:r>
              <w:r>
                <w:rPr>
                  <w:rFonts w:ascii="標楷體" w:eastAsia="標楷體" w:hAnsi="標楷體"/>
                </w:rPr>
                <w:t>MlaundryDetail</w:t>
              </w:r>
              <w:r>
                <w:rPr>
                  <w:rFonts w:ascii="標楷體" w:eastAsia="標楷體" w:hAnsi="標楷體" w:hint="eastAsia"/>
                </w:rPr>
                <w:t>.</w:t>
              </w:r>
              <w:r>
                <w:rPr>
                  <w:rFonts w:ascii="標楷體" w:eastAsia="標楷體" w:hAnsi="標楷體"/>
                </w:rPr>
                <w:t>ManagerCheck</w:t>
              </w:r>
            </w:ins>
          </w:p>
        </w:tc>
      </w:tr>
      <w:tr w:rsidR="004C05AA" w:rsidRPr="00847BB7" w14:paraId="4A72B34D" w14:textId="77777777" w:rsidTr="0094025F">
        <w:trPr>
          <w:trHeight w:val="291"/>
          <w:jc w:val="center"/>
          <w:ins w:id="3148" w:author="智誠 楊" w:date="2021-05-12T09:43:00Z"/>
          <w:trPrChange w:id="3149" w:author="阿毛" w:date="2021-06-09T11:16:00Z">
            <w:trPr>
              <w:trHeight w:val="291"/>
              <w:jc w:val="center"/>
            </w:trPr>
          </w:trPrChange>
        </w:trPr>
        <w:tc>
          <w:tcPr>
            <w:tcW w:w="456" w:type="dxa"/>
            <w:tcPrChange w:id="3150" w:author="阿毛" w:date="2021-06-09T11:16:00Z">
              <w:tcPr>
                <w:tcW w:w="456" w:type="dxa"/>
              </w:tcPr>
            </w:tcPrChange>
          </w:tcPr>
          <w:p w14:paraId="63C662F3" w14:textId="77777777" w:rsidR="004C05AA" w:rsidRDefault="004C05AA" w:rsidP="0094025F">
            <w:pPr>
              <w:rPr>
                <w:ins w:id="3151" w:author="智誠 楊" w:date="2021-05-12T09:43:00Z"/>
                <w:rFonts w:ascii="標楷體" w:eastAsia="標楷體" w:hAnsi="標楷體"/>
              </w:rPr>
            </w:pPr>
            <w:ins w:id="3152" w:author="智誠 楊" w:date="2021-05-12T09:43:00Z">
              <w:r>
                <w:rPr>
                  <w:rFonts w:ascii="標楷體" w:eastAsia="標楷體" w:hAnsi="標楷體" w:hint="eastAsia"/>
                </w:rPr>
                <w:t>10</w:t>
              </w:r>
            </w:ins>
          </w:p>
        </w:tc>
        <w:tc>
          <w:tcPr>
            <w:tcW w:w="1920" w:type="dxa"/>
            <w:tcPrChange w:id="3153" w:author="阿毛" w:date="2021-06-09T11:16:00Z">
              <w:tcPr>
                <w:tcW w:w="1920" w:type="dxa"/>
              </w:tcPr>
            </w:tcPrChange>
          </w:tcPr>
          <w:p w14:paraId="4CCEF1A1" w14:textId="77777777" w:rsidR="004C05AA" w:rsidRDefault="004C05AA" w:rsidP="0094025F">
            <w:pPr>
              <w:rPr>
                <w:ins w:id="3154" w:author="智誠 楊" w:date="2021-05-12T09:43:00Z"/>
                <w:rFonts w:ascii="標楷體" w:eastAsia="標楷體" w:hAnsi="標楷體"/>
                <w:lang w:eastAsia="zh-HK"/>
              </w:rPr>
            </w:pPr>
            <w:ins w:id="3155" w:author="智誠 楊" w:date="2021-05-12T09:43:00Z">
              <w:r>
                <w:rPr>
                  <w:rFonts w:ascii="標楷體" w:eastAsia="標楷體" w:hAnsi="標楷體" w:hint="eastAsia"/>
                  <w:lang w:eastAsia="zh-HK"/>
                </w:rPr>
                <w:t>主管同意日期</w:t>
              </w:r>
            </w:ins>
          </w:p>
        </w:tc>
        <w:tc>
          <w:tcPr>
            <w:tcW w:w="851" w:type="dxa"/>
            <w:tcPrChange w:id="3156" w:author="阿毛" w:date="2021-06-09T11:16:00Z">
              <w:tcPr>
                <w:tcW w:w="851" w:type="dxa"/>
              </w:tcPr>
            </w:tcPrChange>
          </w:tcPr>
          <w:p w14:paraId="3A1896EA" w14:textId="77777777" w:rsidR="004C05AA" w:rsidRPr="00847BB7" w:rsidRDefault="004C05AA" w:rsidP="0094025F">
            <w:pPr>
              <w:rPr>
                <w:ins w:id="3157" w:author="智誠 楊" w:date="2021-05-12T09:43:00Z"/>
                <w:rFonts w:ascii="標楷體" w:eastAsia="標楷體" w:hAnsi="標楷體"/>
              </w:rPr>
            </w:pPr>
          </w:p>
        </w:tc>
        <w:tc>
          <w:tcPr>
            <w:tcW w:w="1843" w:type="dxa"/>
            <w:tcPrChange w:id="3158" w:author="阿毛" w:date="2021-06-09T11:16:00Z">
              <w:tcPr>
                <w:tcW w:w="1843" w:type="dxa"/>
              </w:tcPr>
            </w:tcPrChange>
          </w:tcPr>
          <w:p w14:paraId="5C625849" w14:textId="77777777" w:rsidR="004C05AA" w:rsidRPr="00847BB7" w:rsidRDefault="004C05AA" w:rsidP="0094025F">
            <w:pPr>
              <w:rPr>
                <w:ins w:id="3159" w:author="智誠 楊" w:date="2021-05-12T09:43:00Z"/>
                <w:rFonts w:ascii="標楷體" w:eastAsia="標楷體" w:hAnsi="標楷體"/>
              </w:rPr>
            </w:pPr>
          </w:p>
        </w:tc>
        <w:tc>
          <w:tcPr>
            <w:tcW w:w="1275" w:type="dxa"/>
            <w:tcPrChange w:id="3160" w:author="阿毛" w:date="2021-06-09T11:16:00Z">
              <w:tcPr>
                <w:tcW w:w="1275" w:type="dxa"/>
              </w:tcPr>
            </w:tcPrChange>
          </w:tcPr>
          <w:p w14:paraId="43E1DB16" w14:textId="77777777" w:rsidR="004C05AA" w:rsidRPr="00847BB7" w:rsidRDefault="004C05AA" w:rsidP="0094025F">
            <w:pPr>
              <w:rPr>
                <w:ins w:id="3161" w:author="智誠 楊" w:date="2021-05-12T09:43:00Z"/>
                <w:rFonts w:ascii="標楷體" w:eastAsia="標楷體" w:hAnsi="標楷體"/>
                <w:lang w:eastAsia="zh-HK"/>
              </w:rPr>
            </w:pPr>
          </w:p>
        </w:tc>
        <w:tc>
          <w:tcPr>
            <w:tcW w:w="553" w:type="dxa"/>
            <w:tcPrChange w:id="3162" w:author="阿毛" w:date="2021-06-09T11:16:00Z">
              <w:tcPr>
                <w:tcW w:w="553" w:type="dxa"/>
              </w:tcPr>
            </w:tcPrChange>
          </w:tcPr>
          <w:p w14:paraId="4A9EAA6A" w14:textId="77777777" w:rsidR="004C05AA" w:rsidRPr="00847BB7" w:rsidRDefault="004C05AA" w:rsidP="0094025F">
            <w:pPr>
              <w:rPr>
                <w:ins w:id="3163" w:author="智誠 楊" w:date="2021-05-12T09:43:00Z"/>
                <w:rFonts w:ascii="標楷體" w:eastAsia="標楷體" w:hAnsi="標楷體"/>
              </w:rPr>
            </w:pPr>
          </w:p>
        </w:tc>
        <w:tc>
          <w:tcPr>
            <w:tcW w:w="666" w:type="dxa"/>
            <w:tcPrChange w:id="3164" w:author="阿毛" w:date="2021-06-09T11:16:00Z">
              <w:tcPr>
                <w:tcW w:w="666" w:type="dxa"/>
              </w:tcPr>
            </w:tcPrChange>
          </w:tcPr>
          <w:p w14:paraId="43FC9307" w14:textId="77777777" w:rsidR="004C05AA" w:rsidRDefault="004C05AA" w:rsidP="0094025F">
            <w:pPr>
              <w:jc w:val="center"/>
              <w:rPr>
                <w:ins w:id="3165" w:author="智誠 楊" w:date="2021-05-12T09:43:00Z"/>
                <w:rFonts w:ascii="標楷體" w:eastAsia="標楷體" w:hAnsi="標楷體"/>
              </w:rPr>
            </w:pPr>
            <w:ins w:id="3166" w:author="智誠 楊" w:date="2021-05-12T09:43:00Z">
              <w:r>
                <w:rPr>
                  <w:rFonts w:ascii="標楷體" w:eastAsia="標楷體" w:hAnsi="標楷體"/>
                </w:rPr>
                <w:t>R</w:t>
              </w:r>
            </w:ins>
          </w:p>
        </w:tc>
        <w:tc>
          <w:tcPr>
            <w:tcW w:w="3034" w:type="dxa"/>
            <w:tcPrChange w:id="3167" w:author="阿毛" w:date="2021-06-09T11:16:00Z">
              <w:tcPr>
                <w:tcW w:w="2856" w:type="dxa"/>
              </w:tcPr>
            </w:tcPrChange>
          </w:tcPr>
          <w:p w14:paraId="4BA14A4F" w14:textId="77777777" w:rsidR="004C05AA" w:rsidRDefault="004C05AA" w:rsidP="0094025F">
            <w:pPr>
              <w:snapToGrid w:val="0"/>
              <w:ind w:left="238" w:hangingChars="99" w:hanging="238"/>
              <w:rPr>
                <w:ins w:id="3168" w:author="智誠 楊" w:date="2021-05-12T09:43:00Z"/>
                <w:rFonts w:ascii="標楷體" w:eastAsia="標楷體" w:hAnsi="標楷體"/>
                <w:color w:val="000000" w:themeColor="text1"/>
              </w:rPr>
            </w:pPr>
            <w:ins w:id="3169" w:author="智誠 楊" w:date="2021-05-12T09:43:00Z">
              <w:r>
                <w:rPr>
                  <w:rFonts w:ascii="標楷體" w:eastAsia="標楷體" w:hAnsi="標楷體" w:hint="eastAsia"/>
                  <w:color w:val="000000" w:themeColor="text1"/>
                </w:rPr>
                <w:t>1.自動顯示</w:t>
              </w:r>
            </w:ins>
            <w:ins w:id="3170" w:author="智誠 楊" w:date="2021-05-12T09:46:00Z">
              <w:r>
                <w:rPr>
                  <w:rFonts w:ascii="標楷體" w:eastAsia="標楷體" w:hAnsi="標楷體" w:hint="eastAsia"/>
                </w:rPr>
                <w:t>原值</w:t>
              </w:r>
            </w:ins>
            <w:ins w:id="3171" w:author="智誠 楊" w:date="2021-05-12T09:43:00Z">
              <w:r>
                <w:rPr>
                  <w:rFonts w:ascii="標楷體" w:eastAsia="標楷體" w:hAnsi="標楷體" w:hint="eastAsia"/>
                  <w:color w:val="000000" w:themeColor="text1"/>
                </w:rPr>
                <w:t>、不可修改</w:t>
              </w:r>
            </w:ins>
          </w:p>
          <w:p w14:paraId="05AC9F94" w14:textId="77777777" w:rsidR="004C05AA" w:rsidRDefault="004C05AA" w:rsidP="0094025F">
            <w:pPr>
              <w:snapToGrid w:val="0"/>
              <w:ind w:left="238" w:hangingChars="99" w:hanging="238"/>
              <w:rPr>
                <w:ins w:id="3172" w:author="智誠 楊" w:date="2021-05-12T09:43:00Z"/>
                <w:rFonts w:ascii="標楷體" w:eastAsia="標楷體" w:hAnsi="標楷體"/>
                <w:color w:val="000000" w:themeColor="text1"/>
              </w:rPr>
            </w:pPr>
            <w:ins w:id="3173" w:author="智誠 楊" w:date="2021-05-12T09:43:00Z">
              <w:r>
                <w:rPr>
                  <w:rFonts w:ascii="標楷體" w:eastAsia="標楷體" w:hAnsi="標楷體"/>
                  <w:color w:val="000000" w:themeColor="text1"/>
                </w:rPr>
                <w:t>2.</w:t>
              </w:r>
              <w:r>
                <w:rPr>
                  <w:rFonts w:ascii="標楷體" w:eastAsia="標楷體" w:hAnsi="標楷體"/>
                </w:rPr>
                <w:t>MlaundryDetail</w:t>
              </w:r>
              <w:r>
                <w:rPr>
                  <w:rFonts w:ascii="標楷體" w:eastAsia="標楷體" w:hAnsi="標楷體" w:hint="eastAsia"/>
                </w:rPr>
                <w:t>.</w:t>
              </w:r>
              <w:r>
                <w:rPr>
                  <w:rFonts w:ascii="標楷體" w:eastAsia="標楷體" w:hAnsi="標楷體"/>
                </w:rPr>
                <w:t>ManagerDate</w:t>
              </w:r>
            </w:ins>
          </w:p>
        </w:tc>
      </w:tr>
      <w:tr w:rsidR="004C05AA" w:rsidRPr="00847BB7" w14:paraId="43F6CE64" w14:textId="77777777" w:rsidTr="0094025F">
        <w:trPr>
          <w:trHeight w:val="291"/>
          <w:jc w:val="center"/>
          <w:ins w:id="3174" w:author="智誠 楊" w:date="2021-05-12T09:43:00Z"/>
          <w:trPrChange w:id="3175" w:author="阿毛" w:date="2021-06-09T11:16:00Z">
            <w:trPr>
              <w:trHeight w:val="291"/>
              <w:jc w:val="center"/>
            </w:trPr>
          </w:trPrChange>
        </w:trPr>
        <w:tc>
          <w:tcPr>
            <w:tcW w:w="456" w:type="dxa"/>
            <w:tcPrChange w:id="3176" w:author="阿毛" w:date="2021-06-09T11:16:00Z">
              <w:tcPr>
                <w:tcW w:w="456" w:type="dxa"/>
              </w:tcPr>
            </w:tcPrChange>
          </w:tcPr>
          <w:p w14:paraId="2D557634" w14:textId="77777777" w:rsidR="004C05AA" w:rsidRDefault="004C05AA" w:rsidP="0094025F">
            <w:pPr>
              <w:rPr>
                <w:ins w:id="3177" w:author="智誠 楊" w:date="2021-05-12T09:43:00Z"/>
                <w:rFonts w:ascii="標楷體" w:eastAsia="標楷體" w:hAnsi="標楷體"/>
              </w:rPr>
            </w:pPr>
            <w:ins w:id="3178" w:author="智誠 楊" w:date="2021-05-12T09:43:00Z">
              <w:r>
                <w:rPr>
                  <w:rFonts w:ascii="標楷體" w:eastAsia="標楷體" w:hAnsi="標楷體" w:hint="eastAsia"/>
                </w:rPr>
                <w:t>11</w:t>
              </w:r>
            </w:ins>
          </w:p>
        </w:tc>
        <w:tc>
          <w:tcPr>
            <w:tcW w:w="1920" w:type="dxa"/>
            <w:tcPrChange w:id="3179" w:author="阿毛" w:date="2021-06-09T11:16:00Z">
              <w:tcPr>
                <w:tcW w:w="1920" w:type="dxa"/>
              </w:tcPr>
            </w:tcPrChange>
          </w:tcPr>
          <w:p w14:paraId="42A46B94" w14:textId="77777777" w:rsidR="004C05AA" w:rsidRDefault="004C05AA" w:rsidP="0094025F">
            <w:pPr>
              <w:rPr>
                <w:ins w:id="3180" w:author="智誠 楊" w:date="2021-05-12T09:43:00Z"/>
                <w:rFonts w:ascii="標楷體" w:eastAsia="標楷體" w:hAnsi="標楷體"/>
                <w:lang w:eastAsia="zh-HK"/>
              </w:rPr>
            </w:pPr>
            <w:ins w:id="3181" w:author="智誠 楊" w:date="2021-05-12T09:43:00Z">
              <w:r>
                <w:rPr>
                  <w:rFonts w:ascii="標楷體" w:eastAsia="標楷體" w:hAnsi="標楷體" w:hint="eastAsia"/>
                  <w:lang w:eastAsia="zh-HK"/>
                </w:rPr>
                <w:t>主管覆核說明</w:t>
              </w:r>
            </w:ins>
          </w:p>
        </w:tc>
        <w:tc>
          <w:tcPr>
            <w:tcW w:w="851" w:type="dxa"/>
            <w:tcPrChange w:id="3182" w:author="阿毛" w:date="2021-06-09T11:16:00Z">
              <w:tcPr>
                <w:tcW w:w="851" w:type="dxa"/>
              </w:tcPr>
            </w:tcPrChange>
          </w:tcPr>
          <w:p w14:paraId="38BFD991" w14:textId="77777777" w:rsidR="004C05AA" w:rsidRPr="00847BB7" w:rsidRDefault="004C05AA" w:rsidP="0094025F">
            <w:pPr>
              <w:rPr>
                <w:ins w:id="3183" w:author="智誠 楊" w:date="2021-05-12T09:43:00Z"/>
                <w:rFonts w:ascii="標楷體" w:eastAsia="標楷體" w:hAnsi="標楷體"/>
              </w:rPr>
            </w:pPr>
          </w:p>
        </w:tc>
        <w:tc>
          <w:tcPr>
            <w:tcW w:w="1843" w:type="dxa"/>
            <w:tcPrChange w:id="3184" w:author="阿毛" w:date="2021-06-09T11:16:00Z">
              <w:tcPr>
                <w:tcW w:w="1843" w:type="dxa"/>
              </w:tcPr>
            </w:tcPrChange>
          </w:tcPr>
          <w:p w14:paraId="330A707C" w14:textId="77777777" w:rsidR="004C05AA" w:rsidRPr="00847BB7" w:rsidRDefault="004C05AA" w:rsidP="0094025F">
            <w:pPr>
              <w:rPr>
                <w:ins w:id="3185" w:author="智誠 楊" w:date="2021-05-12T09:43:00Z"/>
                <w:rFonts w:ascii="標楷體" w:eastAsia="標楷體" w:hAnsi="標楷體"/>
              </w:rPr>
            </w:pPr>
          </w:p>
        </w:tc>
        <w:tc>
          <w:tcPr>
            <w:tcW w:w="1275" w:type="dxa"/>
            <w:tcPrChange w:id="3186" w:author="阿毛" w:date="2021-06-09T11:16:00Z">
              <w:tcPr>
                <w:tcW w:w="1275" w:type="dxa"/>
              </w:tcPr>
            </w:tcPrChange>
          </w:tcPr>
          <w:p w14:paraId="328A1299" w14:textId="77777777" w:rsidR="004C05AA" w:rsidRPr="00847BB7" w:rsidRDefault="004C05AA" w:rsidP="0094025F">
            <w:pPr>
              <w:rPr>
                <w:ins w:id="3187" w:author="智誠 楊" w:date="2021-05-12T09:43:00Z"/>
                <w:rFonts w:ascii="標楷體" w:eastAsia="標楷體" w:hAnsi="標楷體"/>
                <w:lang w:eastAsia="zh-HK"/>
              </w:rPr>
            </w:pPr>
          </w:p>
        </w:tc>
        <w:tc>
          <w:tcPr>
            <w:tcW w:w="553" w:type="dxa"/>
            <w:tcPrChange w:id="3188" w:author="阿毛" w:date="2021-06-09T11:16:00Z">
              <w:tcPr>
                <w:tcW w:w="553" w:type="dxa"/>
              </w:tcPr>
            </w:tcPrChange>
          </w:tcPr>
          <w:p w14:paraId="75F85158" w14:textId="77777777" w:rsidR="004C05AA" w:rsidRPr="00847BB7" w:rsidRDefault="004C05AA" w:rsidP="0094025F">
            <w:pPr>
              <w:rPr>
                <w:ins w:id="3189" w:author="智誠 楊" w:date="2021-05-12T09:43:00Z"/>
                <w:rFonts w:ascii="標楷體" w:eastAsia="標楷體" w:hAnsi="標楷體"/>
              </w:rPr>
            </w:pPr>
          </w:p>
        </w:tc>
        <w:tc>
          <w:tcPr>
            <w:tcW w:w="666" w:type="dxa"/>
            <w:tcPrChange w:id="3190" w:author="阿毛" w:date="2021-06-09T11:16:00Z">
              <w:tcPr>
                <w:tcW w:w="666" w:type="dxa"/>
              </w:tcPr>
            </w:tcPrChange>
          </w:tcPr>
          <w:p w14:paraId="52558E09" w14:textId="77777777" w:rsidR="004C05AA" w:rsidRDefault="004C05AA" w:rsidP="0094025F">
            <w:pPr>
              <w:jc w:val="center"/>
              <w:rPr>
                <w:ins w:id="3191" w:author="智誠 楊" w:date="2021-05-12T09:43:00Z"/>
                <w:rFonts w:ascii="標楷體" w:eastAsia="標楷體" w:hAnsi="標楷體"/>
              </w:rPr>
            </w:pPr>
            <w:ins w:id="3192" w:author="智誠 楊" w:date="2021-05-12T09:46:00Z">
              <w:r>
                <w:rPr>
                  <w:rFonts w:ascii="標楷體" w:eastAsia="標楷體" w:hAnsi="標楷體" w:hint="eastAsia"/>
                </w:rPr>
                <w:t>R</w:t>
              </w:r>
            </w:ins>
          </w:p>
        </w:tc>
        <w:tc>
          <w:tcPr>
            <w:tcW w:w="3034" w:type="dxa"/>
            <w:tcPrChange w:id="3193" w:author="阿毛" w:date="2021-06-09T11:16:00Z">
              <w:tcPr>
                <w:tcW w:w="2856" w:type="dxa"/>
              </w:tcPr>
            </w:tcPrChange>
          </w:tcPr>
          <w:p w14:paraId="3736CCDB" w14:textId="77777777" w:rsidR="004C05AA" w:rsidRDefault="004C05AA" w:rsidP="0094025F">
            <w:pPr>
              <w:snapToGrid w:val="0"/>
              <w:ind w:left="238" w:hangingChars="99" w:hanging="238"/>
              <w:rPr>
                <w:ins w:id="3194" w:author="智誠 楊" w:date="2021-05-12T09:45:00Z"/>
                <w:rFonts w:ascii="標楷體" w:eastAsia="標楷體" w:hAnsi="標楷體"/>
              </w:rPr>
            </w:pPr>
            <w:ins w:id="3195" w:author="智誠 楊" w:date="2021-05-12T09:43:00Z">
              <w:r>
                <w:rPr>
                  <w:rFonts w:ascii="標楷體" w:eastAsia="標楷體" w:hAnsi="標楷體" w:hint="eastAsia"/>
                  <w:color w:val="000000" w:themeColor="text1"/>
                </w:rPr>
                <w:t>1.</w:t>
              </w:r>
            </w:ins>
            <w:ins w:id="3196" w:author="智誠 楊" w:date="2021-05-12T09:45:00Z">
              <w:r>
                <w:rPr>
                  <w:rFonts w:ascii="標楷體" w:eastAsia="標楷體" w:hAnsi="標楷體" w:hint="eastAsia"/>
                </w:rPr>
                <w:t>自動顯示原值、不可修改</w:t>
              </w:r>
            </w:ins>
          </w:p>
          <w:p w14:paraId="4C5DC261" w14:textId="77777777" w:rsidR="004C05AA" w:rsidRDefault="004C05AA" w:rsidP="0094025F">
            <w:pPr>
              <w:snapToGrid w:val="0"/>
              <w:ind w:left="238" w:hangingChars="99" w:hanging="238"/>
              <w:rPr>
                <w:ins w:id="3197" w:author="智誠 楊" w:date="2021-05-12T09:43:00Z"/>
                <w:rFonts w:ascii="標楷體" w:eastAsia="標楷體" w:hAnsi="標楷體"/>
                <w:color w:val="000000" w:themeColor="text1"/>
              </w:rPr>
            </w:pPr>
            <w:ins w:id="3198" w:author="智誠 楊" w:date="2021-05-12T09:45:00Z">
              <w:r>
                <w:rPr>
                  <w:rFonts w:ascii="標楷體" w:eastAsia="標楷體" w:hAnsi="標楷體" w:hint="eastAsia"/>
                </w:rPr>
                <w:t>2</w:t>
              </w:r>
            </w:ins>
            <w:ins w:id="3199" w:author="智誠 楊" w:date="2021-05-12T09:43:00Z">
              <w:r>
                <w:rPr>
                  <w:rFonts w:ascii="標楷體" w:eastAsia="標楷體" w:hAnsi="標楷體"/>
                </w:rPr>
                <w:t>.MlaundryDetail</w:t>
              </w:r>
              <w:r>
                <w:rPr>
                  <w:rFonts w:ascii="標楷體" w:eastAsia="標楷體" w:hAnsi="標楷體" w:hint="eastAsia"/>
                </w:rPr>
                <w:t>.</w:t>
              </w:r>
              <w:r>
                <w:rPr>
                  <w:rFonts w:ascii="標楷體" w:eastAsia="標楷體" w:hAnsi="標楷體"/>
                </w:rPr>
                <w:t>ManagerDesc</w:t>
              </w:r>
            </w:ins>
          </w:p>
        </w:tc>
      </w:tr>
    </w:tbl>
    <w:p w14:paraId="6E58B348" w14:textId="77777777" w:rsidR="004C05AA" w:rsidRPr="00362205" w:rsidDel="008F6460" w:rsidRDefault="004C05AA" w:rsidP="004C05AA">
      <w:pPr>
        <w:rPr>
          <w:del w:id="3200" w:author="智誠 楊" w:date="2021-05-07T15:03:00Z"/>
          <w:rFonts w:ascii="標楷體" w:eastAsia="標楷體" w:hAnsi="標楷體"/>
        </w:rPr>
      </w:pPr>
    </w:p>
    <w:p w14:paraId="5BE2D301" w14:textId="77777777" w:rsidR="004C05AA" w:rsidRPr="00362205" w:rsidDel="008F6460" w:rsidRDefault="004C05AA" w:rsidP="004C05AA">
      <w:pPr>
        <w:rPr>
          <w:del w:id="3201" w:author="智誠 楊" w:date="2021-05-07T15:03:00Z"/>
          <w:rFonts w:ascii="標楷體" w:eastAsia="標楷體" w:hAnsi="標楷體"/>
        </w:rPr>
      </w:pPr>
    </w:p>
    <w:p w14:paraId="27C5C553" w14:textId="77777777" w:rsidR="004C05AA" w:rsidRPr="00362205" w:rsidDel="008F6460" w:rsidRDefault="004C05AA" w:rsidP="004C05AA">
      <w:pPr>
        <w:rPr>
          <w:del w:id="3202" w:author="智誠 楊" w:date="2021-05-07T15:03:00Z"/>
          <w:rFonts w:ascii="標楷體" w:eastAsia="標楷體" w:hAnsi="標楷體"/>
        </w:rPr>
      </w:pPr>
    </w:p>
    <w:p w14:paraId="692FD392" w14:textId="77777777" w:rsidR="004C05AA" w:rsidRPr="00362205" w:rsidDel="008F6460" w:rsidRDefault="004C05AA" w:rsidP="004C05AA">
      <w:pPr>
        <w:rPr>
          <w:del w:id="3203" w:author="智誠 楊" w:date="2021-05-07T15:03:00Z"/>
          <w:rFonts w:ascii="標楷體" w:eastAsia="標楷體" w:hAnsi="標楷體"/>
        </w:rPr>
      </w:pPr>
    </w:p>
    <w:p w14:paraId="6AD480BF" w14:textId="77777777" w:rsidR="004C05AA" w:rsidRPr="00362205" w:rsidDel="008F6460" w:rsidRDefault="004C05AA" w:rsidP="004C05AA">
      <w:pPr>
        <w:rPr>
          <w:del w:id="3204" w:author="智誠 楊" w:date="2021-05-07T15:03:00Z"/>
          <w:rFonts w:ascii="標楷體" w:eastAsia="標楷體" w:hAnsi="標楷體"/>
        </w:rPr>
      </w:pPr>
    </w:p>
    <w:p w14:paraId="755C1120" w14:textId="77777777" w:rsidR="004C05AA" w:rsidRPr="00362205" w:rsidDel="008F6460" w:rsidRDefault="004C05AA" w:rsidP="004C05AA">
      <w:pPr>
        <w:rPr>
          <w:del w:id="3205" w:author="智誠 楊" w:date="2021-05-07T15:03:00Z"/>
          <w:rFonts w:ascii="標楷體" w:eastAsia="標楷體" w:hAnsi="標楷體"/>
        </w:rPr>
      </w:pPr>
    </w:p>
    <w:p w14:paraId="6809EEA3" w14:textId="77777777" w:rsidR="004C05AA" w:rsidRPr="00362205" w:rsidDel="008F6460" w:rsidRDefault="004C05AA" w:rsidP="004C05AA">
      <w:pPr>
        <w:rPr>
          <w:del w:id="3206" w:author="智誠 楊" w:date="2021-05-07T15:03:00Z"/>
          <w:rFonts w:ascii="標楷體" w:eastAsia="標楷體" w:hAnsi="標楷體"/>
        </w:rPr>
      </w:pPr>
    </w:p>
    <w:p w14:paraId="6014C059" w14:textId="77777777" w:rsidR="004C05AA" w:rsidRPr="00362205" w:rsidDel="008F6460" w:rsidRDefault="004C05AA" w:rsidP="004C05AA">
      <w:pPr>
        <w:rPr>
          <w:del w:id="3207" w:author="智誠 楊" w:date="2021-05-07T15:02:00Z"/>
          <w:rFonts w:ascii="標楷體" w:eastAsia="標楷體" w:hAnsi="標楷體"/>
        </w:rPr>
      </w:pPr>
      <w:del w:id="3208" w:author="智誠 楊" w:date="2021-05-07T15:03:00Z">
        <w:r w:rsidRPr="00362205" w:rsidDel="008F6460">
          <w:rPr>
            <w:rFonts w:ascii="標楷體" w:eastAsia="標楷體" w:hAnsi="標楷體"/>
          </w:rPr>
          <w:br w:type="page"/>
        </w:r>
      </w:del>
    </w:p>
    <w:p w14:paraId="17240E12" w14:textId="77777777" w:rsidR="004C05AA" w:rsidRPr="00362205" w:rsidDel="008F6460" w:rsidRDefault="004C05AA" w:rsidP="004C05AA">
      <w:pPr>
        <w:pStyle w:val="a"/>
        <w:ind w:left="0" w:firstLine="0"/>
        <w:rPr>
          <w:del w:id="3209" w:author="智誠 楊" w:date="2021-05-07T15:02:00Z"/>
        </w:rPr>
        <w:pPrChange w:id="3210" w:author="智誠 楊" w:date="2021-05-07T15:02:00Z">
          <w:pPr>
            <w:pStyle w:val="a"/>
          </w:pPr>
        </w:pPrChange>
      </w:pPr>
      <w:del w:id="3211" w:author="智誠 楊" w:date="2021-05-07T15:02:00Z">
        <w:r w:rsidRPr="00362205" w:rsidDel="008F6460">
          <w:delText>UI畫面</w:delText>
        </w:r>
      </w:del>
    </w:p>
    <w:p w14:paraId="5D3C860E" w14:textId="77777777" w:rsidR="004C05AA" w:rsidRPr="00362205" w:rsidDel="008F6460" w:rsidRDefault="004C05AA" w:rsidP="004C05AA">
      <w:pPr>
        <w:pStyle w:val="42"/>
        <w:spacing w:after="72"/>
        <w:ind w:left="1133"/>
        <w:rPr>
          <w:del w:id="3212" w:author="智誠 楊" w:date="2021-05-07T15:02:00Z"/>
          <w:rFonts w:ascii="標楷體" w:hAnsi="標楷體"/>
        </w:rPr>
      </w:pPr>
      <w:del w:id="3213" w:author="智誠 楊" w:date="2021-05-07T15:02:00Z">
        <w:r w:rsidRPr="00362205" w:rsidDel="008F6460">
          <w:rPr>
            <w:rFonts w:ascii="標楷體" w:hAnsi="標楷體" w:hint="eastAsia"/>
          </w:rPr>
          <w:delText>輸入畫面：</w:delText>
        </w:r>
      </w:del>
    </w:p>
    <w:p w14:paraId="75EFA5CB" w14:textId="77777777" w:rsidR="004C05AA" w:rsidRPr="00054BBF" w:rsidDel="008F6460" w:rsidRDefault="004C05AA" w:rsidP="004C05AA">
      <w:pPr>
        <w:pStyle w:val="a"/>
        <w:numPr>
          <w:ilvl w:val="0"/>
          <w:numId w:val="1"/>
        </w:numPr>
        <w:ind w:left="0" w:firstLine="0"/>
        <w:rPr>
          <w:del w:id="3214" w:author="智誠 楊" w:date="2021-05-07T15:02:00Z"/>
        </w:rPr>
        <w:pPrChange w:id="3215" w:author="智誠 楊" w:date="2021-05-07T15:02:00Z">
          <w:pPr>
            <w:pStyle w:val="a"/>
            <w:numPr>
              <w:numId w:val="0"/>
            </w:numPr>
            <w:ind w:left="0" w:firstLine="0"/>
          </w:pPr>
        </w:pPrChange>
      </w:pPr>
      <w:del w:id="3216" w:author="智誠 楊" w:date="2021-04-07T21:51:00Z">
        <w:r w:rsidDel="004332EE">
          <w:rPr>
            <w:noProof/>
          </w:rPr>
          <w:drawing>
            <wp:inline distT="0" distB="0" distL="0" distR="0" wp14:anchorId="11DF08FE" wp14:editId="3468C4C7">
              <wp:extent cx="6756400" cy="2933700"/>
              <wp:effectExtent l="0" t="0" r="6350" b="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56400" cy="2933700"/>
                      </a:xfrm>
                      <a:prstGeom prst="rect">
                        <a:avLst/>
                      </a:prstGeom>
                      <a:noFill/>
                      <a:ln>
                        <a:noFill/>
                      </a:ln>
                    </pic:spPr>
                  </pic:pic>
                </a:graphicData>
              </a:graphic>
            </wp:inline>
          </w:drawing>
        </w:r>
      </w:del>
    </w:p>
    <w:p w14:paraId="05B84D5E" w14:textId="77777777" w:rsidR="004C05AA" w:rsidRPr="00362205" w:rsidDel="008F6460" w:rsidRDefault="004C05AA" w:rsidP="004C05AA">
      <w:pPr>
        <w:pStyle w:val="a"/>
        <w:ind w:left="0" w:firstLine="0"/>
        <w:rPr>
          <w:del w:id="3217" w:author="智誠 楊" w:date="2021-05-07T15:02:00Z"/>
        </w:rPr>
        <w:pPrChange w:id="3218" w:author="智誠 楊" w:date="2021-05-07T15:02:00Z">
          <w:pPr>
            <w:pStyle w:val="a"/>
          </w:pPr>
        </w:pPrChange>
      </w:pPr>
      <w:del w:id="3219" w:author="智誠 楊" w:date="2021-05-07T15:02:00Z">
        <w:r w:rsidDel="008F6460">
          <w:rPr>
            <w:rFonts w:hint="eastAsia"/>
          </w:rPr>
          <w:delText>輸入</w:delText>
        </w:r>
        <w:r w:rsidRPr="00362205" w:rsidDel="008F6460">
          <w:delText>畫面資料說明</w:delText>
        </w:r>
      </w:del>
    </w:p>
    <w:p w14:paraId="0A7CC2ED" w14:textId="77777777" w:rsidR="004C05AA" w:rsidRPr="00362205" w:rsidDel="008F6460" w:rsidRDefault="004C05AA" w:rsidP="004C05AA">
      <w:pPr>
        <w:pStyle w:val="a"/>
        <w:numPr>
          <w:ilvl w:val="0"/>
          <w:numId w:val="0"/>
        </w:numPr>
        <w:rPr>
          <w:del w:id="3220" w:author="智誠 楊" w:date="2021-05-07T15:02:00Z"/>
        </w:rPr>
      </w:pPr>
    </w:p>
    <w:p w14:paraId="6F4EC547" w14:textId="77777777" w:rsidR="004C05AA" w:rsidDel="008F6460" w:rsidRDefault="004C05AA" w:rsidP="004C05AA">
      <w:pPr>
        <w:tabs>
          <w:tab w:val="left" w:pos="788"/>
        </w:tabs>
        <w:rPr>
          <w:del w:id="3221" w:author="智誠 楊" w:date="2021-05-07T15:02:00Z"/>
          <w:rFonts w:ascii="標楷體" w:eastAsia="標楷體" w:hAnsi="標楷體"/>
        </w:rPr>
      </w:pPr>
    </w:p>
    <w:p w14:paraId="3BF32410" w14:textId="77777777" w:rsidR="004C05AA" w:rsidRPr="00362205" w:rsidRDefault="004C05AA" w:rsidP="004C05AA">
      <w:pPr>
        <w:rPr>
          <w:rFonts w:ascii="標楷體" w:eastAsia="標楷體" w:hAnsi="標楷體"/>
        </w:rPr>
      </w:pPr>
      <w:del w:id="3222" w:author="智誠 楊" w:date="2021-05-07T15:02:00Z">
        <w:r w:rsidDel="008F6460">
          <w:rPr>
            <w:rFonts w:ascii="標楷體" w:eastAsia="標楷體" w:hAnsi="標楷體"/>
          </w:rPr>
          <w:br w:type="page"/>
        </w:r>
      </w:del>
    </w:p>
    <w:p w14:paraId="79BB499C" w14:textId="77777777" w:rsidR="004C05AA" w:rsidRDefault="004C05AA" w:rsidP="004C05AA">
      <w:pPr>
        <w:widowControl/>
        <w:rPr>
          <w:ins w:id="3223" w:author="智誠 楊" w:date="2021-05-07T15:06:00Z"/>
          <w:rFonts w:ascii="標楷體" w:eastAsia="標楷體" w:hAnsi="標楷體"/>
          <w:sz w:val="32"/>
          <w:szCs w:val="20"/>
        </w:rPr>
      </w:pPr>
      <w:ins w:id="3224" w:author="智誠 楊" w:date="2021-05-07T15:06:00Z">
        <w:r>
          <w:rPr>
            <w:rFonts w:ascii="標楷體" w:hAnsi="標楷體"/>
          </w:rPr>
          <w:br w:type="page"/>
        </w:r>
      </w:ins>
    </w:p>
    <w:p w14:paraId="2103D0AC" w14:textId="77777777" w:rsidR="004C05AA" w:rsidRPr="00197760" w:rsidRDefault="004C05AA" w:rsidP="004C05AA">
      <w:pPr>
        <w:pStyle w:val="3"/>
        <w:numPr>
          <w:ilvl w:val="2"/>
          <w:numId w:val="145"/>
        </w:numPr>
        <w:rPr>
          <w:rFonts w:ascii="標楷體" w:hAnsi="標楷體"/>
          <w:szCs w:val="32"/>
        </w:rPr>
        <w:pPrChange w:id="3225" w:author="阿毛" w:date="2021-06-07T13:48:00Z">
          <w:pPr>
            <w:pStyle w:val="3"/>
            <w:numPr>
              <w:ilvl w:val="2"/>
              <w:numId w:val="1"/>
            </w:numPr>
            <w:ind w:left="1247" w:hanging="680"/>
          </w:pPr>
        </w:pPrChange>
      </w:pPr>
      <w:r>
        <w:rPr>
          <w:rFonts w:ascii="標楷體" w:hAnsi="標楷體" w:hint="eastAsia"/>
        </w:rPr>
        <w:lastRenderedPageBreak/>
        <w:t>L8922</w:t>
      </w:r>
      <w:r w:rsidRPr="000670F5">
        <w:rPr>
          <w:rFonts w:ascii="標楷體" w:hAnsi="標楷體" w:hint="eastAsia"/>
        </w:rPr>
        <w:t>疑似洗錢交易合理性查詢</w:t>
      </w:r>
      <w:ins w:id="3226" w:author="智誠 楊" w:date="2021-05-08T20:06:00Z">
        <w:r>
          <w:rPr>
            <w:rFonts w:ascii="標楷體" w:hAnsi="標楷體" w:hint="eastAsia"/>
          </w:rPr>
          <w:t>***</w:t>
        </w:r>
      </w:ins>
    </w:p>
    <w:p w14:paraId="2A6918A6" w14:textId="77777777" w:rsidR="004C05AA" w:rsidRPr="00362205" w:rsidRDefault="004C05AA" w:rsidP="004C05AA">
      <w:pPr>
        <w:pStyle w:val="a"/>
        <w:numPr>
          <w:ilvl w:val="0"/>
          <w:numId w:val="0"/>
        </w:numPr>
        <w:pPrChange w:id="3227" w:author="智誠 楊" w:date="2021-05-08T18:59:00Z">
          <w:pPr>
            <w:pStyle w:val="a"/>
          </w:pPr>
        </w:pPrChange>
      </w:pPr>
      <w:del w:id="3228" w:author="智誠 楊" w:date="2021-05-08T18:59:00Z">
        <w:r w:rsidRPr="00362205" w:rsidDel="004B0633">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C05AA" w:rsidRPr="00362205" w:rsidDel="004B0633" w14:paraId="5FFC4EDB" w14:textId="77777777" w:rsidTr="0094025F">
        <w:trPr>
          <w:trHeight w:val="277"/>
          <w:del w:id="3229" w:author="智誠 楊" w:date="2021-05-08T18:59:00Z"/>
        </w:trPr>
        <w:tc>
          <w:tcPr>
            <w:tcW w:w="1548" w:type="dxa"/>
            <w:tcBorders>
              <w:top w:val="single" w:sz="8" w:space="0" w:color="000000"/>
              <w:bottom w:val="single" w:sz="8" w:space="0" w:color="000000"/>
              <w:right w:val="single" w:sz="8" w:space="0" w:color="000000"/>
            </w:tcBorders>
            <w:shd w:val="clear" w:color="auto" w:fill="F3F3F3"/>
          </w:tcPr>
          <w:p w14:paraId="1CE35AB2" w14:textId="77777777" w:rsidR="004C05AA" w:rsidRPr="00362205" w:rsidDel="004B0633" w:rsidRDefault="004C05AA" w:rsidP="004C05AA">
            <w:pPr>
              <w:numPr>
                <w:ilvl w:val="0"/>
                <w:numId w:val="1"/>
              </w:numPr>
              <w:rPr>
                <w:del w:id="3230" w:author="智誠 楊" w:date="2021-05-08T18:59:00Z"/>
                <w:rFonts w:ascii="標楷體" w:eastAsia="標楷體" w:hAnsi="標楷體"/>
              </w:rPr>
            </w:pPr>
            <w:del w:id="3231" w:author="智誠 楊" w:date="2021-05-08T18:59:00Z">
              <w:r w:rsidRPr="00362205" w:rsidDel="004B0633">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591B0F97" w14:textId="77777777" w:rsidR="004C05AA" w:rsidDel="00AF50F7" w:rsidRDefault="004C05AA" w:rsidP="004C05AA">
            <w:pPr>
              <w:numPr>
                <w:ilvl w:val="0"/>
                <w:numId w:val="1"/>
              </w:numPr>
              <w:rPr>
                <w:del w:id="3232" w:author="智誠 楊" w:date="2021-05-08T18:59:00Z"/>
                <w:rFonts w:ascii="標楷體" w:eastAsia="標楷體" w:hAnsi="標楷體" w:cs="新細明體"/>
                <w:kern w:val="0"/>
                <w:lang w:val="zh-TW"/>
              </w:rPr>
            </w:pPr>
            <w:del w:id="3233" w:author="智誠 楊" w:date="2021-05-08T18:59:00Z">
              <w:r w:rsidRPr="000670F5" w:rsidDel="00AF50F7">
                <w:rPr>
                  <w:rFonts w:ascii="標楷體" w:eastAsia="標楷體" w:hAnsi="標楷體" w:cs="新細明體" w:hint="eastAsia"/>
                  <w:kern w:val="0"/>
                  <w:lang w:val="zh-TW"/>
                </w:rPr>
                <w:delText>疑似洗錢交易合理性查詢</w:delText>
              </w:r>
            </w:del>
          </w:p>
          <w:p w14:paraId="7E320525" w14:textId="77777777" w:rsidR="004C05AA" w:rsidRPr="00362205" w:rsidDel="004B0633" w:rsidRDefault="004C05AA" w:rsidP="004C05AA">
            <w:pPr>
              <w:numPr>
                <w:ilvl w:val="0"/>
                <w:numId w:val="1"/>
              </w:numPr>
              <w:rPr>
                <w:del w:id="3234" w:author="智誠 楊" w:date="2021-05-08T18:59:00Z"/>
                <w:rFonts w:ascii="標楷體" w:eastAsia="標楷體" w:hAnsi="標楷體"/>
              </w:rPr>
            </w:pPr>
            <w:del w:id="3235" w:author="智誠 楊" w:date="2021-05-08T18:59:00Z">
              <w:r w:rsidDel="004B0633">
                <w:rPr>
                  <w:rFonts w:ascii="標楷體" w:eastAsia="標楷體" w:hAnsi="標楷體" w:cs="新細明體" w:hint="eastAsia"/>
                  <w:kern w:val="0"/>
                  <w:lang w:val="zh-TW"/>
                </w:rPr>
                <w:delText>查詢</w:delText>
              </w:r>
              <w:r w:rsidDel="004B0633">
                <w:rPr>
                  <w:rFonts w:ascii="標楷體" w:eastAsia="標楷體" w:hAnsi="標楷體" w:cs="新細明體" w:hint="eastAsia"/>
                  <w:kern w:val="0"/>
                  <w:lang w:val="zh-TW" w:eastAsia="zh-HK"/>
                </w:rPr>
                <w:delText>日期區間內符合</w:delText>
              </w:r>
              <w:r w:rsidDel="004B0633">
                <w:rPr>
                  <w:rFonts w:ascii="標楷體" w:eastAsia="標楷體" w:hAnsi="標楷體" w:cs="新細明體" w:hint="eastAsia"/>
                  <w:kern w:val="0"/>
                  <w:lang w:val="zh-TW"/>
                </w:rPr>
                <w:delText>樣態</w:delText>
              </w:r>
              <w:r w:rsidDel="004B0633">
                <w:rPr>
                  <w:rFonts w:ascii="標楷體" w:eastAsia="標楷體" w:hAnsi="標楷體" w:cs="新細明體" w:hint="eastAsia"/>
                  <w:kern w:val="0"/>
                  <w:lang w:val="zh-TW" w:eastAsia="zh-HK"/>
                </w:rPr>
                <w:delText>條件</w:delText>
              </w:r>
              <w:r w:rsidDel="004B0633">
                <w:rPr>
                  <w:rFonts w:ascii="標楷體" w:eastAsia="標楷體" w:hAnsi="標楷體" w:cs="新細明體" w:hint="eastAsia"/>
                  <w:kern w:val="0"/>
                  <w:lang w:val="zh-TW"/>
                </w:rPr>
                <w:delText>檢核</w:delText>
              </w:r>
              <w:r w:rsidDel="004B0633">
                <w:rPr>
                  <w:rFonts w:ascii="標楷體" w:eastAsia="標楷體" w:hAnsi="標楷體" w:cs="新細明體" w:hint="eastAsia"/>
                  <w:kern w:val="0"/>
                  <w:lang w:val="zh-TW" w:eastAsia="zh-HK"/>
                </w:rPr>
                <w:delText>為</w:delText>
              </w:r>
              <w:r w:rsidRPr="000670F5" w:rsidDel="004B0633">
                <w:rPr>
                  <w:rFonts w:ascii="標楷體" w:eastAsia="標楷體" w:hAnsi="標楷體" w:hint="eastAsia"/>
                </w:rPr>
                <w:delText>合理性</w:delText>
              </w:r>
              <w:r w:rsidDel="004B0633">
                <w:rPr>
                  <w:rFonts w:ascii="標楷體" w:eastAsia="標楷體" w:hAnsi="標楷體" w:hint="eastAsia"/>
                </w:rPr>
                <w:delText>/</w:delText>
              </w:r>
              <w:r w:rsidRPr="000670F5" w:rsidDel="004B0633">
                <w:rPr>
                  <w:rFonts w:ascii="標楷體" w:eastAsia="標楷體" w:hAnsi="標楷體" w:hint="eastAsia"/>
                </w:rPr>
                <w:delText>延遲交易確認</w:delText>
              </w:r>
              <w:r w:rsidDel="004B0633">
                <w:rPr>
                  <w:rFonts w:ascii="標楷體" w:eastAsia="標楷體" w:hAnsi="標楷體" w:hint="eastAsia"/>
                  <w:lang w:eastAsia="zh-HK"/>
                </w:rPr>
                <w:delText>之交易</w:delText>
              </w:r>
            </w:del>
          </w:p>
        </w:tc>
      </w:tr>
      <w:tr w:rsidR="004C05AA" w:rsidRPr="00362205" w:rsidDel="004B0633" w14:paraId="05E7B78F" w14:textId="77777777" w:rsidTr="0094025F">
        <w:trPr>
          <w:trHeight w:val="277"/>
          <w:del w:id="3236" w:author="智誠 楊" w:date="2021-05-08T18:59:00Z"/>
        </w:trPr>
        <w:tc>
          <w:tcPr>
            <w:tcW w:w="1548" w:type="dxa"/>
            <w:tcBorders>
              <w:top w:val="single" w:sz="8" w:space="0" w:color="000000"/>
              <w:bottom w:val="single" w:sz="8" w:space="0" w:color="000000"/>
              <w:right w:val="single" w:sz="8" w:space="0" w:color="000000"/>
            </w:tcBorders>
            <w:shd w:val="clear" w:color="auto" w:fill="F3F3F3"/>
          </w:tcPr>
          <w:p w14:paraId="6D6A0F7B" w14:textId="77777777" w:rsidR="004C05AA" w:rsidRPr="00362205" w:rsidDel="004B0633" w:rsidRDefault="004C05AA" w:rsidP="004C05AA">
            <w:pPr>
              <w:numPr>
                <w:ilvl w:val="0"/>
                <w:numId w:val="1"/>
              </w:numPr>
              <w:rPr>
                <w:del w:id="3237" w:author="智誠 楊" w:date="2021-05-08T18:59:00Z"/>
                <w:rFonts w:ascii="標楷體" w:eastAsia="標楷體" w:hAnsi="標楷體"/>
              </w:rPr>
            </w:pPr>
            <w:del w:id="3238" w:author="智誠 楊" w:date="2021-05-08T18:59:00Z">
              <w:r w:rsidRPr="00362205" w:rsidDel="004B0633">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18E0DF6A" w14:textId="77777777" w:rsidR="004C05AA" w:rsidRPr="00362205" w:rsidDel="004B0633" w:rsidRDefault="004C05AA" w:rsidP="004C05AA">
            <w:pPr>
              <w:numPr>
                <w:ilvl w:val="0"/>
                <w:numId w:val="1"/>
              </w:numPr>
              <w:rPr>
                <w:del w:id="3239" w:author="智誠 楊" w:date="2021-05-08T18:59:00Z"/>
                <w:rFonts w:ascii="標楷體" w:eastAsia="標楷體" w:hAnsi="標楷體"/>
              </w:rPr>
            </w:pPr>
          </w:p>
        </w:tc>
      </w:tr>
      <w:tr w:rsidR="004C05AA" w:rsidRPr="00362205" w:rsidDel="004B0633" w14:paraId="0C8BEB41" w14:textId="77777777" w:rsidTr="0094025F">
        <w:trPr>
          <w:trHeight w:val="773"/>
          <w:del w:id="3240" w:author="智誠 楊" w:date="2021-05-08T18:59:00Z"/>
        </w:trPr>
        <w:tc>
          <w:tcPr>
            <w:tcW w:w="1548" w:type="dxa"/>
            <w:tcBorders>
              <w:top w:val="single" w:sz="8" w:space="0" w:color="000000"/>
              <w:bottom w:val="single" w:sz="8" w:space="0" w:color="000000"/>
              <w:right w:val="single" w:sz="8" w:space="0" w:color="000000"/>
            </w:tcBorders>
            <w:shd w:val="clear" w:color="auto" w:fill="F3F3F3"/>
          </w:tcPr>
          <w:p w14:paraId="25799875" w14:textId="77777777" w:rsidR="004C05AA" w:rsidRPr="00362205" w:rsidDel="004B0633" w:rsidRDefault="004C05AA" w:rsidP="004C05AA">
            <w:pPr>
              <w:numPr>
                <w:ilvl w:val="0"/>
                <w:numId w:val="1"/>
              </w:numPr>
              <w:rPr>
                <w:del w:id="3241" w:author="智誠 楊" w:date="2021-05-08T18:59:00Z"/>
                <w:rFonts w:ascii="標楷體" w:eastAsia="標楷體" w:hAnsi="標楷體"/>
              </w:rPr>
            </w:pPr>
            <w:del w:id="3242" w:author="智誠 楊" w:date="2021-05-08T18:59:00Z">
              <w:r w:rsidRPr="00362205" w:rsidDel="004B0633">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44DA7A20" w14:textId="77777777" w:rsidR="004C05AA" w:rsidRPr="00362205" w:rsidDel="004B0633" w:rsidRDefault="004C05AA" w:rsidP="004C05AA">
            <w:pPr>
              <w:numPr>
                <w:ilvl w:val="0"/>
                <w:numId w:val="1"/>
              </w:numPr>
              <w:rPr>
                <w:del w:id="3243" w:author="智誠 楊" w:date="2021-05-08T18:59:00Z"/>
                <w:rFonts w:ascii="標楷體" w:eastAsia="標楷體" w:hAnsi="標楷體"/>
              </w:rPr>
            </w:pPr>
          </w:p>
        </w:tc>
      </w:tr>
      <w:tr w:rsidR="004C05AA" w:rsidRPr="00362205" w:rsidDel="004B0633" w14:paraId="5FBBF806" w14:textId="77777777" w:rsidTr="0094025F">
        <w:trPr>
          <w:trHeight w:val="321"/>
          <w:del w:id="3244" w:author="智誠 楊" w:date="2021-05-08T18:59:00Z"/>
        </w:trPr>
        <w:tc>
          <w:tcPr>
            <w:tcW w:w="1548" w:type="dxa"/>
            <w:tcBorders>
              <w:top w:val="single" w:sz="8" w:space="0" w:color="000000"/>
              <w:bottom w:val="single" w:sz="8" w:space="0" w:color="000000"/>
              <w:right w:val="single" w:sz="8" w:space="0" w:color="000000"/>
            </w:tcBorders>
            <w:shd w:val="clear" w:color="auto" w:fill="F3F3F3"/>
          </w:tcPr>
          <w:p w14:paraId="6ECCD6FB" w14:textId="77777777" w:rsidR="004C05AA" w:rsidRPr="00362205" w:rsidDel="004B0633" w:rsidRDefault="004C05AA" w:rsidP="004C05AA">
            <w:pPr>
              <w:numPr>
                <w:ilvl w:val="0"/>
                <w:numId w:val="1"/>
              </w:numPr>
              <w:rPr>
                <w:del w:id="3245" w:author="智誠 楊" w:date="2021-05-08T18:59:00Z"/>
                <w:rFonts w:ascii="標楷體" w:eastAsia="標楷體" w:hAnsi="標楷體"/>
              </w:rPr>
            </w:pPr>
            <w:del w:id="3246" w:author="智誠 楊" w:date="2021-05-08T18:59:00Z">
              <w:r w:rsidRPr="00362205" w:rsidDel="004B0633">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43604821" w14:textId="77777777" w:rsidR="004C05AA" w:rsidRPr="00362205" w:rsidDel="004B0633" w:rsidRDefault="004C05AA" w:rsidP="004C05AA">
            <w:pPr>
              <w:numPr>
                <w:ilvl w:val="0"/>
                <w:numId w:val="1"/>
              </w:numPr>
              <w:rPr>
                <w:del w:id="3247" w:author="智誠 楊" w:date="2021-05-08T18:59:00Z"/>
                <w:rFonts w:ascii="標楷體" w:eastAsia="標楷體" w:hAnsi="標楷體"/>
              </w:rPr>
            </w:pPr>
          </w:p>
        </w:tc>
      </w:tr>
      <w:tr w:rsidR="004C05AA" w:rsidRPr="00362205" w:rsidDel="004B0633" w14:paraId="2BC42A19" w14:textId="77777777" w:rsidTr="0094025F">
        <w:trPr>
          <w:trHeight w:val="1311"/>
          <w:del w:id="3248" w:author="智誠 楊" w:date="2021-05-08T18:59:00Z"/>
        </w:trPr>
        <w:tc>
          <w:tcPr>
            <w:tcW w:w="1548" w:type="dxa"/>
            <w:tcBorders>
              <w:top w:val="single" w:sz="8" w:space="0" w:color="000000"/>
              <w:bottom w:val="single" w:sz="8" w:space="0" w:color="000000"/>
              <w:right w:val="single" w:sz="8" w:space="0" w:color="000000"/>
            </w:tcBorders>
            <w:shd w:val="clear" w:color="auto" w:fill="F3F3F3"/>
          </w:tcPr>
          <w:p w14:paraId="4926D672" w14:textId="77777777" w:rsidR="004C05AA" w:rsidRPr="00362205" w:rsidDel="004B0633" w:rsidRDefault="004C05AA" w:rsidP="004C05AA">
            <w:pPr>
              <w:numPr>
                <w:ilvl w:val="0"/>
                <w:numId w:val="1"/>
              </w:numPr>
              <w:rPr>
                <w:del w:id="3249" w:author="智誠 楊" w:date="2021-05-08T18:59:00Z"/>
                <w:rFonts w:ascii="標楷體" w:eastAsia="標楷體" w:hAnsi="標楷體"/>
              </w:rPr>
            </w:pPr>
            <w:del w:id="3250" w:author="智誠 楊" w:date="2021-05-08T18:59:00Z">
              <w:r w:rsidRPr="00362205" w:rsidDel="004B0633">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71FDAC34" w14:textId="77777777" w:rsidR="004C05AA" w:rsidRPr="00362205" w:rsidDel="004B0633" w:rsidRDefault="004C05AA" w:rsidP="004C05AA">
            <w:pPr>
              <w:numPr>
                <w:ilvl w:val="0"/>
                <w:numId w:val="1"/>
              </w:numPr>
              <w:rPr>
                <w:del w:id="3251" w:author="智誠 楊" w:date="2021-05-08T18:59:00Z"/>
                <w:rFonts w:ascii="標楷體" w:eastAsia="標楷體" w:hAnsi="標楷體"/>
              </w:rPr>
            </w:pPr>
          </w:p>
        </w:tc>
      </w:tr>
      <w:tr w:rsidR="004C05AA" w:rsidRPr="00362205" w:rsidDel="004B0633" w14:paraId="44F82099" w14:textId="77777777" w:rsidTr="0094025F">
        <w:trPr>
          <w:trHeight w:val="278"/>
          <w:del w:id="3252" w:author="智誠 楊" w:date="2021-05-08T18:59:00Z"/>
        </w:trPr>
        <w:tc>
          <w:tcPr>
            <w:tcW w:w="1548" w:type="dxa"/>
            <w:tcBorders>
              <w:top w:val="single" w:sz="8" w:space="0" w:color="000000"/>
              <w:bottom w:val="single" w:sz="8" w:space="0" w:color="000000"/>
              <w:right w:val="single" w:sz="8" w:space="0" w:color="000000"/>
            </w:tcBorders>
            <w:shd w:val="clear" w:color="auto" w:fill="F3F3F3"/>
          </w:tcPr>
          <w:p w14:paraId="1F8FC771" w14:textId="77777777" w:rsidR="004C05AA" w:rsidRPr="00362205" w:rsidDel="004B0633" w:rsidRDefault="004C05AA" w:rsidP="004C05AA">
            <w:pPr>
              <w:numPr>
                <w:ilvl w:val="0"/>
                <w:numId w:val="1"/>
              </w:numPr>
              <w:rPr>
                <w:del w:id="3253" w:author="智誠 楊" w:date="2021-05-08T18:59:00Z"/>
                <w:rFonts w:ascii="標楷體" w:eastAsia="標楷體" w:hAnsi="標楷體"/>
              </w:rPr>
            </w:pPr>
            <w:del w:id="3254" w:author="智誠 楊" w:date="2021-05-08T18:59:00Z">
              <w:r w:rsidRPr="00362205" w:rsidDel="004B0633">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69E30307" w14:textId="77777777" w:rsidR="004C05AA" w:rsidRPr="00362205" w:rsidDel="004B0633" w:rsidRDefault="004C05AA" w:rsidP="004C05AA">
            <w:pPr>
              <w:numPr>
                <w:ilvl w:val="0"/>
                <w:numId w:val="1"/>
              </w:numPr>
              <w:rPr>
                <w:del w:id="3255" w:author="智誠 楊" w:date="2021-05-08T18:59:00Z"/>
                <w:rFonts w:ascii="標楷體" w:eastAsia="標楷體" w:hAnsi="標楷體"/>
              </w:rPr>
            </w:pPr>
          </w:p>
        </w:tc>
      </w:tr>
      <w:tr w:rsidR="004C05AA" w:rsidRPr="00362205" w:rsidDel="004B0633" w14:paraId="6ADAFDE3" w14:textId="77777777" w:rsidTr="0094025F">
        <w:trPr>
          <w:trHeight w:val="358"/>
          <w:del w:id="3256" w:author="智誠 楊" w:date="2021-05-08T18:59:00Z"/>
        </w:trPr>
        <w:tc>
          <w:tcPr>
            <w:tcW w:w="1548" w:type="dxa"/>
            <w:tcBorders>
              <w:top w:val="single" w:sz="8" w:space="0" w:color="000000"/>
              <w:bottom w:val="single" w:sz="8" w:space="0" w:color="000000"/>
              <w:right w:val="single" w:sz="8" w:space="0" w:color="000000"/>
            </w:tcBorders>
            <w:shd w:val="clear" w:color="auto" w:fill="F3F3F3"/>
          </w:tcPr>
          <w:p w14:paraId="7E076D7D" w14:textId="77777777" w:rsidR="004C05AA" w:rsidRPr="00362205" w:rsidDel="004B0633" w:rsidRDefault="004C05AA" w:rsidP="004C05AA">
            <w:pPr>
              <w:numPr>
                <w:ilvl w:val="0"/>
                <w:numId w:val="1"/>
              </w:numPr>
              <w:rPr>
                <w:del w:id="3257" w:author="智誠 楊" w:date="2021-05-08T18:59:00Z"/>
                <w:rFonts w:ascii="標楷體" w:eastAsia="標楷體" w:hAnsi="標楷體"/>
              </w:rPr>
            </w:pPr>
            <w:del w:id="3258" w:author="智誠 楊" w:date="2021-05-08T18:59:00Z">
              <w:r w:rsidRPr="00362205" w:rsidDel="004B0633">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7E00416D" w14:textId="77777777" w:rsidR="004C05AA" w:rsidRPr="00362205" w:rsidDel="004B0633" w:rsidRDefault="004C05AA" w:rsidP="004C05AA">
            <w:pPr>
              <w:numPr>
                <w:ilvl w:val="0"/>
                <w:numId w:val="1"/>
              </w:numPr>
              <w:rPr>
                <w:del w:id="3259" w:author="智誠 楊" w:date="2021-05-08T18:59:00Z"/>
                <w:rFonts w:ascii="標楷體" w:eastAsia="標楷體" w:hAnsi="標楷體"/>
              </w:rPr>
            </w:pPr>
          </w:p>
        </w:tc>
      </w:tr>
      <w:tr w:rsidR="004C05AA" w:rsidRPr="00362205" w:rsidDel="004B0633" w14:paraId="0B82C974" w14:textId="77777777" w:rsidTr="0094025F">
        <w:trPr>
          <w:trHeight w:val="278"/>
          <w:del w:id="3260" w:author="智誠 楊" w:date="2021-05-08T18:59:00Z"/>
        </w:trPr>
        <w:tc>
          <w:tcPr>
            <w:tcW w:w="1548" w:type="dxa"/>
            <w:tcBorders>
              <w:top w:val="single" w:sz="8" w:space="0" w:color="000000"/>
              <w:bottom w:val="single" w:sz="8" w:space="0" w:color="000000"/>
              <w:right w:val="single" w:sz="8" w:space="0" w:color="000000"/>
            </w:tcBorders>
            <w:shd w:val="clear" w:color="auto" w:fill="F3F3F3"/>
          </w:tcPr>
          <w:p w14:paraId="6E4AE114" w14:textId="77777777" w:rsidR="004C05AA" w:rsidRPr="00362205" w:rsidDel="004B0633" w:rsidRDefault="004C05AA" w:rsidP="004C05AA">
            <w:pPr>
              <w:numPr>
                <w:ilvl w:val="0"/>
                <w:numId w:val="1"/>
              </w:numPr>
              <w:rPr>
                <w:del w:id="3261" w:author="智誠 楊" w:date="2021-05-08T18:59:00Z"/>
                <w:rFonts w:ascii="標楷體" w:eastAsia="標楷體" w:hAnsi="標楷體"/>
              </w:rPr>
            </w:pPr>
            <w:del w:id="3262" w:author="智誠 楊" w:date="2021-05-08T18:59:00Z">
              <w:r w:rsidRPr="00362205" w:rsidDel="004B0633">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49A9A098" w14:textId="77777777" w:rsidR="004C05AA" w:rsidRPr="00362205" w:rsidDel="004B0633" w:rsidRDefault="004C05AA" w:rsidP="004C05AA">
            <w:pPr>
              <w:numPr>
                <w:ilvl w:val="0"/>
                <w:numId w:val="1"/>
              </w:numPr>
              <w:rPr>
                <w:del w:id="3263" w:author="智誠 楊" w:date="2021-05-08T18:59:00Z"/>
                <w:rFonts w:ascii="標楷體" w:eastAsia="標楷體" w:hAnsi="標楷體"/>
              </w:rPr>
            </w:pPr>
          </w:p>
        </w:tc>
      </w:tr>
    </w:tbl>
    <w:p w14:paraId="33771FA3" w14:textId="77777777" w:rsidR="004C05AA" w:rsidRPr="00362205" w:rsidRDefault="004C05AA" w:rsidP="004C05AA">
      <w:pPr>
        <w:pStyle w:val="a"/>
        <w:numPr>
          <w:ilvl w:val="0"/>
          <w:numId w:val="1"/>
        </w:numPr>
        <w:rPr>
          <w:ins w:id="3264" w:author="智誠 楊" w:date="2021-05-08T18:58:00Z"/>
        </w:rPr>
      </w:pPr>
      <w:ins w:id="3265" w:author="智誠 楊" w:date="2021-05-08T18:58:00Z">
        <w:r w:rsidRPr="00362205">
          <w:t>功能說明</w:t>
        </w:r>
      </w:ins>
    </w:p>
    <w:tbl>
      <w:tblPr>
        <w:tblW w:w="8514"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Change w:id="3266" w:author="智誠 楊" w:date="2021-05-08T19:12:00Z">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PrChange>
      </w:tblPr>
      <w:tblGrid>
        <w:gridCol w:w="1548"/>
        <w:gridCol w:w="6966"/>
        <w:tblGridChange w:id="3267">
          <w:tblGrid>
            <w:gridCol w:w="1548"/>
            <w:gridCol w:w="6318"/>
          </w:tblGrid>
        </w:tblGridChange>
      </w:tblGrid>
      <w:tr w:rsidR="004C05AA" w:rsidRPr="00362205" w14:paraId="197F2E46" w14:textId="77777777" w:rsidTr="0094025F">
        <w:trPr>
          <w:trHeight w:val="277"/>
          <w:ins w:id="3268" w:author="智誠 楊" w:date="2021-05-08T18:58:00Z"/>
          <w:trPrChange w:id="3269" w:author="智誠 楊" w:date="2021-05-08T19:12: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3270"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7C058867" w14:textId="77777777" w:rsidR="004C05AA" w:rsidRPr="00362205" w:rsidRDefault="004C05AA" w:rsidP="0094025F">
            <w:pPr>
              <w:rPr>
                <w:ins w:id="3271" w:author="智誠 楊" w:date="2021-05-08T18:58:00Z"/>
                <w:rFonts w:ascii="標楷體" w:eastAsia="標楷體" w:hAnsi="標楷體"/>
              </w:rPr>
            </w:pPr>
            <w:ins w:id="3272" w:author="智誠 楊" w:date="2021-05-08T18:58:00Z">
              <w:r w:rsidRPr="00362205">
                <w:rPr>
                  <w:rFonts w:ascii="標楷體" w:eastAsia="標楷體" w:hAnsi="標楷體"/>
                </w:rPr>
                <w:t xml:space="preserve">功能名稱 </w:t>
              </w:r>
            </w:ins>
          </w:p>
        </w:tc>
        <w:tc>
          <w:tcPr>
            <w:tcW w:w="6966" w:type="dxa"/>
            <w:tcBorders>
              <w:top w:val="single" w:sz="8" w:space="0" w:color="000000"/>
              <w:left w:val="single" w:sz="8" w:space="0" w:color="000000"/>
              <w:bottom w:val="single" w:sz="8" w:space="0" w:color="000000"/>
            </w:tcBorders>
            <w:tcPrChange w:id="3273" w:author="智誠 楊" w:date="2021-05-08T19:12:00Z">
              <w:tcPr>
                <w:tcW w:w="6318" w:type="dxa"/>
                <w:tcBorders>
                  <w:top w:val="single" w:sz="8" w:space="0" w:color="000000"/>
                  <w:left w:val="single" w:sz="8" w:space="0" w:color="000000"/>
                  <w:bottom w:val="single" w:sz="8" w:space="0" w:color="000000"/>
                </w:tcBorders>
              </w:tcPr>
            </w:tcPrChange>
          </w:tcPr>
          <w:p w14:paraId="7B4ECF9A" w14:textId="77777777" w:rsidR="004C05AA" w:rsidRPr="001B0399" w:rsidRDefault="004C05AA" w:rsidP="0094025F">
            <w:pPr>
              <w:rPr>
                <w:ins w:id="3274" w:author="智誠 楊" w:date="2021-05-08T18:58:00Z"/>
                <w:rFonts w:ascii="標楷體" w:eastAsia="標楷體" w:hAnsi="標楷體" w:cs="新細明體"/>
                <w:kern w:val="0"/>
                <w:lang w:val="zh-TW"/>
              </w:rPr>
            </w:pPr>
            <w:ins w:id="3275" w:author="智誠 楊" w:date="2021-05-08T18:59:00Z">
              <w:r w:rsidRPr="000670F5">
                <w:rPr>
                  <w:rFonts w:ascii="標楷體" w:eastAsia="標楷體" w:hAnsi="標楷體" w:cs="新細明體" w:hint="eastAsia"/>
                  <w:kern w:val="0"/>
                  <w:lang w:val="zh-TW"/>
                </w:rPr>
                <w:t>疑似洗錢交易合理性查詢</w:t>
              </w:r>
            </w:ins>
          </w:p>
        </w:tc>
      </w:tr>
      <w:tr w:rsidR="004C05AA" w:rsidRPr="00362205" w14:paraId="58DFB5EA" w14:textId="77777777" w:rsidTr="0094025F">
        <w:trPr>
          <w:trHeight w:val="277"/>
          <w:ins w:id="3276" w:author="智誠 楊" w:date="2021-05-08T18:58:00Z"/>
          <w:trPrChange w:id="3277" w:author="智誠 楊" w:date="2021-05-08T19:12: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3278"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3F1EF97D" w14:textId="77777777" w:rsidR="004C05AA" w:rsidRPr="00362205" w:rsidRDefault="004C05AA" w:rsidP="0094025F">
            <w:pPr>
              <w:rPr>
                <w:ins w:id="3279" w:author="智誠 楊" w:date="2021-05-08T18:58:00Z"/>
                <w:rFonts w:ascii="標楷體" w:eastAsia="標楷體" w:hAnsi="標楷體"/>
              </w:rPr>
            </w:pPr>
            <w:ins w:id="3280" w:author="智誠 楊" w:date="2021-05-08T18:58:00Z">
              <w:r w:rsidRPr="00362205">
                <w:rPr>
                  <w:rFonts w:ascii="標楷體" w:eastAsia="標楷體" w:hAnsi="標楷體"/>
                </w:rPr>
                <w:t>進入條件</w:t>
              </w:r>
            </w:ins>
          </w:p>
        </w:tc>
        <w:tc>
          <w:tcPr>
            <w:tcW w:w="6966" w:type="dxa"/>
            <w:tcBorders>
              <w:top w:val="single" w:sz="8" w:space="0" w:color="000000"/>
              <w:left w:val="single" w:sz="8" w:space="0" w:color="000000"/>
              <w:bottom w:val="single" w:sz="8" w:space="0" w:color="000000"/>
            </w:tcBorders>
            <w:tcPrChange w:id="3281" w:author="智誠 楊" w:date="2021-05-08T19:12:00Z">
              <w:tcPr>
                <w:tcW w:w="6318" w:type="dxa"/>
                <w:tcBorders>
                  <w:top w:val="single" w:sz="8" w:space="0" w:color="000000"/>
                  <w:left w:val="single" w:sz="8" w:space="0" w:color="000000"/>
                  <w:bottom w:val="single" w:sz="8" w:space="0" w:color="000000"/>
                </w:tcBorders>
              </w:tcPr>
            </w:tcPrChange>
          </w:tcPr>
          <w:p w14:paraId="225603E2" w14:textId="77777777" w:rsidR="004C05AA" w:rsidRPr="00362205" w:rsidRDefault="004C05AA" w:rsidP="0094025F">
            <w:pPr>
              <w:rPr>
                <w:ins w:id="3282" w:author="智誠 楊" w:date="2021-05-08T18:58:00Z"/>
                <w:rFonts w:ascii="標楷體" w:eastAsia="標楷體" w:hAnsi="標楷體"/>
              </w:rPr>
            </w:pPr>
            <w:ins w:id="3283" w:author="智誠 楊" w:date="2021-05-08T18:58:00Z">
              <w:r>
                <w:rPr>
                  <w:rFonts w:ascii="標楷體" w:eastAsia="標楷體" w:hAnsi="標楷體" w:cs="新細明體" w:hint="eastAsia"/>
                  <w:kern w:val="0"/>
                  <w:lang w:val="zh-TW"/>
                </w:rPr>
                <w:t>查詢</w:t>
              </w:r>
            </w:ins>
            <w:ins w:id="3284" w:author="智誠 楊" w:date="2021-05-08T18:59:00Z">
              <w:r w:rsidRPr="000670F5">
                <w:rPr>
                  <w:rFonts w:ascii="標楷體" w:eastAsia="標楷體" w:hAnsi="標楷體" w:cs="新細明體" w:hint="eastAsia"/>
                  <w:kern w:val="0"/>
                  <w:lang w:val="zh-TW"/>
                </w:rPr>
                <w:t>洗錢交易合理性</w:t>
              </w:r>
            </w:ins>
            <w:ins w:id="3285" w:author="智誠 楊" w:date="2021-05-08T19:34:00Z">
              <w:r>
                <w:rPr>
                  <w:rFonts w:ascii="標楷體" w:eastAsia="標楷體" w:hAnsi="標楷體" w:cs="新細明體" w:hint="eastAsia"/>
                  <w:kern w:val="0"/>
                  <w:lang w:val="zh-TW"/>
                </w:rPr>
                <w:t>說明</w:t>
              </w:r>
            </w:ins>
            <w:ins w:id="3286" w:author="智誠 楊" w:date="2021-05-08T18:58:00Z">
              <w:r>
                <w:rPr>
                  <w:rFonts w:ascii="標楷體" w:eastAsia="標楷體" w:hAnsi="標楷體" w:hint="eastAsia"/>
                  <w:lang w:eastAsia="zh-HK"/>
                </w:rPr>
                <w:t>時</w:t>
              </w:r>
            </w:ins>
          </w:p>
        </w:tc>
      </w:tr>
      <w:tr w:rsidR="004C05AA" w:rsidRPr="00362205" w14:paraId="198E226C" w14:textId="77777777" w:rsidTr="0094025F">
        <w:trPr>
          <w:trHeight w:val="773"/>
          <w:ins w:id="3287" w:author="智誠 楊" w:date="2021-05-08T18:58:00Z"/>
          <w:trPrChange w:id="3288" w:author="智誠 楊" w:date="2021-05-08T19:12:00Z">
            <w:trPr>
              <w:trHeight w:val="773"/>
            </w:trPr>
          </w:trPrChange>
        </w:trPr>
        <w:tc>
          <w:tcPr>
            <w:tcW w:w="1548" w:type="dxa"/>
            <w:tcBorders>
              <w:top w:val="single" w:sz="8" w:space="0" w:color="000000"/>
              <w:bottom w:val="single" w:sz="8" w:space="0" w:color="000000"/>
              <w:right w:val="single" w:sz="8" w:space="0" w:color="000000"/>
            </w:tcBorders>
            <w:shd w:val="clear" w:color="auto" w:fill="F3F3F3"/>
            <w:tcPrChange w:id="3289"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1952B06C" w14:textId="77777777" w:rsidR="004C05AA" w:rsidRPr="00362205" w:rsidRDefault="004C05AA" w:rsidP="0094025F">
            <w:pPr>
              <w:rPr>
                <w:ins w:id="3290" w:author="智誠 楊" w:date="2021-05-08T18:58:00Z"/>
                <w:rFonts w:ascii="標楷體" w:eastAsia="標楷體" w:hAnsi="標楷體"/>
              </w:rPr>
            </w:pPr>
            <w:ins w:id="3291" w:author="智誠 楊" w:date="2021-05-08T18:58:00Z">
              <w:r w:rsidRPr="00362205">
                <w:rPr>
                  <w:rFonts w:ascii="標楷體" w:eastAsia="標楷體" w:hAnsi="標楷體"/>
                </w:rPr>
                <w:t xml:space="preserve">基本流程 </w:t>
              </w:r>
            </w:ins>
          </w:p>
        </w:tc>
        <w:tc>
          <w:tcPr>
            <w:tcW w:w="6966" w:type="dxa"/>
            <w:tcBorders>
              <w:top w:val="single" w:sz="8" w:space="0" w:color="000000"/>
              <w:left w:val="single" w:sz="8" w:space="0" w:color="000000"/>
              <w:bottom w:val="single" w:sz="8" w:space="0" w:color="000000"/>
            </w:tcBorders>
            <w:tcPrChange w:id="3292" w:author="智誠 楊" w:date="2021-05-08T19:12:00Z">
              <w:tcPr>
                <w:tcW w:w="6318" w:type="dxa"/>
                <w:tcBorders>
                  <w:top w:val="single" w:sz="8" w:space="0" w:color="000000"/>
                  <w:left w:val="single" w:sz="8" w:space="0" w:color="000000"/>
                  <w:bottom w:val="single" w:sz="8" w:space="0" w:color="000000"/>
                </w:tcBorders>
              </w:tcPr>
            </w:tcPrChange>
          </w:tcPr>
          <w:p w14:paraId="1446CD9E" w14:textId="77777777" w:rsidR="004C05AA" w:rsidRPr="00323EBD" w:rsidRDefault="004C05AA" w:rsidP="0094025F">
            <w:pPr>
              <w:rPr>
                <w:ins w:id="3293" w:author="智誠 楊" w:date="2021-05-08T18:58:00Z"/>
                <w:rFonts w:ascii="標楷體" w:eastAsia="標楷體" w:hAnsi="標楷體"/>
              </w:rPr>
            </w:pPr>
            <w:ins w:id="3294" w:author="智誠 楊" w:date="2021-05-08T18:58:00Z">
              <w:r w:rsidRPr="00323EBD">
                <w:rPr>
                  <w:rFonts w:ascii="標楷體" w:eastAsia="標楷體" w:hAnsi="標楷體" w:hint="eastAsia"/>
                </w:rPr>
                <w:t>1.</w:t>
              </w:r>
              <w:r w:rsidRPr="00323EBD">
                <w:rPr>
                  <w:rFonts w:ascii="標楷體" w:eastAsia="標楷體" w:hAnsi="標楷體" w:hint="eastAsia"/>
                  <w:lang w:eastAsia="zh-HK"/>
                </w:rPr>
                <w:t>參考</w:t>
              </w:r>
              <w:r w:rsidRPr="00323EBD">
                <w:rPr>
                  <w:rFonts w:ascii="標楷體" w:eastAsia="標楷體" w:hAnsi="標楷體" w:hint="eastAsia"/>
                </w:rPr>
                <w:t>「</w:t>
              </w:r>
            </w:ins>
            <w:ins w:id="3295" w:author="阿毛" w:date="2021-06-08T17:36:00Z">
              <w:r>
                <w:rPr>
                  <w:rFonts w:ascii="標楷體" w:eastAsia="標楷體" w:hAnsi="標楷體" w:hint="eastAsia"/>
                </w:rPr>
                <w:t>作業流程.</w:t>
              </w:r>
            </w:ins>
            <w:ins w:id="3296" w:author="智誠 楊" w:date="2021-05-08T18:58:00Z">
              <w:r>
                <w:rPr>
                  <w:rFonts w:ascii="標楷體" w:eastAsia="標楷體" w:hAnsi="標楷體" w:hint="eastAsia"/>
                </w:rPr>
                <w:t>疑似洗錢</w:t>
              </w:r>
              <w:r w:rsidRPr="00323EBD">
                <w:rPr>
                  <w:rFonts w:ascii="標楷體" w:eastAsia="標楷體" w:hAnsi="標楷體" w:hint="eastAsia"/>
                </w:rPr>
                <w:t>」</w:t>
              </w:r>
              <w:r w:rsidRPr="00323EBD">
                <w:rPr>
                  <w:rFonts w:ascii="標楷體" w:eastAsia="標楷體" w:hAnsi="標楷體" w:hint="eastAsia"/>
                  <w:lang w:eastAsia="zh-HK"/>
                </w:rPr>
                <w:t>流程</w:t>
              </w:r>
            </w:ins>
          </w:p>
          <w:p w14:paraId="7B4AEA94" w14:textId="77777777" w:rsidR="004C05AA" w:rsidRPr="00323EBD" w:rsidRDefault="004C05AA" w:rsidP="0094025F">
            <w:pPr>
              <w:rPr>
                <w:ins w:id="3297" w:author="智誠 楊" w:date="2021-05-08T18:58:00Z"/>
                <w:rFonts w:ascii="標楷體" w:eastAsia="標楷體" w:hAnsi="標楷體"/>
              </w:rPr>
            </w:pPr>
            <w:ins w:id="3298" w:author="智誠 楊" w:date="2021-05-08T18:58:00Z">
              <w:r w:rsidRPr="00323EBD">
                <w:rPr>
                  <w:rFonts w:ascii="標楷體" w:eastAsia="標楷體" w:hAnsi="標楷體" w:hint="eastAsia"/>
                </w:rPr>
                <w:t>2.</w:t>
              </w:r>
              <w:r w:rsidRPr="00323EBD">
                <w:rPr>
                  <w:rFonts w:ascii="標楷體" w:eastAsia="標楷體" w:hAnsi="標楷體" w:hint="eastAsia"/>
                  <w:lang w:eastAsia="zh-HK"/>
                </w:rPr>
                <w:t>查詢</w:t>
              </w:r>
            </w:ins>
            <w:ins w:id="3299" w:author="阿毛" w:date="2021-06-08T10:16:00Z">
              <w:r>
                <w:rPr>
                  <w:rFonts w:ascii="標楷體" w:eastAsia="標楷體" w:hAnsi="標楷體" w:hint="eastAsia"/>
                </w:rPr>
                <w:t>[</w:t>
              </w:r>
            </w:ins>
            <w:ins w:id="3300" w:author="智誠 楊" w:date="2021-05-08T19:00:00Z">
              <w:r>
                <w:rPr>
                  <w:rFonts w:ascii="標楷體" w:eastAsia="標楷體" w:hAnsi="標楷體" w:hint="eastAsia"/>
                  <w:lang w:eastAsia="zh-HK"/>
                </w:rPr>
                <w:t>疑似</w:t>
              </w:r>
              <w:r>
                <w:rPr>
                  <w:rFonts w:ascii="標楷體" w:eastAsia="標楷體" w:hAnsi="標楷體" w:hint="eastAsia"/>
                </w:rPr>
                <w:t>洗錢交易合理性明細</w:t>
              </w:r>
              <w:r w:rsidRPr="00A97C81">
                <w:rPr>
                  <w:rFonts w:ascii="標楷體" w:eastAsia="標楷體" w:hAnsi="標楷體" w:hint="eastAsia"/>
                </w:rPr>
                <w:t>檔(</w:t>
              </w:r>
              <w:proofErr w:type="spellStart"/>
              <w:r>
                <w:rPr>
                  <w:rFonts w:ascii="標楷體" w:eastAsia="標楷體" w:hAnsi="標楷體"/>
                </w:rPr>
                <w:t>MlaundryDetail</w:t>
              </w:r>
              <w:proofErr w:type="spellEnd"/>
              <w:r w:rsidRPr="00A97C81">
                <w:rPr>
                  <w:rFonts w:ascii="標楷體" w:eastAsia="標楷體" w:hAnsi="標楷體"/>
                </w:rPr>
                <w:t>)</w:t>
              </w:r>
            </w:ins>
            <w:ins w:id="3301" w:author="阿毛" w:date="2021-06-08T10:16:00Z">
              <w:r>
                <w:rPr>
                  <w:rFonts w:ascii="標楷體" w:eastAsia="標楷體" w:hAnsi="標楷體" w:hint="eastAsia"/>
                </w:rPr>
                <w:t>]</w:t>
              </w:r>
            </w:ins>
          </w:p>
          <w:p w14:paraId="04163B36" w14:textId="77777777" w:rsidR="004C05AA" w:rsidRPr="00323EBD" w:rsidRDefault="004C05AA" w:rsidP="0094025F">
            <w:pPr>
              <w:rPr>
                <w:ins w:id="3302" w:author="智誠 楊" w:date="2021-05-08T18:58:00Z"/>
                <w:rFonts w:ascii="標楷體" w:eastAsia="標楷體" w:hAnsi="標楷體"/>
                <w:lang w:eastAsia="zh-HK"/>
              </w:rPr>
            </w:pPr>
            <w:ins w:id="3303" w:author="智誠 楊" w:date="2021-05-08T18:58:00Z">
              <w:r w:rsidRPr="00323EBD">
                <w:rPr>
                  <w:rFonts w:ascii="標楷體" w:eastAsia="標楷體" w:hAnsi="標楷體" w:hint="eastAsia"/>
                </w:rPr>
                <w:t>3</w:t>
              </w:r>
              <w:r w:rsidRPr="00323EBD">
                <w:rPr>
                  <w:rFonts w:ascii="標楷體" w:eastAsia="標楷體" w:hAnsi="標楷體"/>
                </w:rPr>
                <w:t>.</w:t>
              </w:r>
              <w:r w:rsidRPr="00323EBD">
                <w:rPr>
                  <w:rFonts w:ascii="標楷體" w:eastAsia="標楷體" w:hAnsi="標楷體" w:hint="eastAsia"/>
                  <w:lang w:eastAsia="zh-HK"/>
                </w:rPr>
                <w:t>依據輸入查詢條件</w:t>
              </w:r>
              <w:r w:rsidRPr="00323EBD">
                <w:rPr>
                  <w:rFonts w:ascii="標楷體" w:eastAsia="標楷體" w:hAnsi="標楷體" w:hint="eastAsia"/>
                </w:rPr>
                <w:t>,</w:t>
              </w:r>
              <w:r w:rsidRPr="00323EBD">
                <w:rPr>
                  <w:rFonts w:ascii="標楷體" w:eastAsia="標楷體" w:hAnsi="標楷體" w:hint="eastAsia"/>
                  <w:lang w:eastAsia="zh-HK"/>
                </w:rPr>
                <w:t>輸出查詢資料</w:t>
              </w:r>
            </w:ins>
          </w:p>
          <w:p w14:paraId="63EA3B71" w14:textId="77777777" w:rsidR="004C05AA" w:rsidRDefault="004C05AA" w:rsidP="0094025F">
            <w:pPr>
              <w:ind w:left="720" w:hangingChars="300" w:hanging="720"/>
              <w:rPr>
                <w:ins w:id="3304" w:author="智誠 楊" w:date="2021-05-08T18:58:00Z"/>
                <w:rFonts w:ascii="標楷體" w:eastAsia="標楷體" w:hAnsi="標楷體"/>
                <w:lang w:eastAsia="zh-HK"/>
              </w:rPr>
            </w:pPr>
            <w:ins w:id="3305" w:author="智誠 楊" w:date="2021-05-08T18:58:00Z">
              <w:r w:rsidRPr="00323EBD">
                <w:rPr>
                  <w:rFonts w:ascii="標楷體" w:eastAsia="標楷體" w:hAnsi="標楷體" w:hint="eastAsia"/>
                </w:rPr>
                <w:t xml:space="preserve">  (</w:t>
              </w:r>
              <w:r w:rsidRPr="00323EBD">
                <w:rPr>
                  <w:rFonts w:ascii="標楷體" w:eastAsia="標楷體" w:hAnsi="標楷體"/>
                </w:rPr>
                <w:t>1).</w:t>
              </w:r>
            </w:ins>
            <w:ins w:id="3306" w:author="阿毛" w:date="2021-06-08T10:18:00Z">
              <w:r>
                <w:rPr>
                  <w:rFonts w:ascii="標楷體" w:eastAsia="標楷體" w:hAnsi="標楷體" w:hint="eastAsia"/>
                </w:rPr>
                <w:t>[</w:t>
              </w:r>
            </w:ins>
            <w:ins w:id="3307" w:author="智誠 楊" w:date="2021-05-08T19:00:00Z">
              <w:r>
                <w:rPr>
                  <w:rFonts w:ascii="標楷體" w:eastAsia="標楷體" w:hAnsi="標楷體" w:hint="eastAsia"/>
                </w:rPr>
                <w:t>入賬日期</w:t>
              </w:r>
            </w:ins>
            <w:ins w:id="3308" w:author="智誠 楊" w:date="2021-05-08T18:58:00Z">
              <w:r w:rsidRPr="00323EBD">
                <w:rPr>
                  <w:rFonts w:ascii="標楷體" w:eastAsia="標楷體" w:hAnsi="標楷體" w:hint="eastAsia"/>
                </w:rPr>
                <w:t>(</w:t>
              </w:r>
            </w:ins>
            <w:proofErr w:type="spellStart"/>
            <w:ins w:id="3309" w:author="阿毛" w:date="2021-06-08T10:18:00Z">
              <w:r>
                <w:rPr>
                  <w:rFonts w:ascii="標楷體" w:eastAsia="標楷體" w:hAnsi="標楷體"/>
                </w:rPr>
                <w:t>MlaundryDetail</w:t>
              </w:r>
              <w:r>
                <w:rPr>
                  <w:rFonts w:ascii="標楷體" w:eastAsia="標楷體" w:hAnsi="標楷體" w:hint="eastAsia"/>
                </w:rPr>
                <w:t>.</w:t>
              </w:r>
            </w:ins>
            <w:ins w:id="3310" w:author="智誠 楊" w:date="2021-05-08T19:01:00Z">
              <w:r>
                <w:rPr>
                  <w:rFonts w:ascii="標楷體" w:eastAsia="標楷體" w:hAnsi="標楷體" w:hint="eastAsia"/>
                </w:rPr>
                <w:t>En</w:t>
              </w:r>
              <w:r>
                <w:rPr>
                  <w:rFonts w:ascii="標楷體" w:eastAsia="標楷體" w:hAnsi="標楷體"/>
                </w:rPr>
                <w:t>tryDate</w:t>
              </w:r>
            </w:ins>
            <w:proofErr w:type="spellEnd"/>
            <w:ins w:id="3311" w:author="智誠 楊" w:date="2021-05-08T18:58:00Z">
              <w:r w:rsidRPr="00323EBD">
                <w:rPr>
                  <w:rFonts w:ascii="標楷體" w:eastAsia="標楷體" w:hAnsi="標楷體"/>
                </w:rPr>
                <w:t>)</w:t>
              </w:r>
            </w:ins>
            <w:ins w:id="3312" w:author="阿毛" w:date="2021-06-08T10:18:00Z">
              <w:r>
                <w:rPr>
                  <w:rFonts w:ascii="標楷體" w:eastAsia="標楷體" w:hAnsi="標楷體" w:hint="eastAsia"/>
                </w:rPr>
                <w:t>]</w:t>
              </w:r>
            </w:ins>
            <w:ins w:id="3313" w:author="智誠 楊" w:date="2021-05-08T18:58:00Z">
              <w:r w:rsidRPr="00323EBD">
                <w:rPr>
                  <w:rFonts w:ascii="標楷體" w:eastAsia="標楷體" w:hAnsi="標楷體" w:hint="eastAsia"/>
                </w:rPr>
                <w:t xml:space="preserve"> </w:t>
              </w:r>
              <w:r>
                <w:rPr>
                  <w:rFonts w:ascii="標楷體" w:eastAsia="標楷體" w:hAnsi="標楷體" w:hint="eastAsia"/>
                </w:rPr>
                <w:t>B</w:t>
              </w:r>
              <w:r>
                <w:rPr>
                  <w:rFonts w:ascii="標楷體" w:eastAsia="標楷體" w:hAnsi="標楷體"/>
                </w:rPr>
                <w:t>etween</w:t>
              </w:r>
              <w:r w:rsidRPr="00323EBD">
                <w:rPr>
                  <w:rFonts w:ascii="標楷體" w:eastAsia="標楷體" w:hAnsi="標楷體" w:hint="eastAsia"/>
                </w:rPr>
                <w:t xml:space="preserve"> </w:t>
              </w:r>
              <w:r w:rsidRPr="00323EBD">
                <w:rPr>
                  <w:rFonts w:ascii="標楷體" w:eastAsia="標楷體" w:hAnsi="標楷體" w:hint="eastAsia"/>
                  <w:lang w:eastAsia="zh-HK"/>
                </w:rPr>
                <w:t>輸入條件「</w:t>
              </w:r>
            </w:ins>
            <w:ins w:id="3314" w:author="智誠 楊" w:date="2021-05-08T19:00:00Z">
              <w:r>
                <w:rPr>
                  <w:rFonts w:ascii="標楷體" w:eastAsia="標楷體" w:hAnsi="標楷體" w:hint="eastAsia"/>
                  <w:lang w:eastAsia="zh-HK"/>
                </w:rPr>
                <w:t>入賬日期</w:t>
              </w:r>
            </w:ins>
            <w:ins w:id="3315" w:author="智誠 楊" w:date="2021-05-08T18:58:00Z">
              <w:r w:rsidRPr="00323EBD">
                <w:rPr>
                  <w:rFonts w:ascii="標楷體" w:eastAsia="標楷體" w:hAnsi="標楷體" w:hint="eastAsia"/>
                  <w:lang w:eastAsia="zh-HK"/>
                </w:rPr>
                <w:t>」</w:t>
              </w:r>
            </w:ins>
          </w:p>
          <w:p w14:paraId="2BF73A10" w14:textId="77777777" w:rsidR="004C05AA" w:rsidRDefault="004C05AA" w:rsidP="0094025F">
            <w:pPr>
              <w:rPr>
                <w:ins w:id="3316" w:author="阿毛" w:date="2021-06-08T10:18:00Z"/>
                <w:rFonts w:ascii="標楷體" w:eastAsia="標楷體" w:hAnsi="標楷體"/>
                <w:lang w:eastAsia="zh-HK"/>
              </w:rPr>
            </w:pPr>
            <w:ins w:id="3317" w:author="智誠 楊" w:date="2021-05-08T18:58:00Z">
              <w:r>
                <w:rPr>
                  <w:rFonts w:ascii="標楷體" w:eastAsia="標楷體" w:hAnsi="標楷體" w:hint="eastAsia"/>
                </w:rPr>
                <w:t xml:space="preserve">  </w:t>
              </w:r>
              <w:r w:rsidRPr="00323EBD">
                <w:rPr>
                  <w:rFonts w:ascii="標楷體" w:eastAsia="標楷體" w:hAnsi="標楷體" w:hint="eastAsia"/>
                </w:rPr>
                <w:t>(</w:t>
              </w:r>
            </w:ins>
            <w:ins w:id="3318" w:author="智誠 楊" w:date="2021-05-08T19:00:00Z">
              <w:r>
                <w:rPr>
                  <w:rFonts w:ascii="標楷體" w:eastAsia="標楷體" w:hAnsi="標楷體"/>
                </w:rPr>
                <w:t>2</w:t>
              </w:r>
            </w:ins>
            <w:ins w:id="3319" w:author="智誠 楊" w:date="2021-05-08T18:58:00Z">
              <w:r w:rsidRPr="00323EBD">
                <w:rPr>
                  <w:rFonts w:ascii="標楷體" w:eastAsia="標楷體" w:hAnsi="標楷體"/>
                </w:rPr>
                <w:t>).</w:t>
              </w:r>
            </w:ins>
            <w:ins w:id="3320" w:author="阿毛" w:date="2021-06-08T10:18:00Z">
              <w:r>
                <w:rPr>
                  <w:rFonts w:ascii="標楷體" w:eastAsia="標楷體" w:hAnsi="標楷體" w:hint="eastAsia"/>
                </w:rPr>
                <w:t>[</w:t>
              </w:r>
            </w:ins>
            <w:ins w:id="3321" w:author="智誠 楊" w:date="2021-05-08T19:01:00Z">
              <w:r>
                <w:rPr>
                  <w:rFonts w:ascii="標楷體" w:eastAsia="標楷體" w:hAnsi="標楷體" w:hint="eastAsia"/>
                  <w:lang w:eastAsia="zh-HK"/>
                </w:rPr>
                <w:t>交易樣態</w:t>
              </w:r>
            </w:ins>
            <w:ins w:id="3322" w:author="智誠 楊" w:date="2021-05-08T18:58:00Z">
              <w:r w:rsidRPr="00323EBD">
                <w:rPr>
                  <w:rFonts w:ascii="標楷體" w:eastAsia="標楷體" w:hAnsi="標楷體" w:hint="eastAsia"/>
                </w:rPr>
                <w:t>(</w:t>
              </w:r>
            </w:ins>
            <w:proofErr w:type="spellStart"/>
            <w:ins w:id="3323" w:author="阿毛" w:date="2021-06-08T10:18:00Z">
              <w:r>
                <w:rPr>
                  <w:rFonts w:ascii="標楷體" w:eastAsia="標楷體" w:hAnsi="標楷體"/>
                </w:rPr>
                <w:t>MlaundryDetail</w:t>
              </w:r>
              <w:r>
                <w:rPr>
                  <w:rFonts w:ascii="標楷體" w:eastAsia="標楷體" w:hAnsi="標楷體" w:hint="eastAsia"/>
                </w:rPr>
                <w:t>.</w:t>
              </w:r>
            </w:ins>
            <w:ins w:id="3324" w:author="智誠 楊" w:date="2021-05-08T19:01:00Z">
              <w:r>
                <w:rPr>
                  <w:rFonts w:ascii="標楷體" w:eastAsia="標楷體" w:hAnsi="標楷體" w:hint="eastAsia"/>
                </w:rPr>
                <w:t>F</w:t>
              </w:r>
              <w:r>
                <w:rPr>
                  <w:rFonts w:ascii="標楷體" w:eastAsia="標楷體" w:hAnsi="標楷體"/>
                </w:rPr>
                <w:t>actor</w:t>
              </w:r>
            </w:ins>
            <w:proofErr w:type="spellEnd"/>
            <w:ins w:id="3325" w:author="智誠 楊" w:date="2021-05-08T18:58:00Z">
              <w:r w:rsidRPr="00323EBD">
                <w:rPr>
                  <w:rFonts w:ascii="標楷體" w:eastAsia="標楷體" w:hAnsi="標楷體"/>
                </w:rPr>
                <w:t>)</w:t>
              </w:r>
            </w:ins>
            <w:ins w:id="3326" w:author="阿毛" w:date="2021-06-08T10:18:00Z">
              <w:r>
                <w:rPr>
                  <w:rFonts w:ascii="標楷體" w:eastAsia="標楷體" w:hAnsi="標楷體" w:hint="eastAsia"/>
                </w:rPr>
                <w:t>]</w:t>
              </w:r>
            </w:ins>
            <w:ins w:id="3327" w:author="智誠 楊" w:date="2021-05-08T19:01:00Z">
              <w:r>
                <w:rPr>
                  <w:rFonts w:ascii="標楷體" w:eastAsia="標楷體" w:hAnsi="標楷體"/>
                </w:rPr>
                <w:t xml:space="preserve"> =</w:t>
              </w:r>
            </w:ins>
            <w:ins w:id="3328" w:author="智誠 楊" w:date="2021-05-08T18:58:00Z">
              <w:r w:rsidRPr="00323EBD">
                <w:rPr>
                  <w:rFonts w:ascii="標楷體" w:eastAsia="標楷體" w:hAnsi="標楷體" w:hint="eastAsia"/>
                </w:rPr>
                <w:t xml:space="preserve"> </w:t>
              </w:r>
              <w:r w:rsidRPr="00323EBD">
                <w:rPr>
                  <w:rFonts w:ascii="標楷體" w:eastAsia="標楷體" w:hAnsi="標楷體" w:hint="eastAsia"/>
                  <w:lang w:eastAsia="zh-HK"/>
                </w:rPr>
                <w:t>輸入條件「</w:t>
              </w:r>
            </w:ins>
            <w:ins w:id="3329" w:author="智誠 楊" w:date="2021-05-08T19:01:00Z">
              <w:r>
                <w:rPr>
                  <w:rFonts w:ascii="標楷體" w:eastAsia="標楷體" w:hAnsi="標楷體" w:hint="eastAsia"/>
                  <w:lang w:eastAsia="zh-HK"/>
                </w:rPr>
                <w:t>交易</w:t>
              </w:r>
            </w:ins>
            <w:ins w:id="3330" w:author="阿毛" w:date="2021-06-08T10:18:00Z">
              <w:r>
                <w:rPr>
                  <w:rFonts w:ascii="標楷體" w:eastAsia="標楷體" w:hAnsi="標楷體" w:hint="eastAsia"/>
                </w:rPr>
                <w:t xml:space="preserve">   </w:t>
              </w:r>
            </w:ins>
          </w:p>
          <w:p w14:paraId="467B53C0" w14:textId="77777777" w:rsidR="004C05AA" w:rsidRDefault="004C05AA" w:rsidP="0094025F">
            <w:pPr>
              <w:rPr>
                <w:ins w:id="3331" w:author="智誠 楊" w:date="2021-05-08T19:00:00Z"/>
                <w:rFonts w:ascii="標楷體" w:eastAsia="標楷體" w:hAnsi="標楷體"/>
                <w:lang w:eastAsia="zh-HK"/>
              </w:rPr>
            </w:pPr>
            <w:ins w:id="3332" w:author="阿毛" w:date="2021-06-08T10:18:00Z">
              <w:r>
                <w:rPr>
                  <w:rFonts w:ascii="標楷體" w:eastAsia="標楷體" w:hAnsi="標楷體" w:hint="eastAsia"/>
                </w:rPr>
                <w:t xml:space="preserve">       </w:t>
              </w:r>
            </w:ins>
            <w:ins w:id="3333" w:author="智誠 楊" w:date="2021-05-08T19:01:00Z">
              <w:r>
                <w:rPr>
                  <w:rFonts w:ascii="標楷體" w:eastAsia="標楷體" w:hAnsi="標楷體" w:hint="eastAsia"/>
                  <w:lang w:eastAsia="zh-HK"/>
                </w:rPr>
                <w:t>樣態</w:t>
              </w:r>
            </w:ins>
            <w:ins w:id="3334" w:author="智誠 楊" w:date="2021-05-08T18:58:00Z">
              <w:r w:rsidRPr="00323EBD">
                <w:rPr>
                  <w:rFonts w:ascii="標楷體" w:eastAsia="標楷體" w:hAnsi="標楷體" w:hint="eastAsia"/>
                  <w:lang w:eastAsia="zh-HK"/>
                </w:rPr>
                <w:t>」</w:t>
              </w:r>
            </w:ins>
          </w:p>
          <w:p w14:paraId="0448C1B9" w14:textId="77777777" w:rsidR="004C05AA" w:rsidRDefault="004C05AA" w:rsidP="0094025F">
            <w:pPr>
              <w:rPr>
                <w:ins w:id="3335" w:author="智誠 楊" w:date="2021-05-08T19:06:00Z"/>
                <w:rFonts w:ascii="標楷體" w:eastAsia="標楷體" w:hAnsi="標楷體"/>
              </w:rPr>
            </w:pPr>
            <w:ins w:id="3336" w:author="智誠 楊" w:date="2021-05-08T19:00:00Z">
              <w:r>
                <w:rPr>
                  <w:rFonts w:ascii="標楷體" w:eastAsia="標楷體" w:hAnsi="標楷體" w:hint="eastAsia"/>
                  <w:lang w:eastAsia="zh-HK"/>
                </w:rPr>
                <w:t xml:space="preserve"> </w:t>
              </w:r>
              <w:r>
                <w:rPr>
                  <w:rFonts w:ascii="標楷體" w:eastAsia="標楷體" w:hAnsi="標楷體"/>
                  <w:lang w:eastAsia="zh-HK"/>
                </w:rPr>
                <w:t xml:space="preserve"> </w:t>
              </w:r>
              <w:r w:rsidRPr="00323EBD">
                <w:rPr>
                  <w:rFonts w:ascii="標楷體" w:eastAsia="標楷體" w:hAnsi="標楷體" w:hint="eastAsia"/>
                </w:rPr>
                <w:t>(</w:t>
              </w:r>
              <w:r>
                <w:rPr>
                  <w:rFonts w:ascii="標楷體" w:eastAsia="標楷體" w:hAnsi="標楷體"/>
                </w:rPr>
                <w:t>3</w:t>
              </w:r>
              <w:r w:rsidRPr="00323EBD">
                <w:rPr>
                  <w:rFonts w:ascii="標楷體" w:eastAsia="標楷體" w:hAnsi="標楷體"/>
                </w:rPr>
                <w:t>).</w:t>
              </w:r>
            </w:ins>
            <w:ins w:id="3337" w:author="智誠 楊" w:date="2021-05-08T19:01:00Z">
              <w:r>
                <w:rPr>
                  <w:rFonts w:ascii="標楷體" w:eastAsia="標楷體" w:hAnsi="標楷體" w:hint="eastAsia"/>
                  <w:lang w:eastAsia="zh-HK"/>
                </w:rPr>
                <w:t>查詢種類</w:t>
              </w:r>
              <w:r w:rsidRPr="00323EBD">
                <w:rPr>
                  <w:rFonts w:ascii="標楷體" w:eastAsia="標楷體" w:hAnsi="標楷體" w:hint="eastAsia"/>
                </w:rPr>
                <w:t xml:space="preserve"> </w:t>
              </w:r>
            </w:ins>
            <w:ins w:id="3338" w:author="智誠 楊" w:date="2021-05-08T19:06:00Z">
              <w:r>
                <w:rPr>
                  <w:rFonts w:ascii="標楷體" w:eastAsia="標楷體" w:hAnsi="標楷體" w:hint="eastAsia"/>
                </w:rPr>
                <w:t>:</w:t>
              </w:r>
            </w:ins>
          </w:p>
          <w:p w14:paraId="763C88EE" w14:textId="77777777" w:rsidR="004C05AA" w:rsidRDefault="004C05AA" w:rsidP="0094025F">
            <w:pPr>
              <w:ind w:left="2160" w:hangingChars="900" w:hanging="2160"/>
              <w:rPr>
                <w:ins w:id="3339" w:author="智誠 楊" w:date="2021-05-08T19:06:00Z"/>
                <w:rFonts w:ascii="標楷體" w:eastAsia="標楷體" w:hAnsi="標楷體"/>
              </w:rPr>
              <w:pPrChange w:id="3340" w:author="智誠 楊" w:date="2021-05-08T19:12:00Z">
                <w:pPr/>
              </w:pPrChange>
            </w:pPr>
            <w:ins w:id="3341" w:author="智誠 楊" w:date="2021-05-08T19:06:00Z">
              <w:r>
                <w:rPr>
                  <w:rFonts w:ascii="標楷體" w:eastAsia="標楷體" w:hAnsi="標楷體" w:hint="eastAsia"/>
                </w:rPr>
                <w:t xml:space="preserve">       1:合理性</w:t>
              </w:r>
            </w:ins>
            <w:ins w:id="3342" w:author="智誠 楊" w:date="2021-05-08T19:11:00Z">
              <w:r>
                <w:rPr>
                  <w:rFonts w:ascii="標楷體" w:eastAsia="標楷體" w:hAnsi="標楷體" w:hint="eastAsia"/>
                </w:rPr>
                <w:t xml:space="preserve"> =</w:t>
              </w:r>
            </w:ins>
            <w:ins w:id="3343" w:author="智誠 楊" w:date="2021-05-08T19:06:00Z">
              <w:r w:rsidRPr="00323EBD">
                <w:rPr>
                  <w:rFonts w:ascii="標楷體" w:eastAsia="標楷體" w:hAnsi="標楷體" w:hint="eastAsia"/>
                </w:rPr>
                <w:t xml:space="preserve"> </w:t>
              </w:r>
            </w:ins>
            <w:ins w:id="3344" w:author="智誠 楊" w:date="2021-05-08T19:11:00Z">
              <w:del w:id="3345" w:author="阿毛" w:date="2021-06-08T10:19:00Z">
                <w:r w:rsidDel="00CB6F84">
                  <w:rPr>
                    <w:rFonts w:ascii="標楷體" w:eastAsia="標楷體" w:hAnsi="標楷體" w:hint="eastAsia"/>
                  </w:rPr>
                  <w:delText>B</w:delText>
                </w:r>
                <w:r w:rsidDel="00CB6F84">
                  <w:rPr>
                    <w:rFonts w:ascii="標楷體" w:eastAsia="標楷體" w:hAnsi="標楷體"/>
                  </w:rPr>
                  <w:delText>etween</w:delText>
                </w:r>
                <w:r w:rsidDel="00CB6F84">
                  <w:rPr>
                    <w:rFonts w:ascii="標楷體" w:eastAsia="標楷體" w:hAnsi="標楷體" w:hint="eastAsia"/>
                  </w:rPr>
                  <w:delText xml:space="preserve"> </w:delText>
                </w:r>
              </w:del>
            </w:ins>
            <w:ins w:id="3346" w:author="智誠 楊" w:date="2021-05-08T19:06:00Z">
              <w:r w:rsidRPr="00323EBD">
                <w:rPr>
                  <w:rFonts w:ascii="標楷體" w:eastAsia="標楷體" w:hAnsi="標楷體" w:hint="eastAsia"/>
                  <w:lang w:eastAsia="zh-HK"/>
                </w:rPr>
                <w:t>輸入條件「</w:t>
              </w:r>
              <w:r>
                <w:rPr>
                  <w:rFonts w:ascii="標楷體" w:eastAsia="標楷體" w:hAnsi="標楷體" w:hint="eastAsia"/>
                  <w:lang w:eastAsia="zh-HK"/>
                </w:rPr>
                <w:t>入賬日期</w:t>
              </w:r>
              <w:r w:rsidRPr="00323EBD">
                <w:rPr>
                  <w:rFonts w:ascii="標楷體" w:eastAsia="標楷體" w:hAnsi="標楷體" w:hint="eastAsia"/>
                  <w:lang w:eastAsia="zh-HK"/>
                </w:rPr>
                <w:t>」</w:t>
              </w:r>
            </w:ins>
            <w:ins w:id="3347" w:author="智誠 楊" w:date="2021-05-08T19:11:00Z">
              <w:r>
                <w:rPr>
                  <w:rFonts w:ascii="標楷體" w:eastAsia="標楷體" w:hAnsi="標楷體" w:hint="eastAsia"/>
                  <w:lang w:eastAsia="zh-HK"/>
                </w:rPr>
                <w:t>內所有資料</w:t>
              </w:r>
            </w:ins>
          </w:p>
          <w:p w14:paraId="0B5E118B" w14:textId="77777777" w:rsidR="004C05AA" w:rsidRDefault="004C05AA" w:rsidP="0094025F">
            <w:pPr>
              <w:pStyle w:val="af9"/>
              <w:ind w:leftChars="0" w:left="960" w:hangingChars="400" w:hanging="960"/>
              <w:rPr>
                <w:ins w:id="3348" w:author="阿毛" w:date="2021-06-08T10:18:00Z"/>
                <w:rFonts w:ascii="標楷體" w:eastAsia="標楷體" w:hAnsi="標楷體"/>
              </w:rPr>
            </w:pPr>
            <w:ins w:id="3349" w:author="智誠 楊" w:date="2021-05-08T19:00:00Z">
              <w:r w:rsidRPr="00323EBD">
                <w:rPr>
                  <w:rFonts w:ascii="標楷體" w:eastAsia="標楷體" w:hAnsi="標楷體" w:hint="eastAsia"/>
                </w:rPr>
                <w:t xml:space="preserve"> </w:t>
              </w:r>
            </w:ins>
            <w:ins w:id="3350" w:author="智誠 楊" w:date="2021-05-08T19:06:00Z">
              <w:r>
                <w:rPr>
                  <w:rFonts w:ascii="標楷體" w:eastAsia="標楷體" w:hAnsi="標楷體" w:hint="eastAsia"/>
                </w:rPr>
                <w:t xml:space="preserve">   </w:t>
              </w:r>
            </w:ins>
            <w:ins w:id="3351" w:author="智誠 楊" w:date="2021-05-08T19:09:00Z">
              <w:r>
                <w:rPr>
                  <w:rFonts w:ascii="標楷體" w:eastAsia="標楷體" w:hAnsi="標楷體"/>
                </w:rPr>
                <w:t xml:space="preserve">   </w:t>
              </w:r>
            </w:ins>
            <w:ins w:id="3352" w:author="智誠 楊" w:date="2021-05-08T19:06:00Z">
              <w:r>
                <w:rPr>
                  <w:rFonts w:ascii="標楷體" w:eastAsia="標楷體" w:hAnsi="標楷體" w:hint="eastAsia"/>
                </w:rPr>
                <w:t>2</w:t>
              </w:r>
            </w:ins>
            <w:ins w:id="3353" w:author="智誠 楊" w:date="2021-05-08T19:07:00Z">
              <w:r>
                <w:rPr>
                  <w:rFonts w:ascii="標楷體" w:eastAsia="標楷體" w:hAnsi="標楷體"/>
                </w:rPr>
                <w:t>:</w:t>
              </w:r>
              <w:r>
                <w:rPr>
                  <w:rFonts w:ascii="標楷體" w:eastAsia="標楷體" w:hAnsi="標楷體" w:hint="eastAsia"/>
                </w:rPr>
                <w:t>延遲交易確認</w:t>
              </w:r>
            </w:ins>
            <w:ins w:id="3354" w:author="智誠 楊" w:date="2021-05-08T19:11:00Z">
              <w:r>
                <w:rPr>
                  <w:rFonts w:ascii="標楷體" w:eastAsia="標楷體" w:hAnsi="標楷體" w:hint="eastAsia"/>
                </w:rPr>
                <w:t xml:space="preserve"> =</w:t>
              </w:r>
              <w:r>
                <w:rPr>
                  <w:rFonts w:ascii="標楷體" w:eastAsia="標楷體" w:hAnsi="標楷體"/>
                </w:rPr>
                <w:t xml:space="preserve"> </w:t>
              </w:r>
            </w:ins>
            <w:ins w:id="3355" w:author="智誠 楊" w:date="2021-05-08T19:07:00Z">
              <w:r w:rsidRPr="005E6EE0">
                <w:rPr>
                  <w:rFonts w:ascii="標楷體" w:eastAsia="標楷體" w:hAnsi="標楷體" w:hint="eastAsia"/>
                </w:rPr>
                <w:t>依據</w:t>
              </w:r>
            </w:ins>
            <w:ins w:id="3356" w:author="阿毛" w:date="2021-06-09T15:54:00Z">
              <w:r>
                <w:rPr>
                  <w:rFonts w:ascii="標楷體" w:eastAsia="標楷體" w:hAnsi="標楷體" w:hint="eastAsia"/>
                </w:rPr>
                <w:t>[</w:t>
              </w:r>
            </w:ins>
            <w:ins w:id="3357" w:author="智誠 楊" w:date="2021-05-08T19:07:00Z">
              <w:r w:rsidRPr="005E6EE0">
                <w:rPr>
                  <w:rFonts w:ascii="標楷體" w:eastAsia="標楷體" w:hAnsi="標楷體" w:hint="eastAsia"/>
                </w:rPr>
                <w:t>主管同意日期</w:t>
              </w:r>
            </w:ins>
            <w:ins w:id="3358" w:author="智誠 楊" w:date="2021-05-08T19:08:00Z">
              <w:r>
                <w:rPr>
                  <w:rFonts w:ascii="標楷體" w:eastAsia="標楷體" w:hAnsi="標楷體" w:hint="eastAsia"/>
                </w:rPr>
                <w:t>(</w:t>
              </w:r>
            </w:ins>
            <w:proofErr w:type="spellStart"/>
            <w:ins w:id="3359" w:author="阿毛" w:date="2021-06-08T10:18:00Z">
              <w:r>
                <w:rPr>
                  <w:rFonts w:ascii="標楷體" w:eastAsia="標楷體" w:hAnsi="標楷體"/>
                </w:rPr>
                <w:t>MlaundryDetail</w:t>
              </w:r>
              <w:proofErr w:type="spellEnd"/>
            </w:ins>
          </w:p>
          <w:p w14:paraId="32D3B75F" w14:textId="77777777" w:rsidR="004C05AA" w:rsidRPr="00CB6F84" w:rsidRDefault="004C05AA" w:rsidP="0094025F">
            <w:pPr>
              <w:pStyle w:val="af9"/>
              <w:ind w:leftChars="0" w:left="960" w:hangingChars="400" w:hanging="960"/>
              <w:rPr>
                <w:ins w:id="3360" w:author="阿毛" w:date="2021-06-08T10:20:00Z"/>
                <w:rFonts w:ascii="標楷體" w:eastAsia="標楷體" w:hAnsi="標楷體"/>
                <w:rPrChange w:id="3361" w:author="阿毛" w:date="2021-06-08T10:20:00Z">
                  <w:rPr>
                    <w:ins w:id="3362" w:author="阿毛" w:date="2021-06-08T10:20:00Z"/>
                  </w:rPr>
                </w:rPrChange>
              </w:rPr>
            </w:pPr>
            <w:ins w:id="3363" w:author="阿毛" w:date="2021-06-08T10:18:00Z">
              <w:r>
                <w:rPr>
                  <w:rFonts w:ascii="標楷體" w:eastAsia="標楷體" w:hAnsi="標楷體" w:hint="eastAsia"/>
                </w:rPr>
                <w:t xml:space="preserve">        .</w:t>
              </w:r>
            </w:ins>
            <w:proofErr w:type="spellStart"/>
            <w:ins w:id="3364" w:author="智誠 楊" w:date="2021-05-08T19:08:00Z">
              <w:r>
                <w:rPr>
                  <w:rFonts w:ascii="標楷體" w:eastAsia="標楷體" w:hAnsi="標楷體"/>
                </w:rPr>
                <w:t>ManagerDate</w:t>
              </w:r>
              <w:proofErr w:type="spellEnd"/>
              <w:r>
                <w:rPr>
                  <w:rFonts w:ascii="標楷體" w:eastAsia="標楷體" w:hAnsi="標楷體" w:hint="eastAsia"/>
                </w:rPr>
                <w:t>)</w:t>
              </w:r>
            </w:ins>
            <w:ins w:id="3365" w:author="阿毛" w:date="2021-06-09T15:55:00Z">
              <w:r>
                <w:rPr>
                  <w:rFonts w:ascii="標楷體" w:eastAsia="標楷體" w:hAnsi="標楷體" w:hint="eastAsia"/>
                </w:rPr>
                <w:t>]</w:t>
              </w:r>
            </w:ins>
            <w:ins w:id="3366" w:author="智誠 楊" w:date="2021-05-08T19:07:00Z">
              <w:r>
                <w:rPr>
                  <w:rFonts w:ascii="標楷體" w:eastAsia="標楷體" w:hAnsi="標楷體"/>
                </w:rPr>
                <w:t xml:space="preserve"> </w:t>
              </w:r>
            </w:ins>
            <w:ins w:id="3367" w:author="智誠 楊" w:date="2021-05-08T19:09:00Z">
              <w:del w:id="3368" w:author="阿毛" w:date="2021-06-08T10:20:00Z">
                <w:r w:rsidDel="00CB6F84">
                  <w:rPr>
                    <w:rFonts w:ascii="標楷體" w:eastAsia="標楷體" w:hAnsi="標楷體"/>
                  </w:rPr>
                  <w:delText xml:space="preserve"> </w:delText>
                </w:r>
              </w:del>
            </w:ins>
            <w:ins w:id="3369" w:author="智誠 楊" w:date="2021-05-08T19:07:00Z">
              <w:r w:rsidRPr="005E6EE0">
                <w:rPr>
                  <w:rFonts w:ascii="標楷體" w:eastAsia="標楷體" w:hAnsi="標楷體"/>
                </w:rPr>
                <w:t>&gt;=</w:t>
              </w:r>
            </w:ins>
            <w:ins w:id="3370" w:author="阿毛" w:date="2021-06-08T10:20:00Z">
              <w:r>
                <w:rPr>
                  <w:rFonts w:ascii="標楷體" w:eastAsia="標楷體" w:hAnsi="標楷體"/>
                </w:rPr>
                <w:t xml:space="preserve"> [</w:t>
              </w:r>
            </w:ins>
            <w:ins w:id="3371" w:author="智誠 楊" w:date="2021-05-08T19:07:00Z">
              <w:r w:rsidRPr="005E6EE0">
                <w:rPr>
                  <w:rFonts w:ascii="標楷體" w:eastAsia="標楷體" w:hAnsi="標楷體" w:hint="eastAsia"/>
                </w:rPr>
                <w:t>入帳日</w:t>
              </w:r>
            </w:ins>
            <w:ins w:id="3372" w:author="智誠 楊" w:date="2021-05-08T19:08:00Z">
              <w:r>
                <w:rPr>
                  <w:rFonts w:ascii="標楷體" w:eastAsia="標楷體" w:hAnsi="標楷體" w:hint="eastAsia"/>
                </w:rPr>
                <w:t>(</w:t>
              </w:r>
            </w:ins>
            <w:proofErr w:type="spellStart"/>
            <w:ins w:id="3373" w:author="阿毛" w:date="2021-06-08T10:19:00Z">
              <w:r>
                <w:rPr>
                  <w:rFonts w:ascii="標楷體" w:eastAsia="標楷體" w:hAnsi="標楷體"/>
                </w:rPr>
                <w:t>MlaundryDetail</w:t>
              </w:r>
              <w:r>
                <w:rPr>
                  <w:rFonts w:ascii="標楷體" w:eastAsia="標楷體" w:hAnsi="標楷體" w:hint="eastAsia"/>
                </w:rPr>
                <w:t>.</w:t>
              </w:r>
            </w:ins>
            <w:ins w:id="3374" w:author="智誠 楊" w:date="2021-05-08T19:08:00Z">
              <w:r w:rsidRPr="00CB6F84">
                <w:rPr>
                  <w:rFonts w:ascii="標楷體" w:eastAsia="標楷體" w:hAnsi="標楷體"/>
                  <w:rPrChange w:id="3375" w:author="阿毛" w:date="2021-06-08T10:20:00Z">
                    <w:rPr/>
                  </w:rPrChange>
                </w:rPr>
                <w:t>EntryD</w:t>
              </w:r>
            </w:ins>
            <w:ins w:id="3376" w:author="阿毛" w:date="2021-06-08T10:20:00Z">
              <w:r>
                <w:rPr>
                  <w:rFonts w:ascii="標楷體" w:eastAsia="標楷體" w:hAnsi="標楷體" w:hint="eastAsia"/>
                </w:rPr>
                <w:t>a</w:t>
              </w:r>
            </w:ins>
            <w:ins w:id="3377" w:author="智誠 楊" w:date="2021-05-08T19:08:00Z">
              <w:del w:id="3378" w:author="阿毛" w:date="2021-06-08T10:20:00Z">
                <w:r w:rsidRPr="00CB6F84" w:rsidDel="00CB6F84">
                  <w:rPr>
                    <w:rFonts w:ascii="標楷體" w:eastAsia="標楷體" w:hAnsi="標楷體"/>
                    <w:rPrChange w:id="3379" w:author="阿毛" w:date="2021-06-08T10:20:00Z">
                      <w:rPr/>
                    </w:rPrChange>
                  </w:rPr>
                  <w:delText>A</w:delText>
                </w:r>
              </w:del>
              <w:r w:rsidRPr="00CB6F84">
                <w:rPr>
                  <w:rFonts w:ascii="標楷體" w:eastAsia="標楷體" w:hAnsi="標楷體"/>
                  <w:rPrChange w:id="3380" w:author="阿毛" w:date="2021-06-08T10:20:00Z">
                    <w:rPr/>
                  </w:rPrChange>
                </w:rPr>
                <w:t>t</w:t>
              </w:r>
            </w:ins>
            <w:proofErr w:type="spellEnd"/>
          </w:p>
          <w:p w14:paraId="7F2E81FD" w14:textId="77777777" w:rsidR="004C05AA" w:rsidRPr="00006F65" w:rsidRDefault="004C05AA" w:rsidP="0094025F">
            <w:pPr>
              <w:pStyle w:val="af9"/>
              <w:ind w:leftChars="400" w:left="960"/>
              <w:rPr>
                <w:ins w:id="3381" w:author="智誠 楊" w:date="2021-05-08T18:58:00Z"/>
                <w:rFonts w:ascii="標楷體" w:eastAsia="標楷體" w:hAnsi="標楷體"/>
              </w:rPr>
              <w:pPrChange w:id="3382" w:author="阿毛" w:date="2021-06-08T10:20:00Z">
                <w:pPr/>
              </w:pPrChange>
            </w:pPr>
            <w:ins w:id="3383" w:author="智誠 楊" w:date="2021-05-08T19:08:00Z">
              <w:r>
                <w:rPr>
                  <w:rFonts w:ascii="標楷體" w:eastAsia="標楷體" w:hAnsi="標楷體"/>
                </w:rPr>
                <w:t>e)</w:t>
              </w:r>
            </w:ins>
            <w:ins w:id="3384" w:author="阿毛" w:date="2021-06-08T10:20:00Z">
              <w:r>
                <w:rPr>
                  <w:rFonts w:ascii="標楷體" w:eastAsia="標楷體" w:hAnsi="標楷體"/>
                </w:rPr>
                <w:t>]</w:t>
              </w:r>
            </w:ins>
            <w:ins w:id="3385" w:author="智誠 楊" w:date="2021-05-08T19:07:00Z">
              <w:r>
                <w:rPr>
                  <w:rFonts w:ascii="新細明體" w:hAnsi="新細明體" w:hint="eastAsia"/>
                </w:rPr>
                <w:t>＋</w:t>
              </w:r>
              <w:r w:rsidRPr="005E6EE0">
                <w:rPr>
                  <w:rFonts w:ascii="標楷體" w:eastAsia="標楷體" w:hAnsi="標楷體" w:hint="eastAsia"/>
                </w:rPr>
                <w:t>4</w:t>
              </w:r>
            </w:ins>
            <w:ins w:id="3386" w:author="智誠 楊" w:date="2021-05-08T19:12:00Z">
              <w:r>
                <w:rPr>
                  <w:rFonts w:ascii="標楷體" w:eastAsia="標楷體" w:hAnsi="標楷體" w:hint="eastAsia"/>
                </w:rPr>
                <w:t>或</w:t>
              </w:r>
            </w:ins>
            <w:ins w:id="3387" w:author="智誠 楊" w:date="2021-05-08T19:07:00Z">
              <w:r w:rsidRPr="004B0633">
                <w:rPr>
                  <w:rFonts w:ascii="標楷體" w:eastAsia="標楷體" w:hAnsi="標楷體" w:hint="eastAsia"/>
                  <w:rPrChange w:id="3388" w:author="智誠 楊" w:date="2021-05-08T19:09:00Z">
                    <w:rPr>
                      <w:rFonts w:hint="eastAsia"/>
                    </w:rPr>
                  </w:rPrChange>
                </w:rPr>
                <w:t>主管無同意皆算延遲</w:t>
              </w:r>
            </w:ins>
          </w:p>
          <w:p w14:paraId="363DB5E1" w14:textId="77777777" w:rsidR="004C05AA" w:rsidRDefault="004C05AA" w:rsidP="0094025F">
            <w:pPr>
              <w:rPr>
                <w:ins w:id="3389" w:author="阿毛" w:date="2021-06-08T10:20:00Z"/>
                <w:rFonts w:ascii="標楷體" w:eastAsia="標楷體" w:hAnsi="標楷體"/>
              </w:rPr>
            </w:pPr>
            <w:ins w:id="3390" w:author="智誠 楊" w:date="2021-05-08T18:58:00Z">
              <w:r w:rsidRPr="00323EBD">
                <w:rPr>
                  <w:rFonts w:ascii="標楷體" w:eastAsia="標楷體" w:hAnsi="標楷體" w:hint="eastAsia"/>
                </w:rPr>
                <w:t>4.資料排序:</w:t>
              </w:r>
            </w:ins>
          </w:p>
          <w:p w14:paraId="78775306" w14:textId="77777777" w:rsidR="004C05AA" w:rsidRDefault="004C05AA" w:rsidP="0094025F">
            <w:pPr>
              <w:pStyle w:val="af9"/>
              <w:ind w:leftChars="0" w:left="960" w:hangingChars="400" w:hanging="960"/>
              <w:rPr>
                <w:ins w:id="3391" w:author="阿毛" w:date="2021-06-08T10:20:00Z"/>
                <w:rFonts w:ascii="標楷體" w:eastAsia="標楷體" w:hAnsi="標楷體"/>
              </w:rPr>
              <w:pPrChange w:id="3392" w:author="阿毛" w:date="2021-06-08T10:24:00Z">
                <w:pPr>
                  <w:ind w:firstLineChars="200" w:firstLine="480"/>
                </w:pPr>
              </w:pPrChange>
            </w:pPr>
            <w:ins w:id="3393" w:author="阿毛" w:date="2021-06-08T10:24:00Z">
              <w:r>
                <w:rPr>
                  <w:rFonts w:ascii="標楷體" w:eastAsia="標楷體" w:hAnsi="標楷體" w:hint="eastAsia"/>
                </w:rPr>
                <w:t xml:space="preserve">    </w:t>
              </w:r>
            </w:ins>
            <w:ins w:id="3394" w:author="阿毛" w:date="2021-06-08T10:20:00Z">
              <w:r>
                <w:rPr>
                  <w:rFonts w:ascii="標楷體" w:eastAsia="標楷體" w:hAnsi="標楷體"/>
                </w:rPr>
                <w:t>(1).</w:t>
              </w:r>
            </w:ins>
            <w:ins w:id="3395" w:author="阿毛" w:date="2021-06-08T10:24:00Z">
              <w:r>
                <w:rPr>
                  <w:rFonts w:ascii="標楷體" w:eastAsia="標楷體" w:hAnsi="標楷體" w:hint="eastAsia"/>
                </w:rPr>
                <w:t>[</w:t>
              </w:r>
            </w:ins>
            <w:ins w:id="3396" w:author="阿毛" w:date="2021-06-08T10:23:00Z">
              <w:r>
                <w:rPr>
                  <w:rFonts w:ascii="標楷體" w:eastAsia="標楷體" w:hAnsi="標楷體" w:hint="eastAsia"/>
                  <w:lang w:eastAsia="zh-HK"/>
                </w:rPr>
                <w:t>入賬日期</w:t>
              </w:r>
            </w:ins>
            <w:ins w:id="3397" w:author="阿毛" w:date="2021-06-08T10:24:00Z">
              <w:r>
                <w:rPr>
                  <w:rFonts w:ascii="標楷體" w:eastAsia="標楷體" w:hAnsi="標楷體" w:hint="eastAsia"/>
                </w:rPr>
                <w:t>(</w:t>
              </w:r>
              <w:proofErr w:type="spellStart"/>
              <w:r>
                <w:rPr>
                  <w:rFonts w:ascii="標楷體" w:eastAsia="標楷體" w:hAnsi="標楷體"/>
                </w:rPr>
                <w:t>MlaundryDetail</w:t>
              </w:r>
              <w:r>
                <w:rPr>
                  <w:rFonts w:ascii="標楷體" w:eastAsia="標楷體" w:hAnsi="標楷體" w:hint="eastAsia"/>
                </w:rPr>
                <w:t>.</w:t>
              </w:r>
              <w:r w:rsidRPr="0070582A">
                <w:rPr>
                  <w:rFonts w:ascii="標楷體" w:eastAsia="標楷體" w:hAnsi="標楷體" w:hint="eastAsia"/>
                </w:rPr>
                <w:t>En</w:t>
              </w:r>
              <w:r w:rsidRPr="0070582A">
                <w:rPr>
                  <w:rFonts w:ascii="標楷體" w:eastAsia="標楷體" w:hAnsi="標楷體"/>
                </w:rPr>
                <w:t>tryD</w:t>
              </w:r>
              <w:r>
                <w:rPr>
                  <w:rFonts w:ascii="標楷體" w:eastAsia="標楷體" w:hAnsi="標楷體" w:hint="eastAsia"/>
                </w:rPr>
                <w:t>a</w:t>
              </w:r>
              <w:r w:rsidRPr="0070582A">
                <w:rPr>
                  <w:rFonts w:ascii="標楷體" w:eastAsia="標楷體" w:hAnsi="標楷體"/>
                </w:rPr>
                <w:t>t</w:t>
              </w:r>
              <w:r>
                <w:rPr>
                  <w:rFonts w:ascii="標楷體" w:eastAsia="標楷體" w:hAnsi="標楷體"/>
                </w:rPr>
                <w:t>e</w:t>
              </w:r>
              <w:proofErr w:type="spellEnd"/>
              <w:r>
                <w:rPr>
                  <w:rFonts w:ascii="標楷體" w:eastAsia="標楷體" w:hAnsi="標楷體" w:hint="eastAsia"/>
                </w:rPr>
                <w:t>)]</w:t>
              </w:r>
            </w:ins>
            <w:ins w:id="3398" w:author="阿毛" w:date="2021-06-08T10:23:00Z">
              <w:r>
                <w:rPr>
                  <w:rFonts w:ascii="標楷體" w:eastAsia="標楷體" w:hAnsi="標楷體" w:hint="eastAsia"/>
                  <w:lang w:eastAsia="zh-HK"/>
                </w:rPr>
                <w:t>(</w:t>
              </w:r>
              <w:r w:rsidRPr="00323EBD">
                <w:rPr>
                  <w:rFonts w:ascii="標楷體" w:eastAsia="標楷體" w:hAnsi="標楷體" w:hint="eastAsia"/>
                  <w:lang w:eastAsia="zh-HK"/>
                </w:rPr>
                <w:t>由小到大</w:t>
              </w:r>
              <w:r>
                <w:rPr>
                  <w:rFonts w:ascii="標楷體" w:eastAsia="標楷體" w:hAnsi="標楷體" w:hint="eastAsia"/>
                  <w:lang w:eastAsia="zh-HK"/>
                </w:rPr>
                <w:t>)</w:t>
              </w:r>
            </w:ins>
            <w:ins w:id="3399" w:author="智誠 楊" w:date="2021-05-08T18:58:00Z">
              <w:del w:id="3400" w:author="阿毛" w:date="2021-06-08T10:20:00Z">
                <w:r w:rsidRPr="00323EBD" w:rsidDel="00CB6F84">
                  <w:rPr>
                    <w:rFonts w:ascii="標楷體" w:eastAsia="標楷體" w:hAnsi="標楷體" w:hint="eastAsia"/>
                  </w:rPr>
                  <w:delText>查詢結果</w:delText>
                </w:r>
                <w:r w:rsidRPr="00323EBD" w:rsidDel="00CB6F84">
                  <w:rPr>
                    <w:rFonts w:ascii="標楷體" w:eastAsia="標楷體" w:hAnsi="標楷體" w:hint="eastAsia"/>
                    <w:lang w:eastAsia="zh-HK"/>
                  </w:rPr>
                  <w:delText>「</w:delText>
                </w:r>
              </w:del>
            </w:ins>
            <w:ins w:id="3401" w:author="智誠 楊" w:date="2021-05-08T19:09:00Z">
              <w:del w:id="3402" w:author="阿毛" w:date="2021-06-08T10:23:00Z">
                <w:r w:rsidDel="00AB2788">
                  <w:rPr>
                    <w:rFonts w:ascii="標楷體" w:eastAsia="標楷體" w:hAnsi="標楷體" w:hint="eastAsia"/>
                    <w:lang w:eastAsia="zh-HK"/>
                  </w:rPr>
                  <w:delText>交易樣態</w:delText>
                </w:r>
              </w:del>
            </w:ins>
          </w:p>
          <w:p w14:paraId="14B908AA" w14:textId="77777777" w:rsidR="004C05AA" w:rsidRPr="00323EBD" w:rsidRDefault="004C05AA" w:rsidP="0094025F">
            <w:pPr>
              <w:ind w:firstLineChars="200" w:firstLine="480"/>
              <w:rPr>
                <w:ins w:id="3403" w:author="智誠 楊" w:date="2021-05-08T18:58:00Z"/>
                <w:rFonts w:ascii="標楷體" w:eastAsia="標楷體" w:hAnsi="標楷體"/>
                <w:lang w:eastAsia="zh-HK"/>
              </w:rPr>
              <w:pPrChange w:id="3404" w:author="阿毛" w:date="2021-06-08T10:20:00Z">
                <w:pPr/>
              </w:pPrChange>
            </w:pPr>
            <w:ins w:id="3405" w:author="阿毛" w:date="2021-06-08T10:20:00Z">
              <w:r>
                <w:rPr>
                  <w:rFonts w:ascii="標楷體" w:eastAsia="標楷體" w:hAnsi="標楷體" w:hint="eastAsia"/>
                  <w:lang w:eastAsia="zh-HK"/>
                </w:rPr>
                <w:t>(</w:t>
              </w:r>
              <w:r>
                <w:rPr>
                  <w:rFonts w:ascii="標楷體" w:eastAsia="標楷體" w:hAnsi="標楷體"/>
                  <w:lang w:eastAsia="zh-HK"/>
                </w:rPr>
                <w:t>2).</w:t>
              </w:r>
            </w:ins>
            <w:ins w:id="3406" w:author="阿毛" w:date="2021-06-08T10:23:00Z">
              <w:r>
                <w:rPr>
                  <w:rFonts w:ascii="標楷體" w:eastAsia="標楷體" w:hAnsi="標楷體" w:hint="eastAsia"/>
                </w:rPr>
                <w:t>[</w:t>
              </w:r>
              <w:r>
                <w:rPr>
                  <w:rFonts w:ascii="標楷體" w:eastAsia="標楷體" w:hAnsi="標楷體" w:hint="eastAsia"/>
                  <w:lang w:eastAsia="zh-HK"/>
                </w:rPr>
                <w:t>戶號</w:t>
              </w:r>
            </w:ins>
            <w:ins w:id="3407" w:author="阿毛" w:date="2021-06-08T10:24:00Z">
              <w:r>
                <w:rPr>
                  <w:rFonts w:ascii="標楷體" w:eastAsia="標楷體" w:hAnsi="標楷體" w:hint="eastAsia"/>
                </w:rPr>
                <w:t>(</w:t>
              </w:r>
              <w:proofErr w:type="spellStart"/>
              <w:r>
                <w:rPr>
                  <w:rFonts w:ascii="標楷體" w:eastAsia="標楷體" w:hAnsi="標楷體"/>
                </w:rPr>
                <w:t>MlaundryDetail</w:t>
              </w:r>
              <w:r>
                <w:rPr>
                  <w:rFonts w:ascii="標楷體" w:eastAsia="標楷體" w:hAnsi="標楷體" w:hint="eastAsia"/>
                </w:rPr>
                <w:t>.Cu</w:t>
              </w:r>
              <w:r>
                <w:rPr>
                  <w:rFonts w:ascii="標楷體" w:eastAsia="標楷體" w:hAnsi="標楷體"/>
                </w:rPr>
                <w:t>stNo</w:t>
              </w:r>
              <w:proofErr w:type="spellEnd"/>
              <w:r>
                <w:rPr>
                  <w:rFonts w:ascii="標楷體" w:eastAsia="標楷體" w:hAnsi="標楷體" w:hint="eastAsia"/>
                </w:rPr>
                <w:t>)]</w:t>
              </w:r>
            </w:ins>
            <w:ins w:id="3408" w:author="阿毛" w:date="2021-06-08T10:23:00Z">
              <w:r>
                <w:rPr>
                  <w:rFonts w:ascii="標楷體" w:eastAsia="標楷體" w:hAnsi="標楷體" w:hint="eastAsia"/>
                  <w:lang w:eastAsia="zh-HK"/>
                </w:rPr>
                <w:t>(</w:t>
              </w:r>
              <w:r w:rsidRPr="00323EBD">
                <w:rPr>
                  <w:rFonts w:ascii="標楷體" w:eastAsia="標楷體" w:hAnsi="標楷體" w:hint="eastAsia"/>
                  <w:lang w:eastAsia="zh-HK"/>
                </w:rPr>
                <w:t>由小到大</w:t>
              </w:r>
              <w:r>
                <w:rPr>
                  <w:rFonts w:ascii="標楷體" w:eastAsia="標楷體" w:hAnsi="標楷體" w:hint="eastAsia"/>
                  <w:lang w:eastAsia="zh-HK"/>
                </w:rPr>
                <w:t>)</w:t>
              </w:r>
            </w:ins>
            <w:ins w:id="3409" w:author="智誠 楊" w:date="2021-05-08T19:09:00Z">
              <w:del w:id="3410" w:author="阿毛" w:date="2021-06-08T10:20:00Z">
                <w:r w:rsidDel="00CB6F84">
                  <w:rPr>
                    <w:rFonts w:ascii="標楷體" w:eastAsia="標楷體" w:hAnsi="標楷體" w:hint="eastAsia"/>
                    <w:lang w:eastAsia="zh-HK"/>
                  </w:rPr>
                  <w:delText>、</w:delText>
                </w:r>
              </w:del>
              <w:del w:id="3411" w:author="阿毛" w:date="2021-06-08T10:23:00Z">
                <w:r w:rsidDel="00AB2788">
                  <w:rPr>
                    <w:rFonts w:ascii="標楷體" w:eastAsia="標楷體" w:hAnsi="標楷體" w:hint="eastAsia"/>
                    <w:lang w:eastAsia="zh-HK"/>
                  </w:rPr>
                  <w:delText>入賬日期</w:delText>
                </w:r>
              </w:del>
            </w:ins>
            <w:ins w:id="3412" w:author="智誠 楊" w:date="2021-05-08T18:58:00Z">
              <w:del w:id="3413" w:author="阿毛" w:date="2021-06-08T10:20:00Z">
                <w:r w:rsidRPr="00323EBD" w:rsidDel="00CB6F84">
                  <w:rPr>
                    <w:rFonts w:ascii="標楷體" w:eastAsia="標楷體" w:hAnsi="標楷體" w:hint="eastAsia"/>
                    <w:lang w:eastAsia="zh-HK"/>
                  </w:rPr>
                  <w:delText>」</w:delText>
                </w:r>
              </w:del>
              <w:del w:id="3414" w:author="阿毛" w:date="2021-06-08T10:23:00Z">
                <w:r w:rsidRPr="00323EBD" w:rsidDel="00AB2788">
                  <w:rPr>
                    <w:rFonts w:ascii="標楷體" w:eastAsia="標楷體" w:hAnsi="標楷體" w:hint="eastAsia"/>
                    <w:lang w:eastAsia="zh-HK"/>
                  </w:rPr>
                  <w:delText>由小到大</w:delText>
                </w:r>
              </w:del>
              <w:del w:id="3415" w:author="阿毛" w:date="2021-06-08T10:21:00Z">
                <w:r w:rsidRPr="00323EBD" w:rsidDel="00CB6F84">
                  <w:rPr>
                    <w:rFonts w:ascii="標楷體" w:eastAsia="標楷體" w:hAnsi="標楷體" w:hint="eastAsia"/>
                    <w:lang w:eastAsia="zh-HK"/>
                  </w:rPr>
                  <w:delText>排序</w:delText>
                </w:r>
              </w:del>
            </w:ins>
          </w:p>
        </w:tc>
      </w:tr>
      <w:tr w:rsidR="004C05AA" w:rsidRPr="00362205" w14:paraId="6B75A988" w14:textId="77777777" w:rsidTr="0094025F">
        <w:trPr>
          <w:trHeight w:val="321"/>
          <w:ins w:id="3416" w:author="智誠 楊" w:date="2021-05-08T18:58:00Z"/>
          <w:trPrChange w:id="3417" w:author="智誠 楊" w:date="2021-05-08T19:12:00Z">
            <w:trPr>
              <w:trHeight w:val="321"/>
            </w:trPr>
          </w:trPrChange>
        </w:trPr>
        <w:tc>
          <w:tcPr>
            <w:tcW w:w="1548" w:type="dxa"/>
            <w:tcBorders>
              <w:top w:val="single" w:sz="8" w:space="0" w:color="000000"/>
              <w:bottom w:val="single" w:sz="8" w:space="0" w:color="000000"/>
              <w:right w:val="single" w:sz="8" w:space="0" w:color="000000"/>
            </w:tcBorders>
            <w:shd w:val="clear" w:color="auto" w:fill="F3F3F3"/>
            <w:tcPrChange w:id="3418"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7CCB59B4" w14:textId="77777777" w:rsidR="004C05AA" w:rsidRPr="00362205" w:rsidRDefault="004C05AA" w:rsidP="0094025F">
            <w:pPr>
              <w:rPr>
                <w:ins w:id="3419" w:author="智誠 楊" w:date="2021-05-08T18:58:00Z"/>
                <w:rFonts w:ascii="標楷體" w:eastAsia="標楷體" w:hAnsi="標楷體"/>
              </w:rPr>
            </w:pPr>
            <w:ins w:id="3420" w:author="智誠 楊" w:date="2021-05-08T18:58:00Z">
              <w:r w:rsidRPr="00362205">
                <w:rPr>
                  <w:rFonts w:ascii="標楷體" w:eastAsia="標楷體" w:hAnsi="標楷體"/>
                </w:rPr>
                <w:t>選用流程</w:t>
              </w:r>
            </w:ins>
          </w:p>
        </w:tc>
        <w:tc>
          <w:tcPr>
            <w:tcW w:w="6966" w:type="dxa"/>
            <w:tcBorders>
              <w:top w:val="single" w:sz="8" w:space="0" w:color="000000"/>
              <w:left w:val="single" w:sz="8" w:space="0" w:color="000000"/>
              <w:bottom w:val="single" w:sz="8" w:space="0" w:color="000000"/>
            </w:tcBorders>
            <w:tcPrChange w:id="3421" w:author="智誠 楊" w:date="2021-05-08T19:12:00Z">
              <w:tcPr>
                <w:tcW w:w="6318" w:type="dxa"/>
                <w:tcBorders>
                  <w:top w:val="single" w:sz="8" w:space="0" w:color="000000"/>
                  <w:left w:val="single" w:sz="8" w:space="0" w:color="000000"/>
                  <w:bottom w:val="single" w:sz="8" w:space="0" w:color="000000"/>
                </w:tcBorders>
              </w:tcPr>
            </w:tcPrChange>
          </w:tcPr>
          <w:p w14:paraId="203D51BE" w14:textId="77777777" w:rsidR="004C05AA" w:rsidRPr="00362205" w:rsidRDefault="004C05AA" w:rsidP="0094025F">
            <w:pPr>
              <w:rPr>
                <w:ins w:id="3422" w:author="智誠 楊" w:date="2021-05-08T18:58:00Z"/>
                <w:rFonts w:ascii="標楷體" w:eastAsia="標楷體" w:hAnsi="標楷體"/>
              </w:rPr>
            </w:pPr>
          </w:p>
        </w:tc>
      </w:tr>
      <w:tr w:rsidR="004C05AA" w:rsidRPr="00362205" w14:paraId="15B0467F" w14:textId="77777777" w:rsidTr="0094025F">
        <w:trPr>
          <w:trHeight w:val="1311"/>
          <w:ins w:id="3423" w:author="智誠 楊" w:date="2021-05-08T18:58:00Z"/>
          <w:trPrChange w:id="3424" w:author="智誠 楊" w:date="2021-05-08T19:12:00Z">
            <w:trPr>
              <w:trHeight w:val="1311"/>
            </w:trPr>
          </w:trPrChange>
        </w:trPr>
        <w:tc>
          <w:tcPr>
            <w:tcW w:w="1548" w:type="dxa"/>
            <w:tcBorders>
              <w:top w:val="single" w:sz="8" w:space="0" w:color="000000"/>
              <w:bottom w:val="single" w:sz="8" w:space="0" w:color="000000"/>
              <w:right w:val="single" w:sz="8" w:space="0" w:color="000000"/>
            </w:tcBorders>
            <w:shd w:val="clear" w:color="auto" w:fill="F3F3F3"/>
            <w:tcPrChange w:id="3425"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1BF5B980" w14:textId="77777777" w:rsidR="004C05AA" w:rsidRPr="00362205" w:rsidRDefault="004C05AA" w:rsidP="0094025F">
            <w:pPr>
              <w:rPr>
                <w:ins w:id="3426" w:author="智誠 楊" w:date="2021-05-08T18:58:00Z"/>
                <w:rFonts w:ascii="標楷體" w:eastAsia="標楷體" w:hAnsi="標楷體"/>
              </w:rPr>
            </w:pPr>
            <w:ins w:id="3427" w:author="智誠 楊" w:date="2021-05-08T18:58:00Z">
              <w:r w:rsidRPr="00362205">
                <w:rPr>
                  <w:rFonts w:ascii="標楷體" w:eastAsia="標楷體" w:hAnsi="標楷體"/>
                </w:rPr>
                <w:t>例外流程</w:t>
              </w:r>
            </w:ins>
          </w:p>
        </w:tc>
        <w:tc>
          <w:tcPr>
            <w:tcW w:w="6966" w:type="dxa"/>
            <w:tcBorders>
              <w:top w:val="single" w:sz="8" w:space="0" w:color="000000"/>
              <w:left w:val="single" w:sz="8" w:space="0" w:color="000000"/>
              <w:bottom w:val="single" w:sz="8" w:space="0" w:color="000000"/>
            </w:tcBorders>
            <w:tcPrChange w:id="3428" w:author="智誠 楊" w:date="2021-05-08T19:12:00Z">
              <w:tcPr>
                <w:tcW w:w="6318" w:type="dxa"/>
                <w:tcBorders>
                  <w:top w:val="single" w:sz="8" w:space="0" w:color="000000"/>
                  <w:left w:val="single" w:sz="8" w:space="0" w:color="000000"/>
                  <w:bottom w:val="single" w:sz="8" w:space="0" w:color="000000"/>
                </w:tcBorders>
              </w:tcPr>
            </w:tcPrChange>
          </w:tcPr>
          <w:p w14:paraId="3CDA16FA" w14:textId="77777777" w:rsidR="004C05AA" w:rsidRPr="00362205" w:rsidRDefault="004C05AA" w:rsidP="0094025F">
            <w:pPr>
              <w:rPr>
                <w:ins w:id="3429" w:author="智誠 楊" w:date="2021-05-08T18:58:00Z"/>
                <w:rFonts w:ascii="標楷體" w:eastAsia="標楷體" w:hAnsi="標楷體"/>
              </w:rPr>
            </w:pPr>
          </w:p>
        </w:tc>
      </w:tr>
      <w:tr w:rsidR="004C05AA" w:rsidRPr="00362205" w14:paraId="59DFA6CC" w14:textId="77777777" w:rsidTr="0094025F">
        <w:trPr>
          <w:trHeight w:val="560"/>
          <w:ins w:id="3430" w:author="智誠 楊" w:date="2021-05-08T18:58:00Z"/>
          <w:trPrChange w:id="3431" w:author="阿毛" w:date="2021-06-08T10:29: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3432" w:author="阿毛" w:date="2021-06-08T10:29:00Z">
              <w:tcPr>
                <w:tcW w:w="1548" w:type="dxa"/>
                <w:tcBorders>
                  <w:top w:val="single" w:sz="8" w:space="0" w:color="000000"/>
                  <w:bottom w:val="single" w:sz="8" w:space="0" w:color="000000"/>
                  <w:right w:val="single" w:sz="8" w:space="0" w:color="000000"/>
                </w:tcBorders>
                <w:shd w:val="clear" w:color="auto" w:fill="F3F3F3"/>
              </w:tcPr>
            </w:tcPrChange>
          </w:tcPr>
          <w:p w14:paraId="268D292A" w14:textId="77777777" w:rsidR="004C05AA" w:rsidRPr="00362205" w:rsidRDefault="004C05AA" w:rsidP="0094025F">
            <w:pPr>
              <w:rPr>
                <w:ins w:id="3433" w:author="智誠 楊" w:date="2021-05-08T18:58:00Z"/>
                <w:rFonts w:ascii="標楷體" w:eastAsia="標楷體" w:hAnsi="標楷體"/>
              </w:rPr>
            </w:pPr>
            <w:ins w:id="3434" w:author="智誠 楊" w:date="2021-05-08T18:58:00Z">
              <w:r w:rsidRPr="00362205">
                <w:rPr>
                  <w:rFonts w:ascii="標楷體" w:eastAsia="標楷體" w:hAnsi="標楷體"/>
                </w:rPr>
                <w:t xml:space="preserve">執行後狀況 </w:t>
              </w:r>
            </w:ins>
          </w:p>
        </w:tc>
        <w:tc>
          <w:tcPr>
            <w:tcW w:w="6966" w:type="dxa"/>
            <w:tcBorders>
              <w:top w:val="single" w:sz="8" w:space="0" w:color="000000"/>
              <w:left w:val="single" w:sz="8" w:space="0" w:color="000000"/>
              <w:bottom w:val="single" w:sz="8" w:space="0" w:color="000000"/>
            </w:tcBorders>
            <w:tcPrChange w:id="3435" w:author="阿毛" w:date="2021-06-08T10:29:00Z">
              <w:tcPr>
                <w:tcW w:w="6318" w:type="dxa"/>
                <w:tcBorders>
                  <w:top w:val="single" w:sz="8" w:space="0" w:color="000000"/>
                  <w:left w:val="single" w:sz="8" w:space="0" w:color="000000"/>
                  <w:bottom w:val="single" w:sz="8" w:space="0" w:color="000000"/>
                </w:tcBorders>
              </w:tcPr>
            </w:tcPrChange>
          </w:tcPr>
          <w:p w14:paraId="1070FE7C" w14:textId="77777777" w:rsidR="004C05AA" w:rsidRPr="00362205" w:rsidRDefault="004C05AA" w:rsidP="0094025F">
            <w:pPr>
              <w:rPr>
                <w:ins w:id="3436" w:author="智誠 楊" w:date="2021-05-08T18:58:00Z"/>
                <w:rFonts w:ascii="標楷體" w:eastAsia="標楷體" w:hAnsi="標楷體"/>
                <w:lang w:eastAsia="zh-HK"/>
              </w:rPr>
            </w:pPr>
            <w:ins w:id="3437" w:author="智誠 楊" w:date="2021-05-08T20:05:00Z">
              <w:r>
                <w:rPr>
                  <w:rFonts w:ascii="標楷體" w:eastAsia="標楷體" w:hAnsi="標楷體" w:hint="eastAsia"/>
                </w:rPr>
                <w:t>1.</w:t>
              </w:r>
            </w:ins>
            <w:ins w:id="3438" w:author="智誠 楊" w:date="2021-05-08T18:58:00Z">
              <w:r>
                <w:rPr>
                  <w:rFonts w:ascii="標楷體" w:eastAsia="標楷體" w:hAnsi="標楷體" w:hint="eastAsia"/>
                  <w:lang w:eastAsia="zh-HK"/>
                </w:rPr>
                <w:t>提供資料查詢輸出</w:t>
              </w:r>
            </w:ins>
            <w:ins w:id="3439" w:author="智誠 楊" w:date="2021-05-08T20:05:00Z">
              <w:del w:id="3440" w:author="阿毛" w:date="2021-06-08T10:29:00Z">
                <w:r w:rsidDel="00AB2788">
                  <w:rPr>
                    <w:rFonts w:ascii="標楷體" w:eastAsia="標楷體" w:hAnsi="標楷體" w:hint="eastAsia"/>
                  </w:rPr>
                  <w:delText>2.主管登入時,只會查詢出</w:delText>
                </w:r>
              </w:del>
            </w:ins>
            <w:ins w:id="3441" w:author="智誠 楊" w:date="2021-05-08T20:06:00Z">
              <w:del w:id="3442" w:author="阿毛" w:date="2021-06-08T10:29:00Z">
                <w:r w:rsidDel="00AB2788">
                  <w:rPr>
                    <w:rFonts w:ascii="標楷體" w:eastAsia="標楷體" w:hAnsi="標楷體" w:hint="eastAsia"/>
                  </w:rPr>
                  <w:delText>合理性欄位有值之資料</w:delText>
                </w:r>
              </w:del>
            </w:ins>
          </w:p>
        </w:tc>
      </w:tr>
      <w:tr w:rsidR="004C05AA" w:rsidRPr="00362205" w14:paraId="2BEB35FD" w14:textId="77777777" w:rsidTr="0094025F">
        <w:trPr>
          <w:trHeight w:val="358"/>
          <w:ins w:id="3443" w:author="智誠 楊" w:date="2021-05-08T18:58:00Z"/>
          <w:trPrChange w:id="3444" w:author="智誠 楊" w:date="2021-05-08T19:12:00Z">
            <w:trPr>
              <w:trHeight w:val="358"/>
            </w:trPr>
          </w:trPrChange>
        </w:trPr>
        <w:tc>
          <w:tcPr>
            <w:tcW w:w="1548" w:type="dxa"/>
            <w:tcBorders>
              <w:top w:val="single" w:sz="8" w:space="0" w:color="000000"/>
              <w:bottom w:val="single" w:sz="8" w:space="0" w:color="000000"/>
              <w:right w:val="single" w:sz="8" w:space="0" w:color="000000"/>
            </w:tcBorders>
            <w:shd w:val="clear" w:color="auto" w:fill="F3F3F3"/>
            <w:tcPrChange w:id="3445"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740ED272" w14:textId="77777777" w:rsidR="004C05AA" w:rsidRPr="00362205" w:rsidRDefault="004C05AA" w:rsidP="0094025F">
            <w:pPr>
              <w:rPr>
                <w:ins w:id="3446" w:author="智誠 楊" w:date="2021-05-08T18:58:00Z"/>
                <w:rFonts w:ascii="標楷體" w:eastAsia="標楷體" w:hAnsi="標楷體"/>
              </w:rPr>
            </w:pPr>
            <w:ins w:id="3447" w:author="智誠 楊" w:date="2021-05-08T18:58:00Z">
              <w:r w:rsidRPr="00362205">
                <w:rPr>
                  <w:rFonts w:ascii="標楷體" w:eastAsia="標楷體" w:hAnsi="標楷體"/>
                </w:rPr>
                <w:t>特別需求</w:t>
              </w:r>
            </w:ins>
          </w:p>
        </w:tc>
        <w:tc>
          <w:tcPr>
            <w:tcW w:w="6966" w:type="dxa"/>
            <w:tcBorders>
              <w:top w:val="single" w:sz="8" w:space="0" w:color="000000"/>
              <w:left w:val="single" w:sz="8" w:space="0" w:color="000000"/>
              <w:bottom w:val="single" w:sz="8" w:space="0" w:color="000000"/>
            </w:tcBorders>
            <w:tcPrChange w:id="3448" w:author="智誠 楊" w:date="2021-05-08T19:12:00Z">
              <w:tcPr>
                <w:tcW w:w="6318" w:type="dxa"/>
                <w:tcBorders>
                  <w:top w:val="single" w:sz="8" w:space="0" w:color="000000"/>
                  <w:left w:val="single" w:sz="8" w:space="0" w:color="000000"/>
                  <w:bottom w:val="single" w:sz="8" w:space="0" w:color="000000"/>
                </w:tcBorders>
              </w:tcPr>
            </w:tcPrChange>
          </w:tcPr>
          <w:p w14:paraId="77AC66A8" w14:textId="77777777" w:rsidR="004C05AA" w:rsidRPr="00362205" w:rsidRDefault="004C05AA" w:rsidP="0094025F">
            <w:pPr>
              <w:rPr>
                <w:ins w:id="3449" w:author="智誠 楊" w:date="2021-05-08T18:58:00Z"/>
                <w:rFonts w:ascii="標楷體" w:eastAsia="標楷體" w:hAnsi="標楷體"/>
              </w:rPr>
            </w:pPr>
          </w:p>
        </w:tc>
      </w:tr>
      <w:tr w:rsidR="004C05AA" w:rsidRPr="00362205" w14:paraId="21E8BF79" w14:textId="77777777" w:rsidTr="0094025F">
        <w:trPr>
          <w:trHeight w:val="278"/>
          <w:ins w:id="3450" w:author="智誠 楊" w:date="2021-05-08T18:58:00Z"/>
          <w:trPrChange w:id="3451" w:author="智誠 楊" w:date="2021-05-08T19:12: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3452" w:author="智誠 楊" w:date="2021-05-08T19:12:00Z">
              <w:tcPr>
                <w:tcW w:w="1548" w:type="dxa"/>
                <w:tcBorders>
                  <w:top w:val="single" w:sz="8" w:space="0" w:color="000000"/>
                  <w:bottom w:val="single" w:sz="8" w:space="0" w:color="000000"/>
                  <w:right w:val="single" w:sz="8" w:space="0" w:color="000000"/>
                </w:tcBorders>
                <w:shd w:val="clear" w:color="auto" w:fill="F3F3F3"/>
              </w:tcPr>
            </w:tcPrChange>
          </w:tcPr>
          <w:p w14:paraId="79830798" w14:textId="77777777" w:rsidR="004C05AA" w:rsidRPr="00362205" w:rsidRDefault="004C05AA" w:rsidP="0094025F">
            <w:pPr>
              <w:rPr>
                <w:ins w:id="3453" w:author="智誠 楊" w:date="2021-05-08T18:58:00Z"/>
                <w:rFonts w:ascii="標楷體" w:eastAsia="標楷體" w:hAnsi="標楷體"/>
              </w:rPr>
            </w:pPr>
            <w:ins w:id="3454" w:author="智誠 楊" w:date="2021-05-08T18:58:00Z">
              <w:r w:rsidRPr="00362205">
                <w:rPr>
                  <w:rFonts w:ascii="標楷體" w:eastAsia="標楷體" w:hAnsi="標楷體"/>
                </w:rPr>
                <w:t xml:space="preserve">參考 </w:t>
              </w:r>
            </w:ins>
          </w:p>
        </w:tc>
        <w:tc>
          <w:tcPr>
            <w:tcW w:w="6966" w:type="dxa"/>
            <w:tcBorders>
              <w:top w:val="single" w:sz="8" w:space="0" w:color="000000"/>
              <w:left w:val="single" w:sz="8" w:space="0" w:color="000000"/>
              <w:bottom w:val="single" w:sz="8" w:space="0" w:color="000000"/>
            </w:tcBorders>
            <w:tcPrChange w:id="3455" w:author="智誠 楊" w:date="2021-05-08T19:12:00Z">
              <w:tcPr>
                <w:tcW w:w="6318" w:type="dxa"/>
                <w:tcBorders>
                  <w:top w:val="single" w:sz="8" w:space="0" w:color="000000"/>
                  <w:left w:val="single" w:sz="8" w:space="0" w:color="000000"/>
                  <w:bottom w:val="single" w:sz="8" w:space="0" w:color="000000"/>
                </w:tcBorders>
              </w:tcPr>
            </w:tcPrChange>
          </w:tcPr>
          <w:p w14:paraId="32C74682" w14:textId="77777777" w:rsidR="004C05AA" w:rsidRPr="00362205" w:rsidRDefault="004C05AA" w:rsidP="0094025F">
            <w:pPr>
              <w:rPr>
                <w:ins w:id="3456" w:author="智誠 楊" w:date="2021-05-08T18:58:00Z"/>
                <w:rFonts w:ascii="標楷體" w:eastAsia="標楷體" w:hAnsi="標楷體"/>
              </w:rPr>
            </w:pPr>
          </w:p>
        </w:tc>
      </w:tr>
    </w:tbl>
    <w:p w14:paraId="79063B0D" w14:textId="77777777" w:rsidR="004C05AA" w:rsidRDefault="004C05AA" w:rsidP="004C05AA">
      <w:pPr>
        <w:pStyle w:val="a"/>
        <w:numPr>
          <w:ilvl w:val="0"/>
          <w:numId w:val="0"/>
        </w:numPr>
        <w:ind w:left="1330"/>
        <w:rPr>
          <w:ins w:id="3457" w:author="智誠 楊" w:date="2021-05-08T18:58:00Z"/>
        </w:rPr>
      </w:pPr>
    </w:p>
    <w:p w14:paraId="7F146777" w14:textId="77777777" w:rsidR="004C05AA" w:rsidRPr="005F1722" w:rsidRDefault="004C05AA" w:rsidP="004C05AA">
      <w:pPr>
        <w:pStyle w:val="a"/>
        <w:numPr>
          <w:ilvl w:val="0"/>
          <w:numId w:val="1"/>
        </w:numPr>
        <w:rPr>
          <w:ins w:id="3458" w:author="智誠 楊" w:date="2021-05-08T18:58:00Z"/>
        </w:rPr>
      </w:pPr>
      <w:ins w:id="3459" w:author="智誠 楊" w:date="2021-05-08T18:58:00Z">
        <w:r>
          <w:rPr>
            <w:rFonts w:hint="eastAsia"/>
          </w:rPr>
          <w:t>Ta</w:t>
        </w:r>
        <w:r>
          <w:t>ble List</w:t>
        </w:r>
        <w:r w:rsidRPr="005F1722">
          <w:rPr>
            <w:rFonts w:hint="eastAsia"/>
          </w:rPr>
          <w:t>:</w:t>
        </w:r>
      </w:ins>
    </w:p>
    <w:tbl>
      <w:tblPr>
        <w:tblStyle w:val="ac"/>
        <w:tblW w:w="0" w:type="auto"/>
        <w:tblInd w:w="1809" w:type="dxa"/>
        <w:tblLook w:val="04A0" w:firstRow="1" w:lastRow="0" w:firstColumn="1" w:lastColumn="0" w:noHBand="0" w:noVBand="1"/>
      </w:tblPr>
      <w:tblGrid>
        <w:gridCol w:w="851"/>
        <w:gridCol w:w="3118"/>
        <w:gridCol w:w="3828"/>
      </w:tblGrid>
      <w:tr w:rsidR="004C05AA" w:rsidRPr="0022279A" w14:paraId="5B8F9795" w14:textId="77777777" w:rsidTr="0094025F">
        <w:trPr>
          <w:ins w:id="3460" w:author="智誠 楊" w:date="2021-05-08T18:58:00Z"/>
        </w:trPr>
        <w:tc>
          <w:tcPr>
            <w:tcW w:w="851" w:type="dxa"/>
            <w:shd w:val="clear" w:color="auto" w:fill="D9D9D9" w:themeFill="background1" w:themeFillShade="D9"/>
          </w:tcPr>
          <w:p w14:paraId="4CD24946" w14:textId="77777777" w:rsidR="004C05AA" w:rsidRPr="0022279A" w:rsidRDefault="004C05AA" w:rsidP="0094025F">
            <w:pPr>
              <w:jc w:val="center"/>
              <w:rPr>
                <w:ins w:id="3461" w:author="智誠 楊" w:date="2021-05-08T18:58:00Z"/>
                <w:rFonts w:ascii="標楷體" w:eastAsia="標楷體" w:hAnsi="標楷體"/>
              </w:rPr>
            </w:pPr>
            <w:ins w:id="3462" w:author="智誠 楊" w:date="2021-05-08T18:58:00Z">
              <w:r w:rsidRPr="0022279A">
                <w:rPr>
                  <w:rFonts w:ascii="標楷體" w:eastAsia="標楷體" w:hAnsi="標楷體" w:hint="eastAsia"/>
                  <w:lang w:eastAsia="zh-HK"/>
                </w:rPr>
                <w:t>序號</w:t>
              </w:r>
            </w:ins>
          </w:p>
        </w:tc>
        <w:tc>
          <w:tcPr>
            <w:tcW w:w="3118" w:type="dxa"/>
            <w:shd w:val="clear" w:color="auto" w:fill="D9D9D9" w:themeFill="background1" w:themeFillShade="D9"/>
          </w:tcPr>
          <w:p w14:paraId="3A51E4D0" w14:textId="77777777" w:rsidR="004C05AA" w:rsidRPr="0022279A" w:rsidRDefault="004C05AA" w:rsidP="0094025F">
            <w:pPr>
              <w:jc w:val="center"/>
              <w:rPr>
                <w:ins w:id="3463" w:author="智誠 楊" w:date="2021-05-08T18:58:00Z"/>
                <w:rFonts w:ascii="標楷體" w:eastAsia="標楷體" w:hAnsi="標楷體"/>
              </w:rPr>
            </w:pPr>
            <w:ins w:id="3464" w:author="智誠 楊" w:date="2021-05-08T18:58:00Z">
              <w:r w:rsidRPr="0022279A">
                <w:rPr>
                  <w:rFonts w:ascii="標楷體" w:eastAsia="標楷體" w:hAnsi="標楷體" w:hint="eastAsia"/>
                  <w:lang w:eastAsia="zh-HK"/>
                </w:rPr>
                <w:t>名稱</w:t>
              </w:r>
            </w:ins>
          </w:p>
        </w:tc>
        <w:tc>
          <w:tcPr>
            <w:tcW w:w="3828" w:type="dxa"/>
            <w:shd w:val="clear" w:color="auto" w:fill="D9D9D9" w:themeFill="background1" w:themeFillShade="D9"/>
          </w:tcPr>
          <w:p w14:paraId="72C3C5FE" w14:textId="77777777" w:rsidR="004C05AA" w:rsidRPr="0022279A" w:rsidRDefault="004C05AA" w:rsidP="0094025F">
            <w:pPr>
              <w:jc w:val="center"/>
              <w:rPr>
                <w:ins w:id="3465" w:author="智誠 楊" w:date="2021-05-08T18:58:00Z"/>
                <w:rFonts w:ascii="標楷體" w:eastAsia="標楷體" w:hAnsi="標楷體"/>
              </w:rPr>
            </w:pPr>
            <w:ins w:id="3466" w:author="智誠 楊" w:date="2021-05-08T18:58:00Z">
              <w:r w:rsidRPr="0022279A">
                <w:rPr>
                  <w:rFonts w:ascii="標楷體" w:eastAsia="標楷體" w:hAnsi="標楷體" w:hint="eastAsia"/>
                  <w:lang w:eastAsia="zh-HK"/>
                </w:rPr>
                <w:t>說明</w:t>
              </w:r>
            </w:ins>
          </w:p>
        </w:tc>
      </w:tr>
      <w:tr w:rsidR="004C05AA" w:rsidRPr="0022279A" w14:paraId="1F2C7CCC" w14:textId="77777777" w:rsidTr="0094025F">
        <w:trPr>
          <w:ins w:id="3467" w:author="智誠 楊" w:date="2021-05-08T18:58:00Z"/>
        </w:trPr>
        <w:tc>
          <w:tcPr>
            <w:tcW w:w="851" w:type="dxa"/>
          </w:tcPr>
          <w:p w14:paraId="2EB72824" w14:textId="77777777" w:rsidR="004C05AA" w:rsidRPr="0022279A" w:rsidRDefault="004C05AA" w:rsidP="0094025F">
            <w:pPr>
              <w:jc w:val="center"/>
              <w:rPr>
                <w:ins w:id="3468" w:author="智誠 楊" w:date="2021-05-08T18:58:00Z"/>
                <w:rFonts w:ascii="標楷體" w:eastAsia="標楷體" w:hAnsi="標楷體"/>
              </w:rPr>
            </w:pPr>
            <w:ins w:id="3469" w:author="智誠 楊" w:date="2021-05-08T18:58:00Z">
              <w:r w:rsidRPr="0022279A">
                <w:rPr>
                  <w:rFonts w:ascii="標楷體" w:eastAsia="標楷體" w:hAnsi="標楷體" w:hint="eastAsia"/>
                </w:rPr>
                <w:t>1</w:t>
              </w:r>
            </w:ins>
          </w:p>
        </w:tc>
        <w:tc>
          <w:tcPr>
            <w:tcW w:w="3118" w:type="dxa"/>
          </w:tcPr>
          <w:p w14:paraId="438BADF7" w14:textId="77777777" w:rsidR="004C05AA" w:rsidRPr="0022279A" w:rsidRDefault="004C05AA" w:rsidP="0094025F">
            <w:pPr>
              <w:rPr>
                <w:ins w:id="3470" w:author="智誠 楊" w:date="2021-05-08T18:58:00Z"/>
                <w:rFonts w:ascii="標楷體" w:eastAsia="標楷體" w:hAnsi="標楷體"/>
              </w:rPr>
            </w:pPr>
            <w:proofErr w:type="spellStart"/>
            <w:ins w:id="3471" w:author="智誠 楊" w:date="2021-05-08T19:58:00Z">
              <w:r>
                <w:rPr>
                  <w:rFonts w:ascii="標楷體" w:eastAsia="標楷體" w:hAnsi="標楷體"/>
                </w:rPr>
                <w:t>MlaundryDetail</w:t>
              </w:r>
            </w:ins>
            <w:proofErr w:type="spellEnd"/>
          </w:p>
        </w:tc>
        <w:tc>
          <w:tcPr>
            <w:tcW w:w="3828" w:type="dxa"/>
          </w:tcPr>
          <w:p w14:paraId="609DC21B" w14:textId="77777777" w:rsidR="004C05AA" w:rsidRPr="0022279A" w:rsidRDefault="004C05AA" w:rsidP="0094025F">
            <w:pPr>
              <w:rPr>
                <w:ins w:id="3472" w:author="智誠 楊" w:date="2021-05-08T18:58:00Z"/>
                <w:rFonts w:ascii="標楷體" w:eastAsia="標楷體" w:hAnsi="標楷體"/>
              </w:rPr>
            </w:pPr>
            <w:ins w:id="3473" w:author="智誠 楊" w:date="2021-05-08T19:58:00Z">
              <w:r>
                <w:rPr>
                  <w:rFonts w:ascii="標楷體" w:eastAsia="標楷體" w:hAnsi="標楷體" w:hint="eastAsia"/>
                  <w:lang w:eastAsia="zh-HK"/>
                </w:rPr>
                <w:t>疑似</w:t>
              </w:r>
              <w:r>
                <w:rPr>
                  <w:rFonts w:ascii="標楷體" w:eastAsia="標楷體" w:hAnsi="標楷體" w:hint="eastAsia"/>
                </w:rPr>
                <w:t>洗錢交易合理性明細</w:t>
              </w:r>
              <w:r w:rsidRPr="00A97C81">
                <w:rPr>
                  <w:rFonts w:ascii="標楷體" w:eastAsia="標楷體" w:hAnsi="標楷體" w:hint="eastAsia"/>
                </w:rPr>
                <w:t>檔</w:t>
              </w:r>
            </w:ins>
          </w:p>
        </w:tc>
      </w:tr>
      <w:tr w:rsidR="004C05AA" w:rsidRPr="0022279A" w14:paraId="583171C2" w14:textId="77777777" w:rsidTr="0094025F">
        <w:trPr>
          <w:ins w:id="3474" w:author="智誠 楊" w:date="2021-05-08T18:58:00Z"/>
        </w:trPr>
        <w:tc>
          <w:tcPr>
            <w:tcW w:w="851" w:type="dxa"/>
          </w:tcPr>
          <w:p w14:paraId="08BC62AC" w14:textId="77777777" w:rsidR="004C05AA" w:rsidRPr="0022279A" w:rsidRDefault="004C05AA" w:rsidP="0094025F">
            <w:pPr>
              <w:jc w:val="center"/>
              <w:rPr>
                <w:ins w:id="3475" w:author="智誠 楊" w:date="2021-05-08T18:58:00Z"/>
                <w:rFonts w:ascii="標楷體" w:eastAsia="標楷體" w:hAnsi="標楷體"/>
              </w:rPr>
            </w:pPr>
            <w:ins w:id="3476" w:author="智誠 楊" w:date="2021-05-08T18:58:00Z">
              <w:r>
                <w:rPr>
                  <w:rFonts w:ascii="標楷體" w:eastAsia="標楷體" w:hAnsi="標楷體" w:hint="eastAsia"/>
                </w:rPr>
                <w:t>2</w:t>
              </w:r>
            </w:ins>
          </w:p>
        </w:tc>
        <w:tc>
          <w:tcPr>
            <w:tcW w:w="3118" w:type="dxa"/>
          </w:tcPr>
          <w:p w14:paraId="3E221BAE" w14:textId="77777777" w:rsidR="004C05AA" w:rsidRPr="0022279A" w:rsidRDefault="004C05AA" w:rsidP="0094025F">
            <w:pPr>
              <w:rPr>
                <w:ins w:id="3477" w:author="智誠 楊" w:date="2021-05-08T18:58:00Z"/>
                <w:rFonts w:ascii="標楷體" w:eastAsia="標楷體" w:hAnsi="標楷體"/>
              </w:rPr>
            </w:pPr>
            <w:proofErr w:type="spellStart"/>
            <w:ins w:id="3478" w:author="智誠 楊" w:date="2021-05-08T18:58:00Z">
              <w:r>
                <w:rPr>
                  <w:rFonts w:ascii="標楷體" w:eastAsia="標楷體" w:hAnsi="標楷體" w:hint="eastAsia"/>
                </w:rPr>
                <w:t>C</w:t>
              </w:r>
              <w:r>
                <w:rPr>
                  <w:rFonts w:ascii="標楷體" w:eastAsia="標楷體" w:hAnsi="標楷體"/>
                </w:rPr>
                <w:t>ustMain</w:t>
              </w:r>
              <w:proofErr w:type="spellEnd"/>
            </w:ins>
          </w:p>
        </w:tc>
        <w:tc>
          <w:tcPr>
            <w:tcW w:w="3828" w:type="dxa"/>
          </w:tcPr>
          <w:p w14:paraId="3D8CA8B8" w14:textId="77777777" w:rsidR="004C05AA" w:rsidRPr="0022279A" w:rsidRDefault="004C05AA" w:rsidP="0094025F">
            <w:pPr>
              <w:rPr>
                <w:ins w:id="3479" w:author="智誠 楊" w:date="2021-05-08T18:58:00Z"/>
                <w:rFonts w:ascii="標楷體" w:eastAsia="標楷體" w:hAnsi="標楷體"/>
              </w:rPr>
            </w:pPr>
            <w:ins w:id="3480" w:author="智誠 楊" w:date="2021-05-08T18:58:00Z">
              <w:r>
                <w:rPr>
                  <w:rFonts w:ascii="標楷體" w:eastAsia="標楷體" w:hAnsi="標楷體" w:hint="eastAsia"/>
                </w:rPr>
                <w:t>客戶資料主檔</w:t>
              </w:r>
            </w:ins>
          </w:p>
        </w:tc>
      </w:tr>
      <w:tr w:rsidR="004C05AA" w:rsidRPr="0022279A" w14:paraId="598BEAEB" w14:textId="77777777" w:rsidTr="0094025F">
        <w:trPr>
          <w:ins w:id="3481" w:author="阿毛" w:date="2021-06-08T10:45:00Z"/>
        </w:trPr>
        <w:tc>
          <w:tcPr>
            <w:tcW w:w="851" w:type="dxa"/>
          </w:tcPr>
          <w:p w14:paraId="7BE61449" w14:textId="77777777" w:rsidR="004C05AA" w:rsidRDefault="004C05AA" w:rsidP="0094025F">
            <w:pPr>
              <w:jc w:val="center"/>
              <w:rPr>
                <w:ins w:id="3482" w:author="阿毛" w:date="2021-06-08T10:45:00Z"/>
                <w:rFonts w:ascii="標楷體" w:eastAsia="標楷體" w:hAnsi="標楷體"/>
              </w:rPr>
            </w:pPr>
            <w:ins w:id="3483" w:author="阿毛" w:date="2021-06-08T10:46:00Z">
              <w:r>
                <w:rPr>
                  <w:rFonts w:ascii="標楷體" w:eastAsia="標楷體" w:hAnsi="標楷體" w:hint="eastAsia"/>
                </w:rPr>
                <w:t>3</w:t>
              </w:r>
            </w:ins>
          </w:p>
        </w:tc>
        <w:tc>
          <w:tcPr>
            <w:tcW w:w="3118" w:type="dxa"/>
          </w:tcPr>
          <w:p w14:paraId="44A53B8A" w14:textId="77777777" w:rsidR="004C05AA" w:rsidRDefault="004C05AA" w:rsidP="0094025F">
            <w:pPr>
              <w:rPr>
                <w:ins w:id="3484" w:author="阿毛" w:date="2021-06-08T10:45:00Z"/>
                <w:rFonts w:ascii="標楷體" w:eastAsia="標楷體" w:hAnsi="標楷體"/>
              </w:rPr>
            </w:pPr>
            <w:proofErr w:type="spellStart"/>
            <w:ins w:id="3485" w:author="阿毛" w:date="2021-06-08T10:46:00Z">
              <w:r>
                <w:rPr>
                  <w:rFonts w:ascii="標楷體" w:eastAsia="標楷體" w:hAnsi="標楷體" w:hint="eastAsia"/>
                </w:rPr>
                <w:t>C</w:t>
              </w:r>
              <w:r>
                <w:rPr>
                  <w:rFonts w:ascii="標楷體" w:eastAsia="標楷體" w:hAnsi="標楷體"/>
                </w:rPr>
                <w:t>dCode</w:t>
              </w:r>
            </w:ins>
            <w:proofErr w:type="spellEnd"/>
          </w:p>
        </w:tc>
        <w:tc>
          <w:tcPr>
            <w:tcW w:w="3828" w:type="dxa"/>
          </w:tcPr>
          <w:p w14:paraId="11EA0343" w14:textId="77777777" w:rsidR="004C05AA" w:rsidRDefault="004C05AA" w:rsidP="0094025F">
            <w:pPr>
              <w:rPr>
                <w:ins w:id="3486" w:author="阿毛" w:date="2021-06-08T10:45:00Z"/>
                <w:rFonts w:ascii="標楷體" w:eastAsia="標楷體" w:hAnsi="標楷體"/>
              </w:rPr>
            </w:pPr>
            <w:ins w:id="3487" w:author="阿毛" w:date="2021-06-08T10:46:00Z">
              <w:r>
                <w:rPr>
                  <w:rFonts w:ascii="標楷體" w:eastAsia="標楷體" w:hAnsi="標楷體" w:hint="eastAsia"/>
                </w:rPr>
                <w:t>共用代碼檔</w:t>
              </w:r>
            </w:ins>
          </w:p>
        </w:tc>
      </w:tr>
    </w:tbl>
    <w:p w14:paraId="67C02172" w14:textId="77777777" w:rsidR="004C05AA" w:rsidRDefault="004C05AA" w:rsidP="004C05AA">
      <w:pPr>
        <w:ind w:left="1440"/>
        <w:rPr>
          <w:ins w:id="3488" w:author="智誠 楊" w:date="2021-05-08T18:58:00Z"/>
        </w:rPr>
      </w:pPr>
    </w:p>
    <w:p w14:paraId="50CFF7B7" w14:textId="77777777" w:rsidR="004C05AA" w:rsidRDefault="004C05AA" w:rsidP="004C05AA">
      <w:pPr>
        <w:widowControl/>
        <w:rPr>
          <w:ins w:id="3489" w:author="阿毛" w:date="2021-06-08T10:28:00Z"/>
          <w:rFonts w:eastAsia="標楷體"/>
          <w:sz w:val="26"/>
        </w:rPr>
      </w:pPr>
      <w:ins w:id="3490" w:author="阿毛" w:date="2021-06-08T10:28:00Z">
        <w:r>
          <w:br w:type="page"/>
        </w:r>
      </w:ins>
    </w:p>
    <w:p w14:paraId="555F177F" w14:textId="77777777" w:rsidR="004C05AA" w:rsidRPr="005F1722" w:rsidRDefault="004C05AA" w:rsidP="004C05AA">
      <w:pPr>
        <w:pStyle w:val="a"/>
        <w:numPr>
          <w:ilvl w:val="0"/>
          <w:numId w:val="1"/>
        </w:numPr>
        <w:rPr>
          <w:ins w:id="3491" w:author="智誠 楊" w:date="2021-05-08T18:58:00Z"/>
        </w:rPr>
      </w:pPr>
      <w:ins w:id="3492" w:author="智誠 楊" w:date="2021-05-08T18:58:00Z">
        <w:r w:rsidRPr="005F1722">
          <w:lastRenderedPageBreak/>
          <w:t>UI畫面</w:t>
        </w:r>
        <w:r w:rsidRPr="005F1722">
          <w:rPr>
            <w:rFonts w:hint="eastAsia"/>
          </w:rPr>
          <w:t>:</w:t>
        </w:r>
      </w:ins>
    </w:p>
    <w:p w14:paraId="3C15522E" w14:textId="77777777" w:rsidR="004C05AA" w:rsidRPr="00B56858" w:rsidRDefault="004C05AA" w:rsidP="004C05AA">
      <w:pPr>
        <w:rPr>
          <w:ins w:id="3493" w:author="智誠 楊" w:date="2021-05-08T18:58:00Z"/>
          <w:rFonts w:ascii="標楷體" w:eastAsia="標楷體" w:hAnsi="標楷體"/>
        </w:rPr>
      </w:pPr>
      <w:ins w:id="3494" w:author="智誠 楊" w:date="2021-05-08T18:58:00Z">
        <w:r>
          <w:rPr>
            <w:rFonts w:ascii="標楷體" w:eastAsia="標楷體" w:hAnsi="標楷體" w:hint="eastAsia"/>
          </w:rPr>
          <w:t>輸入畫面:</w:t>
        </w:r>
      </w:ins>
    </w:p>
    <w:p w14:paraId="18FE8FE5" w14:textId="77777777" w:rsidR="004C05AA" w:rsidRPr="001A18C2" w:rsidRDefault="004C05AA" w:rsidP="004C05AA">
      <w:pPr>
        <w:rPr>
          <w:ins w:id="3495" w:author="智誠 楊" w:date="2021-05-08T18:58:00Z"/>
          <w:rPrChange w:id="3496" w:author="智誠 楊" w:date="2021-05-08T20:06:00Z">
            <w:rPr>
              <w:ins w:id="3497" w:author="智誠 楊" w:date="2021-05-08T18:58:00Z"/>
              <w:rFonts w:eastAsia="標楷體"/>
              <w:sz w:val="26"/>
            </w:rPr>
          </w:rPrChange>
        </w:rPr>
        <w:pPrChange w:id="3498" w:author="智誠 楊" w:date="2021-05-08T20:06:00Z">
          <w:pPr>
            <w:widowControl/>
          </w:pPr>
        </w:pPrChange>
      </w:pPr>
      <w:ins w:id="3499" w:author="智誠 楊" w:date="2021-05-08T19:35:00Z">
        <w:r w:rsidRPr="00987BDD">
          <w:rPr>
            <w:noProof/>
          </w:rPr>
          <w:drawing>
            <wp:inline distT="0" distB="0" distL="0" distR="0" wp14:anchorId="3251CB3A" wp14:editId="06EE4E1C">
              <wp:extent cx="6479540" cy="1553210"/>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1553210"/>
                      </a:xfrm>
                      <a:prstGeom prst="rect">
                        <a:avLst/>
                      </a:prstGeom>
                    </pic:spPr>
                  </pic:pic>
                </a:graphicData>
              </a:graphic>
            </wp:inline>
          </w:drawing>
        </w:r>
      </w:ins>
    </w:p>
    <w:p w14:paraId="78E30E38" w14:textId="77777777" w:rsidR="004C05AA" w:rsidDel="005654EF" w:rsidRDefault="004C05AA" w:rsidP="004C05AA">
      <w:pPr>
        <w:pStyle w:val="a"/>
        <w:numPr>
          <w:ilvl w:val="0"/>
          <w:numId w:val="1"/>
        </w:numPr>
        <w:rPr>
          <w:ins w:id="3500" w:author="智誠 楊" w:date="2021-05-08T18:58:00Z"/>
          <w:del w:id="3501" w:author="阿毛" w:date="2021-06-08T10:41:00Z"/>
        </w:rPr>
      </w:pPr>
      <w:ins w:id="3502" w:author="智誠 楊" w:date="2021-05-08T18:58:00Z">
        <w:r>
          <w:t>輸入畫面</w:t>
        </w:r>
        <w:r>
          <w:rPr>
            <w:rFonts w:hint="eastAsia"/>
            <w:lang w:eastAsia="zh-HK"/>
          </w:rPr>
          <w:t>按鈕</w:t>
        </w:r>
        <w:r>
          <w:t>說明</w:t>
        </w:r>
      </w:ins>
    </w:p>
    <w:p w14:paraId="39A565DE" w14:textId="77777777" w:rsidR="004C05AA" w:rsidRPr="00F5236F" w:rsidRDefault="004C05AA" w:rsidP="004C05AA">
      <w:pPr>
        <w:pStyle w:val="a"/>
        <w:numPr>
          <w:ilvl w:val="0"/>
          <w:numId w:val="1"/>
        </w:numPr>
        <w:rPr>
          <w:ins w:id="3503" w:author="智誠 楊" w:date="2021-05-08T18:58:00Z"/>
        </w:rPr>
        <w:pPrChange w:id="3504" w:author="阿毛" w:date="2021-06-08T10:41:00Z">
          <w:pPr/>
        </w:pPrChange>
      </w:pPr>
    </w:p>
    <w:tbl>
      <w:tblPr>
        <w:tblStyle w:val="ac"/>
        <w:tblW w:w="0" w:type="auto"/>
        <w:tblInd w:w="250" w:type="dxa"/>
        <w:tblLook w:val="04A0" w:firstRow="1" w:lastRow="0" w:firstColumn="1" w:lastColumn="0" w:noHBand="0" w:noVBand="1"/>
      </w:tblPr>
      <w:tblGrid>
        <w:gridCol w:w="847"/>
        <w:gridCol w:w="2108"/>
        <w:gridCol w:w="6989"/>
      </w:tblGrid>
      <w:tr w:rsidR="004C05AA" w:rsidRPr="00F5236F" w14:paraId="5A1FCD5A" w14:textId="77777777" w:rsidTr="0094025F">
        <w:trPr>
          <w:ins w:id="3505" w:author="智誠 楊" w:date="2021-05-08T18:58:00Z"/>
        </w:trPr>
        <w:tc>
          <w:tcPr>
            <w:tcW w:w="851" w:type="dxa"/>
            <w:shd w:val="clear" w:color="auto" w:fill="D9D9D9" w:themeFill="background1" w:themeFillShade="D9"/>
          </w:tcPr>
          <w:p w14:paraId="1941C24E" w14:textId="77777777" w:rsidR="004C05AA" w:rsidRPr="00F5236F" w:rsidRDefault="004C05AA" w:rsidP="0094025F">
            <w:pPr>
              <w:jc w:val="center"/>
              <w:rPr>
                <w:ins w:id="3506" w:author="智誠 楊" w:date="2021-05-08T18:58:00Z"/>
                <w:rFonts w:ascii="標楷體" w:eastAsia="標楷體" w:hAnsi="標楷體"/>
              </w:rPr>
            </w:pPr>
            <w:ins w:id="3507" w:author="智誠 楊" w:date="2021-05-08T18:58:00Z">
              <w:r w:rsidRPr="00F5236F">
                <w:rPr>
                  <w:rFonts w:ascii="標楷體" w:eastAsia="標楷體" w:hAnsi="標楷體" w:hint="eastAsia"/>
                  <w:lang w:eastAsia="zh-HK"/>
                </w:rPr>
                <w:t>序號</w:t>
              </w:r>
            </w:ins>
          </w:p>
        </w:tc>
        <w:tc>
          <w:tcPr>
            <w:tcW w:w="2126" w:type="dxa"/>
            <w:shd w:val="clear" w:color="auto" w:fill="D9D9D9" w:themeFill="background1" w:themeFillShade="D9"/>
          </w:tcPr>
          <w:p w14:paraId="0AC7D6D9" w14:textId="77777777" w:rsidR="004C05AA" w:rsidRPr="00F5236F" w:rsidRDefault="004C05AA" w:rsidP="0094025F">
            <w:pPr>
              <w:jc w:val="center"/>
              <w:rPr>
                <w:ins w:id="3508" w:author="智誠 楊" w:date="2021-05-08T18:58:00Z"/>
                <w:rFonts w:ascii="標楷體" w:eastAsia="標楷體" w:hAnsi="標楷體"/>
              </w:rPr>
            </w:pPr>
            <w:ins w:id="3509" w:author="智誠 楊" w:date="2021-05-08T18:58:00Z">
              <w:r>
                <w:rPr>
                  <w:rFonts w:ascii="標楷體" w:eastAsia="標楷體" w:hAnsi="標楷體" w:hint="eastAsia"/>
                  <w:lang w:eastAsia="zh-HK"/>
                </w:rPr>
                <w:t>按鈕名稱</w:t>
              </w:r>
            </w:ins>
          </w:p>
        </w:tc>
        <w:tc>
          <w:tcPr>
            <w:tcW w:w="7033" w:type="dxa"/>
            <w:shd w:val="clear" w:color="auto" w:fill="D9D9D9" w:themeFill="background1" w:themeFillShade="D9"/>
          </w:tcPr>
          <w:p w14:paraId="2F89F243" w14:textId="77777777" w:rsidR="004C05AA" w:rsidRPr="00F5236F" w:rsidRDefault="004C05AA" w:rsidP="0094025F">
            <w:pPr>
              <w:jc w:val="center"/>
              <w:rPr>
                <w:ins w:id="3510" w:author="智誠 楊" w:date="2021-05-08T18:58:00Z"/>
                <w:rFonts w:ascii="標楷體" w:eastAsia="標楷體" w:hAnsi="標楷體"/>
              </w:rPr>
            </w:pPr>
            <w:ins w:id="3511" w:author="智誠 楊" w:date="2021-05-08T18:58:00Z">
              <w:r>
                <w:rPr>
                  <w:rFonts w:ascii="標楷體" w:eastAsia="標楷體" w:hAnsi="標楷體" w:hint="eastAsia"/>
                  <w:lang w:eastAsia="zh-HK"/>
                </w:rPr>
                <w:t>功能說明</w:t>
              </w:r>
            </w:ins>
          </w:p>
        </w:tc>
      </w:tr>
      <w:tr w:rsidR="004C05AA" w:rsidRPr="00F5236F" w14:paraId="227FB2A3" w14:textId="77777777" w:rsidTr="0094025F">
        <w:trPr>
          <w:ins w:id="3512" w:author="智誠 楊" w:date="2021-05-08T18:58:00Z"/>
        </w:trPr>
        <w:tc>
          <w:tcPr>
            <w:tcW w:w="851" w:type="dxa"/>
          </w:tcPr>
          <w:p w14:paraId="1115EDCF" w14:textId="77777777" w:rsidR="004C05AA" w:rsidRPr="00F5236F" w:rsidRDefault="004C05AA" w:rsidP="0094025F">
            <w:pPr>
              <w:jc w:val="center"/>
              <w:rPr>
                <w:ins w:id="3513" w:author="智誠 楊" w:date="2021-05-08T18:58:00Z"/>
                <w:rFonts w:ascii="標楷體" w:eastAsia="標楷體" w:hAnsi="標楷體"/>
                <w:lang w:eastAsia="zh-HK"/>
              </w:rPr>
            </w:pPr>
            <w:ins w:id="3514" w:author="智誠 楊" w:date="2021-05-08T18:58:00Z">
              <w:r>
                <w:rPr>
                  <w:rFonts w:ascii="標楷體" w:eastAsia="標楷體" w:hAnsi="標楷體" w:hint="eastAsia"/>
                </w:rPr>
                <w:t>1</w:t>
              </w:r>
            </w:ins>
          </w:p>
        </w:tc>
        <w:tc>
          <w:tcPr>
            <w:tcW w:w="2126" w:type="dxa"/>
          </w:tcPr>
          <w:p w14:paraId="1150D832" w14:textId="77777777" w:rsidR="004C05AA" w:rsidRDefault="004C05AA" w:rsidP="0094025F">
            <w:pPr>
              <w:rPr>
                <w:ins w:id="3515" w:author="智誠 楊" w:date="2021-05-08T18:58:00Z"/>
                <w:rFonts w:ascii="標楷體" w:eastAsia="標楷體" w:hAnsi="標楷體"/>
                <w:lang w:eastAsia="zh-HK"/>
              </w:rPr>
            </w:pPr>
            <w:ins w:id="3516" w:author="智誠 楊" w:date="2021-05-08T18:58:00Z">
              <w:r>
                <w:rPr>
                  <w:rFonts w:ascii="標楷體" w:eastAsia="標楷體" w:hAnsi="標楷體" w:hint="eastAsia"/>
                  <w:lang w:eastAsia="zh-HK"/>
                </w:rPr>
                <w:t>查詢</w:t>
              </w:r>
            </w:ins>
          </w:p>
        </w:tc>
        <w:tc>
          <w:tcPr>
            <w:tcW w:w="7033" w:type="dxa"/>
          </w:tcPr>
          <w:p w14:paraId="6582C044" w14:textId="77777777" w:rsidR="004C05AA" w:rsidRDefault="004C05AA" w:rsidP="0094025F">
            <w:pPr>
              <w:rPr>
                <w:ins w:id="3517" w:author="阿毛" w:date="2021-06-08T10:29:00Z"/>
                <w:rFonts w:ascii="標楷體" w:eastAsia="標楷體" w:hAnsi="標楷體"/>
                <w:lang w:eastAsia="zh-HK"/>
              </w:rPr>
            </w:pPr>
            <w:ins w:id="3518" w:author="阿毛" w:date="2021-06-08T10:29:00Z">
              <w:r>
                <w:rPr>
                  <w:rFonts w:ascii="標楷體" w:eastAsia="標楷體" w:hAnsi="標楷體" w:hint="eastAsia"/>
                  <w:lang w:eastAsia="zh-HK"/>
                </w:rPr>
                <w:t>1</w:t>
              </w:r>
              <w:r>
                <w:rPr>
                  <w:rFonts w:ascii="標楷體" w:eastAsia="標楷體" w:hAnsi="標楷體"/>
                  <w:lang w:eastAsia="zh-HK"/>
                </w:rPr>
                <w:t>.</w:t>
              </w:r>
            </w:ins>
            <w:ins w:id="3519" w:author="智誠 楊" w:date="2021-05-08T18:58:00Z">
              <w:r>
                <w:rPr>
                  <w:rFonts w:ascii="標楷體" w:eastAsia="標楷體" w:hAnsi="標楷體" w:hint="eastAsia"/>
                  <w:lang w:eastAsia="zh-HK"/>
                </w:rPr>
                <w:t>依據輸入條件查詢資料</w:t>
              </w:r>
            </w:ins>
          </w:p>
          <w:p w14:paraId="6416E331" w14:textId="77777777" w:rsidR="004C05AA" w:rsidRPr="00E51641" w:rsidRDefault="004C05AA" w:rsidP="0094025F">
            <w:pPr>
              <w:rPr>
                <w:ins w:id="3520" w:author="阿毛" w:date="2021-06-08T10:29:00Z"/>
                <w:rFonts w:ascii="標楷體" w:eastAsia="標楷體" w:hAnsi="標楷體"/>
                <w:shd w:val="pct15" w:color="auto" w:fill="FFFFFF"/>
                <w:lang w:eastAsia="zh-HK"/>
              </w:rPr>
            </w:pPr>
            <w:ins w:id="3521" w:author="阿毛" w:date="2021-06-08T10:29:00Z">
              <w:r w:rsidRPr="00E51641">
                <w:rPr>
                  <w:rFonts w:ascii="標楷體" w:eastAsia="標楷體" w:hAnsi="標楷體" w:hint="eastAsia"/>
                  <w:shd w:val="pct15" w:color="auto" w:fill="FFFFFF"/>
                  <w:lang w:eastAsia="zh-HK"/>
                </w:rPr>
                <w:t>&lt;&lt;檢查說明&gt;&gt;</w:t>
              </w:r>
            </w:ins>
          </w:p>
          <w:p w14:paraId="5D16BD9E" w14:textId="77777777" w:rsidR="004C05AA" w:rsidRDefault="004C05AA" w:rsidP="0094025F">
            <w:pPr>
              <w:ind w:left="240" w:hangingChars="100" w:hanging="240"/>
              <w:rPr>
                <w:ins w:id="3522" w:author="阿毛" w:date="2021-06-08T10:29:00Z"/>
                <w:rFonts w:ascii="標楷體" w:eastAsia="標楷體" w:hAnsi="標楷體"/>
                <w:lang w:eastAsia="zh-HK"/>
              </w:rPr>
              <w:pPrChange w:id="3523" w:author="阿毛" w:date="2021-06-08T10:29:00Z">
                <w:pPr/>
              </w:pPrChange>
            </w:pPr>
            <w:ins w:id="3524" w:author="阿毛" w:date="2021-06-08T10:29:00Z">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疑似</w:t>
              </w:r>
              <w:r>
                <w:rPr>
                  <w:rFonts w:ascii="標楷體" w:eastAsia="標楷體" w:hAnsi="標楷體" w:hint="eastAsia"/>
                </w:rPr>
                <w:t>洗錢交易合理性明細</w:t>
              </w:r>
              <w:r w:rsidRPr="00A97C81">
                <w:rPr>
                  <w:rFonts w:ascii="標楷體" w:eastAsia="標楷體" w:hAnsi="標楷體" w:hint="eastAsia"/>
                </w:rPr>
                <w:t>檔</w:t>
              </w:r>
              <w:r>
                <w:rPr>
                  <w:rFonts w:ascii="標楷體" w:eastAsia="標楷體" w:hAnsi="標楷體" w:hint="eastAsia"/>
                </w:rPr>
                <w:t>(</w:t>
              </w:r>
              <w:proofErr w:type="spellStart"/>
              <w:r>
                <w:rPr>
                  <w:rFonts w:ascii="標楷體" w:eastAsia="標楷體" w:hAnsi="標楷體"/>
                </w:rPr>
                <w:t>MlaundryDetail</w:t>
              </w:r>
              <w:proofErr w:type="spellEnd"/>
              <w:r>
                <w:rPr>
                  <w:rFonts w:ascii="標楷體" w:eastAsia="標楷體" w:hAnsi="標楷體" w:hint="eastAsia"/>
                </w:rPr>
                <w:t>)]</w:t>
              </w:r>
              <w:r>
                <w:rPr>
                  <w:rFonts w:ascii="標楷體" w:eastAsia="標楷體" w:hAnsi="標楷體" w:hint="eastAsia"/>
                  <w:lang w:eastAsia="zh-HK"/>
                </w:rPr>
                <w:t>無資料時,顯示錯誤訊息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查詢資料不存在(疑似</w:t>
              </w:r>
              <w:r>
                <w:rPr>
                  <w:rFonts w:ascii="標楷體" w:eastAsia="標楷體" w:hAnsi="標楷體" w:hint="eastAsia"/>
                </w:rPr>
                <w:t>洗錢交易合理性明細</w:t>
              </w:r>
              <w:r w:rsidRPr="00A97C81">
                <w:rPr>
                  <w:rFonts w:ascii="標楷體" w:eastAsia="標楷體" w:hAnsi="標楷體" w:hint="eastAsia"/>
                </w:rPr>
                <w:t>檔</w:t>
              </w:r>
              <w:r>
                <w:rPr>
                  <w:rFonts w:ascii="標楷體" w:eastAsia="標楷體" w:hAnsi="標楷體"/>
                  <w:lang w:eastAsia="zh-HK"/>
                </w:rPr>
                <w:t>)</w:t>
              </w:r>
              <w:r w:rsidRPr="000A3D6B">
                <w:rPr>
                  <w:rFonts w:ascii="標楷體" w:eastAsia="標楷體" w:hAnsi="標楷體" w:hint="eastAsia"/>
                </w:rPr>
                <w:t>"</w:t>
              </w:r>
            </w:ins>
          </w:p>
          <w:p w14:paraId="4C75490A" w14:textId="77777777" w:rsidR="004C05AA" w:rsidRPr="0076262E" w:rsidRDefault="004C05AA" w:rsidP="0094025F">
            <w:pPr>
              <w:rPr>
                <w:ins w:id="3525" w:author="阿毛" w:date="2021-06-08T10:29:00Z"/>
                <w:rFonts w:ascii="標楷體" w:eastAsia="標楷體" w:hAnsi="標楷體"/>
                <w:shd w:val="pct15" w:color="auto" w:fill="FFFFFF"/>
                <w:lang w:eastAsia="zh-HK"/>
              </w:rPr>
            </w:pPr>
            <w:ins w:id="3526" w:author="阿毛" w:date="2021-06-08T10:29:00Z">
              <w:r w:rsidRPr="0076262E">
                <w:rPr>
                  <w:rFonts w:ascii="標楷體" w:eastAsia="標楷體" w:hAnsi="標楷體" w:hint="eastAsia"/>
                  <w:shd w:val="pct15" w:color="auto" w:fill="FFFFFF"/>
                  <w:lang w:eastAsia="zh-HK"/>
                </w:rPr>
                <w:t>&lt;&lt;成功處理說明&gt;&gt;</w:t>
              </w:r>
            </w:ins>
          </w:p>
          <w:p w14:paraId="4A7FDB06" w14:textId="77777777" w:rsidR="004C05AA" w:rsidRDefault="004C05AA" w:rsidP="0094025F">
            <w:pPr>
              <w:rPr>
                <w:ins w:id="3527" w:author="阿毛" w:date="2021-06-08T10:29:00Z"/>
                <w:rFonts w:ascii="標楷體" w:eastAsia="標楷體" w:hAnsi="標楷體"/>
                <w:lang w:eastAsia="zh-HK"/>
              </w:rPr>
            </w:pPr>
            <w:ins w:id="3528" w:author="阿毛" w:date="2021-06-08T10:29:00Z">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ins>
          </w:p>
          <w:p w14:paraId="26025F94" w14:textId="77777777" w:rsidR="004C05AA" w:rsidRDefault="004C05AA" w:rsidP="0094025F">
            <w:pPr>
              <w:rPr>
                <w:ins w:id="3529" w:author="阿毛" w:date="2021-06-08T10:34:00Z"/>
                <w:rFonts w:ascii="標楷體" w:eastAsia="標楷體" w:hAnsi="標楷體"/>
              </w:rPr>
            </w:pPr>
            <w:ins w:id="3530" w:author="阿毛" w:date="2021-06-08T10:30:00Z">
              <w:r>
                <w:rPr>
                  <w:rFonts w:ascii="標楷體" w:eastAsia="標楷體" w:hAnsi="標楷體" w:hint="eastAsia"/>
                </w:rPr>
                <w:t>2.</w:t>
              </w:r>
            </w:ins>
            <w:ins w:id="3531" w:author="阿毛" w:date="2021-06-08T10:33:00Z">
              <w:r>
                <w:rPr>
                  <w:rFonts w:ascii="標楷體" w:eastAsia="標楷體" w:hAnsi="標楷體" w:hint="eastAsia"/>
                </w:rPr>
                <w:t>主管</w:t>
              </w:r>
            </w:ins>
            <w:r>
              <w:rPr>
                <w:rFonts w:ascii="標楷體" w:eastAsia="標楷體" w:hAnsi="標楷體" w:hint="eastAsia"/>
                <w:lang w:eastAsia="zh-HK"/>
              </w:rPr>
              <w:t>查詢</w:t>
            </w:r>
            <w:ins w:id="3532" w:author="阿毛" w:date="2021-06-08T10:30:00Z">
              <w:r>
                <w:rPr>
                  <w:rFonts w:ascii="標楷體" w:eastAsia="標楷體" w:hAnsi="標楷體" w:hint="eastAsia"/>
                </w:rPr>
                <w:t>時,只會查詢出</w:t>
              </w:r>
            </w:ins>
            <w:ins w:id="3533" w:author="阿毛" w:date="2021-06-08T10:33:00Z">
              <w:r>
                <w:rPr>
                  <w:rFonts w:ascii="標楷體" w:eastAsia="標楷體" w:hAnsi="標楷體" w:hint="eastAsia"/>
                </w:rPr>
                <w:t>[</w:t>
              </w:r>
            </w:ins>
            <w:ins w:id="3534" w:author="阿毛" w:date="2021-06-08T10:30:00Z">
              <w:r>
                <w:rPr>
                  <w:rFonts w:ascii="標楷體" w:eastAsia="標楷體" w:hAnsi="標楷體" w:hint="eastAsia"/>
                </w:rPr>
                <w:t>合理性欄位</w:t>
              </w:r>
            </w:ins>
            <w:ins w:id="3535" w:author="阿毛" w:date="2021-06-08T10:34:00Z">
              <w:r>
                <w:rPr>
                  <w:rFonts w:ascii="標楷體" w:eastAsia="標楷體" w:hAnsi="標楷體" w:hint="eastAsia"/>
                </w:rPr>
                <w:t>(</w:t>
              </w:r>
              <w:proofErr w:type="spellStart"/>
              <w:r>
                <w:rPr>
                  <w:rFonts w:ascii="標楷體" w:eastAsia="標楷體" w:hAnsi="標楷體"/>
                </w:rPr>
                <w:t>MlaundryDetail</w:t>
              </w:r>
              <w:r>
                <w:rPr>
                  <w:rFonts w:ascii="標楷體" w:eastAsia="標楷體" w:hAnsi="標楷體" w:hint="eastAsia"/>
                </w:rPr>
                <w:t>.Ra</w:t>
              </w:r>
              <w:r>
                <w:rPr>
                  <w:rFonts w:ascii="標楷體" w:eastAsia="標楷體" w:hAnsi="標楷體"/>
                </w:rPr>
                <w:t>tiOn</w:t>
              </w:r>
              <w:proofErr w:type="spellEnd"/>
            </w:ins>
          </w:p>
          <w:p w14:paraId="441987E8" w14:textId="77777777" w:rsidR="004C05AA" w:rsidRPr="00AB2788" w:rsidRDefault="004C05AA" w:rsidP="0094025F">
            <w:pPr>
              <w:ind w:firstLineChars="100" w:firstLine="240"/>
              <w:rPr>
                <w:ins w:id="3536" w:author="智誠 楊" w:date="2021-05-08T18:58:00Z"/>
                <w:rFonts w:ascii="標楷體" w:eastAsia="標楷體" w:hAnsi="標楷體"/>
                <w:lang w:eastAsia="zh-HK"/>
              </w:rPr>
              <w:pPrChange w:id="3537" w:author="阿毛" w:date="2021-06-08T10:34:00Z">
                <w:pPr/>
              </w:pPrChange>
            </w:pPr>
            <w:ins w:id="3538" w:author="阿毛" w:date="2021-06-08T10:34:00Z">
              <w:r>
                <w:rPr>
                  <w:rFonts w:ascii="標楷體" w:eastAsia="標楷體" w:hAnsi="標楷體"/>
                </w:rPr>
                <w:t>al</w:t>
              </w:r>
              <w:r>
                <w:rPr>
                  <w:rFonts w:ascii="標楷體" w:eastAsia="標楷體" w:hAnsi="標楷體" w:hint="eastAsia"/>
                </w:rPr>
                <w:t>)</w:t>
              </w:r>
            </w:ins>
            <w:ins w:id="3539" w:author="阿毛" w:date="2021-06-08T10:33:00Z">
              <w:r>
                <w:rPr>
                  <w:rFonts w:ascii="標楷體" w:eastAsia="標楷體" w:hAnsi="標楷體" w:hint="eastAsia"/>
                </w:rPr>
                <w:t>]</w:t>
              </w:r>
            </w:ins>
            <w:ins w:id="3540" w:author="阿毛" w:date="2021-06-08T10:30:00Z">
              <w:r>
                <w:rPr>
                  <w:rFonts w:ascii="標楷體" w:eastAsia="標楷體" w:hAnsi="標楷體" w:hint="eastAsia"/>
                </w:rPr>
                <w:t>有值之資料</w:t>
              </w:r>
            </w:ins>
          </w:p>
        </w:tc>
      </w:tr>
      <w:tr w:rsidR="004C05AA" w:rsidRPr="00F5236F" w14:paraId="0CC3B1DF" w14:textId="77777777" w:rsidTr="0094025F">
        <w:trPr>
          <w:ins w:id="3541" w:author="智誠 楊" w:date="2021-05-08T18:58:00Z"/>
        </w:trPr>
        <w:tc>
          <w:tcPr>
            <w:tcW w:w="851" w:type="dxa"/>
          </w:tcPr>
          <w:p w14:paraId="17F4EB83" w14:textId="77777777" w:rsidR="004C05AA" w:rsidRDefault="004C05AA" w:rsidP="0094025F">
            <w:pPr>
              <w:jc w:val="center"/>
              <w:rPr>
                <w:ins w:id="3542" w:author="智誠 楊" w:date="2021-05-08T18:58:00Z"/>
                <w:rFonts w:ascii="標楷體" w:eastAsia="標楷體" w:hAnsi="標楷體"/>
              </w:rPr>
            </w:pPr>
            <w:ins w:id="3543" w:author="智誠 楊" w:date="2021-05-08T18:58:00Z">
              <w:r>
                <w:rPr>
                  <w:rFonts w:ascii="標楷體" w:eastAsia="標楷體" w:hAnsi="標楷體" w:hint="eastAsia"/>
                </w:rPr>
                <w:t>2</w:t>
              </w:r>
            </w:ins>
          </w:p>
        </w:tc>
        <w:tc>
          <w:tcPr>
            <w:tcW w:w="2126" w:type="dxa"/>
          </w:tcPr>
          <w:p w14:paraId="29FBC154" w14:textId="77777777" w:rsidR="004C05AA" w:rsidRDefault="004C05AA" w:rsidP="0094025F">
            <w:pPr>
              <w:rPr>
                <w:ins w:id="3544" w:author="智誠 楊" w:date="2021-05-08T18:58:00Z"/>
                <w:rFonts w:ascii="標楷體" w:eastAsia="標楷體" w:hAnsi="標楷體"/>
                <w:lang w:eastAsia="zh-HK"/>
              </w:rPr>
            </w:pPr>
            <w:ins w:id="3545" w:author="智誠 楊" w:date="2021-05-08T18:58:00Z">
              <w:r>
                <w:rPr>
                  <w:rFonts w:ascii="標楷體" w:eastAsia="標楷體" w:hAnsi="標楷體" w:hint="eastAsia"/>
                  <w:lang w:eastAsia="zh-HK"/>
                </w:rPr>
                <w:t>離開</w:t>
              </w:r>
            </w:ins>
          </w:p>
        </w:tc>
        <w:tc>
          <w:tcPr>
            <w:tcW w:w="7033" w:type="dxa"/>
          </w:tcPr>
          <w:p w14:paraId="3A348AF5" w14:textId="77777777" w:rsidR="004C05AA" w:rsidRDefault="004C05AA" w:rsidP="0094025F">
            <w:pPr>
              <w:rPr>
                <w:ins w:id="3546" w:author="智誠 楊" w:date="2021-05-08T18:58:00Z"/>
                <w:rFonts w:ascii="標楷體" w:eastAsia="標楷體" w:hAnsi="標楷體"/>
                <w:lang w:eastAsia="zh-HK"/>
              </w:rPr>
            </w:pPr>
            <w:ins w:id="3547" w:author="智誠 楊" w:date="2021-05-08T18:58:00Z">
              <w:r>
                <w:rPr>
                  <w:rFonts w:ascii="標楷體" w:eastAsia="標楷體" w:hAnsi="標楷體" w:hint="eastAsia"/>
                  <w:lang w:eastAsia="zh-HK"/>
                </w:rPr>
                <w:t>關閉此查詢畫面</w:t>
              </w:r>
            </w:ins>
          </w:p>
        </w:tc>
      </w:tr>
      <w:tr w:rsidR="004C05AA" w:rsidRPr="00F5236F" w14:paraId="79E3493E" w14:textId="77777777" w:rsidTr="0094025F">
        <w:trPr>
          <w:ins w:id="3548" w:author="智誠 楊" w:date="2021-05-08T18:58:00Z"/>
        </w:trPr>
        <w:tc>
          <w:tcPr>
            <w:tcW w:w="851" w:type="dxa"/>
          </w:tcPr>
          <w:p w14:paraId="4A8B7BD2" w14:textId="77777777" w:rsidR="004C05AA" w:rsidRDefault="004C05AA" w:rsidP="0094025F">
            <w:pPr>
              <w:jc w:val="center"/>
              <w:rPr>
                <w:ins w:id="3549" w:author="智誠 楊" w:date="2021-05-08T18:58:00Z"/>
                <w:rFonts w:ascii="標楷體" w:eastAsia="標楷體" w:hAnsi="標楷體"/>
              </w:rPr>
            </w:pPr>
            <w:ins w:id="3550" w:author="智誠 楊" w:date="2021-05-08T18:58:00Z">
              <w:r>
                <w:rPr>
                  <w:rFonts w:ascii="標楷體" w:eastAsia="標楷體" w:hAnsi="標楷體" w:hint="eastAsia"/>
                </w:rPr>
                <w:t>3</w:t>
              </w:r>
            </w:ins>
          </w:p>
        </w:tc>
        <w:tc>
          <w:tcPr>
            <w:tcW w:w="2126" w:type="dxa"/>
          </w:tcPr>
          <w:p w14:paraId="641A0FE3" w14:textId="77777777" w:rsidR="004C05AA" w:rsidRDefault="004C05AA" w:rsidP="0094025F">
            <w:pPr>
              <w:rPr>
                <w:ins w:id="3551" w:author="智誠 楊" w:date="2021-05-08T18:58:00Z"/>
                <w:rFonts w:ascii="標楷體" w:eastAsia="標楷體" w:hAnsi="標楷體"/>
                <w:lang w:eastAsia="zh-HK"/>
              </w:rPr>
            </w:pPr>
            <w:ins w:id="3552" w:author="智誠 楊" w:date="2021-05-08T18:58:00Z">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ins>
          </w:p>
        </w:tc>
        <w:tc>
          <w:tcPr>
            <w:tcW w:w="7033" w:type="dxa"/>
          </w:tcPr>
          <w:p w14:paraId="56E0672F" w14:textId="77777777" w:rsidR="004C05AA" w:rsidRDefault="004C05AA" w:rsidP="0094025F">
            <w:pPr>
              <w:rPr>
                <w:ins w:id="3553" w:author="智誠 楊" w:date="2021-05-08T18:58:00Z"/>
                <w:rFonts w:ascii="標楷體" w:eastAsia="標楷體" w:hAnsi="標楷體"/>
                <w:lang w:eastAsia="zh-HK"/>
              </w:rPr>
            </w:pPr>
            <w:ins w:id="3554" w:author="智誠 楊" w:date="2021-05-08T18:58:00Z">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ins>
          </w:p>
        </w:tc>
      </w:tr>
    </w:tbl>
    <w:p w14:paraId="1F7DC131" w14:textId="77777777" w:rsidR="004C05AA" w:rsidRDefault="004C05AA" w:rsidP="004C05AA">
      <w:pPr>
        <w:pStyle w:val="a"/>
        <w:numPr>
          <w:ilvl w:val="0"/>
          <w:numId w:val="0"/>
        </w:numPr>
        <w:rPr>
          <w:ins w:id="3555" w:author="智誠 楊" w:date="2021-05-08T18:58:00Z"/>
        </w:rPr>
      </w:pPr>
    </w:p>
    <w:p w14:paraId="36693D68" w14:textId="77777777" w:rsidR="004C05AA" w:rsidDel="005654EF" w:rsidRDefault="004C05AA" w:rsidP="004C05AA">
      <w:pPr>
        <w:pStyle w:val="a"/>
        <w:numPr>
          <w:ilvl w:val="0"/>
          <w:numId w:val="1"/>
        </w:numPr>
        <w:rPr>
          <w:ins w:id="3556" w:author="智誠 楊" w:date="2021-05-08T18:58:00Z"/>
          <w:del w:id="3557" w:author="阿毛" w:date="2021-06-08T10:40:00Z"/>
        </w:rPr>
      </w:pPr>
      <w:ins w:id="3558" w:author="智誠 楊" w:date="2021-05-08T18:58:00Z">
        <w:r>
          <w:t>輸入畫面資料說明</w:t>
        </w:r>
      </w:ins>
    </w:p>
    <w:p w14:paraId="7E6598FE" w14:textId="77777777" w:rsidR="004C05AA" w:rsidRPr="00583AF3" w:rsidRDefault="004C05AA" w:rsidP="004C05AA">
      <w:pPr>
        <w:pStyle w:val="a"/>
        <w:numPr>
          <w:ilvl w:val="0"/>
          <w:numId w:val="1"/>
        </w:numPr>
        <w:rPr>
          <w:ins w:id="3559" w:author="智誠 楊" w:date="2021-05-08T18:58:00Z"/>
        </w:rPr>
        <w:pPrChange w:id="3560" w:author="阿毛" w:date="2021-06-08T10:40:00Z">
          <w:pPr/>
        </w:pPrChang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
        <w:gridCol w:w="1153"/>
        <w:gridCol w:w="609"/>
        <w:gridCol w:w="922"/>
        <w:gridCol w:w="2136"/>
        <w:gridCol w:w="456"/>
        <w:gridCol w:w="576"/>
        <w:gridCol w:w="3816"/>
      </w:tblGrid>
      <w:tr w:rsidR="004C05AA" w:rsidRPr="00362205" w14:paraId="05DCA305" w14:textId="77777777" w:rsidTr="0094025F">
        <w:trPr>
          <w:trHeight w:val="388"/>
          <w:jc w:val="center"/>
          <w:ins w:id="3561" w:author="智誠 楊" w:date="2021-05-08T18:58:00Z"/>
        </w:trPr>
        <w:tc>
          <w:tcPr>
            <w:tcW w:w="560" w:type="dxa"/>
            <w:vMerge w:val="restart"/>
            <w:shd w:val="clear" w:color="auto" w:fill="D9D9D9" w:themeFill="background1" w:themeFillShade="D9"/>
          </w:tcPr>
          <w:p w14:paraId="1AAB3CCA" w14:textId="77777777" w:rsidR="004C05AA" w:rsidRPr="00362205" w:rsidRDefault="004C05AA" w:rsidP="0094025F">
            <w:pPr>
              <w:rPr>
                <w:ins w:id="3562" w:author="智誠 楊" w:date="2021-05-08T18:58:00Z"/>
                <w:rFonts w:ascii="標楷體" w:eastAsia="標楷體" w:hAnsi="標楷體"/>
              </w:rPr>
            </w:pPr>
            <w:ins w:id="3563" w:author="智誠 楊" w:date="2021-05-08T18:58:00Z">
              <w:r w:rsidRPr="00362205">
                <w:rPr>
                  <w:rFonts w:ascii="標楷體" w:eastAsia="標楷體" w:hAnsi="標楷體"/>
                </w:rPr>
                <w:t>序號</w:t>
              </w:r>
            </w:ins>
          </w:p>
        </w:tc>
        <w:tc>
          <w:tcPr>
            <w:tcW w:w="1490" w:type="dxa"/>
            <w:vMerge w:val="restart"/>
            <w:shd w:val="clear" w:color="auto" w:fill="D9D9D9" w:themeFill="background1" w:themeFillShade="D9"/>
          </w:tcPr>
          <w:p w14:paraId="3647D63E" w14:textId="77777777" w:rsidR="004C05AA" w:rsidRPr="00362205" w:rsidRDefault="004C05AA" w:rsidP="0094025F">
            <w:pPr>
              <w:rPr>
                <w:ins w:id="3564" w:author="智誠 楊" w:date="2021-05-08T18:58:00Z"/>
                <w:rFonts w:ascii="標楷體" w:eastAsia="標楷體" w:hAnsi="標楷體"/>
              </w:rPr>
            </w:pPr>
            <w:ins w:id="3565" w:author="智誠 楊" w:date="2021-05-08T18:58:00Z">
              <w:r w:rsidRPr="00362205">
                <w:rPr>
                  <w:rFonts w:ascii="標楷體" w:eastAsia="標楷體" w:hAnsi="標楷體"/>
                </w:rPr>
                <w:t>欄位</w:t>
              </w:r>
            </w:ins>
          </w:p>
        </w:tc>
        <w:tc>
          <w:tcPr>
            <w:tcW w:w="4998" w:type="dxa"/>
            <w:gridSpan w:val="5"/>
            <w:shd w:val="clear" w:color="auto" w:fill="D9D9D9" w:themeFill="background1" w:themeFillShade="D9"/>
          </w:tcPr>
          <w:p w14:paraId="7CF2DF96" w14:textId="77777777" w:rsidR="004C05AA" w:rsidRPr="00362205" w:rsidRDefault="004C05AA" w:rsidP="0094025F">
            <w:pPr>
              <w:jc w:val="center"/>
              <w:rPr>
                <w:ins w:id="3566" w:author="智誠 楊" w:date="2021-05-08T18:58:00Z"/>
                <w:rFonts w:ascii="標楷體" w:eastAsia="標楷體" w:hAnsi="標楷體"/>
              </w:rPr>
            </w:pPr>
            <w:ins w:id="3567" w:author="智誠 楊" w:date="2021-05-08T18:58:00Z">
              <w:r w:rsidRPr="00362205">
                <w:rPr>
                  <w:rFonts w:ascii="標楷體" w:eastAsia="標楷體" w:hAnsi="標楷體"/>
                </w:rPr>
                <w:t>說明</w:t>
              </w:r>
            </w:ins>
          </w:p>
        </w:tc>
        <w:tc>
          <w:tcPr>
            <w:tcW w:w="3372" w:type="dxa"/>
            <w:vMerge w:val="restart"/>
            <w:shd w:val="clear" w:color="auto" w:fill="D9D9D9" w:themeFill="background1" w:themeFillShade="D9"/>
          </w:tcPr>
          <w:p w14:paraId="0C78803F" w14:textId="77777777" w:rsidR="004C05AA" w:rsidRPr="00362205" w:rsidRDefault="004C05AA" w:rsidP="0094025F">
            <w:pPr>
              <w:rPr>
                <w:ins w:id="3568" w:author="智誠 楊" w:date="2021-05-08T18:58:00Z"/>
                <w:rFonts w:ascii="標楷體" w:eastAsia="標楷體" w:hAnsi="標楷體"/>
              </w:rPr>
            </w:pPr>
            <w:ins w:id="3569" w:author="智誠 楊" w:date="2021-05-08T18:58:00Z">
              <w:r w:rsidRPr="00362205">
                <w:rPr>
                  <w:rFonts w:ascii="標楷體" w:eastAsia="標楷體" w:hAnsi="標楷體"/>
                </w:rPr>
                <w:t>處理邏輯及注意事項</w:t>
              </w:r>
            </w:ins>
          </w:p>
        </w:tc>
      </w:tr>
      <w:tr w:rsidR="004C05AA" w:rsidRPr="00362205" w14:paraId="769FB033" w14:textId="77777777" w:rsidTr="0094025F">
        <w:trPr>
          <w:trHeight w:val="244"/>
          <w:jc w:val="center"/>
          <w:ins w:id="3570" w:author="智誠 楊" w:date="2021-05-08T18:58:00Z"/>
        </w:trPr>
        <w:tc>
          <w:tcPr>
            <w:tcW w:w="560" w:type="dxa"/>
            <w:vMerge/>
            <w:shd w:val="clear" w:color="auto" w:fill="D9D9D9" w:themeFill="background1" w:themeFillShade="D9"/>
          </w:tcPr>
          <w:p w14:paraId="7C6697C8" w14:textId="77777777" w:rsidR="004C05AA" w:rsidRPr="00362205" w:rsidRDefault="004C05AA" w:rsidP="0094025F">
            <w:pPr>
              <w:rPr>
                <w:ins w:id="3571" w:author="智誠 楊" w:date="2021-05-08T18:58:00Z"/>
                <w:rFonts w:ascii="標楷體" w:eastAsia="標楷體" w:hAnsi="標楷體"/>
              </w:rPr>
            </w:pPr>
          </w:p>
        </w:tc>
        <w:tc>
          <w:tcPr>
            <w:tcW w:w="1490" w:type="dxa"/>
            <w:vMerge/>
            <w:shd w:val="clear" w:color="auto" w:fill="D9D9D9" w:themeFill="background1" w:themeFillShade="D9"/>
          </w:tcPr>
          <w:p w14:paraId="06D9D0DE" w14:textId="77777777" w:rsidR="004C05AA" w:rsidRPr="00362205" w:rsidRDefault="004C05AA" w:rsidP="0094025F">
            <w:pPr>
              <w:rPr>
                <w:ins w:id="3572" w:author="智誠 楊" w:date="2021-05-08T18:58:00Z"/>
                <w:rFonts w:ascii="標楷體" w:eastAsia="標楷體" w:hAnsi="標楷體"/>
              </w:rPr>
            </w:pPr>
          </w:p>
        </w:tc>
        <w:tc>
          <w:tcPr>
            <w:tcW w:w="683" w:type="dxa"/>
            <w:shd w:val="clear" w:color="auto" w:fill="D9D9D9" w:themeFill="background1" w:themeFillShade="D9"/>
          </w:tcPr>
          <w:p w14:paraId="6D2E75D7" w14:textId="77777777" w:rsidR="004C05AA" w:rsidRPr="00362205" w:rsidRDefault="004C05AA" w:rsidP="0094025F">
            <w:pPr>
              <w:rPr>
                <w:ins w:id="3573" w:author="智誠 楊" w:date="2021-05-08T18:58:00Z"/>
                <w:rFonts w:ascii="標楷體" w:eastAsia="標楷體" w:hAnsi="標楷體"/>
              </w:rPr>
            </w:pPr>
            <w:ins w:id="3574" w:author="智誠 楊" w:date="2021-05-08T18:58:00Z">
              <w:del w:id="3575" w:author="阿毛" w:date="2021-06-03T09:53:00Z">
                <w:r w:rsidRPr="004E09B8" w:rsidDel="00E27902">
                  <w:rPr>
                    <w:rFonts w:ascii="標楷體" w:eastAsia="標楷體" w:hAnsi="標楷體" w:hint="eastAsia"/>
                  </w:rPr>
                  <w:delText>資料型態長度</w:delText>
                </w:r>
              </w:del>
            </w:ins>
            <w:ins w:id="3576" w:author="阿毛" w:date="2021-06-03T09:53:00Z">
              <w:r>
                <w:rPr>
                  <w:rFonts w:ascii="標楷體" w:eastAsia="標楷體" w:hAnsi="標楷體" w:hint="eastAsia"/>
                </w:rPr>
                <w:t>資料長度</w:t>
              </w:r>
            </w:ins>
          </w:p>
        </w:tc>
        <w:tc>
          <w:tcPr>
            <w:tcW w:w="1147" w:type="dxa"/>
            <w:shd w:val="clear" w:color="auto" w:fill="D9D9D9" w:themeFill="background1" w:themeFillShade="D9"/>
          </w:tcPr>
          <w:p w14:paraId="2A6BA4DB" w14:textId="77777777" w:rsidR="004C05AA" w:rsidRPr="00362205" w:rsidRDefault="004C05AA" w:rsidP="0094025F">
            <w:pPr>
              <w:rPr>
                <w:ins w:id="3577" w:author="智誠 楊" w:date="2021-05-08T18:58:00Z"/>
                <w:rFonts w:ascii="標楷體" w:eastAsia="標楷體" w:hAnsi="標楷體"/>
              </w:rPr>
            </w:pPr>
            <w:ins w:id="3578" w:author="智誠 楊" w:date="2021-05-08T18:58:00Z">
              <w:r w:rsidRPr="00362205">
                <w:rPr>
                  <w:rFonts w:ascii="標楷體" w:eastAsia="標楷體" w:hAnsi="標楷體"/>
                </w:rPr>
                <w:t>預設值</w:t>
              </w:r>
            </w:ins>
          </w:p>
        </w:tc>
        <w:tc>
          <w:tcPr>
            <w:tcW w:w="2136" w:type="dxa"/>
            <w:shd w:val="clear" w:color="auto" w:fill="D9D9D9" w:themeFill="background1" w:themeFillShade="D9"/>
          </w:tcPr>
          <w:p w14:paraId="7EA020D3" w14:textId="77777777" w:rsidR="004C05AA" w:rsidRPr="00362205" w:rsidRDefault="004C05AA" w:rsidP="0094025F">
            <w:pPr>
              <w:rPr>
                <w:ins w:id="3579" w:author="智誠 楊" w:date="2021-05-08T18:58:00Z"/>
                <w:rFonts w:ascii="標楷體" w:eastAsia="標楷體" w:hAnsi="標楷體"/>
              </w:rPr>
            </w:pPr>
            <w:ins w:id="3580" w:author="智誠 楊" w:date="2021-05-08T18:58:00Z">
              <w:r w:rsidRPr="00362205">
                <w:rPr>
                  <w:rFonts w:ascii="標楷體" w:eastAsia="標楷體" w:hAnsi="標楷體"/>
                </w:rPr>
                <w:t>選單內容</w:t>
              </w:r>
            </w:ins>
          </w:p>
        </w:tc>
        <w:tc>
          <w:tcPr>
            <w:tcW w:w="456" w:type="dxa"/>
            <w:shd w:val="clear" w:color="auto" w:fill="D9D9D9" w:themeFill="background1" w:themeFillShade="D9"/>
          </w:tcPr>
          <w:p w14:paraId="6018327D" w14:textId="77777777" w:rsidR="004C05AA" w:rsidRPr="00362205" w:rsidRDefault="004C05AA" w:rsidP="0094025F">
            <w:pPr>
              <w:rPr>
                <w:ins w:id="3581" w:author="智誠 楊" w:date="2021-05-08T18:58:00Z"/>
                <w:rFonts w:ascii="標楷體" w:eastAsia="標楷體" w:hAnsi="標楷體"/>
              </w:rPr>
            </w:pPr>
            <w:ins w:id="3582" w:author="智誠 楊" w:date="2021-05-08T18:58:00Z">
              <w:r w:rsidRPr="00362205">
                <w:rPr>
                  <w:rFonts w:ascii="標楷體" w:eastAsia="標楷體" w:hAnsi="標楷體"/>
                </w:rPr>
                <w:t>必填</w:t>
              </w:r>
            </w:ins>
          </w:p>
        </w:tc>
        <w:tc>
          <w:tcPr>
            <w:tcW w:w="576" w:type="dxa"/>
            <w:shd w:val="clear" w:color="auto" w:fill="D9D9D9" w:themeFill="background1" w:themeFillShade="D9"/>
          </w:tcPr>
          <w:p w14:paraId="1B55DEB9" w14:textId="77777777" w:rsidR="004C05AA" w:rsidRPr="00362205" w:rsidRDefault="004C05AA" w:rsidP="0094025F">
            <w:pPr>
              <w:rPr>
                <w:ins w:id="3583" w:author="智誠 楊" w:date="2021-05-08T18:58:00Z"/>
                <w:rFonts w:ascii="標楷體" w:eastAsia="標楷體" w:hAnsi="標楷體"/>
              </w:rPr>
            </w:pPr>
            <w:ins w:id="3584" w:author="智誠 楊" w:date="2021-05-08T18:58:00Z">
              <w:r w:rsidRPr="00362205">
                <w:rPr>
                  <w:rFonts w:ascii="標楷體" w:eastAsia="標楷體" w:hAnsi="標楷體"/>
                </w:rPr>
                <w:t>R/W</w:t>
              </w:r>
            </w:ins>
          </w:p>
        </w:tc>
        <w:tc>
          <w:tcPr>
            <w:tcW w:w="3372" w:type="dxa"/>
            <w:vMerge/>
            <w:shd w:val="clear" w:color="auto" w:fill="D9D9D9" w:themeFill="background1" w:themeFillShade="D9"/>
          </w:tcPr>
          <w:p w14:paraId="484E159B" w14:textId="77777777" w:rsidR="004C05AA" w:rsidRPr="00362205" w:rsidRDefault="004C05AA" w:rsidP="0094025F">
            <w:pPr>
              <w:rPr>
                <w:ins w:id="3585" w:author="智誠 楊" w:date="2021-05-08T18:58:00Z"/>
                <w:rFonts w:ascii="標楷體" w:eastAsia="標楷體" w:hAnsi="標楷體"/>
              </w:rPr>
            </w:pPr>
          </w:p>
        </w:tc>
      </w:tr>
      <w:tr w:rsidR="004C05AA" w:rsidRPr="00362205" w14:paraId="184613E3" w14:textId="77777777" w:rsidTr="0094025F">
        <w:trPr>
          <w:trHeight w:val="244"/>
          <w:jc w:val="center"/>
          <w:ins w:id="3586" w:author="智誠 楊" w:date="2021-05-08T18:58:00Z"/>
        </w:trPr>
        <w:tc>
          <w:tcPr>
            <w:tcW w:w="560" w:type="dxa"/>
          </w:tcPr>
          <w:p w14:paraId="67378D03" w14:textId="77777777" w:rsidR="004C05AA" w:rsidRPr="00362205" w:rsidRDefault="004C05AA" w:rsidP="0094025F">
            <w:pPr>
              <w:rPr>
                <w:ins w:id="3587" w:author="智誠 楊" w:date="2021-05-08T18:58:00Z"/>
                <w:rFonts w:ascii="標楷體" w:eastAsia="標楷體" w:hAnsi="標楷體"/>
              </w:rPr>
            </w:pPr>
            <w:ins w:id="3588" w:author="智誠 楊" w:date="2021-05-08T18:58:00Z">
              <w:r w:rsidRPr="00362205">
                <w:rPr>
                  <w:rFonts w:ascii="標楷體" w:eastAsia="標楷體" w:hAnsi="標楷體" w:hint="eastAsia"/>
                </w:rPr>
                <w:t>1.</w:t>
              </w:r>
            </w:ins>
          </w:p>
        </w:tc>
        <w:tc>
          <w:tcPr>
            <w:tcW w:w="1490" w:type="dxa"/>
          </w:tcPr>
          <w:p w14:paraId="592988ED" w14:textId="77777777" w:rsidR="004C05AA" w:rsidRPr="00362205" w:rsidRDefault="004C05AA" w:rsidP="0094025F">
            <w:pPr>
              <w:rPr>
                <w:ins w:id="3589" w:author="智誠 楊" w:date="2021-05-08T18:58:00Z"/>
                <w:rFonts w:ascii="標楷體" w:eastAsia="標楷體" w:hAnsi="標楷體"/>
              </w:rPr>
            </w:pPr>
            <w:ins w:id="3590" w:author="智誠 楊" w:date="2021-05-08T19:36:00Z">
              <w:r>
                <w:rPr>
                  <w:rFonts w:ascii="標楷體" w:eastAsia="標楷體" w:hAnsi="標楷體" w:hint="eastAsia"/>
                </w:rPr>
                <w:t>入賬日期</w:t>
              </w:r>
            </w:ins>
            <w:ins w:id="3591" w:author="智誠 楊" w:date="2021-05-08T18:58:00Z">
              <w:r>
                <w:rPr>
                  <w:rFonts w:ascii="標楷體" w:eastAsia="標楷體" w:hAnsi="標楷體" w:hint="eastAsia"/>
                </w:rPr>
                <w:t>-起</w:t>
              </w:r>
            </w:ins>
          </w:p>
        </w:tc>
        <w:tc>
          <w:tcPr>
            <w:tcW w:w="683" w:type="dxa"/>
          </w:tcPr>
          <w:p w14:paraId="2976C7F6" w14:textId="77777777" w:rsidR="004C05AA" w:rsidRPr="00362205" w:rsidRDefault="004C05AA" w:rsidP="0094025F">
            <w:pPr>
              <w:rPr>
                <w:ins w:id="3592" w:author="智誠 楊" w:date="2021-05-08T18:58:00Z"/>
                <w:rFonts w:ascii="標楷體" w:eastAsia="標楷體" w:hAnsi="標楷體"/>
              </w:rPr>
            </w:pPr>
            <w:ins w:id="3593" w:author="智誠 楊" w:date="2021-05-08T18:58:00Z">
              <w:r>
                <w:rPr>
                  <w:rFonts w:ascii="標楷體" w:eastAsia="標楷體" w:hAnsi="標楷體" w:hint="eastAsia"/>
                </w:rPr>
                <w:t>7</w:t>
              </w:r>
            </w:ins>
          </w:p>
        </w:tc>
        <w:tc>
          <w:tcPr>
            <w:tcW w:w="1147" w:type="dxa"/>
          </w:tcPr>
          <w:p w14:paraId="4CE1F65E" w14:textId="77777777" w:rsidR="004C05AA" w:rsidRPr="00362205" w:rsidRDefault="004C05AA" w:rsidP="0094025F">
            <w:pPr>
              <w:rPr>
                <w:ins w:id="3594" w:author="智誠 楊" w:date="2021-05-08T18:58:00Z"/>
                <w:rFonts w:ascii="標楷體" w:eastAsia="標楷體" w:hAnsi="標楷體"/>
              </w:rPr>
            </w:pPr>
            <w:ins w:id="3595" w:author="智誠 楊" w:date="2021-05-08T19:38:00Z">
              <w:r>
                <w:rPr>
                  <w:rFonts w:ascii="標楷體" w:eastAsia="標楷體" w:hAnsi="標楷體" w:hint="eastAsia"/>
                </w:rPr>
                <w:t>上</w:t>
              </w:r>
            </w:ins>
            <w:ins w:id="3596" w:author="智誠 楊" w:date="2021-05-08T19:37:00Z">
              <w:del w:id="3597" w:author="阿毛" w:date="2021-06-08T10:37:00Z">
                <w:r w:rsidDel="005654EF">
                  <w:rPr>
                    <w:rFonts w:ascii="標楷體" w:eastAsia="標楷體" w:hAnsi="標楷體" w:hint="eastAsia"/>
                  </w:rPr>
                  <w:delText>營業日</w:delText>
                </w:r>
              </w:del>
            </w:ins>
            <w:ins w:id="3598" w:author="阿毛" w:date="2021-06-08T10:37:00Z">
              <w:r>
                <w:rPr>
                  <w:rFonts w:ascii="標楷體" w:eastAsia="標楷體" w:hAnsi="標楷體" w:hint="eastAsia"/>
                </w:rPr>
                <w:t>會計日</w:t>
              </w:r>
            </w:ins>
          </w:p>
        </w:tc>
        <w:tc>
          <w:tcPr>
            <w:tcW w:w="2136" w:type="dxa"/>
          </w:tcPr>
          <w:p w14:paraId="13B5515D" w14:textId="77777777" w:rsidR="004C05AA" w:rsidRPr="00362205" w:rsidRDefault="004C05AA" w:rsidP="0094025F">
            <w:pPr>
              <w:rPr>
                <w:ins w:id="3599" w:author="智誠 楊" w:date="2021-05-08T18:58:00Z"/>
                <w:rFonts w:ascii="標楷體" w:eastAsia="標楷體" w:hAnsi="標楷體"/>
              </w:rPr>
            </w:pPr>
            <w:ins w:id="3600" w:author="阿毛" w:date="2021-06-08T14:41:00Z">
              <w:r>
                <w:rPr>
                  <w:rFonts w:ascii="標楷體" w:eastAsia="標楷體" w:hAnsi="標楷體" w:hint="eastAsia"/>
                </w:rPr>
                <w:t>日期選單</w:t>
              </w:r>
            </w:ins>
          </w:p>
        </w:tc>
        <w:tc>
          <w:tcPr>
            <w:tcW w:w="456" w:type="dxa"/>
          </w:tcPr>
          <w:p w14:paraId="2DFF0EC4" w14:textId="77777777" w:rsidR="004C05AA" w:rsidRPr="00362205" w:rsidRDefault="004C05AA" w:rsidP="0094025F">
            <w:pPr>
              <w:rPr>
                <w:ins w:id="3601" w:author="智誠 楊" w:date="2021-05-08T18:58:00Z"/>
                <w:rFonts w:ascii="標楷體" w:eastAsia="標楷體" w:hAnsi="標楷體"/>
              </w:rPr>
            </w:pPr>
            <w:ins w:id="3602" w:author="智誠 楊" w:date="2021-05-08T19:39:00Z">
              <w:r>
                <w:rPr>
                  <w:rFonts w:ascii="標楷體" w:eastAsia="標楷體" w:hAnsi="標楷體" w:hint="eastAsia"/>
                </w:rPr>
                <w:t>V</w:t>
              </w:r>
            </w:ins>
          </w:p>
        </w:tc>
        <w:tc>
          <w:tcPr>
            <w:tcW w:w="576" w:type="dxa"/>
          </w:tcPr>
          <w:p w14:paraId="2CE62E9A" w14:textId="77777777" w:rsidR="004C05AA" w:rsidRPr="00362205" w:rsidRDefault="004C05AA" w:rsidP="0094025F">
            <w:pPr>
              <w:jc w:val="center"/>
              <w:rPr>
                <w:ins w:id="3603" w:author="智誠 楊" w:date="2021-05-08T18:58:00Z"/>
                <w:rFonts w:ascii="標楷體" w:eastAsia="標楷體" w:hAnsi="標楷體"/>
              </w:rPr>
            </w:pPr>
            <w:ins w:id="3604" w:author="智誠 楊" w:date="2021-05-08T18:58:00Z">
              <w:r>
                <w:rPr>
                  <w:rFonts w:ascii="標楷體" w:eastAsia="標楷體" w:hAnsi="標楷體" w:hint="eastAsia"/>
                </w:rPr>
                <w:t>W</w:t>
              </w:r>
            </w:ins>
          </w:p>
        </w:tc>
        <w:tc>
          <w:tcPr>
            <w:tcW w:w="3372" w:type="dxa"/>
          </w:tcPr>
          <w:p w14:paraId="159682AB" w14:textId="77777777" w:rsidR="004C05AA" w:rsidRDefault="004C05AA" w:rsidP="0094025F">
            <w:pPr>
              <w:rPr>
                <w:ins w:id="3605" w:author="阿毛" w:date="2021-06-08T10:39:00Z"/>
                <w:rFonts w:ascii="標楷體" w:eastAsia="標楷體" w:hAnsi="標楷體"/>
                <w:lang w:eastAsia="zh-HK"/>
              </w:rPr>
            </w:pPr>
            <w:ins w:id="3606" w:author="智誠 楊" w:date="2021-05-08T18:58:00Z">
              <w:r>
                <w:rPr>
                  <w:rFonts w:ascii="標楷體" w:eastAsia="標楷體" w:hAnsi="標楷體" w:hint="eastAsia"/>
                </w:rPr>
                <w:t>1.</w:t>
              </w:r>
            </w:ins>
            <w:ins w:id="3607" w:author="智誠 楊" w:date="2021-05-08T19:39:00Z">
              <w:r>
                <w:rPr>
                  <w:rFonts w:ascii="標楷體" w:eastAsia="標楷體" w:hAnsi="標楷體" w:hint="eastAsia"/>
                  <w:lang w:eastAsia="zh-HK"/>
                </w:rPr>
                <w:t>必須輸入</w:t>
              </w:r>
            </w:ins>
            <w:ins w:id="3608" w:author="阿毛" w:date="2021-06-08T10:37:00Z">
              <w:r>
                <w:rPr>
                  <w:rFonts w:ascii="標楷體" w:eastAsia="標楷體" w:hAnsi="標楷體" w:hint="eastAsia"/>
                  <w:lang w:eastAsia="zh-HK"/>
                </w:rPr>
                <w:t>日期,</w:t>
              </w:r>
            </w:ins>
            <w:ins w:id="3609" w:author="阿毛" w:date="2021-06-08T10:39:00Z">
              <w:r>
                <w:rPr>
                  <w:rFonts w:ascii="標楷體" w:eastAsia="標楷體" w:hAnsi="標楷體" w:hint="eastAsia"/>
                  <w:lang w:eastAsia="zh-HK"/>
                </w:rPr>
                <w:t>檢核條件</w:t>
              </w:r>
              <w:r>
                <w:rPr>
                  <w:rFonts w:ascii="標楷體" w:eastAsia="標楷體" w:hAnsi="標楷體" w:hint="eastAsia"/>
                </w:rPr>
                <w:t>:</w:t>
              </w:r>
            </w:ins>
          </w:p>
          <w:p w14:paraId="4A1FA0DA" w14:textId="77777777" w:rsidR="004C05AA" w:rsidRDefault="004C05AA" w:rsidP="0094025F">
            <w:pPr>
              <w:rPr>
                <w:ins w:id="3610" w:author="阿毛" w:date="2021-06-08T10:39:00Z"/>
                <w:rFonts w:ascii="標楷體" w:eastAsia="標楷體" w:hAnsi="標楷體"/>
              </w:rPr>
            </w:pPr>
            <w:ins w:id="3611" w:author="阿毛" w:date="2021-06-08T10:39:00Z">
              <w:r>
                <w:rPr>
                  <w:rFonts w:ascii="標楷體" w:eastAsia="標楷體" w:hAnsi="標楷體" w:hint="eastAsia"/>
                </w:rPr>
                <w:t xml:space="preserve">  (1).不可為空白/V(7)</w:t>
              </w:r>
            </w:ins>
          </w:p>
          <w:p w14:paraId="3A6AB705" w14:textId="77777777" w:rsidR="004C05AA" w:rsidRDefault="004C05AA" w:rsidP="0094025F">
            <w:pPr>
              <w:rPr>
                <w:ins w:id="3612" w:author="阿毛" w:date="2021-06-08T10:40:00Z"/>
                <w:rFonts w:ascii="標楷體" w:eastAsia="標楷體" w:hAnsi="標楷體"/>
              </w:rPr>
            </w:pPr>
            <w:ins w:id="3613" w:author="阿毛" w:date="2021-06-08T10:39:00Z">
              <w:r>
                <w:rPr>
                  <w:rFonts w:ascii="標楷體" w:eastAsia="標楷體" w:hAnsi="標楷體" w:hint="eastAsia"/>
                </w:rPr>
                <w:t xml:space="preserve">  (2).日期格式/</w:t>
              </w:r>
              <w:r w:rsidRPr="00834496">
                <w:rPr>
                  <w:rFonts w:ascii="標楷體" w:eastAsia="標楷體" w:hAnsi="標楷體"/>
                </w:rPr>
                <w:t>A(DATE,0)</w:t>
              </w:r>
            </w:ins>
          </w:p>
          <w:p w14:paraId="2AFBFCE8" w14:textId="77777777" w:rsidR="004C05AA" w:rsidDel="005654EF" w:rsidRDefault="004C05AA" w:rsidP="0094025F">
            <w:pPr>
              <w:ind w:left="720" w:hangingChars="300" w:hanging="720"/>
              <w:rPr>
                <w:ins w:id="3614" w:author="智誠 楊" w:date="2021-05-08T19:39:00Z"/>
                <w:del w:id="3615" w:author="阿毛" w:date="2021-06-08T10:40:00Z"/>
                <w:rFonts w:ascii="標楷體" w:eastAsia="標楷體" w:hAnsi="標楷體"/>
                <w:lang w:eastAsia="zh-HK"/>
              </w:rPr>
              <w:pPrChange w:id="3616" w:author="阿毛" w:date="2021-06-08T10:40:00Z">
                <w:pPr/>
              </w:pPrChange>
            </w:pPr>
            <w:ins w:id="3617" w:author="阿毛" w:date="2021-06-08T10:40:00Z">
              <w:r>
                <w:rPr>
                  <w:rFonts w:ascii="標楷體" w:eastAsia="標楷體" w:hAnsi="標楷體" w:hint="eastAsia"/>
                </w:rPr>
                <w:t xml:space="preserve">  (3).</w:t>
              </w:r>
              <w:r>
                <w:rPr>
                  <w:rFonts w:ascii="標楷體" w:eastAsia="標楷體" w:hAnsi="標楷體" w:hint="eastAsia"/>
                  <w:lang w:eastAsia="zh-HK"/>
                </w:rPr>
                <w:t>需介於</w:t>
              </w:r>
              <w:r>
                <w:rPr>
                  <w:rFonts w:ascii="標楷體" w:eastAsia="標楷體" w:hAnsi="標楷體" w:hint="eastAsia"/>
                </w:rPr>
                <w:t>0010101至</w:t>
              </w:r>
            </w:ins>
            <w:ins w:id="3618" w:author="阿毛" w:date="2021-06-08T17:17:00Z">
              <w:r>
                <w:rPr>
                  <w:rFonts w:ascii="標楷體" w:eastAsia="標楷體" w:hAnsi="標楷體" w:hint="eastAsia"/>
                </w:rPr>
                <w:t>[</w:t>
              </w:r>
            </w:ins>
            <w:ins w:id="3619" w:author="阿毛" w:date="2021-06-08T10:40:00Z">
              <w:r>
                <w:rPr>
                  <w:rFonts w:ascii="標楷體" w:eastAsia="標楷體" w:hAnsi="標楷體" w:hint="eastAsia"/>
                </w:rPr>
                <w:t>會計日</w:t>
              </w:r>
            </w:ins>
            <w:ins w:id="3620" w:author="阿毛" w:date="2021-06-08T17:17:00Z">
              <w:r>
                <w:rPr>
                  <w:rFonts w:ascii="標楷體" w:eastAsia="標楷體" w:hAnsi="標楷體" w:hint="eastAsia"/>
                </w:rPr>
                <w:t>]</w:t>
              </w:r>
            </w:ins>
            <w:ins w:id="3621" w:author="阿毛" w:date="2021-06-08T10:40:00Z">
              <w:r>
                <w:rPr>
                  <w:rFonts w:ascii="標楷體" w:eastAsia="標楷體" w:hAnsi="標楷體" w:hint="eastAsia"/>
                </w:rPr>
                <w:t>/</w:t>
              </w:r>
              <w:r>
                <w:rPr>
                  <w:rFonts w:ascii="標楷體" w:eastAsia="標楷體" w:hAnsi="標楷體"/>
                </w:rPr>
                <w:t>V(5)</w:t>
              </w:r>
            </w:ins>
          </w:p>
          <w:p w14:paraId="20220BB4" w14:textId="77777777" w:rsidR="004C05AA" w:rsidDel="005654EF" w:rsidRDefault="004C05AA" w:rsidP="0094025F">
            <w:pPr>
              <w:rPr>
                <w:ins w:id="3622" w:author="智誠 楊" w:date="2021-05-12T14:24:00Z"/>
                <w:del w:id="3623" w:author="阿毛" w:date="2021-06-08T10:40:00Z"/>
                <w:rFonts w:ascii="標楷體" w:eastAsia="標楷體" w:hAnsi="標楷體"/>
              </w:rPr>
            </w:pPr>
            <w:ins w:id="3624" w:author="智誠 楊" w:date="2021-05-08T19:39:00Z">
              <w:del w:id="3625" w:author="阿毛" w:date="2021-06-08T10:40:00Z">
                <w:r w:rsidDel="005654EF">
                  <w:rPr>
                    <w:rFonts w:ascii="標楷體" w:eastAsia="標楷體" w:hAnsi="標楷體" w:hint="eastAsia"/>
                  </w:rPr>
                  <w:delText>2.不可大於會計日</w:delText>
                </w:r>
              </w:del>
            </w:ins>
          </w:p>
          <w:p w14:paraId="5527AD70" w14:textId="77777777" w:rsidR="004C05AA" w:rsidRPr="00834496" w:rsidDel="005654EF" w:rsidRDefault="004C05AA" w:rsidP="0094025F">
            <w:pPr>
              <w:rPr>
                <w:ins w:id="3626" w:author="智誠 楊" w:date="2021-05-12T14:24:00Z"/>
                <w:del w:id="3627" w:author="阿毛" w:date="2021-06-08T10:40:00Z"/>
                <w:rFonts w:ascii="標楷體" w:eastAsia="標楷體" w:hAnsi="標楷體"/>
              </w:rPr>
            </w:pPr>
            <w:ins w:id="3628" w:author="智誠 楊" w:date="2021-05-12T14:24:00Z">
              <w:del w:id="3629" w:author="阿毛" w:date="2021-06-08T10:40:00Z">
                <w:r w:rsidDel="005654EF">
                  <w:rPr>
                    <w:rFonts w:ascii="標楷體" w:eastAsia="標楷體" w:hAnsi="標楷體" w:hint="eastAsia"/>
                  </w:rPr>
                  <w:delText>3.檢查:</w:delText>
                </w:r>
                <w:r w:rsidDel="005654EF">
                  <w:delText xml:space="preserve"> </w:delText>
                </w:r>
                <w:r w:rsidRPr="00834496" w:rsidDel="005654EF">
                  <w:rPr>
                    <w:rFonts w:ascii="標楷體" w:eastAsia="標楷體" w:hAnsi="標楷體"/>
                  </w:rPr>
                  <w:delText>V(7)</w:delText>
                </w:r>
              </w:del>
              <w:del w:id="3630" w:author="阿毛" w:date="2021-06-08T10:39:00Z">
                <w:r w:rsidRPr="00834496" w:rsidDel="005654EF">
                  <w:rPr>
                    <w:rFonts w:ascii="標楷體" w:eastAsia="標楷體" w:hAnsi="標楷體"/>
                  </w:rPr>
                  <w:delText>A(DATE,0,#AcDateStart)</w:delText>
                </w:r>
              </w:del>
            </w:ins>
          </w:p>
          <w:p w14:paraId="6E35929A" w14:textId="77777777" w:rsidR="004C05AA" w:rsidRPr="00362205" w:rsidRDefault="004C05AA" w:rsidP="0094025F">
            <w:pPr>
              <w:ind w:left="720" w:hangingChars="300" w:hanging="720"/>
              <w:rPr>
                <w:ins w:id="3631" w:author="智誠 楊" w:date="2021-05-08T18:58:00Z"/>
                <w:rFonts w:ascii="標楷體" w:eastAsia="標楷體" w:hAnsi="標楷體"/>
              </w:rPr>
              <w:pPrChange w:id="3632" w:author="阿毛" w:date="2021-06-08T10:40:00Z">
                <w:pPr/>
              </w:pPrChange>
            </w:pPr>
            <w:ins w:id="3633" w:author="智誠 楊" w:date="2021-05-12T14:24:00Z">
              <w:del w:id="3634" w:author="阿毛" w:date="2021-06-08T10:40:00Z">
                <w:r w:rsidRPr="00834496" w:rsidDel="005654EF">
                  <w:rPr>
                    <w:rFonts w:ascii="標楷體" w:eastAsia="標楷體" w:hAnsi="標楷體"/>
                  </w:rPr>
                  <w:delText>V(5,0000000,#DATE)</w:delText>
                </w:r>
              </w:del>
            </w:ins>
          </w:p>
        </w:tc>
      </w:tr>
      <w:tr w:rsidR="004C05AA" w:rsidRPr="00362205" w14:paraId="607B89CF" w14:textId="77777777" w:rsidTr="0094025F">
        <w:trPr>
          <w:trHeight w:val="244"/>
          <w:jc w:val="center"/>
          <w:ins w:id="3635" w:author="智誠 楊" w:date="2021-05-08T18:58:00Z"/>
        </w:trPr>
        <w:tc>
          <w:tcPr>
            <w:tcW w:w="560" w:type="dxa"/>
          </w:tcPr>
          <w:p w14:paraId="53759B58" w14:textId="77777777" w:rsidR="004C05AA" w:rsidRPr="00362205" w:rsidRDefault="004C05AA" w:rsidP="0094025F">
            <w:pPr>
              <w:rPr>
                <w:ins w:id="3636" w:author="智誠 楊" w:date="2021-05-08T18:58:00Z"/>
                <w:rFonts w:ascii="標楷體" w:eastAsia="標楷體" w:hAnsi="標楷體"/>
              </w:rPr>
            </w:pPr>
            <w:ins w:id="3637" w:author="智誠 楊" w:date="2021-05-08T18:58:00Z">
              <w:r>
                <w:rPr>
                  <w:rFonts w:ascii="標楷體" w:eastAsia="標楷體" w:hAnsi="標楷體" w:hint="eastAsia"/>
                </w:rPr>
                <w:t>2.</w:t>
              </w:r>
            </w:ins>
          </w:p>
        </w:tc>
        <w:tc>
          <w:tcPr>
            <w:tcW w:w="1490" w:type="dxa"/>
          </w:tcPr>
          <w:p w14:paraId="61D55B6E" w14:textId="77777777" w:rsidR="004C05AA" w:rsidRDefault="004C05AA" w:rsidP="0094025F">
            <w:pPr>
              <w:rPr>
                <w:ins w:id="3638" w:author="智誠 楊" w:date="2021-05-08T18:58:00Z"/>
                <w:rFonts w:ascii="標楷體" w:eastAsia="標楷體" w:hAnsi="標楷體"/>
              </w:rPr>
            </w:pPr>
            <w:ins w:id="3639" w:author="智誠 楊" w:date="2021-05-08T19:37:00Z">
              <w:r>
                <w:rPr>
                  <w:rFonts w:ascii="標楷體" w:eastAsia="標楷體" w:hAnsi="標楷體" w:hint="eastAsia"/>
                </w:rPr>
                <w:t>入賬日期</w:t>
              </w:r>
            </w:ins>
            <w:ins w:id="3640" w:author="智誠 楊" w:date="2021-05-08T18:58:00Z">
              <w:r>
                <w:rPr>
                  <w:rFonts w:ascii="標楷體" w:eastAsia="標楷體" w:hAnsi="標楷體" w:hint="eastAsia"/>
                </w:rPr>
                <w:t>-迄</w:t>
              </w:r>
            </w:ins>
          </w:p>
        </w:tc>
        <w:tc>
          <w:tcPr>
            <w:tcW w:w="683" w:type="dxa"/>
          </w:tcPr>
          <w:p w14:paraId="51216A58" w14:textId="77777777" w:rsidR="004C05AA" w:rsidRDefault="004C05AA" w:rsidP="0094025F">
            <w:pPr>
              <w:rPr>
                <w:ins w:id="3641" w:author="智誠 楊" w:date="2021-05-08T18:58:00Z"/>
                <w:rFonts w:ascii="標楷體" w:eastAsia="標楷體" w:hAnsi="標楷體"/>
              </w:rPr>
            </w:pPr>
            <w:ins w:id="3642" w:author="智誠 楊" w:date="2021-05-08T18:58:00Z">
              <w:r>
                <w:rPr>
                  <w:rFonts w:ascii="標楷體" w:eastAsia="標楷體" w:hAnsi="標楷體" w:hint="eastAsia"/>
                </w:rPr>
                <w:t>7</w:t>
              </w:r>
            </w:ins>
          </w:p>
        </w:tc>
        <w:tc>
          <w:tcPr>
            <w:tcW w:w="1147" w:type="dxa"/>
          </w:tcPr>
          <w:p w14:paraId="09F99494" w14:textId="77777777" w:rsidR="004C05AA" w:rsidRPr="00362205" w:rsidRDefault="004C05AA" w:rsidP="0094025F">
            <w:pPr>
              <w:rPr>
                <w:ins w:id="3643" w:author="智誠 楊" w:date="2021-05-08T18:58:00Z"/>
                <w:rFonts w:ascii="標楷體" w:eastAsia="標楷體" w:hAnsi="標楷體"/>
              </w:rPr>
            </w:pPr>
            <w:ins w:id="3644" w:author="智誠 楊" w:date="2021-05-08T19:38:00Z">
              <w:r>
                <w:rPr>
                  <w:rFonts w:ascii="標楷體" w:eastAsia="標楷體" w:hAnsi="標楷體" w:hint="eastAsia"/>
                </w:rPr>
                <w:t>上</w:t>
              </w:r>
            </w:ins>
            <w:ins w:id="3645" w:author="智誠 楊" w:date="2021-05-08T19:37:00Z">
              <w:del w:id="3646" w:author="阿毛" w:date="2021-06-08T10:37:00Z">
                <w:r w:rsidDel="005654EF">
                  <w:rPr>
                    <w:rFonts w:ascii="標楷體" w:eastAsia="標楷體" w:hAnsi="標楷體" w:hint="eastAsia"/>
                  </w:rPr>
                  <w:delText>營業日</w:delText>
                </w:r>
              </w:del>
            </w:ins>
            <w:ins w:id="3647" w:author="阿毛" w:date="2021-06-08T10:37:00Z">
              <w:r>
                <w:rPr>
                  <w:rFonts w:ascii="標楷體" w:eastAsia="標楷體" w:hAnsi="標楷體" w:hint="eastAsia"/>
                </w:rPr>
                <w:t>會計日</w:t>
              </w:r>
            </w:ins>
          </w:p>
        </w:tc>
        <w:tc>
          <w:tcPr>
            <w:tcW w:w="2136" w:type="dxa"/>
          </w:tcPr>
          <w:p w14:paraId="46C5A6BD" w14:textId="77777777" w:rsidR="004C05AA" w:rsidRPr="00362205" w:rsidRDefault="004C05AA" w:rsidP="0094025F">
            <w:pPr>
              <w:rPr>
                <w:ins w:id="3648" w:author="智誠 楊" w:date="2021-05-08T18:58:00Z"/>
                <w:rFonts w:ascii="標楷體" w:eastAsia="標楷體" w:hAnsi="標楷體"/>
              </w:rPr>
            </w:pPr>
            <w:ins w:id="3649" w:author="阿毛" w:date="2021-06-08T14:41:00Z">
              <w:r>
                <w:rPr>
                  <w:rFonts w:ascii="標楷體" w:eastAsia="標楷體" w:hAnsi="標楷體" w:hint="eastAsia"/>
                </w:rPr>
                <w:t>日期選單</w:t>
              </w:r>
            </w:ins>
          </w:p>
        </w:tc>
        <w:tc>
          <w:tcPr>
            <w:tcW w:w="456" w:type="dxa"/>
          </w:tcPr>
          <w:p w14:paraId="279A8A9C" w14:textId="77777777" w:rsidR="004C05AA" w:rsidRPr="00362205" w:rsidRDefault="004C05AA" w:rsidP="0094025F">
            <w:pPr>
              <w:rPr>
                <w:ins w:id="3650" w:author="智誠 楊" w:date="2021-05-08T18:58:00Z"/>
                <w:rFonts w:ascii="標楷體" w:eastAsia="標楷體" w:hAnsi="標楷體"/>
              </w:rPr>
            </w:pPr>
            <w:ins w:id="3651" w:author="智誠 楊" w:date="2021-05-08T19:39:00Z">
              <w:r>
                <w:rPr>
                  <w:rFonts w:ascii="標楷體" w:eastAsia="標楷體" w:hAnsi="標楷體" w:hint="eastAsia"/>
                </w:rPr>
                <w:t>V</w:t>
              </w:r>
            </w:ins>
          </w:p>
        </w:tc>
        <w:tc>
          <w:tcPr>
            <w:tcW w:w="576" w:type="dxa"/>
          </w:tcPr>
          <w:p w14:paraId="6EC4565D" w14:textId="77777777" w:rsidR="004C05AA" w:rsidRPr="00362205" w:rsidRDefault="004C05AA" w:rsidP="0094025F">
            <w:pPr>
              <w:jc w:val="center"/>
              <w:rPr>
                <w:ins w:id="3652" w:author="智誠 楊" w:date="2021-05-08T18:58:00Z"/>
                <w:rFonts w:ascii="標楷體" w:eastAsia="標楷體" w:hAnsi="標楷體"/>
              </w:rPr>
            </w:pPr>
            <w:ins w:id="3653" w:author="智誠 楊" w:date="2021-05-08T18:58:00Z">
              <w:r>
                <w:rPr>
                  <w:rFonts w:ascii="標楷體" w:eastAsia="標楷體" w:hAnsi="標楷體" w:hint="eastAsia"/>
                </w:rPr>
                <w:t>W</w:t>
              </w:r>
            </w:ins>
          </w:p>
        </w:tc>
        <w:tc>
          <w:tcPr>
            <w:tcW w:w="3372" w:type="dxa"/>
          </w:tcPr>
          <w:p w14:paraId="7D3229DD" w14:textId="77777777" w:rsidR="004C05AA" w:rsidRDefault="004C05AA" w:rsidP="0094025F">
            <w:pPr>
              <w:rPr>
                <w:ins w:id="3654" w:author="阿毛" w:date="2021-06-08T10:41:00Z"/>
                <w:rFonts w:ascii="標楷體" w:eastAsia="標楷體" w:hAnsi="標楷體"/>
                <w:lang w:eastAsia="zh-HK"/>
              </w:rPr>
            </w:pPr>
            <w:ins w:id="3655" w:author="阿毛" w:date="2021-06-08T10:41:00Z">
              <w:r>
                <w:rPr>
                  <w:rFonts w:ascii="標楷體" w:eastAsia="標楷體" w:hAnsi="標楷體" w:hint="eastAsia"/>
                </w:rPr>
                <w:t>1.</w:t>
              </w:r>
              <w:r>
                <w:rPr>
                  <w:rFonts w:ascii="標楷體" w:eastAsia="標楷體" w:hAnsi="標楷體" w:hint="eastAsia"/>
                  <w:lang w:eastAsia="zh-HK"/>
                </w:rPr>
                <w:t>必須輸入日期,檢核條件</w:t>
              </w:r>
              <w:r>
                <w:rPr>
                  <w:rFonts w:ascii="標楷體" w:eastAsia="標楷體" w:hAnsi="標楷體" w:hint="eastAsia"/>
                </w:rPr>
                <w:t>:</w:t>
              </w:r>
            </w:ins>
          </w:p>
          <w:p w14:paraId="087CFBB3" w14:textId="77777777" w:rsidR="004C05AA" w:rsidRDefault="004C05AA" w:rsidP="0094025F">
            <w:pPr>
              <w:rPr>
                <w:ins w:id="3656" w:author="阿毛" w:date="2021-06-08T10:41:00Z"/>
                <w:rFonts w:ascii="標楷體" w:eastAsia="標楷體" w:hAnsi="標楷體"/>
              </w:rPr>
            </w:pPr>
            <w:ins w:id="3657" w:author="阿毛" w:date="2021-06-08T10:41:00Z">
              <w:r>
                <w:rPr>
                  <w:rFonts w:ascii="標楷體" w:eastAsia="標楷體" w:hAnsi="標楷體" w:hint="eastAsia"/>
                </w:rPr>
                <w:t xml:space="preserve">  (1).不可為空白/V(7)</w:t>
              </w:r>
            </w:ins>
          </w:p>
          <w:p w14:paraId="3DD0B19B" w14:textId="77777777" w:rsidR="004C05AA" w:rsidRDefault="004C05AA" w:rsidP="0094025F">
            <w:pPr>
              <w:rPr>
                <w:ins w:id="3658" w:author="阿毛" w:date="2021-06-08T10:41:00Z"/>
                <w:rFonts w:ascii="標楷體" w:eastAsia="標楷體" w:hAnsi="標楷體"/>
              </w:rPr>
            </w:pPr>
            <w:ins w:id="3659" w:author="阿毛" w:date="2021-06-08T10:41:00Z">
              <w:r>
                <w:rPr>
                  <w:rFonts w:ascii="標楷體" w:eastAsia="標楷體" w:hAnsi="標楷體" w:hint="eastAsia"/>
                </w:rPr>
                <w:t xml:space="preserve">  (2).日期格式/</w:t>
              </w:r>
              <w:r w:rsidRPr="00834496">
                <w:rPr>
                  <w:rFonts w:ascii="標楷體" w:eastAsia="標楷體" w:hAnsi="標楷體"/>
                </w:rPr>
                <w:t>A(DATE,0)</w:t>
              </w:r>
            </w:ins>
          </w:p>
          <w:p w14:paraId="0A3A6E44" w14:textId="77777777" w:rsidR="004C05AA" w:rsidDel="005654EF" w:rsidRDefault="004C05AA" w:rsidP="0094025F">
            <w:pPr>
              <w:ind w:left="720" w:hangingChars="300" w:hanging="720"/>
              <w:rPr>
                <w:ins w:id="3660" w:author="智誠 楊" w:date="2021-05-08T18:58:00Z"/>
                <w:del w:id="3661" w:author="阿毛" w:date="2021-06-08T10:41:00Z"/>
                <w:rFonts w:ascii="標楷體" w:eastAsia="標楷體" w:hAnsi="標楷體"/>
              </w:rPr>
              <w:pPrChange w:id="3662" w:author="阿毛" w:date="2021-06-08T10:41:00Z">
                <w:pPr/>
              </w:pPrChange>
            </w:pPr>
            <w:ins w:id="3663" w:author="阿毛" w:date="2021-06-08T10:41:00Z">
              <w:r>
                <w:rPr>
                  <w:rFonts w:ascii="標楷體" w:eastAsia="標楷體" w:hAnsi="標楷體" w:hint="eastAsia"/>
                </w:rPr>
                <w:t xml:space="preserve">  (3).</w:t>
              </w:r>
              <w:r>
                <w:rPr>
                  <w:rFonts w:ascii="標楷體" w:eastAsia="標楷體" w:hAnsi="標楷體" w:hint="eastAsia"/>
                  <w:lang w:eastAsia="zh-HK"/>
                </w:rPr>
                <w:t>需介於</w:t>
              </w:r>
              <w:r>
                <w:rPr>
                  <w:rFonts w:ascii="標楷體" w:eastAsia="標楷體" w:hAnsi="標楷體"/>
                </w:rPr>
                <w:t>[</w:t>
              </w:r>
              <w:r>
                <w:rPr>
                  <w:rFonts w:ascii="標楷體" w:eastAsia="標楷體" w:hAnsi="標楷體" w:hint="eastAsia"/>
                </w:rPr>
                <w:t>入賬日期-起]至</w:t>
              </w:r>
            </w:ins>
            <w:ins w:id="3664" w:author="阿毛" w:date="2021-06-08T17:17:00Z">
              <w:r>
                <w:rPr>
                  <w:rFonts w:ascii="標楷體" w:eastAsia="標楷體" w:hAnsi="標楷體" w:hint="eastAsia"/>
                </w:rPr>
                <w:t>[</w:t>
              </w:r>
            </w:ins>
            <w:ins w:id="3665" w:author="阿毛" w:date="2021-06-08T10:41:00Z">
              <w:r>
                <w:rPr>
                  <w:rFonts w:ascii="標楷體" w:eastAsia="標楷體" w:hAnsi="標楷體" w:hint="eastAsia"/>
                </w:rPr>
                <w:t>會計日</w:t>
              </w:r>
            </w:ins>
            <w:ins w:id="3666" w:author="阿毛" w:date="2021-06-08T17:17:00Z">
              <w:r>
                <w:rPr>
                  <w:rFonts w:ascii="標楷體" w:eastAsia="標楷體" w:hAnsi="標楷體" w:hint="eastAsia"/>
                </w:rPr>
                <w:t>]</w:t>
              </w:r>
            </w:ins>
            <w:ins w:id="3667" w:author="阿毛" w:date="2021-06-08T10:41:00Z">
              <w:r>
                <w:rPr>
                  <w:rFonts w:ascii="標楷體" w:eastAsia="標楷體" w:hAnsi="標楷體" w:hint="eastAsia"/>
                </w:rPr>
                <w:t>/</w:t>
              </w:r>
              <w:r>
                <w:rPr>
                  <w:rFonts w:ascii="標楷體" w:eastAsia="標楷體" w:hAnsi="標楷體"/>
                </w:rPr>
                <w:t>V(5)</w:t>
              </w:r>
            </w:ins>
            <w:ins w:id="3668" w:author="智誠 楊" w:date="2021-05-08T18:58:00Z">
              <w:del w:id="3669" w:author="阿毛" w:date="2021-06-08T10:41:00Z">
                <w:r w:rsidDel="005654EF">
                  <w:rPr>
                    <w:rFonts w:ascii="標楷體" w:eastAsia="標楷體" w:hAnsi="標楷體" w:hint="eastAsia"/>
                  </w:rPr>
                  <w:delText>1.</w:delText>
                </w:r>
              </w:del>
            </w:ins>
            <w:ins w:id="3670" w:author="智誠 楊" w:date="2021-05-08T19:39:00Z">
              <w:del w:id="3671" w:author="阿毛" w:date="2021-06-08T10:41:00Z">
                <w:r w:rsidDel="005654EF">
                  <w:rPr>
                    <w:rFonts w:ascii="標楷體" w:eastAsia="標楷體" w:hAnsi="標楷體" w:hint="eastAsia"/>
                    <w:lang w:eastAsia="zh-HK"/>
                  </w:rPr>
                  <w:delText>必須輸入</w:delText>
                </w:r>
              </w:del>
            </w:ins>
          </w:p>
          <w:p w14:paraId="7EA4C9D7" w14:textId="77777777" w:rsidR="004C05AA" w:rsidDel="005654EF" w:rsidRDefault="004C05AA" w:rsidP="0094025F">
            <w:pPr>
              <w:ind w:left="720" w:hangingChars="300" w:hanging="720"/>
              <w:rPr>
                <w:ins w:id="3672" w:author="智誠 楊" w:date="2021-05-08T19:40:00Z"/>
                <w:del w:id="3673" w:author="阿毛" w:date="2021-06-08T10:41:00Z"/>
                <w:rFonts w:ascii="標楷體" w:eastAsia="標楷體" w:hAnsi="標楷體"/>
              </w:rPr>
              <w:pPrChange w:id="3674" w:author="阿毛" w:date="2021-06-08T10:41:00Z">
                <w:pPr/>
              </w:pPrChange>
            </w:pPr>
            <w:ins w:id="3675" w:author="智誠 楊" w:date="2021-05-08T18:58:00Z">
              <w:del w:id="3676" w:author="阿毛" w:date="2021-06-08T10:41:00Z">
                <w:r w:rsidDel="005654EF">
                  <w:rPr>
                    <w:rFonts w:ascii="標楷體" w:eastAsia="標楷體" w:hAnsi="標楷體" w:hint="eastAsia"/>
                  </w:rPr>
                  <w:delText>2.</w:delText>
                </w:r>
              </w:del>
            </w:ins>
            <w:ins w:id="3677" w:author="智誠 楊" w:date="2021-05-08T19:40:00Z">
              <w:del w:id="3678" w:author="阿毛" w:date="2021-06-08T10:41:00Z">
                <w:r w:rsidDel="005654EF">
                  <w:rPr>
                    <w:rFonts w:ascii="標楷體" w:eastAsia="標楷體" w:hAnsi="標楷體" w:hint="eastAsia"/>
                  </w:rPr>
                  <w:delText>不可大於會計日</w:delText>
                </w:r>
              </w:del>
            </w:ins>
          </w:p>
          <w:p w14:paraId="12E04494" w14:textId="77777777" w:rsidR="004C05AA" w:rsidDel="005654EF" w:rsidRDefault="004C05AA" w:rsidP="0094025F">
            <w:pPr>
              <w:ind w:left="720" w:hangingChars="300" w:hanging="720"/>
              <w:rPr>
                <w:ins w:id="3679" w:author="智誠 楊" w:date="2021-05-12T14:24:00Z"/>
                <w:del w:id="3680" w:author="阿毛" w:date="2021-06-08T10:41:00Z"/>
                <w:rFonts w:ascii="標楷體" w:eastAsia="標楷體" w:hAnsi="標楷體"/>
              </w:rPr>
              <w:pPrChange w:id="3681" w:author="阿毛" w:date="2021-06-08T10:41:00Z">
                <w:pPr/>
              </w:pPrChange>
            </w:pPr>
            <w:ins w:id="3682" w:author="智誠 楊" w:date="2021-05-08T19:40:00Z">
              <w:del w:id="3683" w:author="阿毛" w:date="2021-06-08T10:41:00Z">
                <w:r w:rsidDel="005654EF">
                  <w:rPr>
                    <w:rFonts w:ascii="標楷體" w:eastAsia="標楷體" w:hAnsi="標楷體" w:hint="eastAsia"/>
                  </w:rPr>
                  <w:delText>3.入賬日期迄日不可小於起日</w:delText>
                </w:r>
              </w:del>
            </w:ins>
          </w:p>
          <w:p w14:paraId="40B3A4D4" w14:textId="77777777" w:rsidR="004C05AA" w:rsidRPr="00834496" w:rsidDel="005654EF" w:rsidRDefault="004C05AA" w:rsidP="0094025F">
            <w:pPr>
              <w:ind w:left="720" w:hangingChars="300" w:hanging="720"/>
              <w:rPr>
                <w:ins w:id="3684" w:author="智誠 楊" w:date="2021-05-12T14:24:00Z"/>
                <w:del w:id="3685" w:author="阿毛" w:date="2021-06-08T10:41:00Z"/>
                <w:rFonts w:ascii="標楷體" w:eastAsia="標楷體" w:hAnsi="標楷體"/>
              </w:rPr>
              <w:pPrChange w:id="3686" w:author="阿毛" w:date="2021-06-08T10:41:00Z">
                <w:pPr/>
              </w:pPrChange>
            </w:pPr>
            <w:ins w:id="3687" w:author="智誠 楊" w:date="2021-05-12T14:24:00Z">
              <w:del w:id="3688" w:author="阿毛" w:date="2021-06-08T10:41:00Z">
                <w:r w:rsidDel="005654EF">
                  <w:rPr>
                    <w:rFonts w:ascii="標楷體" w:eastAsia="標楷體" w:hAnsi="標楷體" w:hint="eastAsia"/>
                  </w:rPr>
                  <w:delText>4.檢查:</w:delText>
                </w:r>
                <w:r w:rsidDel="005654EF">
                  <w:delText xml:space="preserve"> </w:delText>
                </w:r>
                <w:r w:rsidRPr="00834496" w:rsidDel="005654EF">
                  <w:rPr>
                    <w:rFonts w:ascii="標楷體" w:eastAsia="標楷體" w:hAnsi="標楷體"/>
                  </w:rPr>
                  <w:delText>V(7)A(DATE,0,#AcDateEnd)</w:delText>
                </w:r>
              </w:del>
            </w:ins>
          </w:p>
          <w:p w14:paraId="46C7224C" w14:textId="77777777" w:rsidR="004C05AA" w:rsidRPr="00987BDD" w:rsidRDefault="004C05AA" w:rsidP="0094025F">
            <w:pPr>
              <w:ind w:left="720" w:hangingChars="300" w:hanging="720"/>
              <w:rPr>
                <w:ins w:id="3689" w:author="智誠 楊" w:date="2021-05-08T18:58:00Z"/>
                <w:rFonts w:ascii="標楷體" w:eastAsia="標楷體" w:hAnsi="標楷體"/>
              </w:rPr>
              <w:pPrChange w:id="3690" w:author="阿毛" w:date="2021-06-08T10:41:00Z">
                <w:pPr/>
              </w:pPrChange>
            </w:pPr>
            <w:ins w:id="3691" w:author="智誠 楊" w:date="2021-05-12T14:24:00Z">
              <w:del w:id="3692" w:author="阿毛" w:date="2021-06-08T10:41:00Z">
                <w:r w:rsidRPr="00834496" w:rsidDel="005654EF">
                  <w:rPr>
                    <w:rFonts w:ascii="標楷體" w:eastAsia="標楷體" w:hAnsi="標楷體"/>
                  </w:rPr>
                  <w:delText>V(5,#AcDateStart,#DATE)</w:delText>
                </w:r>
              </w:del>
            </w:ins>
          </w:p>
        </w:tc>
      </w:tr>
      <w:tr w:rsidR="004C05AA" w:rsidRPr="00362205" w14:paraId="0D36F8DD" w14:textId="77777777" w:rsidTr="0094025F">
        <w:trPr>
          <w:trHeight w:val="244"/>
          <w:jc w:val="center"/>
          <w:ins w:id="3693" w:author="智誠 楊" w:date="2021-05-08T19:41:00Z"/>
        </w:trPr>
        <w:tc>
          <w:tcPr>
            <w:tcW w:w="560" w:type="dxa"/>
          </w:tcPr>
          <w:p w14:paraId="7E62BFFC" w14:textId="77777777" w:rsidR="004C05AA" w:rsidRDefault="004C05AA" w:rsidP="0094025F">
            <w:pPr>
              <w:rPr>
                <w:ins w:id="3694" w:author="智誠 楊" w:date="2021-05-08T19:41:00Z"/>
                <w:rFonts w:ascii="標楷體" w:eastAsia="標楷體" w:hAnsi="標楷體"/>
              </w:rPr>
            </w:pPr>
            <w:ins w:id="3695" w:author="智誠 楊" w:date="2021-05-08T19:41:00Z">
              <w:r>
                <w:rPr>
                  <w:rFonts w:ascii="標楷體" w:eastAsia="標楷體" w:hAnsi="標楷體" w:hint="eastAsia"/>
                </w:rPr>
                <w:lastRenderedPageBreak/>
                <w:t>3</w:t>
              </w:r>
            </w:ins>
          </w:p>
        </w:tc>
        <w:tc>
          <w:tcPr>
            <w:tcW w:w="1490" w:type="dxa"/>
          </w:tcPr>
          <w:p w14:paraId="2D6C1511" w14:textId="77777777" w:rsidR="004C05AA" w:rsidRDefault="004C05AA" w:rsidP="0094025F">
            <w:pPr>
              <w:rPr>
                <w:ins w:id="3696" w:author="智誠 楊" w:date="2021-05-08T19:41:00Z"/>
                <w:rFonts w:ascii="標楷體" w:eastAsia="標楷體" w:hAnsi="標楷體"/>
              </w:rPr>
            </w:pPr>
            <w:ins w:id="3697" w:author="智誠 楊" w:date="2021-05-08T19:41:00Z">
              <w:r>
                <w:rPr>
                  <w:rFonts w:ascii="標楷體" w:eastAsia="標楷體" w:hAnsi="標楷體" w:hint="eastAsia"/>
                </w:rPr>
                <w:t>交易樣態</w:t>
              </w:r>
            </w:ins>
          </w:p>
        </w:tc>
        <w:tc>
          <w:tcPr>
            <w:tcW w:w="683" w:type="dxa"/>
          </w:tcPr>
          <w:p w14:paraId="26710405" w14:textId="77777777" w:rsidR="004C05AA" w:rsidRDefault="004C05AA" w:rsidP="0094025F">
            <w:pPr>
              <w:rPr>
                <w:ins w:id="3698" w:author="智誠 楊" w:date="2021-05-08T19:41:00Z"/>
                <w:rFonts w:ascii="標楷體" w:eastAsia="標楷體" w:hAnsi="標楷體"/>
              </w:rPr>
            </w:pPr>
            <w:ins w:id="3699" w:author="智誠 楊" w:date="2021-05-08T19:41:00Z">
              <w:r>
                <w:rPr>
                  <w:rFonts w:ascii="標楷體" w:eastAsia="標楷體" w:hAnsi="標楷體" w:hint="eastAsia"/>
                </w:rPr>
                <w:t>1</w:t>
              </w:r>
            </w:ins>
          </w:p>
        </w:tc>
        <w:tc>
          <w:tcPr>
            <w:tcW w:w="1147" w:type="dxa"/>
          </w:tcPr>
          <w:p w14:paraId="58B3FB4C" w14:textId="77777777" w:rsidR="004C05AA" w:rsidRDefault="004C05AA" w:rsidP="0094025F">
            <w:pPr>
              <w:rPr>
                <w:ins w:id="3700" w:author="智誠 楊" w:date="2021-05-08T19:41:00Z"/>
                <w:rFonts w:ascii="標楷體" w:eastAsia="標楷體" w:hAnsi="標楷體"/>
              </w:rPr>
            </w:pPr>
          </w:p>
        </w:tc>
        <w:tc>
          <w:tcPr>
            <w:tcW w:w="2136" w:type="dxa"/>
          </w:tcPr>
          <w:p w14:paraId="0BBC7764" w14:textId="77777777" w:rsidR="004C05AA" w:rsidRDefault="004C05AA" w:rsidP="0094025F">
            <w:pPr>
              <w:rPr>
                <w:ins w:id="3701" w:author="阿毛" w:date="2021-06-08T10:44:00Z"/>
                <w:rFonts w:ascii="標楷體" w:eastAsia="標楷體" w:hAnsi="標楷體"/>
              </w:rPr>
            </w:pPr>
            <w:ins w:id="3702" w:author="阿毛" w:date="2021-06-08T10:43:00Z">
              <w:r w:rsidRPr="005654EF">
                <w:rPr>
                  <w:rFonts w:ascii="標楷體" w:eastAsia="標楷體" w:hAnsi="標楷體" w:hint="eastAsia"/>
                </w:rPr>
                <w:t>依據</w:t>
              </w:r>
              <w:proofErr w:type="spellStart"/>
              <w:r w:rsidRPr="005654EF">
                <w:rPr>
                  <w:rFonts w:ascii="標楷體" w:eastAsia="標楷體" w:hAnsi="標楷體" w:hint="eastAsia"/>
                </w:rPr>
                <w:t>CdCode</w:t>
              </w:r>
              <w:proofErr w:type="spellEnd"/>
              <w:r w:rsidRPr="005654EF">
                <w:rPr>
                  <w:rFonts w:ascii="標楷體" w:eastAsia="標楷體" w:hAnsi="標楷體" w:hint="eastAsia"/>
                </w:rPr>
                <w:t>的</w:t>
              </w:r>
              <w:proofErr w:type="spellStart"/>
              <w:r w:rsidRPr="005654EF">
                <w:rPr>
                  <w:rFonts w:ascii="標楷體" w:eastAsia="標楷體" w:hAnsi="標楷體" w:hint="eastAsia"/>
                </w:rPr>
                <w:t>DefCode</w:t>
              </w:r>
              <w:proofErr w:type="spellEnd"/>
              <w:r w:rsidRPr="005654EF">
                <w:rPr>
                  <w:rFonts w:ascii="標楷體" w:eastAsia="標楷體" w:hAnsi="標楷體" w:hint="eastAsia"/>
                </w:rPr>
                <w:t>=</w:t>
              </w:r>
              <w:proofErr w:type="spellStart"/>
              <w:r w:rsidRPr="005654EF">
                <w:rPr>
                  <w:rFonts w:ascii="標楷體" w:eastAsia="標楷體" w:hAnsi="標楷體" w:hint="eastAsia"/>
                </w:rPr>
                <w:t>CdCode</w:t>
              </w:r>
              <w:proofErr w:type="spellEnd"/>
              <w:r w:rsidRPr="005654EF">
                <w:rPr>
                  <w:rFonts w:ascii="標楷體" w:eastAsia="標楷體" w:hAnsi="標楷體" w:hint="eastAsia"/>
                </w:rPr>
                <w:t xml:space="preserve">. </w:t>
              </w:r>
            </w:ins>
            <w:ins w:id="3703" w:author="阿毛" w:date="2021-06-08T10:44:00Z">
              <w:r w:rsidRPr="00987BDD">
                <w:rPr>
                  <w:rFonts w:ascii="標楷體" w:eastAsia="標楷體" w:hAnsi="標楷體"/>
                </w:rPr>
                <w:t>Factor</w:t>
              </w:r>
              <w:r>
                <w:rPr>
                  <w:rFonts w:ascii="標楷體" w:eastAsia="標楷體" w:hAnsi="標楷體"/>
                </w:rPr>
                <w:t>+[0:</w:t>
              </w:r>
              <w:r>
                <w:rPr>
                  <w:rFonts w:ascii="標楷體" w:eastAsia="標楷體" w:hAnsi="標楷體" w:hint="eastAsia"/>
                </w:rPr>
                <w:t>全部</w:t>
              </w:r>
              <w:r>
                <w:rPr>
                  <w:rFonts w:ascii="標楷體" w:eastAsia="標楷體" w:hAnsi="標楷體"/>
                </w:rPr>
                <w:t>]</w:t>
              </w:r>
            </w:ins>
            <w:ins w:id="3704" w:author="阿毛" w:date="2021-06-08T10:43:00Z">
              <w:r w:rsidRPr="005654EF">
                <w:rPr>
                  <w:rFonts w:ascii="標楷體" w:eastAsia="標楷體" w:hAnsi="標楷體" w:hint="eastAsia"/>
                </w:rPr>
                <w:t>,限[啟用記號(Ena</w:t>
              </w:r>
            </w:ins>
          </w:p>
          <w:p w14:paraId="583CF691" w14:textId="77777777" w:rsidR="004C05AA" w:rsidRDefault="004C05AA" w:rsidP="0094025F">
            <w:pPr>
              <w:rPr>
                <w:ins w:id="3705" w:author="阿毛" w:date="2021-06-08T10:44:00Z"/>
                <w:rFonts w:ascii="標楷體" w:eastAsia="標楷體" w:hAnsi="標楷體"/>
              </w:rPr>
            </w:pPr>
            <w:proofErr w:type="spellStart"/>
            <w:ins w:id="3706" w:author="阿毛" w:date="2021-06-08T10:43:00Z">
              <w:r w:rsidRPr="005654EF">
                <w:rPr>
                  <w:rFonts w:ascii="標楷體" w:eastAsia="標楷體" w:hAnsi="標楷體" w:hint="eastAsia"/>
                </w:rPr>
                <w:t>ble</w:t>
              </w:r>
              <w:proofErr w:type="spellEnd"/>
              <w:r w:rsidRPr="005654EF">
                <w:rPr>
                  <w:rFonts w:ascii="標楷體" w:eastAsia="標楷體" w:hAnsi="標楷體" w:hint="eastAsia"/>
                </w:rPr>
                <w:t>)]=[Y.啟用]</w:t>
              </w:r>
            </w:ins>
            <w:ins w:id="3707" w:author="智誠 楊" w:date="2021-05-08T19:42:00Z">
              <w:del w:id="3708" w:author="阿毛" w:date="2021-06-08T10:43:00Z">
                <w:r w:rsidDel="005654EF">
                  <w:rPr>
                    <w:rFonts w:ascii="標楷體" w:eastAsia="標楷體" w:hAnsi="標楷體" w:hint="eastAsia"/>
                  </w:rPr>
                  <w:delText>交易樣態代碼</w:delText>
                </w:r>
              </w:del>
              <w:del w:id="3709" w:author="阿毛" w:date="2021-06-08T10:44:00Z">
                <w:r w:rsidDel="005654EF">
                  <w:rPr>
                    <w:rFonts w:ascii="標楷體" w:eastAsia="標楷體" w:hAnsi="標楷體" w:hint="eastAsia"/>
                  </w:rPr>
                  <w:delText>C</w:delText>
                </w:r>
                <w:r w:rsidDel="005654EF">
                  <w:rPr>
                    <w:rFonts w:ascii="標楷體" w:eastAsia="標楷體" w:hAnsi="標楷體"/>
                  </w:rPr>
                  <w:delText>dCode.</w:delText>
                </w:r>
                <w:r w:rsidRPr="00987BDD" w:rsidDel="005654EF">
                  <w:rPr>
                    <w:rFonts w:ascii="標楷體" w:eastAsia="標楷體" w:hAnsi="標楷體"/>
                  </w:rPr>
                  <w:delText>Factor</w:delText>
                </w:r>
                <w:r w:rsidDel="00F25C4C">
                  <w:rPr>
                    <w:rFonts w:ascii="標楷體" w:eastAsia="標楷體" w:hAnsi="標楷體" w:hint="eastAsia"/>
                  </w:rPr>
                  <w:delText xml:space="preserve">[選單/1 </w:delText>
                </w:r>
                <w:r w:rsidDel="00F25C4C">
                  <w:rPr>
                    <w:rFonts w:ascii="標楷體" w:eastAsia="標楷體" w:hAnsi="標楷體"/>
                  </w:rPr>
                  <w:delText>L6064]</w:delText>
                </w:r>
              </w:del>
            </w:ins>
          </w:p>
          <w:p w14:paraId="35CBFE34" w14:textId="77777777" w:rsidR="004C05AA" w:rsidRDefault="004C05AA" w:rsidP="0094025F">
            <w:pPr>
              <w:rPr>
                <w:ins w:id="3710" w:author="阿毛" w:date="2021-06-08T10:45:00Z"/>
                <w:rFonts w:ascii="標楷體" w:eastAsia="標楷體" w:hAnsi="標楷體"/>
              </w:rPr>
            </w:pPr>
            <w:ins w:id="3711" w:author="阿毛" w:date="2021-06-08T10:44:00Z">
              <w:r>
                <w:rPr>
                  <w:rFonts w:ascii="標楷體" w:eastAsia="標楷體" w:hAnsi="標楷體" w:hint="eastAsia"/>
                </w:rPr>
                <w:t>0</w:t>
              </w:r>
            </w:ins>
            <w:ins w:id="3712" w:author="阿毛" w:date="2021-06-08T10:45:00Z">
              <w:r>
                <w:rPr>
                  <w:rFonts w:ascii="標楷體" w:eastAsia="標楷體" w:hAnsi="標楷體" w:hint="eastAsia"/>
                </w:rPr>
                <w:t>:全部</w:t>
              </w:r>
            </w:ins>
          </w:p>
          <w:p w14:paraId="6DE3EF73" w14:textId="77777777" w:rsidR="004C05AA" w:rsidRDefault="004C05AA" w:rsidP="0094025F">
            <w:pPr>
              <w:rPr>
                <w:ins w:id="3713" w:author="阿毛" w:date="2021-06-08T10:45:00Z"/>
                <w:rFonts w:ascii="標楷體" w:eastAsia="標楷體" w:hAnsi="標楷體"/>
              </w:rPr>
            </w:pPr>
            <w:ins w:id="3714" w:author="阿毛" w:date="2021-06-08T10:45:00Z">
              <w:r>
                <w:rPr>
                  <w:rFonts w:ascii="標楷體" w:eastAsia="標楷體" w:hAnsi="標楷體" w:hint="eastAsia"/>
                </w:rPr>
                <w:t>1:樣態1</w:t>
              </w:r>
            </w:ins>
          </w:p>
          <w:p w14:paraId="5C65F175" w14:textId="77777777" w:rsidR="004C05AA" w:rsidRDefault="004C05AA" w:rsidP="0094025F">
            <w:pPr>
              <w:rPr>
                <w:ins w:id="3715" w:author="阿毛" w:date="2021-06-08T10:45:00Z"/>
                <w:rFonts w:ascii="標楷體" w:eastAsia="標楷體" w:hAnsi="標楷體"/>
              </w:rPr>
            </w:pPr>
            <w:ins w:id="3716" w:author="阿毛" w:date="2021-06-08T10:45:00Z">
              <w:r>
                <w:rPr>
                  <w:rFonts w:ascii="標楷體" w:eastAsia="標楷體" w:hAnsi="標楷體" w:hint="eastAsia"/>
                </w:rPr>
                <w:t>2:樣態2</w:t>
              </w:r>
            </w:ins>
          </w:p>
          <w:p w14:paraId="4DECF7E2" w14:textId="77777777" w:rsidR="004C05AA" w:rsidRPr="00362205" w:rsidRDefault="004C05AA" w:rsidP="0094025F">
            <w:pPr>
              <w:rPr>
                <w:ins w:id="3717" w:author="智誠 楊" w:date="2021-05-08T19:41:00Z"/>
                <w:rFonts w:ascii="標楷體" w:eastAsia="標楷體" w:hAnsi="標楷體"/>
              </w:rPr>
            </w:pPr>
            <w:ins w:id="3718" w:author="阿毛" w:date="2021-06-08T10:45:00Z">
              <w:r>
                <w:rPr>
                  <w:rFonts w:ascii="標楷體" w:eastAsia="標楷體" w:hAnsi="標楷體" w:hint="eastAsia"/>
                </w:rPr>
                <w:t>3:樣態3</w:t>
              </w:r>
            </w:ins>
          </w:p>
        </w:tc>
        <w:tc>
          <w:tcPr>
            <w:tcW w:w="456" w:type="dxa"/>
          </w:tcPr>
          <w:p w14:paraId="16EE85E6" w14:textId="77777777" w:rsidR="004C05AA" w:rsidRDefault="004C05AA" w:rsidP="0094025F">
            <w:pPr>
              <w:rPr>
                <w:ins w:id="3719" w:author="智誠 楊" w:date="2021-05-08T19:41:00Z"/>
                <w:rFonts w:ascii="標楷體" w:eastAsia="標楷體" w:hAnsi="標楷體"/>
              </w:rPr>
            </w:pPr>
            <w:ins w:id="3720" w:author="智誠 楊" w:date="2021-05-08T19:43:00Z">
              <w:r>
                <w:rPr>
                  <w:rFonts w:ascii="標楷體" w:eastAsia="標楷體" w:hAnsi="標楷體" w:hint="eastAsia"/>
                </w:rPr>
                <w:t>V</w:t>
              </w:r>
            </w:ins>
          </w:p>
        </w:tc>
        <w:tc>
          <w:tcPr>
            <w:tcW w:w="576" w:type="dxa"/>
          </w:tcPr>
          <w:p w14:paraId="57939881" w14:textId="77777777" w:rsidR="004C05AA" w:rsidRDefault="004C05AA" w:rsidP="0094025F">
            <w:pPr>
              <w:jc w:val="center"/>
              <w:rPr>
                <w:ins w:id="3721" w:author="智誠 楊" w:date="2021-05-08T19:41:00Z"/>
                <w:rFonts w:ascii="標楷體" w:eastAsia="標楷體" w:hAnsi="標楷體"/>
              </w:rPr>
            </w:pPr>
            <w:ins w:id="3722" w:author="智誠 楊" w:date="2021-05-08T19:43:00Z">
              <w:r>
                <w:rPr>
                  <w:rFonts w:ascii="標楷體" w:eastAsia="標楷體" w:hAnsi="標楷體" w:hint="eastAsia"/>
                </w:rPr>
                <w:t>W</w:t>
              </w:r>
            </w:ins>
          </w:p>
        </w:tc>
        <w:tc>
          <w:tcPr>
            <w:tcW w:w="3372" w:type="dxa"/>
          </w:tcPr>
          <w:p w14:paraId="544E5F6F" w14:textId="77777777" w:rsidR="004C05AA" w:rsidRDefault="004C05AA" w:rsidP="0094025F">
            <w:pPr>
              <w:rPr>
                <w:ins w:id="3723" w:author="阿毛" w:date="2021-06-08T10:45:00Z"/>
                <w:rFonts w:ascii="標楷體" w:eastAsia="標楷體" w:hAnsi="標楷體"/>
              </w:rPr>
            </w:pPr>
            <w:ins w:id="3724" w:author="智誠 楊" w:date="2021-05-08T19:43:00Z">
              <w:r>
                <w:rPr>
                  <w:rFonts w:ascii="標楷體" w:eastAsia="標楷體" w:hAnsi="標楷體" w:hint="eastAsia"/>
                </w:rPr>
                <w:t>1.必須輸入</w:t>
              </w:r>
            </w:ins>
            <w:ins w:id="3725" w:author="阿毛" w:date="2021-06-08T10:45:00Z">
              <w:r>
                <w:rPr>
                  <w:rFonts w:ascii="標楷體" w:eastAsia="標楷體" w:hAnsi="標楷體" w:hint="eastAsia"/>
                </w:rPr>
                <w:t xml:space="preserve">代碼,條件檢核:依  </w:t>
              </w:r>
            </w:ins>
          </w:p>
          <w:p w14:paraId="5DB0059B" w14:textId="77777777" w:rsidR="004C05AA" w:rsidRDefault="004C05AA" w:rsidP="0094025F">
            <w:pPr>
              <w:rPr>
                <w:ins w:id="3726" w:author="智誠 楊" w:date="2021-05-08T19:45:00Z"/>
                <w:rFonts w:ascii="標楷體" w:eastAsia="標楷體" w:hAnsi="標楷體"/>
              </w:rPr>
            </w:pPr>
            <w:ins w:id="3727" w:author="阿毛" w:date="2021-06-08T10:45:00Z">
              <w:r>
                <w:rPr>
                  <w:rFonts w:ascii="標楷體" w:eastAsia="標楷體" w:hAnsi="標楷體" w:hint="eastAsia"/>
                </w:rPr>
                <w:t xml:space="preserve">  選單/V(H)</w:t>
              </w:r>
            </w:ins>
          </w:p>
          <w:p w14:paraId="44D3F4CF" w14:textId="77777777" w:rsidR="004C05AA" w:rsidDel="00F25C4C" w:rsidRDefault="004C05AA" w:rsidP="0094025F">
            <w:pPr>
              <w:rPr>
                <w:ins w:id="3728" w:author="智誠 楊" w:date="2021-05-12T14:25:00Z"/>
                <w:del w:id="3729" w:author="阿毛" w:date="2021-06-08T10:45:00Z"/>
                <w:rFonts w:ascii="標楷體" w:eastAsia="標楷體" w:hAnsi="標楷體"/>
              </w:rPr>
            </w:pPr>
            <w:ins w:id="3730" w:author="智誠 楊" w:date="2021-05-08T19:45:00Z">
              <w:del w:id="3731" w:author="阿毛" w:date="2021-06-08T10:45:00Z">
                <w:r w:rsidDel="00F25C4C">
                  <w:rPr>
                    <w:rFonts w:ascii="標楷體" w:eastAsia="標楷體" w:hAnsi="標楷體" w:hint="eastAsia"/>
                  </w:rPr>
                  <w:delText>2</w:delText>
                </w:r>
              </w:del>
            </w:ins>
            <w:ins w:id="3732" w:author="智誠 楊" w:date="2021-05-12T14:25:00Z">
              <w:del w:id="3733" w:author="阿毛" w:date="2021-06-08T10:45:00Z">
                <w:r w:rsidDel="00F25C4C">
                  <w:rPr>
                    <w:rFonts w:ascii="標楷體" w:eastAsia="標楷體" w:hAnsi="標楷體" w:hint="eastAsia"/>
                  </w:rPr>
                  <w:delText>.</w:delText>
                </w:r>
              </w:del>
            </w:ins>
            <w:ins w:id="3734" w:author="智誠 楊" w:date="2021-05-08T19:45:00Z">
              <w:del w:id="3735" w:author="阿毛" w:date="2021-06-08T10:45:00Z">
                <w:r w:rsidDel="00F25C4C">
                  <w:rPr>
                    <w:rFonts w:ascii="標楷體" w:eastAsia="標楷體" w:hAnsi="標楷體" w:hint="eastAsia"/>
                  </w:rPr>
                  <w:delText>輸入0表查詢全部樣態資料</w:delText>
                </w:r>
              </w:del>
            </w:ins>
          </w:p>
          <w:p w14:paraId="12637973" w14:textId="77777777" w:rsidR="004C05AA" w:rsidRDefault="004C05AA" w:rsidP="0094025F">
            <w:pPr>
              <w:rPr>
                <w:ins w:id="3736" w:author="智誠 楊" w:date="2021-05-08T19:41:00Z"/>
                <w:rFonts w:ascii="標楷體" w:eastAsia="標楷體" w:hAnsi="標楷體"/>
              </w:rPr>
            </w:pPr>
            <w:ins w:id="3737" w:author="智誠 楊" w:date="2021-05-12T14:25:00Z">
              <w:del w:id="3738" w:author="阿毛" w:date="2021-06-08T10:45:00Z">
                <w:r w:rsidDel="00F25C4C">
                  <w:rPr>
                    <w:rFonts w:ascii="標楷體" w:eastAsia="標楷體" w:hAnsi="標楷體" w:hint="eastAsia"/>
                  </w:rPr>
                  <w:delText>3.檢查:</w:delText>
                </w:r>
                <w:r w:rsidDel="00F25C4C">
                  <w:delText xml:space="preserve"> </w:delText>
                </w:r>
                <w:r w:rsidRPr="00834496" w:rsidDel="00F25C4C">
                  <w:rPr>
                    <w:rFonts w:ascii="標楷體" w:eastAsia="標楷體" w:hAnsi="標楷體"/>
                  </w:rPr>
                  <w:delText>V(H,#FactorHelp)</w:delText>
                </w:r>
              </w:del>
            </w:ins>
          </w:p>
        </w:tc>
      </w:tr>
      <w:tr w:rsidR="004C05AA" w:rsidRPr="00362205" w14:paraId="62A53EE9" w14:textId="77777777" w:rsidTr="0094025F">
        <w:trPr>
          <w:trHeight w:val="244"/>
          <w:jc w:val="center"/>
          <w:ins w:id="3739" w:author="智誠 楊" w:date="2021-05-08T18:58:00Z"/>
        </w:trPr>
        <w:tc>
          <w:tcPr>
            <w:tcW w:w="560" w:type="dxa"/>
          </w:tcPr>
          <w:p w14:paraId="10F5DFB9" w14:textId="77777777" w:rsidR="004C05AA" w:rsidRDefault="004C05AA" w:rsidP="0094025F">
            <w:pPr>
              <w:rPr>
                <w:ins w:id="3740" w:author="智誠 楊" w:date="2021-05-08T18:58:00Z"/>
                <w:rFonts w:ascii="標楷體" w:eastAsia="標楷體" w:hAnsi="標楷體"/>
              </w:rPr>
            </w:pPr>
            <w:ins w:id="3741" w:author="智誠 楊" w:date="2021-05-08T18:58:00Z">
              <w:r>
                <w:rPr>
                  <w:rFonts w:ascii="標楷體" w:eastAsia="標楷體" w:hAnsi="標楷體" w:hint="eastAsia"/>
                </w:rPr>
                <w:t>3.</w:t>
              </w:r>
            </w:ins>
          </w:p>
        </w:tc>
        <w:tc>
          <w:tcPr>
            <w:tcW w:w="1490" w:type="dxa"/>
          </w:tcPr>
          <w:p w14:paraId="439480D7" w14:textId="77777777" w:rsidR="004C05AA" w:rsidRDefault="004C05AA" w:rsidP="0094025F">
            <w:pPr>
              <w:rPr>
                <w:ins w:id="3742" w:author="智誠 楊" w:date="2021-05-08T18:58:00Z"/>
                <w:rFonts w:ascii="標楷體" w:eastAsia="標楷體" w:hAnsi="標楷體"/>
              </w:rPr>
            </w:pPr>
            <w:ins w:id="3743" w:author="智誠 楊" w:date="2021-05-08T19:40:00Z">
              <w:r>
                <w:rPr>
                  <w:rFonts w:ascii="標楷體" w:eastAsia="標楷體" w:hAnsi="標楷體" w:hint="eastAsia"/>
                </w:rPr>
                <w:t>查詢種類</w:t>
              </w:r>
            </w:ins>
          </w:p>
        </w:tc>
        <w:tc>
          <w:tcPr>
            <w:tcW w:w="683" w:type="dxa"/>
          </w:tcPr>
          <w:p w14:paraId="331FA0A2" w14:textId="77777777" w:rsidR="004C05AA" w:rsidRDefault="004C05AA" w:rsidP="0094025F">
            <w:pPr>
              <w:rPr>
                <w:ins w:id="3744" w:author="智誠 楊" w:date="2021-05-08T18:58:00Z"/>
                <w:rFonts w:ascii="標楷體" w:eastAsia="標楷體" w:hAnsi="標楷體"/>
              </w:rPr>
            </w:pPr>
            <w:ins w:id="3745" w:author="智誠 楊" w:date="2021-05-08T19:40:00Z">
              <w:r>
                <w:rPr>
                  <w:rFonts w:ascii="標楷體" w:eastAsia="標楷體" w:hAnsi="標楷體" w:hint="eastAsia"/>
                </w:rPr>
                <w:t>1</w:t>
              </w:r>
            </w:ins>
          </w:p>
        </w:tc>
        <w:tc>
          <w:tcPr>
            <w:tcW w:w="1147" w:type="dxa"/>
          </w:tcPr>
          <w:p w14:paraId="5F62293D" w14:textId="77777777" w:rsidR="004C05AA" w:rsidRPr="00362205" w:rsidRDefault="004C05AA" w:rsidP="0094025F">
            <w:pPr>
              <w:rPr>
                <w:ins w:id="3746" w:author="智誠 楊" w:date="2021-05-08T18:58:00Z"/>
                <w:rFonts w:ascii="標楷體" w:eastAsia="標楷體" w:hAnsi="標楷體"/>
              </w:rPr>
            </w:pPr>
          </w:p>
        </w:tc>
        <w:tc>
          <w:tcPr>
            <w:tcW w:w="2136" w:type="dxa"/>
          </w:tcPr>
          <w:p w14:paraId="53D4E073" w14:textId="77777777" w:rsidR="004C05AA" w:rsidRDefault="004C05AA" w:rsidP="0094025F">
            <w:pPr>
              <w:rPr>
                <w:ins w:id="3747" w:author="智誠 楊" w:date="2021-05-08T19:41:00Z"/>
                <w:rFonts w:ascii="標楷體" w:eastAsia="標楷體" w:hAnsi="標楷體"/>
              </w:rPr>
            </w:pPr>
            <w:ins w:id="3748" w:author="智誠 楊" w:date="2021-05-08T19:41:00Z">
              <w:r>
                <w:rPr>
                  <w:rFonts w:ascii="標楷體" w:eastAsia="標楷體" w:hAnsi="標楷體" w:hint="eastAsia"/>
                </w:rPr>
                <w:t>1</w:t>
              </w:r>
              <w:r>
                <w:rPr>
                  <w:rFonts w:ascii="標楷體" w:eastAsia="標楷體" w:hAnsi="標楷體"/>
                </w:rPr>
                <w:t>:</w:t>
              </w:r>
              <w:r>
                <w:rPr>
                  <w:rFonts w:ascii="標楷體" w:eastAsia="標楷體" w:hAnsi="標楷體" w:hint="eastAsia"/>
                </w:rPr>
                <w:t>合理性</w:t>
              </w:r>
            </w:ins>
          </w:p>
          <w:p w14:paraId="28B38D12" w14:textId="77777777" w:rsidR="004C05AA" w:rsidRDefault="004C05AA" w:rsidP="0094025F">
            <w:pPr>
              <w:rPr>
                <w:ins w:id="3749" w:author="智誠 楊" w:date="2021-05-08T18:58:00Z"/>
                <w:rFonts w:ascii="標楷體" w:eastAsia="標楷體" w:hAnsi="標楷體"/>
              </w:rPr>
            </w:pPr>
            <w:ins w:id="3750" w:author="智誠 楊" w:date="2021-05-08T19:41:00Z">
              <w:r>
                <w:rPr>
                  <w:rFonts w:ascii="標楷體" w:eastAsia="標楷體" w:hAnsi="標楷體" w:hint="eastAsia"/>
                </w:rPr>
                <w:t>2:延遲交易確認</w:t>
              </w:r>
            </w:ins>
          </w:p>
        </w:tc>
        <w:tc>
          <w:tcPr>
            <w:tcW w:w="456" w:type="dxa"/>
          </w:tcPr>
          <w:p w14:paraId="0B37B798" w14:textId="77777777" w:rsidR="004C05AA" w:rsidRDefault="004C05AA" w:rsidP="0094025F">
            <w:pPr>
              <w:rPr>
                <w:ins w:id="3751" w:author="智誠 楊" w:date="2021-05-08T18:58:00Z"/>
                <w:rFonts w:ascii="標楷體" w:eastAsia="標楷體" w:hAnsi="標楷體"/>
              </w:rPr>
            </w:pPr>
            <w:ins w:id="3752" w:author="智誠 楊" w:date="2021-05-08T19:43:00Z">
              <w:r>
                <w:rPr>
                  <w:rFonts w:ascii="標楷體" w:eastAsia="標楷體" w:hAnsi="標楷體" w:hint="eastAsia"/>
                </w:rPr>
                <w:t>V</w:t>
              </w:r>
            </w:ins>
          </w:p>
        </w:tc>
        <w:tc>
          <w:tcPr>
            <w:tcW w:w="576" w:type="dxa"/>
          </w:tcPr>
          <w:p w14:paraId="738B03B4" w14:textId="77777777" w:rsidR="004C05AA" w:rsidRDefault="004C05AA" w:rsidP="0094025F">
            <w:pPr>
              <w:jc w:val="center"/>
              <w:rPr>
                <w:ins w:id="3753" w:author="智誠 楊" w:date="2021-05-08T18:58:00Z"/>
                <w:rFonts w:ascii="標楷體" w:eastAsia="標楷體" w:hAnsi="標楷體"/>
              </w:rPr>
            </w:pPr>
            <w:ins w:id="3754" w:author="智誠 楊" w:date="2021-05-08T19:43:00Z">
              <w:r>
                <w:rPr>
                  <w:rFonts w:ascii="標楷體" w:eastAsia="標楷體" w:hAnsi="標楷體" w:hint="eastAsia"/>
                </w:rPr>
                <w:t>W</w:t>
              </w:r>
            </w:ins>
          </w:p>
        </w:tc>
        <w:tc>
          <w:tcPr>
            <w:tcW w:w="3372" w:type="dxa"/>
          </w:tcPr>
          <w:p w14:paraId="371A0727" w14:textId="77777777" w:rsidR="004C05AA" w:rsidRDefault="004C05AA" w:rsidP="0094025F">
            <w:pPr>
              <w:rPr>
                <w:ins w:id="3755" w:author="阿毛" w:date="2021-06-08T10:48:00Z"/>
                <w:rFonts w:ascii="標楷體" w:eastAsia="標楷體" w:hAnsi="標楷體"/>
              </w:rPr>
            </w:pPr>
            <w:ins w:id="3756" w:author="智誠 楊" w:date="2021-05-08T18:58:00Z">
              <w:r>
                <w:rPr>
                  <w:rFonts w:ascii="標楷體" w:eastAsia="標楷體" w:hAnsi="標楷體" w:hint="eastAsia"/>
                </w:rPr>
                <w:t>1.</w:t>
              </w:r>
            </w:ins>
            <w:ins w:id="3757" w:author="智誠 楊" w:date="2021-05-08T19:41:00Z">
              <w:r>
                <w:rPr>
                  <w:rFonts w:ascii="標楷體" w:eastAsia="標楷體" w:hAnsi="標楷體" w:hint="eastAsia"/>
                  <w:lang w:eastAsia="zh-HK"/>
                </w:rPr>
                <w:t>必須輸入</w:t>
              </w:r>
            </w:ins>
            <w:ins w:id="3758" w:author="阿毛" w:date="2021-06-08T10:48:00Z">
              <w:r>
                <w:rPr>
                  <w:rFonts w:ascii="標楷體" w:eastAsia="標楷體" w:hAnsi="標楷體" w:hint="eastAsia"/>
                  <w:lang w:eastAsia="zh-HK"/>
                </w:rPr>
                <w:t>代碼,檢核條件</w:t>
              </w:r>
              <w:r>
                <w:rPr>
                  <w:rFonts w:ascii="標楷體" w:eastAsia="標楷體" w:hAnsi="標楷體" w:hint="eastAsia"/>
                </w:rPr>
                <w:t xml:space="preserve">:依  </w:t>
              </w:r>
            </w:ins>
          </w:p>
          <w:p w14:paraId="7C913942" w14:textId="77777777" w:rsidR="004C05AA" w:rsidDel="00F25C4C" w:rsidRDefault="004C05AA" w:rsidP="0094025F">
            <w:pPr>
              <w:rPr>
                <w:ins w:id="3759" w:author="智誠 楊" w:date="2021-05-12T14:25:00Z"/>
                <w:del w:id="3760" w:author="阿毛" w:date="2021-06-08T10:48:00Z"/>
                <w:rFonts w:ascii="標楷體" w:eastAsia="標楷體" w:hAnsi="標楷體"/>
                <w:lang w:eastAsia="zh-HK"/>
              </w:rPr>
            </w:pPr>
            <w:ins w:id="3761" w:author="阿毛" w:date="2021-06-08T10:48:00Z">
              <w:r>
                <w:rPr>
                  <w:rFonts w:ascii="標楷體" w:eastAsia="標楷體" w:hAnsi="標楷體" w:hint="eastAsia"/>
                </w:rPr>
                <w:t xml:space="preserve">  選單/V(H)</w:t>
              </w:r>
            </w:ins>
          </w:p>
          <w:p w14:paraId="6A4E8DDD" w14:textId="77777777" w:rsidR="004C05AA" w:rsidRPr="00C64E2C" w:rsidRDefault="004C05AA" w:rsidP="0094025F">
            <w:pPr>
              <w:rPr>
                <w:ins w:id="3762" w:author="智誠 楊" w:date="2021-05-08T18:58:00Z"/>
                <w:rFonts w:ascii="標楷體" w:eastAsia="標楷體" w:hAnsi="標楷體"/>
              </w:rPr>
            </w:pPr>
            <w:ins w:id="3763" w:author="智誠 楊" w:date="2021-05-12T14:25:00Z">
              <w:del w:id="3764" w:author="阿毛" w:date="2021-06-08T10:48:00Z">
                <w:r w:rsidDel="00F25C4C">
                  <w:rPr>
                    <w:rFonts w:ascii="標楷體" w:eastAsia="標楷體" w:hAnsi="標楷體" w:hint="eastAsia"/>
                  </w:rPr>
                  <w:delText>2.檢查:</w:delText>
                </w:r>
                <w:r w:rsidDel="00F25C4C">
                  <w:delText xml:space="preserve"> </w:delText>
                </w:r>
                <w:r w:rsidRPr="00834496" w:rsidDel="00F25C4C">
                  <w:rPr>
                    <w:rFonts w:ascii="標楷體" w:eastAsia="標楷體" w:hAnsi="標楷體"/>
                  </w:rPr>
                  <w:delText>V(H,#TypeHelp)</w:delText>
                </w:r>
              </w:del>
            </w:ins>
          </w:p>
        </w:tc>
      </w:tr>
      <w:tr w:rsidR="004C05AA" w:rsidRPr="00362205" w14:paraId="7E0D53E3" w14:textId="77777777" w:rsidTr="0094025F">
        <w:trPr>
          <w:trHeight w:val="244"/>
          <w:jc w:val="center"/>
          <w:ins w:id="3765" w:author="智誠 楊" w:date="2021-05-08T18:58:00Z"/>
        </w:trPr>
        <w:tc>
          <w:tcPr>
            <w:tcW w:w="560" w:type="dxa"/>
          </w:tcPr>
          <w:p w14:paraId="786B527F" w14:textId="77777777" w:rsidR="004C05AA" w:rsidRDefault="004C05AA" w:rsidP="0094025F">
            <w:pPr>
              <w:rPr>
                <w:ins w:id="3766" w:author="智誠 楊" w:date="2021-05-08T18:58:00Z"/>
                <w:rFonts w:ascii="標楷體" w:eastAsia="標楷體" w:hAnsi="標楷體"/>
              </w:rPr>
            </w:pPr>
            <w:ins w:id="3767" w:author="智誠 楊" w:date="2021-05-08T18:58:00Z">
              <w:r>
                <w:rPr>
                  <w:rFonts w:ascii="標楷體" w:eastAsia="標楷體" w:hAnsi="標楷體" w:hint="eastAsia"/>
                </w:rPr>
                <w:t>4.</w:t>
              </w:r>
            </w:ins>
          </w:p>
        </w:tc>
        <w:tc>
          <w:tcPr>
            <w:tcW w:w="1490" w:type="dxa"/>
          </w:tcPr>
          <w:p w14:paraId="4848DAE1" w14:textId="77777777" w:rsidR="004C05AA" w:rsidRDefault="004C05AA" w:rsidP="0094025F">
            <w:pPr>
              <w:rPr>
                <w:ins w:id="3768" w:author="智誠 楊" w:date="2021-05-08T18:58:00Z"/>
                <w:rFonts w:ascii="標楷體" w:eastAsia="標楷體" w:hAnsi="標楷體"/>
              </w:rPr>
            </w:pPr>
            <w:ins w:id="3769" w:author="智誠 楊" w:date="2021-05-08T19:44:00Z">
              <w:r>
                <w:rPr>
                  <w:rFonts w:ascii="標楷體" w:eastAsia="標楷體" w:hAnsi="標楷體" w:hint="eastAsia"/>
                </w:rPr>
                <w:t>顯示方式</w:t>
              </w:r>
            </w:ins>
          </w:p>
        </w:tc>
        <w:tc>
          <w:tcPr>
            <w:tcW w:w="683" w:type="dxa"/>
          </w:tcPr>
          <w:p w14:paraId="2E01D69C" w14:textId="77777777" w:rsidR="004C05AA" w:rsidRDefault="004C05AA" w:rsidP="0094025F">
            <w:pPr>
              <w:rPr>
                <w:ins w:id="3770" w:author="智誠 楊" w:date="2021-05-08T18:58:00Z"/>
                <w:rFonts w:ascii="標楷體" w:eastAsia="標楷體" w:hAnsi="標楷體"/>
              </w:rPr>
            </w:pPr>
            <w:ins w:id="3771" w:author="智誠 楊" w:date="2021-05-08T19:44:00Z">
              <w:r>
                <w:rPr>
                  <w:rFonts w:ascii="標楷體" w:eastAsia="標楷體" w:hAnsi="標楷體" w:hint="eastAsia"/>
                </w:rPr>
                <w:t>1</w:t>
              </w:r>
            </w:ins>
          </w:p>
        </w:tc>
        <w:tc>
          <w:tcPr>
            <w:tcW w:w="1147" w:type="dxa"/>
          </w:tcPr>
          <w:p w14:paraId="1792F597" w14:textId="77777777" w:rsidR="004C05AA" w:rsidRPr="00362205" w:rsidRDefault="004C05AA" w:rsidP="0094025F">
            <w:pPr>
              <w:rPr>
                <w:ins w:id="3772" w:author="智誠 楊" w:date="2021-05-08T18:58:00Z"/>
                <w:rFonts w:ascii="標楷體" w:eastAsia="標楷體" w:hAnsi="標楷體"/>
              </w:rPr>
            </w:pPr>
          </w:p>
        </w:tc>
        <w:tc>
          <w:tcPr>
            <w:tcW w:w="2136" w:type="dxa"/>
          </w:tcPr>
          <w:p w14:paraId="7BE4704D" w14:textId="77777777" w:rsidR="004C05AA" w:rsidRDefault="004C05AA" w:rsidP="0094025F">
            <w:pPr>
              <w:rPr>
                <w:ins w:id="3773" w:author="智誠 楊" w:date="2021-05-08T19:44:00Z"/>
                <w:rFonts w:ascii="標楷體" w:eastAsia="標楷體" w:hAnsi="標楷體"/>
              </w:rPr>
            </w:pPr>
            <w:ins w:id="3774" w:author="智誠 楊" w:date="2021-05-08T19:44:00Z">
              <w:r>
                <w:rPr>
                  <w:rFonts w:ascii="標楷體" w:eastAsia="標楷體" w:hAnsi="標楷體" w:hint="eastAsia"/>
                </w:rPr>
                <w:t>0:瀏覽</w:t>
              </w:r>
            </w:ins>
          </w:p>
          <w:p w14:paraId="05B540FF" w14:textId="77777777" w:rsidR="004C05AA" w:rsidRDefault="004C05AA" w:rsidP="0094025F">
            <w:pPr>
              <w:rPr>
                <w:ins w:id="3775" w:author="智誠 楊" w:date="2021-05-08T18:58:00Z"/>
                <w:rFonts w:ascii="標楷體" w:eastAsia="標楷體" w:hAnsi="標楷體"/>
              </w:rPr>
            </w:pPr>
            <w:ins w:id="3776" w:author="智誠 楊" w:date="2021-05-08T19:44:00Z">
              <w:r>
                <w:rPr>
                  <w:rFonts w:ascii="標楷體" w:eastAsia="標楷體" w:hAnsi="標楷體" w:hint="eastAsia"/>
                </w:rPr>
                <w:t>1:列印</w:t>
              </w:r>
            </w:ins>
          </w:p>
        </w:tc>
        <w:tc>
          <w:tcPr>
            <w:tcW w:w="456" w:type="dxa"/>
          </w:tcPr>
          <w:p w14:paraId="158B3667" w14:textId="77777777" w:rsidR="004C05AA" w:rsidRDefault="004C05AA" w:rsidP="0094025F">
            <w:pPr>
              <w:rPr>
                <w:ins w:id="3777" w:author="智誠 楊" w:date="2021-05-08T18:58:00Z"/>
                <w:rFonts w:ascii="標楷體" w:eastAsia="標楷體" w:hAnsi="標楷體"/>
              </w:rPr>
            </w:pPr>
            <w:ins w:id="3778" w:author="智誠 楊" w:date="2021-05-08T19:44:00Z">
              <w:r>
                <w:rPr>
                  <w:rFonts w:ascii="標楷體" w:eastAsia="標楷體" w:hAnsi="標楷體" w:hint="eastAsia"/>
                </w:rPr>
                <w:t>V</w:t>
              </w:r>
            </w:ins>
          </w:p>
        </w:tc>
        <w:tc>
          <w:tcPr>
            <w:tcW w:w="576" w:type="dxa"/>
          </w:tcPr>
          <w:p w14:paraId="18B2D700" w14:textId="77777777" w:rsidR="004C05AA" w:rsidRDefault="004C05AA" w:rsidP="0094025F">
            <w:pPr>
              <w:jc w:val="center"/>
              <w:rPr>
                <w:ins w:id="3779" w:author="智誠 楊" w:date="2021-05-08T18:58:00Z"/>
                <w:rFonts w:ascii="標楷體" w:eastAsia="標楷體" w:hAnsi="標楷體"/>
              </w:rPr>
            </w:pPr>
            <w:ins w:id="3780" w:author="智誠 楊" w:date="2021-05-08T19:44:00Z">
              <w:r>
                <w:rPr>
                  <w:rFonts w:ascii="標楷體" w:eastAsia="標楷體" w:hAnsi="標楷體" w:hint="eastAsia"/>
                </w:rPr>
                <w:t>W</w:t>
              </w:r>
            </w:ins>
          </w:p>
        </w:tc>
        <w:tc>
          <w:tcPr>
            <w:tcW w:w="3372" w:type="dxa"/>
          </w:tcPr>
          <w:p w14:paraId="1FEEDCB7" w14:textId="77777777" w:rsidR="004C05AA" w:rsidRDefault="004C05AA" w:rsidP="0094025F">
            <w:pPr>
              <w:rPr>
                <w:ins w:id="3781" w:author="阿毛" w:date="2021-06-08T10:49:00Z"/>
                <w:rFonts w:ascii="標楷體" w:eastAsia="標楷體" w:hAnsi="標楷體"/>
              </w:rPr>
            </w:pPr>
            <w:ins w:id="3782" w:author="阿毛" w:date="2021-06-08T10:49:00Z">
              <w:r>
                <w:rPr>
                  <w:rFonts w:ascii="標楷體" w:eastAsia="標楷體" w:hAnsi="標楷體" w:hint="eastAsia"/>
                </w:rPr>
                <w:t>1.</w:t>
              </w:r>
              <w:r>
                <w:rPr>
                  <w:rFonts w:ascii="標楷體" w:eastAsia="標楷體" w:hAnsi="標楷體" w:hint="eastAsia"/>
                  <w:lang w:eastAsia="zh-HK"/>
                </w:rPr>
                <w:t>必須輸入代碼,檢核條件</w:t>
              </w:r>
              <w:r>
                <w:rPr>
                  <w:rFonts w:ascii="標楷體" w:eastAsia="標楷體" w:hAnsi="標楷體" w:hint="eastAsia"/>
                </w:rPr>
                <w:t xml:space="preserve">:依  </w:t>
              </w:r>
            </w:ins>
          </w:p>
          <w:p w14:paraId="2996176C" w14:textId="77777777" w:rsidR="004C05AA" w:rsidRPr="00C64E2C" w:rsidRDefault="004C05AA" w:rsidP="0094025F">
            <w:pPr>
              <w:rPr>
                <w:ins w:id="3783" w:author="智誠 楊" w:date="2021-05-08T18:58:00Z"/>
                <w:rFonts w:ascii="標楷體" w:eastAsia="標楷體" w:hAnsi="標楷體"/>
              </w:rPr>
            </w:pPr>
            <w:ins w:id="3784" w:author="阿毛" w:date="2021-06-08T10:49:00Z">
              <w:r>
                <w:rPr>
                  <w:rFonts w:ascii="標楷體" w:eastAsia="標楷體" w:hAnsi="標楷體" w:hint="eastAsia"/>
                </w:rPr>
                <w:t xml:space="preserve">  選單/V(H)</w:t>
              </w:r>
            </w:ins>
            <w:ins w:id="3785" w:author="智誠 楊" w:date="2021-05-08T18:58:00Z">
              <w:del w:id="3786" w:author="阿毛" w:date="2021-06-08T10:49:00Z">
                <w:r w:rsidDel="00F25C4C">
                  <w:rPr>
                    <w:rFonts w:ascii="標楷體" w:eastAsia="標楷體" w:hAnsi="標楷體" w:hint="eastAsia"/>
                  </w:rPr>
                  <w:delText>1.</w:delText>
                </w:r>
              </w:del>
            </w:ins>
            <w:ins w:id="3787" w:author="智誠 楊" w:date="2021-05-08T19:44:00Z">
              <w:del w:id="3788" w:author="阿毛" w:date="2021-06-08T10:49:00Z">
                <w:r w:rsidDel="00F25C4C">
                  <w:rPr>
                    <w:rFonts w:ascii="標楷體" w:eastAsia="標楷體" w:hAnsi="標楷體" w:hint="eastAsia"/>
                    <w:lang w:eastAsia="zh-HK"/>
                  </w:rPr>
                  <w:delText>必須輸入</w:delText>
                </w:r>
              </w:del>
            </w:ins>
          </w:p>
        </w:tc>
      </w:tr>
    </w:tbl>
    <w:p w14:paraId="60581A82" w14:textId="77777777" w:rsidR="004C05AA" w:rsidRPr="00B56858" w:rsidDel="00F25C4C" w:rsidRDefault="004C05AA" w:rsidP="004C05AA">
      <w:pPr>
        <w:rPr>
          <w:ins w:id="3789" w:author="智誠 楊" w:date="2021-05-08T18:58:00Z"/>
          <w:del w:id="3790" w:author="阿毛" w:date="2021-06-08T10:50:00Z"/>
        </w:rPr>
      </w:pPr>
    </w:p>
    <w:p w14:paraId="2EFDCE8F" w14:textId="77777777" w:rsidR="004C05AA" w:rsidRDefault="004C05AA" w:rsidP="004C05AA">
      <w:pPr>
        <w:widowControl/>
        <w:rPr>
          <w:ins w:id="3791" w:author="智誠 楊" w:date="2021-05-08T19:45:00Z"/>
          <w:rFonts w:eastAsia="標楷體"/>
          <w:sz w:val="26"/>
          <w:lang w:eastAsia="zh-HK"/>
        </w:rPr>
      </w:pPr>
      <w:ins w:id="3792" w:author="智誠 楊" w:date="2021-05-08T19:45:00Z">
        <w:del w:id="3793" w:author="阿毛" w:date="2021-06-08T10:50:00Z">
          <w:r w:rsidDel="00F25C4C">
            <w:rPr>
              <w:lang w:eastAsia="zh-HK"/>
            </w:rPr>
            <w:br w:type="page"/>
          </w:r>
        </w:del>
      </w:ins>
    </w:p>
    <w:p w14:paraId="59EA1BEA" w14:textId="77777777" w:rsidR="004C05AA" w:rsidRPr="00B70B9A" w:rsidRDefault="004C05AA" w:rsidP="004C05AA">
      <w:pPr>
        <w:pStyle w:val="a"/>
        <w:numPr>
          <w:ilvl w:val="0"/>
          <w:numId w:val="1"/>
        </w:numPr>
        <w:rPr>
          <w:ins w:id="3794" w:author="智誠 楊" w:date="2021-05-08T18:58:00Z"/>
        </w:rPr>
      </w:pPr>
      <w:ins w:id="3795" w:author="智誠 楊" w:date="2021-05-08T18:58:00Z">
        <w:r>
          <w:rPr>
            <w:rFonts w:hint="eastAsia"/>
            <w:lang w:eastAsia="zh-HK"/>
          </w:rPr>
          <w:t>輸出</w:t>
        </w:r>
        <w:r w:rsidRPr="00362205">
          <w:t>畫面</w:t>
        </w:r>
        <w:r>
          <w:rPr>
            <w:rFonts w:hint="eastAsia"/>
          </w:rPr>
          <w:t>:</w:t>
        </w:r>
      </w:ins>
    </w:p>
    <w:p w14:paraId="053DC34B" w14:textId="77777777" w:rsidR="004C05AA" w:rsidRDefault="004C05AA" w:rsidP="004C05AA">
      <w:pPr>
        <w:rPr>
          <w:ins w:id="3796" w:author="智誠 楊" w:date="2021-05-08T18:58:00Z"/>
        </w:rPr>
        <w:pPrChange w:id="3797" w:author="智誠 楊" w:date="2021-05-08T19:46:00Z">
          <w:pPr>
            <w:ind w:left="480"/>
          </w:pPr>
        </w:pPrChange>
      </w:pPr>
      <w:ins w:id="3798" w:author="智誠 楊" w:date="2021-05-08T19:46:00Z">
        <w:r w:rsidRPr="00B70B9A">
          <w:rPr>
            <w:noProof/>
          </w:rPr>
          <w:drawing>
            <wp:inline distT="0" distB="0" distL="0" distR="0" wp14:anchorId="7F373A12" wp14:editId="04BBC3B2">
              <wp:extent cx="6479540" cy="1356360"/>
              <wp:effectExtent l="0" t="0" r="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1356360"/>
                      </a:xfrm>
                      <a:prstGeom prst="rect">
                        <a:avLst/>
                      </a:prstGeom>
                    </pic:spPr>
                  </pic:pic>
                </a:graphicData>
              </a:graphic>
            </wp:inline>
          </w:drawing>
        </w:r>
      </w:ins>
    </w:p>
    <w:p w14:paraId="2D79BB36" w14:textId="77777777" w:rsidR="004C05AA" w:rsidRDefault="004C05AA" w:rsidP="004C05AA">
      <w:pPr>
        <w:rPr>
          <w:ins w:id="3799" w:author="智誠 楊" w:date="2021-05-08T19:47:00Z"/>
        </w:rPr>
      </w:pPr>
      <w:ins w:id="3800" w:author="智誠 楊" w:date="2021-05-08T19:47:00Z">
        <w:r>
          <w:rPr>
            <w:rFonts w:hint="eastAsia"/>
          </w:rPr>
          <w:t>續</w:t>
        </w:r>
      </w:ins>
    </w:p>
    <w:p w14:paraId="320FCB7A" w14:textId="77777777" w:rsidR="004C05AA" w:rsidRPr="00B70B9A" w:rsidRDefault="004C05AA" w:rsidP="004C05AA">
      <w:pPr>
        <w:rPr>
          <w:ins w:id="3801" w:author="智誠 楊" w:date="2021-05-08T18:58:00Z"/>
          <w:rPrChange w:id="3802" w:author="智誠 楊" w:date="2021-05-08T19:48:00Z">
            <w:rPr>
              <w:ins w:id="3803" w:author="智誠 楊" w:date="2021-05-08T18:58:00Z"/>
              <w:rFonts w:eastAsia="標楷體"/>
              <w:sz w:val="26"/>
            </w:rPr>
          </w:rPrChange>
        </w:rPr>
        <w:pPrChange w:id="3804" w:author="智誠 楊" w:date="2021-05-08T19:48:00Z">
          <w:pPr>
            <w:widowControl/>
          </w:pPr>
        </w:pPrChange>
      </w:pPr>
      <w:ins w:id="3805" w:author="智誠 楊" w:date="2021-05-08T19:47:00Z">
        <w:r w:rsidRPr="00B70B9A">
          <w:rPr>
            <w:noProof/>
          </w:rPr>
          <w:drawing>
            <wp:inline distT="0" distB="0" distL="0" distR="0" wp14:anchorId="324F4095" wp14:editId="256D6175">
              <wp:extent cx="2682240" cy="1223633"/>
              <wp:effectExtent l="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6261" cy="1243715"/>
                      </a:xfrm>
                      <a:prstGeom prst="rect">
                        <a:avLst/>
                      </a:prstGeom>
                    </pic:spPr>
                  </pic:pic>
                </a:graphicData>
              </a:graphic>
            </wp:inline>
          </w:drawing>
        </w:r>
      </w:ins>
    </w:p>
    <w:p w14:paraId="22FDDE64" w14:textId="77777777" w:rsidR="004C05AA" w:rsidRDefault="004C05AA" w:rsidP="004C05AA">
      <w:pPr>
        <w:widowControl/>
        <w:rPr>
          <w:ins w:id="3806" w:author="阿毛" w:date="2021-06-08T11:06:00Z"/>
          <w:rFonts w:eastAsia="標楷體"/>
          <w:sz w:val="26"/>
        </w:rPr>
      </w:pPr>
      <w:ins w:id="3807" w:author="阿毛" w:date="2021-06-08T11:06:00Z">
        <w:r>
          <w:br w:type="page"/>
        </w:r>
      </w:ins>
    </w:p>
    <w:p w14:paraId="0049585B" w14:textId="77777777" w:rsidR="004C05AA" w:rsidDel="00CE3FCC" w:rsidRDefault="004C05AA" w:rsidP="004C05AA">
      <w:pPr>
        <w:pStyle w:val="a"/>
        <w:numPr>
          <w:ilvl w:val="0"/>
          <w:numId w:val="1"/>
        </w:numPr>
        <w:rPr>
          <w:ins w:id="3808" w:author="智誠 楊" w:date="2021-05-08T18:58:00Z"/>
          <w:del w:id="3809" w:author="阿毛" w:date="2021-06-08T11:06:00Z"/>
        </w:rPr>
      </w:pPr>
      <w:ins w:id="3810" w:author="智誠 楊" w:date="2021-05-08T18:58:00Z">
        <w:r>
          <w:rPr>
            <w:rFonts w:hint="eastAsia"/>
          </w:rPr>
          <w:lastRenderedPageBreak/>
          <w:t>輸出畫面資料說明</w:t>
        </w:r>
      </w:ins>
    </w:p>
    <w:p w14:paraId="18CF4D1D" w14:textId="77777777" w:rsidR="004C05AA" w:rsidRDefault="004C05AA" w:rsidP="004C05AA">
      <w:pPr>
        <w:pStyle w:val="a"/>
        <w:numPr>
          <w:ilvl w:val="0"/>
          <w:numId w:val="1"/>
        </w:numPr>
        <w:rPr>
          <w:ins w:id="3811" w:author="智誠 楊" w:date="2021-05-08T18:58:00Z"/>
        </w:rPr>
        <w:pPrChange w:id="3812" w:author="阿毛" w:date="2021-06-08T11:06:00Z">
          <w:pPr/>
        </w:pPrChange>
      </w:pPr>
    </w:p>
    <w:tbl>
      <w:tblPr>
        <w:tblStyle w:val="ac"/>
        <w:tblW w:w="10598" w:type="dxa"/>
        <w:tblLook w:val="04A0" w:firstRow="1" w:lastRow="0" w:firstColumn="1" w:lastColumn="0" w:noHBand="0" w:noVBand="1"/>
        <w:tblPrChange w:id="3813" w:author="智誠 楊" w:date="2021-05-10T11:20:00Z">
          <w:tblPr>
            <w:tblStyle w:val="ac"/>
            <w:tblW w:w="10598" w:type="dxa"/>
            <w:tblLook w:val="04A0" w:firstRow="1" w:lastRow="0" w:firstColumn="1" w:lastColumn="0" w:noHBand="0" w:noVBand="1"/>
          </w:tblPr>
        </w:tblPrChange>
      </w:tblPr>
      <w:tblGrid>
        <w:gridCol w:w="695"/>
        <w:gridCol w:w="1001"/>
        <w:gridCol w:w="1959"/>
        <w:gridCol w:w="3816"/>
        <w:gridCol w:w="3127"/>
        <w:tblGridChange w:id="3814">
          <w:tblGrid>
            <w:gridCol w:w="695"/>
            <w:gridCol w:w="15"/>
            <w:gridCol w:w="986"/>
            <w:gridCol w:w="48"/>
            <w:gridCol w:w="1787"/>
            <w:gridCol w:w="124"/>
            <w:gridCol w:w="3692"/>
            <w:gridCol w:w="124"/>
            <w:gridCol w:w="3127"/>
          </w:tblGrid>
        </w:tblGridChange>
      </w:tblGrid>
      <w:tr w:rsidR="004C05AA" w:rsidRPr="008F1D46" w14:paraId="12DCF988" w14:textId="77777777" w:rsidTr="0094025F">
        <w:trPr>
          <w:ins w:id="3815" w:author="智誠 楊" w:date="2021-05-08T18:58:00Z"/>
        </w:trPr>
        <w:tc>
          <w:tcPr>
            <w:tcW w:w="695" w:type="dxa"/>
            <w:shd w:val="clear" w:color="auto" w:fill="D9D9D9" w:themeFill="background1" w:themeFillShade="D9"/>
            <w:tcPrChange w:id="3816" w:author="智誠 楊" w:date="2021-05-10T11:20:00Z">
              <w:tcPr>
                <w:tcW w:w="695" w:type="dxa"/>
                <w:shd w:val="clear" w:color="auto" w:fill="D9D9D9" w:themeFill="background1" w:themeFillShade="D9"/>
              </w:tcPr>
            </w:tcPrChange>
          </w:tcPr>
          <w:p w14:paraId="63CE11E6" w14:textId="77777777" w:rsidR="004C05AA" w:rsidRPr="008F1D46" w:rsidRDefault="004C05AA" w:rsidP="0094025F">
            <w:pPr>
              <w:jc w:val="center"/>
              <w:rPr>
                <w:ins w:id="3817" w:author="智誠 楊" w:date="2021-05-08T18:58:00Z"/>
                <w:rFonts w:ascii="標楷體" w:eastAsia="標楷體" w:hAnsi="標楷體"/>
                <w:lang w:eastAsia="zh-HK"/>
              </w:rPr>
            </w:pPr>
            <w:ins w:id="3818" w:author="智誠 楊" w:date="2021-05-08T18:58:00Z">
              <w:r w:rsidRPr="008F1D46">
                <w:rPr>
                  <w:rFonts w:ascii="標楷體" w:eastAsia="標楷體" w:hAnsi="標楷體" w:hint="eastAsia"/>
                  <w:lang w:eastAsia="zh-HK"/>
                </w:rPr>
                <w:t>序號</w:t>
              </w:r>
            </w:ins>
          </w:p>
        </w:tc>
        <w:tc>
          <w:tcPr>
            <w:tcW w:w="1001" w:type="dxa"/>
            <w:shd w:val="clear" w:color="auto" w:fill="D9D9D9" w:themeFill="background1" w:themeFillShade="D9"/>
            <w:tcPrChange w:id="3819" w:author="智誠 楊" w:date="2021-05-10T11:20:00Z">
              <w:tcPr>
                <w:tcW w:w="1001" w:type="dxa"/>
                <w:gridSpan w:val="2"/>
                <w:shd w:val="clear" w:color="auto" w:fill="D9D9D9" w:themeFill="background1" w:themeFillShade="D9"/>
              </w:tcPr>
            </w:tcPrChange>
          </w:tcPr>
          <w:p w14:paraId="73918DE2" w14:textId="77777777" w:rsidR="004C05AA" w:rsidRPr="008F1D46" w:rsidRDefault="004C05AA" w:rsidP="0094025F">
            <w:pPr>
              <w:jc w:val="center"/>
              <w:rPr>
                <w:ins w:id="3820" w:author="智誠 楊" w:date="2021-05-08T18:58:00Z"/>
                <w:rFonts w:ascii="標楷體" w:eastAsia="標楷體" w:hAnsi="標楷體"/>
                <w:lang w:eastAsia="zh-HK"/>
              </w:rPr>
            </w:pPr>
            <w:ins w:id="3821" w:author="智誠 楊" w:date="2021-05-08T18:58:00Z">
              <w:r w:rsidRPr="008F1D46">
                <w:rPr>
                  <w:rFonts w:ascii="標楷體" w:eastAsia="標楷體" w:hAnsi="標楷體" w:hint="eastAsia"/>
                  <w:lang w:eastAsia="zh-HK"/>
                </w:rPr>
                <w:t>欄位型態</w:t>
              </w:r>
            </w:ins>
          </w:p>
        </w:tc>
        <w:tc>
          <w:tcPr>
            <w:tcW w:w="1959" w:type="dxa"/>
            <w:shd w:val="clear" w:color="auto" w:fill="D9D9D9" w:themeFill="background1" w:themeFillShade="D9"/>
            <w:tcPrChange w:id="3822" w:author="智誠 楊" w:date="2021-05-10T11:20:00Z">
              <w:tcPr>
                <w:tcW w:w="1959" w:type="dxa"/>
                <w:gridSpan w:val="3"/>
                <w:shd w:val="clear" w:color="auto" w:fill="D9D9D9" w:themeFill="background1" w:themeFillShade="D9"/>
              </w:tcPr>
            </w:tcPrChange>
          </w:tcPr>
          <w:p w14:paraId="31FD07A5" w14:textId="77777777" w:rsidR="004C05AA" w:rsidRPr="008F1D46" w:rsidRDefault="004C05AA" w:rsidP="0094025F">
            <w:pPr>
              <w:jc w:val="center"/>
              <w:rPr>
                <w:ins w:id="3823" w:author="智誠 楊" w:date="2021-05-08T18:58:00Z"/>
                <w:rFonts w:ascii="標楷體" w:eastAsia="標楷體" w:hAnsi="標楷體"/>
                <w:lang w:eastAsia="zh-HK"/>
              </w:rPr>
            </w:pPr>
            <w:ins w:id="3824" w:author="智誠 楊" w:date="2021-05-08T18:58:00Z">
              <w:r w:rsidRPr="008F1D46">
                <w:rPr>
                  <w:rFonts w:ascii="標楷體" w:eastAsia="標楷體" w:hAnsi="標楷體" w:hint="eastAsia"/>
                  <w:lang w:eastAsia="zh-HK"/>
                </w:rPr>
                <w:t>欄位名稱</w:t>
              </w:r>
            </w:ins>
          </w:p>
        </w:tc>
        <w:tc>
          <w:tcPr>
            <w:tcW w:w="3816" w:type="dxa"/>
            <w:shd w:val="clear" w:color="auto" w:fill="D9D9D9" w:themeFill="background1" w:themeFillShade="D9"/>
            <w:tcPrChange w:id="3825" w:author="智誠 楊" w:date="2021-05-10T11:20:00Z">
              <w:tcPr>
                <w:tcW w:w="3816" w:type="dxa"/>
                <w:gridSpan w:val="2"/>
                <w:shd w:val="clear" w:color="auto" w:fill="D9D9D9" w:themeFill="background1" w:themeFillShade="D9"/>
              </w:tcPr>
            </w:tcPrChange>
          </w:tcPr>
          <w:p w14:paraId="531B1830" w14:textId="77777777" w:rsidR="004C05AA" w:rsidRPr="008F1D46" w:rsidRDefault="004C05AA" w:rsidP="0094025F">
            <w:pPr>
              <w:jc w:val="center"/>
              <w:rPr>
                <w:ins w:id="3826" w:author="智誠 楊" w:date="2021-05-08T18:58:00Z"/>
                <w:rFonts w:ascii="標楷體" w:eastAsia="標楷體" w:hAnsi="標楷體"/>
              </w:rPr>
            </w:pPr>
            <w:ins w:id="3827" w:author="智誠 楊" w:date="2021-05-08T18:58:00Z">
              <w:r>
                <w:rPr>
                  <w:rFonts w:ascii="標楷體" w:eastAsia="標楷體" w:hAnsi="標楷體" w:hint="eastAsia"/>
                  <w:lang w:eastAsia="zh-HK"/>
                </w:rPr>
                <w:t>資料來源</w:t>
              </w:r>
            </w:ins>
          </w:p>
        </w:tc>
        <w:tc>
          <w:tcPr>
            <w:tcW w:w="3127" w:type="dxa"/>
            <w:shd w:val="clear" w:color="auto" w:fill="D9D9D9" w:themeFill="background1" w:themeFillShade="D9"/>
            <w:tcPrChange w:id="3828" w:author="智誠 楊" w:date="2021-05-10T11:20:00Z">
              <w:tcPr>
                <w:tcW w:w="3127" w:type="dxa"/>
                <w:shd w:val="clear" w:color="auto" w:fill="D9D9D9" w:themeFill="background1" w:themeFillShade="D9"/>
              </w:tcPr>
            </w:tcPrChange>
          </w:tcPr>
          <w:p w14:paraId="517BBBB5" w14:textId="77777777" w:rsidR="004C05AA" w:rsidRPr="008F1D46" w:rsidRDefault="004C05AA" w:rsidP="0094025F">
            <w:pPr>
              <w:jc w:val="center"/>
              <w:rPr>
                <w:ins w:id="3829" w:author="智誠 楊" w:date="2021-05-08T18:58:00Z"/>
                <w:rFonts w:ascii="標楷體" w:eastAsia="標楷體" w:hAnsi="標楷體"/>
                <w:lang w:eastAsia="zh-HK"/>
              </w:rPr>
            </w:pPr>
            <w:ins w:id="3830" w:author="智誠 楊" w:date="2021-05-08T18:58:00Z">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ins>
          </w:p>
        </w:tc>
      </w:tr>
      <w:tr w:rsidR="004C05AA" w:rsidRPr="008F1D46" w14:paraId="7080E3A5" w14:textId="77777777" w:rsidTr="0094025F">
        <w:trPr>
          <w:ins w:id="3831" w:author="智誠 楊" w:date="2021-05-08T18:58:00Z"/>
        </w:trPr>
        <w:tc>
          <w:tcPr>
            <w:tcW w:w="695" w:type="dxa"/>
            <w:tcPrChange w:id="3832" w:author="智誠 楊" w:date="2021-05-10T11:20:00Z">
              <w:tcPr>
                <w:tcW w:w="695" w:type="dxa"/>
              </w:tcPr>
            </w:tcPrChange>
          </w:tcPr>
          <w:p w14:paraId="425D83AA" w14:textId="77777777" w:rsidR="004C05AA" w:rsidRPr="008F1D46" w:rsidRDefault="004C05AA" w:rsidP="0094025F">
            <w:pPr>
              <w:jc w:val="center"/>
              <w:rPr>
                <w:ins w:id="3833" w:author="智誠 楊" w:date="2021-05-08T18:58:00Z"/>
                <w:rFonts w:ascii="標楷體" w:eastAsia="標楷體" w:hAnsi="標楷體"/>
                <w:lang w:eastAsia="zh-HK"/>
              </w:rPr>
            </w:pPr>
            <w:ins w:id="3834" w:author="智誠 楊" w:date="2021-05-08T18:58:00Z">
              <w:r>
                <w:rPr>
                  <w:rFonts w:ascii="標楷體" w:eastAsia="標楷體" w:hAnsi="標楷體" w:hint="eastAsia"/>
                </w:rPr>
                <w:t>1</w:t>
              </w:r>
            </w:ins>
          </w:p>
        </w:tc>
        <w:tc>
          <w:tcPr>
            <w:tcW w:w="1001" w:type="dxa"/>
            <w:tcPrChange w:id="3835" w:author="智誠 楊" w:date="2021-05-10T11:20:00Z">
              <w:tcPr>
                <w:tcW w:w="1001" w:type="dxa"/>
                <w:gridSpan w:val="2"/>
              </w:tcPr>
            </w:tcPrChange>
          </w:tcPr>
          <w:p w14:paraId="1890DF83" w14:textId="77777777" w:rsidR="004C05AA" w:rsidRPr="008F1D46" w:rsidRDefault="004C05AA" w:rsidP="0094025F">
            <w:pPr>
              <w:jc w:val="center"/>
              <w:rPr>
                <w:ins w:id="3836" w:author="智誠 楊" w:date="2021-05-08T18:58:00Z"/>
                <w:rFonts w:ascii="標楷體" w:eastAsia="標楷體" w:hAnsi="標楷體"/>
                <w:lang w:eastAsia="zh-HK"/>
              </w:rPr>
            </w:pPr>
            <w:ins w:id="3837" w:author="智誠 楊" w:date="2021-05-08T18:58:00Z">
              <w:r>
                <w:rPr>
                  <w:rFonts w:ascii="標楷體" w:eastAsia="標楷體" w:hAnsi="標楷體" w:hint="eastAsia"/>
                  <w:lang w:eastAsia="zh-HK"/>
                </w:rPr>
                <w:t>按鈕</w:t>
              </w:r>
            </w:ins>
          </w:p>
        </w:tc>
        <w:tc>
          <w:tcPr>
            <w:tcW w:w="1959" w:type="dxa"/>
            <w:tcPrChange w:id="3838" w:author="智誠 楊" w:date="2021-05-10T11:20:00Z">
              <w:tcPr>
                <w:tcW w:w="1959" w:type="dxa"/>
                <w:gridSpan w:val="3"/>
              </w:tcPr>
            </w:tcPrChange>
          </w:tcPr>
          <w:p w14:paraId="08DB5466" w14:textId="77777777" w:rsidR="004C05AA" w:rsidRPr="008F1D46" w:rsidRDefault="004C05AA" w:rsidP="0094025F">
            <w:pPr>
              <w:rPr>
                <w:ins w:id="3839" w:author="智誠 楊" w:date="2021-05-08T18:58:00Z"/>
                <w:rFonts w:ascii="標楷體" w:eastAsia="標楷體" w:hAnsi="標楷體"/>
                <w:lang w:eastAsia="zh-HK"/>
              </w:rPr>
            </w:pPr>
            <w:ins w:id="3840" w:author="智誠 楊" w:date="2021-05-08T18:58:00Z">
              <w:r>
                <w:rPr>
                  <w:rFonts w:ascii="標楷體" w:eastAsia="標楷體" w:hAnsi="標楷體" w:hint="eastAsia"/>
                  <w:lang w:eastAsia="zh-HK"/>
                </w:rPr>
                <w:t>修改</w:t>
              </w:r>
            </w:ins>
            <w:ins w:id="3841" w:author="智誠 楊" w:date="2021-05-08T19:48:00Z">
              <w:r>
                <w:rPr>
                  <w:rFonts w:ascii="標楷體" w:eastAsia="標楷體" w:hAnsi="標楷體" w:hint="eastAsia"/>
                </w:rPr>
                <w:t>/</w:t>
              </w:r>
              <w:r>
                <w:rPr>
                  <w:rFonts w:ascii="標楷體" w:eastAsia="標楷體" w:hAnsi="標楷體" w:hint="eastAsia"/>
                  <w:lang w:eastAsia="zh-HK"/>
                </w:rPr>
                <w:t>登錄</w:t>
              </w:r>
              <w:r>
                <w:rPr>
                  <w:rFonts w:ascii="標楷體" w:eastAsia="標楷體" w:hAnsi="標楷體" w:hint="eastAsia"/>
                </w:rPr>
                <w:t>/覆核</w:t>
              </w:r>
            </w:ins>
          </w:p>
        </w:tc>
        <w:tc>
          <w:tcPr>
            <w:tcW w:w="3816" w:type="dxa"/>
            <w:tcPrChange w:id="3842" w:author="智誠 楊" w:date="2021-05-10T11:20:00Z">
              <w:tcPr>
                <w:tcW w:w="3816" w:type="dxa"/>
                <w:gridSpan w:val="2"/>
              </w:tcPr>
            </w:tcPrChange>
          </w:tcPr>
          <w:p w14:paraId="61417C2F" w14:textId="77777777" w:rsidR="004C05AA" w:rsidRDefault="004C05AA" w:rsidP="0094025F">
            <w:pPr>
              <w:rPr>
                <w:ins w:id="3843" w:author="智誠 楊" w:date="2021-05-08T18:58:00Z"/>
                <w:rFonts w:ascii="標楷體" w:eastAsia="標楷體" w:hAnsi="標楷體"/>
                <w:lang w:eastAsia="zh-HK"/>
              </w:rPr>
            </w:pPr>
          </w:p>
        </w:tc>
        <w:tc>
          <w:tcPr>
            <w:tcW w:w="3127" w:type="dxa"/>
            <w:tcPrChange w:id="3844" w:author="智誠 楊" w:date="2021-05-10T11:20:00Z">
              <w:tcPr>
                <w:tcW w:w="3127" w:type="dxa"/>
              </w:tcPr>
            </w:tcPrChange>
          </w:tcPr>
          <w:p w14:paraId="2845FA95" w14:textId="77777777" w:rsidR="004C05AA" w:rsidRDefault="004C05AA" w:rsidP="0094025F">
            <w:pPr>
              <w:rPr>
                <w:ins w:id="3845" w:author="智誠 楊" w:date="2021-05-08T20:01:00Z"/>
                <w:rFonts w:eastAsia="標楷體"/>
              </w:rPr>
            </w:pPr>
            <w:ins w:id="3846" w:author="智誠 楊" w:date="2021-05-08T18:58:00Z">
              <w:r>
                <w:rPr>
                  <w:rFonts w:ascii="標楷體" w:eastAsia="標楷體" w:hAnsi="標楷體" w:hint="eastAsia"/>
                </w:rPr>
                <w:t>1.</w:t>
              </w:r>
              <w:r>
                <w:rPr>
                  <w:rFonts w:ascii="標楷體" w:eastAsia="標楷體" w:hAnsi="標楷體" w:hint="eastAsia"/>
                  <w:lang w:eastAsia="zh-HK"/>
                </w:rPr>
                <w:t>修改當筆</w:t>
              </w:r>
              <w:r>
                <w:rPr>
                  <w:rFonts w:eastAsia="標楷體" w:hint="eastAsia"/>
                </w:rPr>
                <w:t>疑似洗錢交易</w:t>
              </w:r>
            </w:ins>
            <w:ins w:id="3847" w:author="智誠 楊" w:date="2021-05-08T19:49:00Z">
              <w:r>
                <w:rPr>
                  <w:rFonts w:eastAsia="標楷體" w:hint="eastAsia"/>
                </w:rPr>
                <w:t>合理性</w:t>
              </w:r>
            </w:ins>
            <w:ins w:id="3848" w:author="智誠 楊" w:date="2021-05-08T18:58:00Z">
              <w:r>
                <w:rPr>
                  <w:rFonts w:ascii="標楷體" w:eastAsia="標楷體" w:hAnsi="標楷體" w:hint="eastAsia"/>
                  <w:lang w:eastAsia="zh-HK"/>
                </w:rPr>
                <w:t>資料,</w:t>
              </w:r>
              <w:r w:rsidRPr="006C763E">
                <w:rPr>
                  <w:rFonts w:eastAsia="標楷體" w:hint="eastAsia"/>
                </w:rPr>
                <w:t>連結至</w:t>
              </w:r>
              <w:r w:rsidRPr="00E82156">
                <w:rPr>
                  <w:rFonts w:eastAsia="標楷體"/>
                </w:rPr>
                <w:t>【</w:t>
              </w:r>
              <w:r w:rsidRPr="00E82156">
                <w:rPr>
                  <w:rFonts w:eastAsia="標楷體"/>
                </w:rPr>
                <w:t>L</w:t>
              </w:r>
              <w:r>
                <w:rPr>
                  <w:rFonts w:eastAsia="標楷體" w:hint="eastAsia"/>
                </w:rPr>
                <w:t>820</w:t>
              </w:r>
            </w:ins>
            <w:ins w:id="3849" w:author="智誠 楊" w:date="2021-05-08T19:49:00Z">
              <w:r>
                <w:rPr>
                  <w:rFonts w:eastAsia="標楷體" w:hint="eastAsia"/>
                </w:rPr>
                <w:t>3</w:t>
              </w:r>
            </w:ins>
            <w:ins w:id="3850" w:author="智誠 楊" w:date="2021-05-08T18:58:00Z">
              <w:r>
                <w:rPr>
                  <w:rFonts w:eastAsia="標楷體" w:hint="eastAsia"/>
                </w:rPr>
                <w:t>疑似洗錢交易</w:t>
              </w:r>
            </w:ins>
            <w:ins w:id="3851" w:author="智誠 楊" w:date="2021-05-08T19:49:00Z">
              <w:r>
                <w:rPr>
                  <w:rFonts w:eastAsia="標楷體" w:hint="eastAsia"/>
                </w:rPr>
                <w:t>合理性</w:t>
              </w:r>
            </w:ins>
            <w:ins w:id="3852" w:author="智誠 楊" w:date="2021-05-08T18:58:00Z">
              <w:r w:rsidRPr="00E82156">
                <w:rPr>
                  <w:rFonts w:eastAsia="標楷體" w:hint="eastAsia"/>
                </w:rPr>
                <w:t>維護</w:t>
              </w:r>
              <w:r w:rsidRPr="00E82156">
                <w:rPr>
                  <w:rFonts w:eastAsia="標楷體"/>
                </w:rPr>
                <w:t>】</w:t>
              </w:r>
              <w:r w:rsidRPr="00E82156">
                <w:rPr>
                  <w:rFonts w:eastAsia="標楷體" w:hint="eastAsia"/>
                </w:rPr>
                <w:t>，</w:t>
              </w:r>
              <w:r>
                <w:rPr>
                  <w:rFonts w:ascii="標楷體" w:eastAsia="標楷體" w:hAnsi="標楷體" w:hint="eastAsia"/>
                  <w:lang w:eastAsia="zh-HK"/>
                </w:rPr>
                <w:t>供修改</w:t>
              </w:r>
              <w:r>
                <w:rPr>
                  <w:rFonts w:eastAsia="標楷體" w:hint="eastAsia"/>
                </w:rPr>
                <w:t>疑似洗錢交易</w:t>
              </w:r>
            </w:ins>
            <w:ins w:id="3853" w:author="智誠 楊" w:date="2021-05-08T19:49:00Z">
              <w:r>
                <w:rPr>
                  <w:rFonts w:eastAsia="標楷體" w:hint="eastAsia"/>
                </w:rPr>
                <w:t>合理性資料</w:t>
              </w:r>
            </w:ins>
          </w:p>
          <w:p w14:paraId="1FAAE200" w14:textId="77777777" w:rsidR="004C05AA" w:rsidRDefault="004C05AA" w:rsidP="0094025F">
            <w:pPr>
              <w:rPr>
                <w:ins w:id="3854" w:author="智誠 楊" w:date="2021-05-08T20:02:00Z"/>
                <w:rFonts w:ascii="標楷體" w:eastAsia="標楷體" w:hAnsi="標楷體"/>
                <w:lang w:eastAsia="zh-HK"/>
              </w:rPr>
            </w:pPr>
            <w:ins w:id="3855" w:author="智誠 楊" w:date="2021-05-08T20:01:00Z">
              <w:r>
                <w:rPr>
                  <w:rFonts w:ascii="標楷體" w:eastAsia="標楷體" w:hAnsi="標楷體" w:hint="eastAsia"/>
                </w:rPr>
                <w:t>2.</w:t>
              </w:r>
              <w:r>
                <w:rPr>
                  <w:rFonts w:ascii="標楷體" w:eastAsia="標楷體" w:hAnsi="標楷體" w:hint="eastAsia"/>
                  <w:lang w:eastAsia="zh-HK"/>
                </w:rPr>
                <w:t>若登</w:t>
              </w:r>
            </w:ins>
            <w:ins w:id="3856" w:author="阿毛" w:date="2021-06-08T11:27:00Z">
              <w:r>
                <w:rPr>
                  <w:rFonts w:ascii="標楷體" w:eastAsia="標楷體" w:hAnsi="標楷體" w:hint="eastAsia"/>
                  <w:lang w:eastAsia="zh-HK"/>
                </w:rPr>
                <w:t>入</w:t>
              </w:r>
            </w:ins>
            <w:ins w:id="3857" w:author="智誠 楊" w:date="2021-05-08T20:01:00Z">
              <w:del w:id="3858" w:author="阿毛" w:date="2021-06-08T11:27:00Z">
                <w:r w:rsidDel="002B476D">
                  <w:rPr>
                    <w:rFonts w:ascii="標楷體" w:eastAsia="標楷體" w:hAnsi="標楷體" w:hint="eastAsia"/>
                    <w:lang w:eastAsia="zh-HK"/>
                  </w:rPr>
                  <w:delText>錄</w:delText>
                </w:r>
              </w:del>
              <w:r>
                <w:rPr>
                  <w:rFonts w:ascii="標楷體" w:eastAsia="標楷體" w:hAnsi="標楷體" w:hint="eastAsia"/>
                  <w:lang w:eastAsia="zh-HK"/>
                </w:rPr>
                <w:t>者為經辦，且</w:t>
              </w:r>
            </w:ins>
            <w:r>
              <w:rPr>
                <w:rFonts w:ascii="標楷體" w:eastAsia="標楷體" w:hAnsi="標楷體" w:hint="eastAsia"/>
              </w:rPr>
              <w:t>[</w:t>
            </w:r>
            <w:r>
              <w:rPr>
                <w:rFonts w:ascii="標楷體" w:eastAsia="標楷體" w:hAnsi="標楷體" w:hint="eastAsia"/>
                <w:lang w:eastAsia="zh-HK"/>
              </w:rPr>
              <w:t>經辦</w:t>
            </w:r>
            <w:ins w:id="3859" w:author="智誠 楊" w:date="2021-05-08T20:01:00Z">
              <w:r>
                <w:rPr>
                  <w:rFonts w:ascii="標楷體" w:eastAsia="標楷體" w:hAnsi="標楷體" w:hint="eastAsia"/>
                  <w:lang w:eastAsia="zh-HK"/>
                </w:rPr>
                <w:t>合理性說明</w:t>
              </w:r>
            </w:ins>
            <w:r>
              <w:rPr>
                <w:rFonts w:ascii="標楷體" w:eastAsia="標楷體" w:hAnsi="標楷體" w:hint="eastAsia"/>
              </w:rPr>
              <w:t>]</w:t>
            </w:r>
            <w:ins w:id="3860" w:author="智誠 楊" w:date="2021-05-08T20:02:00Z">
              <w:r>
                <w:rPr>
                  <w:rFonts w:ascii="標楷體" w:eastAsia="標楷體" w:hAnsi="標楷體" w:hint="eastAsia"/>
                  <w:lang w:eastAsia="zh-HK"/>
                </w:rPr>
                <w:t>欄位</w:t>
              </w:r>
            </w:ins>
            <w:ins w:id="3861" w:author="智誠 楊" w:date="2021-05-08T20:01:00Z">
              <w:r>
                <w:rPr>
                  <w:rFonts w:ascii="標楷體" w:eastAsia="標楷體" w:hAnsi="標楷體" w:hint="eastAsia"/>
                  <w:lang w:eastAsia="zh-HK"/>
                </w:rPr>
                <w:t>為</w:t>
              </w:r>
            </w:ins>
          </w:p>
          <w:p w14:paraId="79ACD27E" w14:textId="77777777" w:rsidR="004C05AA" w:rsidRDefault="004C05AA" w:rsidP="0094025F">
            <w:pPr>
              <w:rPr>
                <w:ins w:id="3862" w:author="智誠 楊" w:date="2021-05-08T20:02:00Z"/>
                <w:rFonts w:ascii="標楷體" w:eastAsia="標楷體" w:hAnsi="標楷體"/>
                <w:lang w:eastAsia="zh-HK"/>
              </w:rPr>
            </w:pPr>
            <w:ins w:id="3863" w:author="智誠 楊" w:date="2021-05-08T20:01:00Z">
              <w:r>
                <w:rPr>
                  <w:rFonts w:ascii="標楷體" w:eastAsia="標楷體" w:hAnsi="標楷體" w:hint="eastAsia"/>
                  <w:lang w:eastAsia="zh-HK"/>
                </w:rPr>
                <w:t>空白</w:t>
              </w:r>
            </w:ins>
            <w:ins w:id="3864" w:author="智誠 楊" w:date="2021-05-08T20:02:00Z">
              <w:r>
                <w:rPr>
                  <w:rFonts w:ascii="標楷體" w:eastAsia="標楷體" w:hAnsi="標楷體" w:hint="eastAsia"/>
                </w:rPr>
                <w:t>:</w:t>
              </w:r>
            </w:ins>
            <w:ins w:id="3865" w:author="智誠 楊" w:date="2021-05-08T20:01:00Z">
              <w:r>
                <w:rPr>
                  <w:rFonts w:ascii="標楷體" w:eastAsia="標楷體" w:hAnsi="標楷體" w:hint="eastAsia"/>
                  <w:lang w:eastAsia="zh-HK"/>
                </w:rPr>
                <w:t>按鈕顯示</w:t>
              </w:r>
            </w:ins>
            <w:ins w:id="3866" w:author="智誠 楊" w:date="2021-05-08T20:02:00Z">
              <w:r>
                <w:rPr>
                  <w:rFonts w:ascii="標楷體" w:eastAsia="標楷體" w:hAnsi="標楷體" w:hint="eastAsia"/>
                  <w:lang w:eastAsia="zh-HK"/>
                </w:rPr>
                <w:t>「登錄」</w:t>
              </w:r>
            </w:ins>
          </w:p>
          <w:p w14:paraId="76142A53" w14:textId="77777777" w:rsidR="004C05AA" w:rsidRDefault="004C05AA" w:rsidP="0094025F">
            <w:pPr>
              <w:rPr>
                <w:ins w:id="3867" w:author="智誠 楊" w:date="2021-05-08T20:02:00Z"/>
                <w:rFonts w:ascii="標楷體" w:eastAsia="標楷體" w:hAnsi="標楷體"/>
                <w:lang w:eastAsia="zh-HK"/>
              </w:rPr>
            </w:pPr>
            <w:ins w:id="3868" w:author="智誠 楊" w:date="2021-05-08T20:02:00Z">
              <w:r>
                <w:rPr>
                  <w:rFonts w:ascii="標楷體" w:eastAsia="標楷體" w:hAnsi="標楷體" w:hint="eastAsia"/>
                  <w:lang w:eastAsia="zh-HK"/>
                </w:rPr>
                <w:t>非空白</w:t>
              </w:r>
              <w:r>
                <w:rPr>
                  <w:rFonts w:ascii="標楷體" w:eastAsia="標楷體" w:hAnsi="標楷體" w:hint="eastAsia"/>
                </w:rPr>
                <w:t>:</w:t>
              </w:r>
              <w:r>
                <w:rPr>
                  <w:rFonts w:ascii="標楷體" w:eastAsia="標楷體" w:hAnsi="標楷體" w:hint="eastAsia"/>
                  <w:lang w:eastAsia="zh-HK"/>
                </w:rPr>
                <w:t>按鈕顯示「修改」</w:t>
              </w:r>
            </w:ins>
          </w:p>
          <w:p w14:paraId="7EA8AA69" w14:textId="77777777" w:rsidR="004C05AA" w:rsidRDefault="004C05AA" w:rsidP="0094025F">
            <w:pPr>
              <w:rPr>
                <w:ins w:id="3869" w:author="智誠 楊" w:date="2021-05-08T20:03:00Z"/>
                <w:rFonts w:ascii="標楷體" w:eastAsia="標楷體" w:hAnsi="標楷體"/>
                <w:lang w:eastAsia="zh-HK"/>
              </w:rPr>
            </w:pPr>
            <w:ins w:id="3870" w:author="智誠 楊" w:date="2021-05-08T20:03:00Z">
              <w:r>
                <w:rPr>
                  <w:rFonts w:ascii="標楷體" w:eastAsia="標楷體" w:hAnsi="標楷體" w:hint="eastAsia"/>
                </w:rPr>
                <w:t>3.</w:t>
              </w:r>
              <w:r>
                <w:rPr>
                  <w:rFonts w:ascii="標楷體" w:eastAsia="標楷體" w:hAnsi="標楷體" w:hint="eastAsia"/>
                  <w:lang w:eastAsia="zh-HK"/>
                </w:rPr>
                <w:t>若登</w:t>
              </w:r>
            </w:ins>
            <w:ins w:id="3871" w:author="阿毛" w:date="2021-06-08T11:27:00Z">
              <w:r>
                <w:rPr>
                  <w:rFonts w:ascii="標楷體" w:eastAsia="標楷體" w:hAnsi="標楷體" w:hint="eastAsia"/>
                  <w:lang w:eastAsia="zh-HK"/>
                </w:rPr>
                <w:t>入</w:t>
              </w:r>
            </w:ins>
            <w:ins w:id="3872" w:author="智誠 楊" w:date="2021-05-08T20:03:00Z">
              <w:del w:id="3873" w:author="阿毛" w:date="2021-06-08T11:27:00Z">
                <w:r w:rsidDel="002B476D">
                  <w:rPr>
                    <w:rFonts w:ascii="標楷體" w:eastAsia="標楷體" w:hAnsi="標楷體" w:hint="eastAsia"/>
                    <w:lang w:eastAsia="zh-HK"/>
                  </w:rPr>
                  <w:delText>錄</w:delText>
                </w:r>
              </w:del>
              <w:r>
                <w:rPr>
                  <w:rFonts w:ascii="標楷體" w:eastAsia="標楷體" w:hAnsi="標楷體" w:hint="eastAsia"/>
                  <w:lang w:eastAsia="zh-HK"/>
                </w:rPr>
                <w:t>者為主管，且</w:t>
              </w:r>
            </w:ins>
            <w:r>
              <w:rPr>
                <w:rFonts w:ascii="標楷體" w:eastAsia="標楷體" w:hAnsi="標楷體" w:hint="eastAsia"/>
              </w:rPr>
              <w:t>[</w:t>
            </w:r>
            <w:ins w:id="3874" w:author="智誠 楊" w:date="2021-05-08T20:03:00Z">
              <w:r>
                <w:rPr>
                  <w:rFonts w:ascii="標楷體" w:eastAsia="標楷體" w:hAnsi="標楷體" w:hint="eastAsia"/>
                  <w:lang w:eastAsia="zh-HK"/>
                </w:rPr>
                <w:t>主管覆核</w:t>
              </w:r>
            </w:ins>
            <w:r>
              <w:rPr>
                <w:rFonts w:ascii="標楷體" w:eastAsia="標楷體" w:hAnsi="標楷體" w:hint="eastAsia"/>
              </w:rPr>
              <w:t>]</w:t>
            </w:r>
            <w:ins w:id="3875" w:author="智誠 楊" w:date="2021-05-08T20:03:00Z">
              <w:r>
                <w:rPr>
                  <w:rFonts w:ascii="標楷體" w:eastAsia="標楷體" w:hAnsi="標楷體" w:hint="eastAsia"/>
                  <w:lang w:eastAsia="zh-HK"/>
                </w:rPr>
                <w:t>欄位為</w:t>
              </w:r>
            </w:ins>
          </w:p>
          <w:p w14:paraId="279E6C84" w14:textId="77777777" w:rsidR="004C05AA" w:rsidRDefault="004C05AA" w:rsidP="0094025F">
            <w:pPr>
              <w:rPr>
                <w:ins w:id="3876" w:author="智誠 楊" w:date="2021-05-08T20:04:00Z"/>
                <w:rFonts w:ascii="標楷體" w:eastAsia="標楷體" w:hAnsi="標楷體"/>
                <w:lang w:eastAsia="zh-HK"/>
              </w:rPr>
            </w:pPr>
            <w:ins w:id="3877" w:author="智誠 楊" w:date="2021-05-08T20:03:00Z">
              <w:r>
                <w:rPr>
                  <w:rFonts w:ascii="標楷體" w:eastAsia="標楷體" w:hAnsi="標楷體" w:hint="eastAsia"/>
                  <w:lang w:eastAsia="zh-HK"/>
                </w:rPr>
                <w:t>空白：</w:t>
              </w:r>
            </w:ins>
            <w:ins w:id="3878" w:author="智誠 楊" w:date="2021-05-08T20:04:00Z">
              <w:r>
                <w:rPr>
                  <w:rFonts w:ascii="標楷體" w:eastAsia="標楷體" w:hAnsi="標楷體" w:hint="eastAsia"/>
                  <w:lang w:eastAsia="zh-HK"/>
                </w:rPr>
                <w:t>按鈕顯示「覆核」</w:t>
              </w:r>
            </w:ins>
          </w:p>
          <w:p w14:paraId="03B5CCDD" w14:textId="77777777" w:rsidR="004C05AA" w:rsidRPr="00806D28" w:rsidRDefault="004C05AA" w:rsidP="0094025F">
            <w:pPr>
              <w:rPr>
                <w:ins w:id="3879" w:author="智誠 楊" w:date="2021-05-08T18:58:00Z"/>
                <w:rFonts w:ascii="標楷體" w:eastAsia="標楷體" w:hAnsi="標楷體"/>
                <w:lang w:eastAsia="zh-HK"/>
              </w:rPr>
            </w:pPr>
            <w:ins w:id="3880" w:author="智誠 楊" w:date="2021-05-08T20:04:00Z">
              <w:r>
                <w:rPr>
                  <w:rFonts w:ascii="標楷體" w:eastAsia="標楷體" w:hAnsi="標楷體" w:hint="eastAsia"/>
                  <w:lang w:eastAsia="zh-HK"/>
                </w:rPr>
                <w:t>非空白</w:t>
              </w:r>
              <w:r>
                <w:rPr>
                  <w:rFonts w:ascii="標楷體" w:eastAsia="標楷體" w:hAnsi="標楷體" w:hint="eastAsia"/>
                </w:rPr>
                <w:t>:</w:t>
              </w:r>
              <w:r>
                <w:rPr>
                  <w:rFonts w:ascii="標楷體" w:eastAsia="標楷體" w:hAnsi="標楷體" w:hint="eastAsia"/>
                  <w:lang w:eastAsia="zh-HK"/>
                </w:rPr>
                <w:t>按鈕顯示「修改」</w:t>
              </w:r>
            </w:ins>
          </w:p>
        </w:tc>
      </w:tr>
      <w:tr w:rsidR="004C05AA" w:rsidRPr="008F1D46" w14:paraId="729732CE" w14:textId="77777777" w:rsidTr="0094025F">
        <w:trPr>
          <w:ins w:id="3881" w:author="智誠 楊" w:date="2021-05-08T18:58:00Z"/>
        </w:trPr>
        <w:tc>
          <w:tcPr>
            <w:tcW w:w="695" w:type="dxa"/>
            <w:tcPrChange w:id="3882" w:author="智誠 楊" w:date="2021-05-10T11:20:00Z">
              <w:tcPr>
                <w:tcW w:w="695" w:type="dxa"/>
              </w:tcPr>
            </w:tcPrChange>
          </w:tcPr>
          <w:p w14:paraId="1BAA14F9" w14:textId="77777777" w:rsidR="004C05AA" w:rsidRDefault="004C05AA" w:rsidP="0094025F">
            <w:pPr>
              <w:jc w:val="center"/>
              <w:rPr>
                <w:ins w:id="3883" w:author="智誠 楊" w:date="2021-05-08T18:58:00Z"/>
                <w:rFonts w:ascii="標楷體" w:eastAsia="標楷體" w:hAnsi="標楷體"/>
              </w:rPr>
            </w:pPr>
            <w:ins w:id="3884" w:author="智誠 楊" w:date="2021-05-08T18:58:00Z">
              <w:r>
                <w:rPr>
                  <w:rFonts w:ascii="標楷體" w:eastAsia="標楷體" w:hAnsi="標楷體" w:hint="eastAsia"/>
                </w:rPr>
                <w:t>2</w:t>
              </w:r>
            </w:ins>
          </w:p>
        </w:tc>
        <w:tc>
          <w:tcPr>
            <w:tcW w:w="1001" w:type="dxa"/>
            <w:tcPrChange w:id="3885" w:author="智誠 楊" w:date="2021-05-10T11:20:00Z">
              <w:tcPr>
                <w:tcW w:w="1001" w:type="dxa"/>
                <w:gridSpan w:val="2"/>
              </w:tcPr>
            </w:tcPrChange>
          </w:tcPr>
          <w:p w14:paraId="66F35AD0" w14:textId="77777777" w:rsidR="004C05AA" w:rsidRDefault="004C05AA" w:rsidP="0094025F">
            <w:pPr>
              <w:jc w:val="center"/>
              <w:rPr>
                <w:ins w:id="3886" w:author="智誠 楊" w:date="2021-05-08T18:58:00Z"/>
                <w:rFonts w:ascii="標楷體" w:eastAsia="標楷體" w:hAnsi="標楷體"/>
                <w:lang w:eastAsia="zh-HK"/>
              </w:rPr>
            </w:pPr>
            <w:ins w:id="3887" w:author="智誠 楊" w:date="2021-05-08T18:58:00Z">
              <w:r>
                <w:rPr>
                  <w:rFonts w:ascii="標楷體" w:eastAsia="標楷體" w:hAnsi="標楷體" w:hint="eastAsia"/>
                  <w:lang w:eastAsia="zh-HK"/>
                </w:rPr>
                <w:t>按鈕</w:t>
              </w:r>
            </w:ins>
          </w:p>
        </w:tc>
        <w:tc>
          <w:tcPr>
            <w:tcW w:w="1959" w:type="dxa"/>
            <w:tcPrChange w:id="3888" w:author="智誠 楊" w:date="2021-05-10T11:20:00Z">
              <w:tcPr>
                <w:tcW w:w="1959" w:type="dxa"/>
                <w:gridSpan w:val="3"/>
              </w:tcPr>
            </w:tcPrChange>
          </w:tcPr>
          <w:p w14:paraId="20EFCCE8" w14:textId="77777777" w:rsidR="004C05AA" w:rsidRDefault="004C05AA" w:rsidP="0094025F">
            <w:pPr>
              <w:rPr>
                <w:ins w:id="3889" w:author="智誠 楊" w:date="2021-05-08T18:58:00Z"/>
                <w:rFonts w:ascii="標楷體" w:eastAsia="標楷體" w:hAnsi="標楷體"/>
                <w:lang w:eastAsia="zh-HK"/>
              </w:rPr>
            </w:pPr>
            <w:ins w:id="3890" w:author="智誠 楊" w:date="2021-05-08T19:48:00Z">
              <w:r>
                <w:rPr>
                  <w:rFonts w:ascii="標楷體" w:eastAsia="標楷體" w:hAnsi="標楷體" w:hint="eastAsia"/>
                  <w:lang w:eastAsia="zh-HK"/>
                </w:rPr>
                <w:t>刪除</w:t>
              </w:r>
            </w:ins>
          </w:p>
        </w:tc>
        <w:tc>
          <w:tcPr>
            <w:tcW w:w="3816" w:type="dxa"/>
            <w:tcPrChange w:id="3891" w:author="智誠 楊" w:date="2021-05-10T11:20:00Z">
              <w:tcPr>
                <w:tcW w:w="3816" w:type="dxa"/>
                <w:gridSpan w:val="2"/>
              </w:tcPr>
            </w:tcPrChange>
          </w:tcPr>
          <w:p w14:paraId="2A94B6FA" w14:textId="77777777" w:rsidR="004C05AA" w:rsidRDefault="004C05AA" w:rsidP="0094025F">
            <w:pPr>
              <w:rPr>
                <w:ins w:id="3892" w:author="智誠 楊" w:date="2021-05-08T18:58:00Z"/>
                <w:rFonts w:ascii="標楷體" w:eastAsia="標楷體" w:hAnsi="標楷體"/>
                <w:lang w:eastAsia="zh-HK"/>
              </w:rPr>
            </w:pPr>
          </w:p>
        </w:tc>
        <w:tc>
          <w:tcPr>
            <w:tcW w:w="3127" w:type="dxa"/>
            <w:tcPrChange w:id="3893" w:author="智誠 楊" w:date="2021-05-10T11:20:00Z">
              <w:tcPr>
                <w:tcW w:w="3127" w:type="dxa"/>
              </w:tcPr>
            </w:tcPrChange>
          </w:tcPr>
          <w:p w14:paraId="263C4E5E" w14:textId="77777777" w:rsidR="004C05AA" w:rsidRPr="006C763E" w:rsidRDefault="004C05AA" w:rsidP="0094025F">
            <w:pPr>
              <w:rPr>
                <w:ins w:id="3894" w:author="智誠 楊" w:date="2021-05-08T18:58:00Z"/>
                <w:rFonts w:ascii="標楷體" w:eastAsia="標楷體" w:hAnsi="標楷體"/>
                <w:lang w:eastAsia="zh-HK"/>
              </w:rPr>
            </w:pPr>
            <w:ins w:id="3895" w:author="智誠 楊" w:date="2021-05-08T19:50:00Z">
              <w:r>
                <w:rPr>
                  <w:rFonts w:ascii="標楷體" w:eastAsia="標楷體" w:hAnsi="標楷體" w:hint="eastAsia"/>
                </w:rPr>
                <w:t>1.刪除</w:t>
              </w:r>
              <w:r>
                <w:rPr>
                  <w:rFonts w:ascii="標楷體" w:eastAsia="標楷體" w:hAnsi="標楷體" w:hint="eastAsia"/>
                  <w:lang w:eastAsia="zh-HK"/>
                </w:rPr>
                <w:t>當筆</w:t>
              </w:r>
              <w:r>
                <w:rPr>
                  <w:rFonts w:eastAsia="標楷體" w:hint="eastAsia"/>
                </w:rPr>
                <w:t>疑似洗錢交易合理性</w:t>
              </w:r>
              <w:r>
                <w:rPr>
                  <w:rFonts w:ascii="標楷體" w:eastAsia="標楷體" w:hAnsi="標楷體" w:hint="eastAsia"/>
                  <w:lang w:eastAsia="zh-HK"/>
                </w:rPr>
                <w:t>資料,</w:t>
              </w:r>
              <w:r w:rsidRPr="006C763E">
                <w:rPr>
                  <w:rFonts w:eastAsia="標楷體" w:hint="eastAsia"/>
                </w:rPr>
                <w:t>連結至</w:t>
              </w:r>
              <w:r w:rsidRPr="00E82156">
                <w:rPr>
                  <w:rFonts w:eastAsia="標楷體"/>
                </w:rPr>
                <w:t>【</w:t>
              </w:r>
              <w:r w:rsidRPr="00E82156">
                <w:rPr>
                  <w:rFonts w:eastAsia="標楷體"/>
                </w:rPr>
                <w:t>L</w:t>
              </w:r>
              <w:r>
                <w:rPr>
                  <w:rFonts w:eastAsia="標楷體" w:hint="eastAsia"/>
                </w:rPr>
                <w:t>8203</w:t>
              </w:r>
              <w:r>
                <w:rPr>
                  <w:rFonts w:eastAsia="標楷體" w:hint="eastAsia"/>
                </w:rPr>
                <w:t>疑似洗錢交易合理性</w:t>
              </w:r>
              <w:r w:rsidRPr="00E82156">
                <w:rPr>
                  <w:rFonts w:eastAsia="標楷體" w:hint="eastAsia"/>
                </w:rPr>
                <w:t>維護</w:t>
              </w:r>
              <w:r w:rsidRPr="00E82156">
                <w:rPr>
                  <w:rFonts w:eastAsia="標楷體"/>
                </w:rPr>
                <w:t>】</w:t>
              </w:r>
              <w:r w:rsidRPr="00E82156">
                <w:rPr>
                  <w:rFonts w:eastAsia="標楷體" w:hint="eastAsia"/>
                </w:rPr>
                <w:t>，</w:t>
              </w:r>
              <w:r>
                <w:rPr>
                  <w:rFonts w:ascii="標楷體" w:eastAsia="標楷體" w:hAnsi="標楷體" w:hint="eastAsia"/>
                  <w:lang w:eastAsia="zh-HK"/>
                </w:rPr>
                <w:t>供刪除</w:t>
              </w:r>
              <w:r>
                <w:rPr>
                  <w:rFonts w:eastAsia="標楷體" w:hint="eastAsia"/>
                </w:rPr>
                <w:t>疑似洗錢交易合理性資料</w:t>
              </w:r>
            </w:ins>
          </w:p>
        </w:tc>
      </w:tr>
      <w:tr w:rsidR="004C05AA" w:rsidRPr="008F1D46" w14:paraId="3669009D" w14:textId="77777777" w:rsidTr="0094025F">
        <w:trPr>
          <w:ins w:id="3896" w:author="智誠 楊" w:date="2021-05-08T19:48:00Z"/>
        </w:trPr>
        <w:tc>
          <w:tcPr>
            <w:tcW w:w="695" w:type="dxa"/>
            <w:tcPrChange w:id="3897" w:author="智誠 楊" w:date="2021-05-10T11:20:00Z">
              <w:tcPr>
                <w:tcW w:w="710" w:type="dxa"/>
                <w:gridSpan w:val="2"/>
              </w:tcPr>
            </w:tcPrChange>
          </w:tcPr>
          <w:p w14:paraId="2D84EDB1" w14:textId="77777777" w:rsidR="004C05AA" w:rsidRDefault="004C05AA" w:rsidP="0094025F">
            <w:pPr>
              <w:jc w:val="center"/>
              <w:rPr>
                <w:ins w:id="3898" w:author="智誠 楊" w:date="2021-05-08T19:48:00Z"/>
                <w:rFonts w:ascii="標楷體" w:eastAsia="標楷體" w:hAnsi="標楷體"/>
              </w:rPr>
            </w:pPr>
            <w:ins w:id="3899" w:author="智誠 楊" w:date="2021-05-10T11:17:00Z">
              <w:r>
                <w:rPr>
                  <w:rFonts w:ascii="標楷體" w:eastAsia="標楷體" w:hAnsi="標楷體" w:hint="eastAsia"/>
                </w:rPr>
                <w:t>3</w:t>
              </w:r>
            </w:ins>
          </w:p>
        </w:tc>
        <w:tc>
          <w:tcPr>
            <w:tcW w:w="1001" w:type="dxa"/>
            <w:tcPrChange w:id="3900" w:author="智誠 楊" w:date="2021-05-10T11:20:00Z">
              <w:tcPr>
                <w:tcW w:w="1034" w:type="dxa"/>
                <w:gridSpan w:val="2"/>
              </w:tcPr>
            </w:tcPrChange>
          </w:tcPr>
          <w:p w14:paraId="5F9F65A8" w14:textId="77777777" w:rsidR="004C05AA" w:rsidRDefault="004C05AA" w:rsidP="0094025F">
            <w:pPr>
              <w:jc w:val="center"/>
              <w:rPr>
                <w:ins w:id="3901" w:author="智誠 楊" w:date="2021-05-08T19:48:00Z"/>
                <w:rFonts w:ascii="標楷體" w:eastAsia="標楷體" w:hAnsi="標楷體"/>
                <w:lang w:eastAsia="zh-HK"/>
              </w:rPr>
            </w:pPr>
            <w:ins w:id="3902" w:author="智誠 楊" w:date="2021-05-08T19:48:00Z">
              <w:r>
                <w:rPr>
                  <w:rFonts w:ascii="標楷體" w:eastAsia="標楷體" w:hAnsi="標楷體" w:hint="eastAsia"/>
                  <w:lang w:eastAsia="zh-HK"/>
                </w:rPr>
                <w:t>按鈕</w:t>
              </w:r>
            </w:ins>
          </w:p>
        </w:tc>
        <w:tc>
          <w:tcPr>
            <w:tcW w:w="1959" w:type="dxa"/>
            <w:tcPrChange w:id="3903" w:author="智誠 楊" w:date="2021-05-10T11:20:00Z">
              <w:tcPr>
                <w:tcW w:w="1787" w:type="dxa"/>
              </w:tcPr>
            </w:tcPrChange>
          </w:tcPr>
          <w:p w14:paraId="010BCD61" w14:textId="77777777" w:rsidR="004C05AA" w:rsidRDefault="004C05AA" w:rsidP="0094025F">
            <w:pPr>
              <w:rPr>
                <w:ins w:id="3904" w:author="智誠 楊" w:date="2021-05-08T19:48:00Z"/>
                <w:rFonts w:ascii="標楷體" w:eastAsia="標楷體" w:hAnsi="標楷體"/>
                <w:lang w:eastAsia="zh-HK"/>
              </w:rPr>
            </w:pPr>
            <w:ins w:id="3905" w:author="智誠 楊" w:date="2021-05-08T19:48:00Z">
              <w:r>
                <w:rPr>
                  <w:rFonts w:ascii="標楷體" w:eastAsia="標楷體" w:hAnsi="標楷體" w:hint="eastAsia"/>
                  <w:lang w:eastAsia="zh-HK"/>
                </w:rPr>
                <w:t>歷程</w:t>
              </w:r>
            </w:ins>
          </w:p>
        </w:tc>
        <w:tc>
          <w:tcPr>
            <w:tcW w:w="3816" w:type="dxa"/>
            <w:tcPrChange w:id="3906" w:author="智誠 楊" w:date="2021-05-10T11:20:00Z">
              <w:tcPr>
                <w:tcW w:w="3816" w:type="dxa"/>
                <w:gridSpan w:val="2"/>
              </w:tcPr>
            </w:tcPrChange>
          </w:tcPr>
          <w:p w14:paraId="3CD2B291" w14:textId="77777777" w:rsidR="004C05AA" w:rsidRDefault="004C05AA" w:rsidP="0094025F">
            <w:pPr>
              <w:rPr>
                <w:ins w:id="3907" w:author="智誠 楊" w:date="2021-05-08T19:48:00Z"/>
                <w:rFonts w:ascii="標楷體" w:eastAsia="標楷體" w:hAnsi="標楷體"/>
                <w:lang w:eastAsia="zh-HK"/>
              </w:rPr>
            </w:pPr>
          </w:p>
        </w:tc>
        <w:tc>
          <w:tcPr>
            <w:tcW w:w="3127" w:type="dxa"/>
            <w:tcPrChange w:id="3908" w:author="智誠 楊" w:date="2021-05-10T11:20:00Z">
              <w:tcPr>
                <w:tcW w:w="3251" w:type="dxa"/>
                <w:gridSpan w:val="2"/>
              </w:tcPr>
            </w:tcPrChange>
          </w:tcPr>
          <w:p w14:paraId="7A194495" w14:textId="77777777" w:rsidR="004C05AA" w:rsidRDefault="004C05AA" w:rsidP="0094025F">
            <w:pPr>
              <w:rPr>
                <w:ins w:id="3909" w:author="智誠 楊" w:date="2021-05-08T19:48:00Z"/>
                <w:rFonts w:ascii="標楷體" w:eastAsia="標楷體" w:hAnsi="標楷體"/>
              </w:rPr>
            </w:pPr>
            <w:ins w:id="3910" w:author="智誠 楊" w:date="2021-05-08T19:48:00Z">
              <w:r>
                <w:rPr>
                  <w:rFonts w:ascii="標楷體" w:eastAsia="標楷體" w:hAnsi="標楷體" w:hint="eastAsia"/>
                </w:rPr>
                <w:t>1.</w:t>
              </w:r>
              <w:r w:rsidRPr="006C763E">
                <w:rPr>
                  <w:rFonts w:eastAsia="標楷體" w:hint="eastAsia"/>
                </w:rPr>
                <w:t>連結至</w:t>
              </w:r>
              <w:r w:rsidRPr="006C763E">
                <w:rPr>
                  <w:rFonts w:eastAsia="標楷體"/>
                </w:rPr>
                <w:t>【</w:t>
              </w:r>
              <w:r w:rsidRPr="006C763E">
                <w:rPr>
                  <w:rFonts w:eastAsia="標楷體"/>
                </w:rPr>
                <w:t>L</w:t>
              </w:r>
              <w:r>
                <w:rPr>
                  <w:rFonts w:eastAsia="標楷體" w:hint="eastAsia"/>
                </w:rPr>
                <w:t>8924</w:t>
              </w:r>
              <w:r>
                <w:rPr>
                  <w:rFonts w:eastAsia="標楷體" w:hint="eastAsia"/>
                </w:rPr>
                <w:t>疑似洗錢資料變更查詢</w:t>
              </w:r>
              <w:r w:rsidRPr="006C763E">
                <w:rPr>
                  <w:rFonts w:eastAsia="標楷體"/>
                </w:rPr>
                <w:t>】</w:t>
              </w:r>
              <w:r w:rsidRPr="006C763E">
                <w:rPr>
                  <w:rFonts w:eastAsia="標楷體" w:hint="eastAsia"/>
                </w:rPr>
                <w:t>，</w:t>
              </w:r>
              <w:r>
                <w:rPr>
                  <w:rFonts w:ascii="標楷體" w:eastAsia="標楷體" w:hAnsi="標楷體" w:hint="eastAsia"/>
                  <w:lang w:eastAsia="zh-HK"/>
                </w:rPr>
                <w:t>供查詢當筆資料變更紀錄</w:t>
              </w:r>
            </w:ins>
          </w:p>
        </w:tc>
      </w:tr>
      <w:tr w:rsidR="004C05AA" w:rsidRPr="008F1D46" w14:paraId="6447F8C8" w14:textId="77777777" w:rsidTr="0094025F">
        <w:trPr>
          <w:ins w:id="3911" w:author="智誠 楊" w:date="2021-05-08T19:48:00Z"/>
        </w:trPr>
        <w:tc>
          <w:tcPr>
            <w:tcW w:w="695" w:type="dxa"/>
            <w:tcPrChange w:id="3912" w:author="智誠 楊" w:date="2021-05-10T11:20:00Z">
              <w:tcPr>
                <w:tcW w:w="710" w:type="dxa"/>
                <w:gridSpan w:val="2"/>
              </w:tcPr>
            </w:tcPrChange>
          </w:tcPr>
          <w:p w14:paraId="754963DE" w14:textId="77777777" w:rsidR="004C05AA" w:rsidRDefault="004C05AA" w:rsidP="0094025F">
            <w:pPr>
              <w:jc w:val="center"/>
              <w:rPr>
                <w:ins w:id="3913" w:author="智誠 楊" w:date="2021-05-08T19:48:00Z"/>
                <w:rFonts w:ascii="標楷體" w:eastAsia="標楷體" w:hAnsi="標楷體"/>
              </w:rPr>
            </w:pPr>
            <w:ins w:id="3914" w:author="智誠 楊" w:date="2021-05-10T11:17:00Z">
              <w:r>
                <w:rPr>
                  <w:rFonts w:ascii="標楷體" w:eastAsia="標楷體" w:hAnsi="標楷體" w:hint="eastAsia"/>
                </w:rPr>
                <w:t>4</w:t>
              </w:r>
            </w:ins>
          </w:p>
        </w:tc>
        <w:tc>
          <w:tcPr>
            <w:tcW w:w="1001" w:type="dxa"/>
            <w:tcPrChange w:id="3915" w:author="智誠 楊" w:date="2021-05-10T11:20:00Z">
              <w:tcPr>
                <w:tcW w:w="1034" w:type="dxa"/>
                <w:gridSpan w:val="2"/>
              </w:tcPr>
            </w:tcPrChange>
          </w:tcPr>
          <w:p w14:paraId="1B893DE0" w14:textId="77777777" w:rsidR="004C05AA" w:rsidRDefault="004C05AA" w:rsidP="0094025F">
            <w:pPr>
              <w:jc w:val="center"/>
              <w:rPr>
                <w:ins w:id="3916" w:author="智誠 楊" w:date="2021-05-08T19:48:00Z"/>
                <w:rFonts w:ascii="標楷體" w:eastAsia="標楷體" w:hAnsi="標楷體"/>
                <w:lang w:eastAsia="zh-HK"/>
              </w:rPr>
            </w:pPr>
            <w:ins w:id="3917" w:author="智誠 楊" w:date="2021-05-08T19:48:00Z">
              <w:r>
                <w:rPr>
                  <w:rFonts w:ascii="標楷體" w:eastAsia="標楷體" w:hAnsi="標楷體" w:hint="eastAsia"/>
                  <w:lang w:eastAsia="zh-HK"/>
                </w:rPr>
                <w:t>按鈕</w:t>
              </w:r>
            </w:ins>
          </w:p>
        </w:tc>
        <w:tc>
          <w:tcPr>
            <w:tcW w:w="1959" w:type="dxa"/>
            <w:tcPrChange w:id="3918" w:author="智誠 楊" w:date="2021-05-10T11:20:00Z">
              <w:tcPr>
                <w:tcW w:w="1787" w:type="dxa"/>
              </w:tcPr>
            </w:tcPrChange>
          </w:tcPr>
          <w:p w14:paraId="7B178886" w14:textId="77777777" w:rsidR="004C05AA" w:rsidRDefault="004C05AA" w:rsidP="0094025F">
            <w:pPr>
              <w:rPr>
                <w:ins w:id="3919" w:author="智誠 楊" w:date="2021-05-08T19:48:00Z"/>
                <w:rFonts w:ascii="標楷體" w:eastAsia="標楷體" w:hAnsi="標楷體"/>
                <w:lang w:eastAsia="zh-HK"/>
              </w:rPr>
            </w:pPr>
            <w:ins w:id="3920" w:author="智誠 楊" w:date="2021-05-08T19:48:00Z">
              <w:r>
                <w:rPr>
                  <w:rFonts w:ascii="標楷體" w:eastAsia="標楷體" w:hAnsi="標楷體" w:hint="eastAsia"/>
                  <w:lang w:eastAsia="zh-HK"/>
                </w:rPr>
                <w:t>明細</w:t>
              </w:r>
            </w:ins>
          </w:p>
        </w:tc>
        <w:tc>
          <w:tcPr>
            <w:tcW w:w="3816" w:type="dxa"/>
            <w:tcPrChange w:id="3921" w:author="智誠 楊" w:date="2021-05-10T11:20:00Z">
              <w:tcPr>
                <w:tcW w:w="3816" w:type="dxa"/>
                <w:gridSpan w:val="2"/>
              </w:tcPr>
            </w:tcPrChange>
          </w:tcPr>
          <w:p w14:paraId="50DD67D4" w14:textId="77777777" w:rsidR="004C05AA" w:rsidRDefault="004C05AA" w:rsidP="0094025F">
            <w:pPr>
              <w:rPr>
                <w:ins w:id="3922" w:author="智誠 楊" w:date="2021-05-08T19:48:00Z"/>
                <w:rFonts w:ascii="標楷體" w:eastAsia="標楷體" w:hAnsi="標楷體"/>
                <w:lang w:eastAsia="zh-HK"/>
              </w:rPr>
            </w:pPr>
          </w:p>
        </w:tc>
        <w:tc>
          <w:tcPr>
            <w:tcW w:w="3127" w:type="dxa"/>
            <w:tcPrChange w:id="3923" w:author="智誠 楊" w:date="2021-05-10T11:20:00Z">
              <w:tcPr>
                <w:tcW w:w="3251" w:type="dxa"/>
                <w:gridSpan w:val="2"/>
              </w:tcPr>
            </w:tcPrChange>
          </w:tcPr>
          <w:p w14:paraId="58E50043" w14:textId="77777777" w:rsidR="004C05AA" w:rsidRDefault="004C05AA" w:rsidP="0094025F">
            <w:pPr>
              <w:rPr>
                <w:ins w:id="3924" w:author="智誠 楊" w:date="2021-05-08T19:48:00Z"/>
                <w:rFonts w:ascii="標楷體" w:eastAsia="標楷體" w:hAnsi="標楷體"/>
              </w:rPr>
            </w:pPr>
            <w:ins w:id="3925" w:author="智誠 楊" w:date="2021-05-08T19:50:00Z">
              <w:r>
                <w:rPr>
                  <w:rFonts w:ascii="標楷體" w:eastAsia="標楷體" w:hAnsi="標楷體" w:hint="eastAsia"/>
                </w:rPr>
                <w:t>1.</w:t>
              </w:r>
              <w:r w:rsidRPr="006C763E">
                <w:rPr>
                  <w:rFonts w:eastAsia="標楷體" w:hint="eastAsia"/>
                </w:rPr>
                <w:t>連結至</w:t>
              </w:r>
              <w:r w:rsidRPr="006C763E">
                <w:rPr>
                  <w:rFonts w:eastAsia="標楷體"/>
                </w:rPr>
                <w:t>【</w:t>
              </w:r>
              <w:r w:rsidRPr="006C763E">
                <w:rPr>
                  <w:rFonts w:eastAsia="標楷體"/>
                </w:rPr>
                <w:t>L</w:t>
              </w:r>
              <w:r>
                <w:rPr>
                  <w:rFonts w:eastAsia="標楷體" w:hint="eastAsia"/>
                </w:rPr>
                <w:t>892</w:t>
              </w:r>
            </w:ins>
            <w:ins w:id="3926" w:author="智誠 楊" w:date="2021-05-08T19:51:00Z">
              <w:r>
                <w:rPr>
                  <w:rFonts w:eastAsia="標楷體" w:hint="eastAsia"/>
                </w:rPr>
                <w:t>1</w:t>
              </w:r>
            </w:ins>
            <w:ins w:id="3927" w:author="智誠 楊" w:date="2021-05-08T19:50:00Z">
              <w:r>
                <w:rPr>
                  <w:rFonts w:eastAsia="標楷體" w:hint="eastAsia"/>
                </w:rPr>
                <w:t>疑似洗錢</w:t>
              </w:r>
            </w:ins>
            <w:ins w:id="3928" w:author="智誠 楊" w:date="2021-05-08T19:51:00Z">
              <w:r>
                <w:rPr>
                  <w:rFonts w:eastAsia="標楷體" w:hint="eastAsia"/>
                </w:rPr>
                <w:t>樣態檢核</w:t>
              </w:r>
            </w:ins>
            <w:ins w:id="3929" w:author="智誠 楊" w:date="2021-05-08T19:50:00Z">
              <w:r>
                <w:rPr>
                  <w:rFonts w:eastAsia="標楷體" w:hint="eastAsia"/>
                </w:rPr>
                <w:t>查詢</w:t>
              </w:r>
              <w:r w:rsidRPr="006C763E">
                <w:rPr>
                  <w:rFonts w:eastAsia="標楷體"/>
                </w:rPr>
                <w:t>】</w:t>
              </w:r>
              <w:r w:rsidRPr="006C763E">
                <w:rPr>
                  <w:rFonts w:eastAsia="標楷體" w:hint="eastAsia"/>
                </w:rPr>
                <w:t>，</w:t>
              </w:r>
              <w:r>
                <w:rPr>
                  <w:rFonts w:ascii="標楷體" w:eastAsia="標楷體" w:hAnsi="標楷體" w:hint="eastAsia"/>
                  <w:lang w:eastAsia="zh-HK"/>
                </w:rPr>
                <w:t>供查詢當筆資料</w:t>
              </w:r>
            </w:ins>
            <w:ins w:id="3930" w:author="阿毛" w:date="2021-06-08T11:27:00Z">
              <w:r>
                <w:rPr>
                  <w:rFonts w:ascii="標楷體" w:eastAsia="標楷體" w:hAnsi="標楷體" w:hint="eastAsia"/>
                </w:rPr>
                <w:t>[</w:t>
              </w:r>
            </w:ins>
            <w:ins w:id="3931" w:author="智誠 楊" w:date="2021-05-08T19:51:00Z">
              <w:r>
                <w:rPr>
                  <w:rFonts w:ascii="標楷體" w:eastAsia="標楷體" w:hAnsi="標楷體" w:hint="eastAsia"/>
                  <w:lang w:eastAsia="zh-HK"/>
                </w:rPr>
                <w:t>入帳日期</w:t>
              </w:r>
            </w:ins>
            <w:ins w:id="3932" w:author="阿毛" w:date="2021-06-08T11:27:00Z">
              <w:r>
                <w:rPr>
                  <w:rFonts w:ascii="標楷體" w:eastAsia="標楷體" w:hAnsi="標楷體" w:hint="eastAsia"/>
                </w:rPr>
                <w:t>]</w:t>
              </w:r>
            </w:ins>
            <w:ins w:id="3933" w:author="智誠 楊" w:date="2021-05-08T19:52:00Z">
              <w:r>
                <w:rPr>
                  <w:rFonts w:ascii="標楷體" w:eastAsia="標楷體" w:hAnsi="標楷體" w:hint="eastAsia"/>
                  <w:lang w:eastAsia="zh-HK"/>
                </w:rPr>
                <w:t>之</w:t>
              </w:r>
            </w:ins>
            <w:ins w:id="3934" w:author="智誠 楊" w:date="2021-05-08T19:53:00Z">
              <w:r>
                <w:rPr>
                  <w:rFonts w:ascii="標楷體" w:eastAsia="標楷體" w:hAnsi="標楷體" w:hint="eastAsia"/>
                  <w:lang w:eastAsia="zh-HK"/>
                </w:rPr>
                <w:t>疑似</w:t>
              </w:r>
            </w:ins>
            <w:ins w:id="3935" w:author="智誠 楊" w:date="2021-05-08T19:52:00Z">
              <w:r>
                <w:rPr>
                  <w:rFonts w:eastAsia="標楷體" w:hint="eastAsia"/>
                </w:rPr>
                <w:t>洗錢樣態檢核</w:t>
              </w:r>
            </w:ins>
            <w:ins w:id="3936" w:author="智誠 楊" w:date="2021-05-08T19:53:00Z">
              <w:r>
                <w:rPr>
                  <w:rFonts w:eastAsia="標楷體" w:hint="eastAsia"/>
                </w:rPr>
                <w:t>資料</w:t>
              </w:r>
            </w:ins>
          </w:p>
        </w:tc>
      </w:tr>
      <w:tr w:rsidR="004C05AA" w:rsidRPr="008F1D46" w14:paraId="4B6E1B4A" w14:textId="77777777" w:rsidTr="0094025F">
        <w:trPr>
          <w:ins w:id="3937" w:author="智誠 楊" w:date="2021-05-08T18:58:00Z"/>
        </w:trPr>
        <w:tc>
          <w:tcPr>
            <w:tcW w:w="695" w:type="dxa"/>
            <w:tcPrChange w:id="3938" w:author="智誠 楊" w:date="2021-05-10T11:20:00Z">
              <w:tcPr>
                <w:tcW w:w="695" w:type="dxa"/>
              </w:tcPr>
            </w:tcPrChange>
          </w:tcPr>
          <w:p w14:paraId="382006D2" w14:textId="77777777" w:rsidR="004C05AA" w:rsidRDefault="004C05AA" w:rsidP="0094025F">
            <w:pPr>
              <w:jc w:val="center"/>
              <w:rPr>
                <w:ins w:id="3939" w:author="智誠 楊" w:date="2021-05-08T18:58:00Z"/>
                <w:rFonts w:ascii="標楷體" w:eastAsia="標楷體" w:hAnsi="標楷體"/>
              </w:rPr>
            </w:pPr>
            <w:ins w:id="3940" w:author="智誠 楊" w:date="2021-05-10T11:17:00Z">
              <w:r>
                <w:rPr>
                  <w:rFonts w:ascii="標楷體" w:eastAsia="標楷體" w:hAnsi="標楷體" w:hint="eastAsia"/>
                </w:rPr>
                <w:t>5</w:t>
              </w:r>
            </w:ins>
          </w:p>
        </w:tc>
        <w:tc>
          <w:tcPr>
            <w:tcW w:w="1001" w:type="dxa"/>
            <w:tcPrChange w:id="3941" w:author="智誠 楊" w:date="2021-05-10T11:20:00Z">
              <w:tcPr>
                <w:tcW w:w="1001" w:type="dxa"/>
                <w:gridSpan w:val="2"/>
              </w:tcPr>
            </w:tcPrChange>
          </w:tcPr>
          <w:p w14:paraId="3FB26AEC" w14:textId="77777777" w:rsidR="004C05AA" w:rsidRDefault="004C05AA" w:rsidP="0094025F">
            <w:pPr>
              <w:jc w:val="center"/>
              <w:rPr>
                <w:ins w:id="3942" w:author="智誠 楊" w:date="2021-05-08T18:58:00Z"/>
                <w:rFonts w:ascii="標楷體" w:eastAsia="標楷體" w:hAnsi="標楷體"/>
                <w:lang w:eastAsia="zh-HK"/>
              </w:rPr>
            </w:pPr>
            <w:ins w:id="3943" w:author="智誠 楊" w:date="2021-05-08T18:58:00Z">
              <w:r>
                <w:rPr>
                  <w:rFonts w:ascii="標楷體" w:eastAsia="標楷體" w:hAnsi="標楷體" w:hint="eastAsia"/>
                  <w:lang w:eastAsia="zh-HK"/>
                </w:rPr>
                <w:t>資料</w:t>
              </w:r>
            </w:ins>
          </w:p>
        </w:tc>
        <w:tc>
          <w:tcPr>
            <w:tcW w:w="1959" w:type="dxa"/>
            <w:tcPrChange w:id="3944" w:author="智誠 楊" w:date="2021-05-10T11:20:00Z">
              <w:tcPr>
                <w:tcW w:w="1959" w:type="dxa"/>
                <w:gridSpan w:val="3"/>
              </w:tcPr>
            </w:tcPrChange>
          </w:tcPr>
          <w:p w14:paraId="3ABCC843" w14:textId="77777777" w:rsidR="004C05AA" w:rsidRDefault="004C05AA" w:rsidP="0094025F">
            <w:pPr>
              <w:rPr>
                <w:ins w:id="3945" w:author="智誠 楊" w:date="2021-05-08T18:58:00Z"/>
                <w:rFonts w:ascii="標楷體" w:eastAsia="標楷體" w:hAnsi="標楷體"/>
                <w:lang w:eastAsia="zh-HK"/>
              </w:rPr>
            </w:pPr>
            <w:ins w:id="3946" w:author="智誠 楊" w:date="2021-05-08T19:55:00Z">
              <w:r>
                <w:rPr>
                  <w:rFonts w:ascii="標楷體" w:eastAsia="標楷體" w:hAnsi="標楷體" w:hint="eastAsia"/>
                  <w:lang w:eastAsia="zh-HK"/>
                </w:rPr>
                <w:t>交易樣態</w:t>
              </w:r>
            </w:ins>
          </w:p>
        </w:tc>
        <w:tc>
          <w:tcPr>
            <w:tcW w:w="3816" w:type="dxa"/>
            <w:tcPrChange w:id="3947" w:author="智誠 楊" w:date="2021-05-10T11:20:00Z">
              <w:tcPr>
                <w:tcW w:w="3816" w:type="dxa"/>
                <w:gridSpan w:val="2"/>
              </w:tcPr>
            </w:tcPrChange>
          </w:tcPr>
          <w:p w14:paraId="775B74B9" w14:textId="77777777" w:rsidR="004C05AA" w:rsidRPr="002478F2" w:rsidRDefault="004C05AA" w:rsidP="0094025F">
            <w:pPr>
              <w:rPr>
                <w:ins w:id="3948" w:author="智誠 楊" w:date="2021-05-08T18:58:00Z"/>
                <w:rFonts w:ascii="標楷體" w:eastAsia="標楷體" w:hAnsi="標楷體"/>
                <w:lang w:eastAsia="zh-HK"/>
              </w:rPr>
            </w:pPr>
            <w:proofErr w:type="spellStart"/>
            <w:ins w:id="3949" w:author="智誠 楊" w:date="2021-05-08T19:58:00Z">
              <w:r>
                <w:rPr>
                  <w:rFonts w:ascii="標楷體" w:eastAsia="標楷體" w:hAnsi="標楷體"/>
                </w:rPr>
                <w:t>MlaundryDetail</w:t>
              </w:r>
            </w:ins>
            <w:ins w:id="3950" w:author="智誠 楊" w:date="2021-05-08T18:58:00Z">
              <w:r>
                <w:rPr>
                  <w:rFonts w:ascii="標楷體" w:eastAsia="標楷體" w:hAnsi="標楷體"/>
                  <w:lang w:eastAsia="zh-HK"/>
                </w:rPr>
                <w:t>.</w:t>
              </w:r>
            </w:ins>
            <w:ins w:id="3951" w:author="智誠 楊" w:date="2021-05-08T19:56:00Z">
              <w:r>
                <w:rPr>
                  <w:rFonts w:ascii="標楷體" w:eastAsia="標楷體" w:hAnsi="標楷體"/>
                  <w:lang w:eastAsia="zh-HK"/>
                </w:rPr>
                <w:t>Factor</w:t>
              </w:r>
            </w:ins>
            <w:proofErr w:type="spellEnd"/>
          </w:p>
        </w:tc>
        <w:tc>
          <w:tcPr>
            <w:tcW w:w="3127" w:type="dxa"/>
            <w:tcPrChange w:id="3952" w:author="智誠 楊" w:date="2021-05-10T11:20:00Z">
              <w:tcPr>
                <w:tcW w:w="3127" w:type="dxa"/>
              </w:tcPr>
            </w:tcPrChange>
          </w:tcPr>
          <w:p w14:paraId="0A99DADE" w14:textId="77777777" w:rsidR="004C05AA" w:rsidRPr="008F1D46" w:rsidRDefault="004C05AA" w:rsidP="0094025F">
            <w:pPr>
              <w:rPr>
                <w:ins w:id="3953" w:author="智誠 楊" w:date="2021-05-08T18:58:00Z"/>
                <w:rFonts w:ascii="標楷體" w:eastAsia="標楷體" w:hAnsi="標楷體"/>
                <w:lang w:eastAsia="zh-HK"/>
              </w:rPr>
            </w:pPr>
            <w:ins w:id="3954" w:author="智誠 楊" w:date="2021-05-08T20:00:00Z">
              <w:r>
                <w:rPr>
                  <w:rFonts w:ascii="標楷體" w:eastAsia="標楷體" w:hAnsi="標楷體" w:hint="eastAsia"/>
                  <w:lang w:eastAsia="zh-HK"/>
                </w:rPr>
                <w:t>交易樣態</w:t>
              </w:r>
            </w:ins>
          </w:p>
        </w:tc>
      </w:tr>
      <w:tr w:rsidR="004C05AA" w:rsidRPr="008F1D46" w14:paraId="3C6286CA" w14:textId="77777777" w:rsidTr="0094025F">
        <w:trPr>
          <w:ins w:id="3955" w:author="智誠 楊" w:date="2021-05-08T18:58:00Z"/>
        </w:trPr>
        <w:tc>
          <w:tcPr>
            <w:tcW w:w="695" w:type="dxa"/>
            <w:tcPrChange w:id="3956" w:author="智誠 楊" w:date="2021-05-10T11:20:00Z">
              <w:tcPr>
                <w:tcW w:w="695" w:type="dxa"/>
              </w:tcPr>
            </w:tcPrChange>
          </w:tcPr>
          <w:p w14:paraId="5A19B8E7" w14:textId="77777777" w:rsidR="004C05AA" w:rsidRDefault="004C05AA" w:rsidP="0094025F">
            <w:pPr>
              <w:jc w:val="center"/>
              <w:rPr>
                <w:ins w:id="3957" w:author="智誠 楊" w:date="2021-05-08T18:58:00Z"/>
                <w:rFonts w:ascii="標楷體" w:eastAsia="標楷體" w:hAnsi="標楷體"/>
              </w:rPr>
            </w:pPr>
            <w:ins w:id="3958" w:author="智誠 楊" w:date="2021-05-10T11:17:00Z">
              <w:r>
                <w:rPr>
                  <w:rFonts w:ascii="標楷體" w:eastAsia="標楷體" w:hAnsi="標楷體" w:hint="eastAsia"/>
                </w:rPr>
                <w:t>6</w:t>
              </w:r>
            </w:ins>
          </w:p>
        </w:tc>
        <w:tc>
          <w:tcPr>
            <w:tcW w:w="1001" w:type="dxa"/>
            <w:tcPrChange w:id="3959" w:author="智誠 楊" w:date="2021-05-10T11:20:00Z">
              <w:tcPr>
                <w:tcW w:w="1001" w:type="dxa"/>
                <w:gridSpan w:val="2"/>
              </w:tcPr>
            </w:tcPrChange>
          </w:tcPr>
          <w:p w14:paraId="27D759A6" w14:textId="77777777" w:rsidR="004C05AA" w:rsidRDefault="004C05AA" w:rsidP="0094025F">
            <w:pPr>
              <w:jc w:val="center"/>
              <w:rPr>
                <w:ins w:id="3960" w:author="智誠 楊" w:date="2021-05-08T18:58:00Z"/>
                <w:rFonts w:ascii="標楷體" w:eastAsia="標楷體" w:hAnsi="標楷體"/>
                <w:lang w:eastAsia="zh-HK"/>
              </w:rPr>
            </w:pPr>
            <w:ins w:id="3961" w:author="智誠 楊" w:date="2021-05-08T18:58:00Z">
              <w:r>
                <w:rPr>
                  <w:rFonts w:ascii="標楷體" w:eastAsia="標楷體" w:hAnsi="標楷體" w:hint="eastAsia"/>
                  <w:lang w:eastAsia="zh-HK"/>
                </w:rPr>
                <w:t>資料</w:t>
              </w:r>
            </w:ins>
          </w:p>
        </w:tc>
        <w:tc>
          <w:tcPr>
            <w:tcW w:w="1959" w:type="dxa"/>
            <w:tcPrChange w:id="3962" w:author="智誠 楊" w:date="2021-05-10T11:20:00Z">
              <w:tcPr>
                <w:tcW w:w="1959" w:type="dxa"/>
                <w:gridSpan w:val="3"/>
              </w:tcPr>
            </w:tcPrChange>
          </w:tcPr>
          <w:p w14:paraId="0B970615" w14:textId="77777777" w:rsidR="004C05AA" w:rsidRDefault="004C05AA" w:rsidP="0094025F">
            <w:pPr>
              <w:rPr>
                <w:ins w:id="3963" w:author="智誠 楊" w:date="2021-05-08T18:58:00Z"/>
                <w:rFonts w:ascii="標楷體" w:eastAsia="標楷體" w:hAnsi="標楷體"/>
                <w:lang w:eastAsia="zh-HK"/>
              </w:rPr>
            </w:pPr>
            <w:ins w:id="3964" w:author="智誠 楊" w:date="2021-05-08T19:55:00Z">
              <w:r>
                <w:rPr>
                  <w:rFonts w:ascii="標楷體" w:eastAsia="標楷體" w:hAnsi="標楷體" w:hint="eastAsia"/>
                  <w:lang w:eastAsia="zh-HK"/>
                </w:rPr>
                <w:t>入帳日期</w:t>
              </w:r>
            </w:ins>
          </w:p>
        </w:tc>
        <w:tc>
          <w:tcPr>
            <w:tcW w:w="3816" w:type="dxa"/>
            <w:tcPrChange w:id="3965" w:author="智誠 楊" w:date="2021-05-10T11:20:00Z">
              <w:tcPr>
                <w:tcW w:w="3816" w:type="dxa"/>
                <w:gridSpan w:val="2"/>
              </w:tcPr>
            </w:tcPrChange>
          </w:tcPr>
          <w:p w14:paraId="3BD0FFC3" w14:textId="77777777" w:rsidR="004C05AA" w:rsidRPr="00997D40" w:rsidRDefault="004C05AA" w:rsidP="0094025F">
            <w:pPr>
              <w:rPr>
                <w:ins w:id="3966" w:author="智誠 楊" w:date="2021-05-08T18:58:00Z"/>
                <w:rFonts w:ascii="標楷體" w:eastAsia="標楷體" w:hAnsi="標楷體"/>
                <w:lang w:eastAsia="zh-HK"/>
              </w:rPr>
            </w:pPr>
            <w:proofErr w:type="spellStart"/>
            <w:ins w:id="3967" w:author="智誠 楊" w:date="2021-05-08T19:58:00Z">
              <w:r>
                <w:rPr>
                  <w:rFonts w:ascii="標楷體" w:eastAsia="標楷體" w:hAnsi="標楷體"/>
                </w:rPr>
                <w:t>MlaundryDetail</w:t>
              </w:r>
            </w:ins>
            <w:ins w:id="3968" w:author="智誠 楊" w:date="2021-05-08T18:58:00Z">
              <w:r>
                <w:rPr>
                  <w:rFonts w:ascii="標楷體" w:eastAsia="標楷體" w:hAnsi="標楷體"/>
                  <w:lang w:eastAsia="zh-HK"/>
                </w:rPr>
                <w:t>.</w:t>
              </w:r>
            </w:ins>
            <w:ins w:id="3969" w:author="智誠 楊" w:date="2021-05-08T19:56:00Z">
              <w:r>
                <w:rPr>
                  <w:rFonts w:ascii="標楷體" w:eastAsia="標楷體" w:hAnsi="標楷體"/>
                  <w:lang w:eastAsia="zh-HK"/>
                </w:rPr>
                <w:t>EntyrDate</w:t>
              </w:r>
            </w:ins>
            <w:proofErr w:type="spellEnd"/>
          </w:p>
        </w:tc>
        <w:tc>
          <w:tcPr>
            <w:tcW w:w="3127" w:type="dxa"/>
            <w:tcPrChange w:id="3970" w:author="智誠 楊" w:date="2021-05-10T11:20:00Z">
              <w:tcPr>
                <w:tcW w:w="3127" w:type="dxa"/>
              </w:tcPr>
            </w:tcPrChange>
          </w:tcPr>
          <w:p w14:paraId="5BF0B527" w14:textId="77777777" w:rsidR="004C05AA" w:rsidRPr="008F1D46" w:rsidRDefault="004C05AA" w:rsidP="0094025F">
            <w:pPr>
              <w:rPr>
                <w:ins w:id="3971" w:author="智誠 楊" w:date="2021-05-08T18:58:00Z"/>
                <w:rFonts w:ascii="標楷體" w:eastAsia="標楷體" w:hAnsi="標楷體"/>
                <w:lang w:eastAsia="zh-HK"/>
              </w:rPr>
            </w:pPr>
            <w:ins w:id="3972" w:author="智誠 楊" w:date="2021-05-08T20:00:00Z">
              <w:r>
                <w:rPr>
                  <w:rFonts w:ascii="標楷體" w:eastAsia="標楷體" w:hAnsi="標楷體" w:hint="eastAsia"/>
                  <w:lang w:eastAsia="zh-HK"/>
                </w:rPr>
                <w:t>入帳日期</w:t>
              </w:r>
            </w:ins>
            <w:ins w:id="3973" w:author="阿毛" w:date="2021-06-08T15:06:00Z">
              <w:r>
                <w:rPr>
                  <w:rFonts w:ascii="標楷體" w:eastAsia="標楷體" w:hAnsi="標楷體" w:hint="eastAsia"/>
                </w:rPr>
                <w:t>(YYY/MM/DD)</w:t>
              </w:r>
            </w:ins>
          </w:p>
        </w:tc>
      </w:tr>
      <w:tr w:rsidR="004C05AA" w:rsidRPr="008F1D46" w14:paraId="54520C5E" w14:textId="77777777" w:rsidTr="0094025F">
        <w:trPr>
          <w:ins w:id="3974" w:author="智誠 楊" w:date="2021-05-08T18:58:00Z"/>
        </w:trPr>
        <w:tc>
          <w:tcPr>
            <w:tcW w:w="695" w:type="dxa"/>
            <w:tcPrChange w:id="3975" w:author="智誠 楊" w:date="2021-05-10T11:20:00Z">
              <w:tcPr>
                <w:tcW w:w="695" w:type="dxa"/>
              </w:tcPr>
            </w:tcPrChange>
          </w:tcPr>
          <w:p w14:paraId="2AD9C342" w14:textId="77777777" w:rsidR="004C05AA" w:rsidRDefault="004C05AA" w:rsidP="0094025F">
            <w:pPr>
              <w:jc w:val="center"/>
              <w:rPr>
                <w:ins w:id="3976" w:author="智誠 楊" w:date="2021-05-08T18:58:00Z"/>
                <w:rFonts w:ascii="標楷體" w:eastAsia="標楷體" w:hAnsi="標楷體"/>
              </w:rPr>
            </w:pPr>
            <w:ins w:id="3977" w:author="智誠 楊" w:date="2021-05-10T11:17:00Z">
              <w:r>
                <w:rPr>
                  <w:rFonts w:ascii="標楷體" w:eastAsia="標楷體" w:hAnsi="標楷體" w:hint="eastAsia"/>
                </w:rPr>
                <w:t>7</w:t>
              </w:r>
            </w:ins>
          </w:p>
        </w:tc>
        <w:tc>
          <w:tcPr>
            <w:tcW w:w="1001" w:type="dxa"/>
            <w:tcPrChange w:id="3978" w:author="智誠 楊" w:date="2021-05-10T11:20:00Z">
              <w:tcPr>
                <w:tcW w:w="1001" w:type="dxa"/>
                <w:gridSpan w:val="2"/>
              </w:tcPr>
            </w:tcPrChange>
          </w:tcPr>
          <w:p w14:paraId="7F248693" w14:textId="77777777" w:rsidR="004C05AA" w:rsidRDefault="004C05AA" w:rsidP="0094025F">
            <w:pPr>
              <w:jc w:val="center"/>
              <w:rPr>
                <w:ins w:id="3979" w:author="智誠 楊" w:date="2021-05-08T18:58:00Z"/>
                <w:rFonts w:ascii="標楷體" w:eastAsia="標楷體" w:hAnsi="標楷體"/>
                <w:lang w:eastAsia="zh-HK"/>
              </w:rPr>
            </w:pPr>
            <w:ins w:id="3980" w:author="智誠 楊" w:date="2021-05-08T18:58:00Z">
              <w:r>
                <w:rPr>
                  <w:rFonts w:ascii="標楷體" w:eastAsia="標楷體" w:hAnsi="標楷體" w:hint="eastAsia"/>
                  <w:lang w:eastAsia="zh-HK"/>
                </w:rPr>
                <w:t>資料</w:t>
              </w:r>
            </w:ins>
          </w:p>
        </w:tc>
        <w:tc>
          <w:tcPr>
            <w:tcW w:w="1959" w:type="dxa"/>
            <w:tcPrChange w:id="3981" w:author="智誠 楊" w:date="2021-05-10T11:20:00Z">
              <w:tcPr>
                <w:tcW w:w="1959" w:type="dxa"/>
                <w:gridSpan w:val="3"/>
              </w:tcPr>
            </w:tcPrChange>
          </w:tcPr>
          <w:p w14:paraId="374BC02C" w14:textId="77777777" w:rsidR="004C05AA" w:rsidRDefault="004C05AA" w:rsidP="0094025F">
            <w:pPr>
              <w:rPr>
                <w:ins w:id="3982" w:author="智誠 楊" w:date="2021-05-08T18:58:00Z"/>
                <w:rFonts w:ascii="標楷體" w:eastAsia="標楷體" w:hAnsi="標楷體"/>
                <w:lang w:eastAsia="zh-HK"/>
              </w:rPr>
            </w:pPr>
            <w:ins w:id="3983" w:author="智誠 楊" w:date="2021-05-08T19:55:00Z">
              <w:r>
                <w:rPr>
                  <w:rFonts w:ascii="標楷體" w:eastAsia="標楷體" w:hAnsi="標楷體" w:hint="eastAsia"/>
                  <w:lang w:eastAsia="zh-HK"/>
                </w:rPr>
                <w:t>戶號</w:t>
              </w:r>
            </w:ins>
          </w:p>
        </w:tc>
        <w:tc>
          <w:tcPr>
            <w:tcW w:w="3816" w:type="dxa"/>
            <w:tcPrChange w:id="3984" w:author="智誠 楊" w:date="2021-05-10T11:20:00Z">
              <w:tcPr>
                <w:tcW w:w="3816" w:type="dxa"/>
                <w:gridSpan w:val="2"/>
              </w:tcPr>
            </w:tcPrChange>
          </w:tcPr>
          <w:p w14:paraId="70181ABE" w14:textId="77777777" w:rsidR="004C05AA" w:rsidRDefault="004C05AA" w:rsidP="0094025F">
            <w:pPr>
              <w:rPr>
                <w:ins w:id="3985" w:author="智誠 楊" w:date="2021-05-08T18:58:00Z"/>
                <w:rFonts w:ascii="標楷體" w:eastAsia="標楷體" w:hAnsi="標楷體"/>
                <w:lang w:eastAsia="zh-HK"/>
              </w:rPr>
            </w:pPr>
            <w:proofErr w:type="spellStart"/>
            <w:ins w:id="3986" w:author="智誠 楊" w:date="2021-05-08T19:58:00Z">
              <w:r>
                <w:rPr>
                  <w:rFonts w:ascii="標楷體" w:eastAsia="標楷體" w:hAnsi="標楷體"/>
                </w:rPr>
                <w:t>MlaundryDetail</w:t>
              </w:r>
            </w:ins>
            <w:ins w:id="3987" w:author="智誠 楊" w:date="2021-05-08T18:58:00Z">
              <w:r>
                <w:rPr>
                  <w:rFonts w:ascii="標楷體" w:eastAsia="標楷體" w:hAnsi="標楷體"/>
                  <w:lang w:eastAsia="zh-HK"/>
                </w:rPr>
                <w:t>.CustNo</w:t>
              </w:r>
              <w:proofErr w:type="spellEnd"/>
            </w:ins>
          </w:p>
        </w:tc>
        <w:tc>
          <w:tcPr>
            <w:tcW w:w="3127" w:type="dxa"/>
            <w:tcPrChange w:id="3988" w:author="智誠 楊" w:date="2021-05-10T11:20:00Z">
              <w:tcPr>
                <w:tcW w:w="3127" w:type="dxa"/>
              </w:tcPr>
            </w:tcPrChange>
          </w:tcPr>
          <w:p w14:paraId="67C6E528" w14:textId="77777777" w:rsidR="004C05AA" w:rsidRPr="001F47BB" w:rsidRDefault="004C05AA" w:rsidP="0094025F">
            <w:pPr>
              <w:rPr>
                <w:ins w:id="3989" w:author="智誠 楊" w:date="2021-05-08T18:58:00Z"/>
                <w:rFonts w:ascii="標楷體" w:eastAsia="標楷體" w:hAnsi="標楷體"/>
              </w:rPr>
            </w:pPr>
            <w:ins w:id="3990" w:author="智誠 楊" w:date="2021-05-08T20:00:00Z">
              <w:r>
                <w:rPr>
                  <w:rFonts w:ascii="標楷體" w:eastAsia="標楷體" w:hAnsi="標楷體" w:hint="eastAsia"/>
                  <w:lang w:eastAsia="zh-HK"/>
                </w:rPr>
                <w:t>戶號</w:t>
              </w:r>
            </w:ins>
          </w:p>
        </w:tc>
      </w:tr>
      <w:tr w:rsidR="004C05AA" w:rsidRPr="008F1D46" w14:paraId="0CBFD725" w14:textId="77777777" w:rsidTr="0094025F">
        <w:trPr>
          <w:ins w:id="3991" w:author="智誠 楊" w:date="2021-05-08T18:58:00Z"/>
        </w:trPr>
        <w:tc>
          <w:tcPr>
            <w:tcW w:w="695" w:type="dxa"/>
            <w:tcPrChange w:id="3992" w:author="智誠 楊" w:date="2021-05-10T11:20:00Z">
              <w:tcPr>
                <w:tcW w:w="695" w:type="dxa"/>
              </w:tcPr>
            </w:tcPrChange>
          </w:tcPr>
          <w:p w14:paraId="6AB14E02" w14:textId="77777777" w:rsidR="004C05AA" w:rsidRDefault="004C05AA" w:rsidP="0094025F">
            <w:pPr>
              <w:jc w:val="center"/>
              <w:rPr>
                <w:ins w:id="3993" w:author="智誠 楊" w:date="2021-05-08T18:58:00Z"/>
                <w:rFonts w:ascii="標楷體" w:eastAsia="標楷體" w:hAnsi="標楷體"/>
              </w:rPr>
            </w:pPr>
            <w:ins w:id="3994" w:author="智誠 楊" w:date="2021-05-10T11:17:00Z">
              <w:r>
                <w:rPr>
                  <w:rFonts w:ascii="標楷體" w:eastAsia="標楷體" w:hAnsi="標楷體" w:hint="eastAsia"/>
                </w:rPr>
                <w:t>8</w:t>
              </w:r>
            </w:ins>
          </w:p>
        </w:tc>
        <w:tc>
          <w:tcPr>
            <w:tcW w:w="1001" w:type="dxa"/>
            <w:tcPrChange w:id="3995" w:author="智誠 楊" w:date="2021-05-10T11:20:00Z">
              <w:tcPr>
                <w:tcW w:w="1001" w:type="dxa"/>
                <w:gridSpan w:val="2"/>
              </w:tcPr>
            </w:tcPrChange>
          </w:tcPr>
          <w:p w14:paraId="2F0A9717" w14:textId="77777777" w:rsidR="004C05AA" w:rsidRDefault="004C05AA" w:rsidP="0094025F">
            <w:pPr>
              <w:jc w:val="center"/>
              <w:rPr>
                <w:ins w:id="3996" w:author="智誠 楊" w:date="2021-05-08T18:58:00Z"/>
                <w:rFonts w:ascii="標楷體" w:eastAsia="標楷體" w:hAnsi="標楷體"/>
                <w:lang w:eastAsia="zh-HK"/>
              </w:rPr>
            </w:pPr>
            <w:ins w:id="3997" w:author="智誠 楊" w:date="2021-05-08T18:58:00Z">
              <w:r>
                <w:rPr>
                  <w:rFonts w:ascii="標楷體" w:eastAsia="標楷體" w:hAnsi="標楷體" w:hint="eastAsia"/>
                  <w:lang w:eastAsia="zh-HK"/>
                </w:rPr>
                <w:t>資料</w:t>
              </w:r>
            </w:ins>
          </w:p>
        </w:tc>
        <w:tc>
          <w:tcPr>
            <w:tcW w:w="1959" w:type="dxa"/>
            <w:tcPrChange w:id="3998" w:author="智誠 楊" w:date="2021-05-10T11:20:00Z">
              <w:tcPr>
                <w:tcW w:w="1959" w:type="dxa"/>
                <w:gridSpan w:val="3"/>
              </w:tcPr>
            </w:tcPrChange>
          </w:tcPr>
          <w:p w14:paraId="44532A91" w14:textId="77777777" w:rsidR="004C05AA" w:rsidRDefault="004C05AA" w:rsidP="0094025F">
            <w:pPr>
              <w:rPr>
                <w:ins w:id="3999" w:author="智誠 楊" w:date="2021-05-08T18:58:00Z"/>
                <w:rFonts w:ascii="標楷體" w:eastAsia="標楷體" w:hAnsi="標楷體"/>
                <w:lang w:eastAsia="zh-HK"/>
              </w:rPr>
            </w:pPr>
            <w:ins w:id="4000" w:author="智誠 楊" w:date="2021-05-08T19:55:00Z">
              <w:r>
                <w:rPr>
                  <w:rFonts w:ascii="標楷體" w:eastAsia="標楷體" w:hAnsi="標楷體" w:hint="eastAsia"/>
                  <w:lang w:eastAsia="zh-HK"/>
                </w:rPr>
                <w:t>戶名</w:t>
              </w:r>
            </w:ins>
          </w:p>
        </w:tc>
        <w:tc>
          <w:tcPr>
            <w:tcW w:w="3816" w:type="dxa"/>
            <w:tcPrChange w:id="4001" w:author="智誠 楊" w:date="2021-05-10T11:20:00Z">
              <w:tcPr>
                <w:tcW w:w="3816" w:type="dxa"/>
                <w:gridSpan w:val="2"/>
              </w:tcPr>
            </w:tcPrChange>
          </w:tcPr>
          <w:p w14:paraId="4594D504" w14:textId="77777777" w:rsidR="004C05AA" w:rsidDel="00A13E6E" w:rsidRDefault="004C05AA" w:rsidP="0094025F">
            <w:pPr>
              <w:rPr>
                <w:del w:id="4002" w:author="阿毛" w:date="2021-06-08T11:07:00Z"/>
                <w:rFonts w:ascii="標楷體" w:eastAsia="標楷體" w:hAnsi="標楷體"/>
              </w:rPr>
            </w:pPr>
            <w:proofErr w:type="spellStart"/>
            <w:ins w:id="4003" w:author="阿毛" w:date="2021-06-09T16:47:00Z">
              <w:r>
                <w:rPr>
                  <w:rFonts w:ascii="標楷體" w:eastAsia="標楷體" w:hAnsi="標楷體"/>
                </w:rPr>
                <w:t>MlaundryDetail</w:t>
              </w:r>
              <w:r>
                <w:rPr>
                  <w:rFonts w:ascii="標楷體" w:eastAsia="標楷體" w:hAnsi="標楷體"/>
                  <w:lang w:eastAsia="zh-HK"/>
                </w:rPr>
                <w:t>.CustNo</w:t>
              </w:r>
              <w:proofErr w:type="spellEnd"/>
              <w:r w:rsidDel="00CE3FCC">
                <w:rPr>
                  <w:rFonts w:ascii="標楷體" w:eastAsia="標楷體" w:hAnsi="標楷體"/>
                </w:rPr>
                <w:t xml:space="preserve"> </w:t>
              </w:r>
            </w:ins>
            <w:ins w:id="4004" w:author="智誠 楊" w:date="2021-05-08T19:58:00Z">
              <w:del w:id="4005" w:author="阿毛" w:date="2021-06-08T11:07:00Z">
                <w:r w:rsidDel="00CE3FCC">
                  <w:rPr>
                    <w:rFonts w:ascii="標楷體" w:eastAsia="標楷體" w:hAnsi="標楷體"/>
                  </w:rPr>
                  <w:delText>MlaundryDetail</w:delText>
                </w:r>
              </w:del>
            </w:ins>
            <w:ins w:id="4006" w:author="智誠 楊" w:date="2021-05-08T19:56:00Z">
              <w:del w:id="4007" w:author="阿毛" w:date="2021-06-08T11:07:00Z">
                <w:r w:rsidDel="00CE3FCC">
                  <w:rPr>
                    <w:rFonts w:ascii="標楷體" w:eastAsia="標楷體" w:hAnsi="標楷體"/>
                    <w:lang w:eastAsia="zh-HK"/>
                  </w:rPr>
                  <w:delText>.CustNo</w:delText>
                </w:r>
              </w:del>
            </w:ins>
          </w:p>
          <w:p w14:paraId="79BCDA35" w14:textId="77777777" w:rsidR="004C05AA" w:rsidRDefault="004C05AA" w:rsidP="0094025F">
            <w:pPr>
              <w:rPr>
                <w:ins w:id="4008" w:author="阿毛" w:date="2021-06-09T16:47:00Z"/>
                <w:rFonts w:ascii="標楷體" w:eastAsia="標楷體" w:hAnsi="標楷體"/>
                <w:lang w:eastAsia="zh-HK"/>
              </w:rPr>
            </w:pPr>
          </w:p>
          <w:p w14:paraId="5D0C28B3" w14:textId="77777777" w:rsidR="004C05AA" w:rsidRPr="00997D40" w:rsidRDefault="004C05AA" w:rsidP="0094025F">
            <w:pPr>
              <w:rPr>
                <w:ins w:id="4009" w:author="智誠 楊" w:date="2021-05-08T18:58:00Z"/>
                <w:rFonts w:ascii="標楷體" w:eastAsia="標楷體" w:hAnsi="標楷體"/>
                <w:lang w:eastAsia="zh-HK"/>
              </w:rPr>
            </w:pPr>
            <w:proofErr w:type="spellStart"/>
            <w:ins w:id="4010" w:author="智誠 楊" w:date="2021-05-08T19:56:00Z">
              <w:r>
                <w:rPr>
                  <w:rFonts w:ascii="標楷體" w:eastAsia="標楷體" w:hAnsi="標楷體" w:hint="eastAsia"/>
                </w:rPr>
                <w:t>C</w:t>
              </w:r>
              <w:r>
                <w:rPr>
                  <w:rFonts w:ascii="標楷體" w:eastAsia="標楷體" w:hAnsi="標楷體" w:hint="eastAsia"/>
                  <w:lang w:eastAsia="zh-HK"/>
                </w:rPr>
                <w:t>u</w:t>
              </w:r>
              <w:r>
                <w:rPr>
                  <w:rFonts w:ascii="標楷體" w:eastAsia="標楷體" w:hAnsi="標楷體"/>
                  <w:lang w:eastAsia="zh-HK"/>
                </w:rPr>
                <w:t>stMain.CustName</w:t>
              </w:r>
            </w:ins>
            <w:proofErr w:type="spellEnd"/>
          </w:p>
        </w:tc>
        <w:tc>
          <w:tcPr>
            <w:tcW w:w="3127" w:type="dxa"/>
            <w:tcPrChange w:id="4011" w:author="智誠 楊" w:date="2021-05-10T11:20:00Z">
              <w:tcPr>
                <w:tcW w:w="3127" w:type="dxa"/>
              </w:tcPr>
            </w:tcPrChange>
          </w:tcPr>
          <w:p w14:paraId="36824833" w14:textId="77777777" w:rsidR="004C05AA" w:rsidRDefault="004C05AA" w:rsidP="0094025F">
            <w:pPr>
              <w:rPr>
                <w:ins w:id="4012" w:author="阿毛" w:date="2021-06-08T11:07:00Z"/>
                <w:rFonts w:ascii="標楷體" w:eastAsia="標楷體" w:hAnsi="標楷體"/>
              </w:rPr>
            </w:pPr>
            <w:ins w:id="4013" w:author="阿毛" w:date="2021-06-08T11:07:00Z">
              <w:r>
                <w:rPr>
                  <w:rFonts w:ascii="標楷體" w:eastAsia="標楷體" w:hAnsi="標楷體" w:hint="eastAsia"/>
                  <w:lang w:eastAsia="zh-HK"/>
                </w:rPr>
                <w:t>依據</w:t>
              </w:r>
              <w:r>
                <w:rPr>
                  <w:rFonts w:ascii="標楷體" w:eastAsia="標楷體" w:hAnsi="標楷體" w:hint="eastAsia"/>
                </w:rPr>
                <w:t>[戶號(</w:t>
              </w:r>
              <w:proofErr w:type="spellStart"/>
              <w:r>
                <w:rPr>
                  <w:rFonts w:ascii="標楷體" w:eastAsia="標楷體" w:hAnsi="標楷體"/>
                </w:rPr>
                <w:t>MlaundryDetail</w:t>
              </w:r>
              <w:proofErr w:type="spellEnd"/>
            </w:ins>
          </w:p>
          <w:p w14:paraId="3F1898F4" w14:textId="77777777" w:rsidR="004C05AA" w:rsidRDefault="004C05AA" w:rsidP="0094025F">
            <w:pPr>
              <w:rPr>
                <w:ins w:id="4014" w:author="阿毛" w:date="2021-06-08T11:07:00Z"/>
                <w:rFonts w:ascii="標楷體" w:eastAsia="標楷體" w:hAnsi="標楷體"/>
                <w:lang w:eastAsia="zh-HK"/>
              </w:rPr>
            </w:pPr>
            <w:ins w:id="4015" w:author="阿毛" w:date="2021-06-08T11:07:00Z">
              <w:r>
                <w:rPr>
                  <w:rFonts w:ascii="標楷體" w:eastAsia="標楷體" w:hAnsi="標楷體"/>
                  <w:lang w:eastAsia="zh-HK"/>
                </w:rPr>
                <w:t>.</w:t>
              </w:r>
              <w:proofErr w:type="spellStart"/>
              <w:r>
                <w:rPr>
                  <w:rFonts w:ascii="標楷體" w:eastAsia="標楷體" w:hAnsi="標楷體"/>
                  <w:lang w:eastAsia="zh-HK"/>
                </w:rPr>
                <w:t>CustNo</w:t>
              </w:r>
              <w:proofErr w:type="spellEnd"/>
              <w:r>
                <w:rPr>
                  <w:rFonts w:ascii="標楷體" w:eastAsia="標楷體" w:hAnsi="標楷體" w:hint="eastAsia"/>
                </w:rPr>
                <w:t>)]</w:t>
              </w:r>
              <w:r>
                <w:rPr>
                  <w:rFonts w:ascii="標楷體" w:eastAsia="標楷體" w:hAnsi="標楷體" w:hint="eastAsia"/>
                  <w:lang w:eastAsia="zh-HK"/>
                </w:rPr>
                <w:t>對應</w:t>
              </w:r>
              <w:r>
                <w:rPr>
                  <w:rFonts w:ascii="標楷體" w:eastAsia="標楷體" w:hAnsi="標楷體" w:hint="eastAsia"/>
                </w:rPr>
                <w:t>[</w:t>
              </w:r>
              <w:r>
                <w:rPr>
                  <w:rFonts w:ascii="標楷體" w:eastAsia="標楷體" w:hAnsi="標楷體" w:hint="eastAsia"/>
                  <w:lang w:eastAsia="zh-HK"/>
                </w:rPr>
                <w:t>客戶資料主檔</w:t>
              </w:r>
              <w:r>
                <w:rPr>
                  <w:rFonts w:ascii="標楷體" w:eastAsia="標楷體" w:hAnsi="標楷體" w:hint="eastAsia"/>
                </w:rPr>
                <w:t>(</w:t>
              </w:r>
              <w:proofErr w:type="spellStart"/>
              <w:r>
                <w:rPr>
                  <w:rFonts w:ascii="標楷體" w:eastAsia="標楷體" w:hAnsi="標楷體" w:hint="eastAsia"/>
                </w:rPr>
                <w:t>C</w:t>
              </w:r>
              <w:r>
                <w:rPr>
                  <w:rFonts w:ascii="標楷體" w:eastAsia="標楷體" w:hAnsi="標楷體"/>
                </w:rPr>
                <w:t>ustMain</w:t>
              </w:r>
              <w:proofErr w:type="spellEnd"/>
              <w:r>
                <w:rPr>
                  <w:rFonts w:ascii="標楷體" w:eastAsia="標楷體" w:hAnsi="標楷體" w:hint="eastAsia"/>
                </w:rPr>
                <w:t>)]的[戶號(</w:t>
              </w:r>
              <w:proofErr w:type="spellStart"/>
              <w:r>
                <w:rPr>
                  <w:rFonts w:ascii="標楷體" w:eastAsia="標楷體" w:hAnsi="標楷體"/>
                  <w:lang w:eastAsia="zh-HK"/>
                </w:rPr>
                <w:t>Cus</w:t>
              </w:r>
              <w:proofErr w:type="spellEnd"/>
            </w:ins>
          </w:p>
          <w:p w14:paraId="2DB0ACF9" w14:textId="77777777" w:rsidR="004C05AA" w:rsidDel="00CE3FCC" w:rsidRDefault="004C05AA" w:rsidP="0094025F">
            <w:pPr>
              <w:rPr>
                <w:ins w:id="4016" w:author="智誠 楊" w:date="2021-05-08T20:01:00Z"/>
                <w:del w:id="4017" w:author="阿毛" w:date="2021-06-08T11:07:00Z"/>
                <w:rFonts w:ascii="標楷體" w:eastAsia="標楷體" w:hAnsi="標楷體"/>
                <w:lang w:eastAsia="zh-HK"/>
              </w:rPr>
            </w:pPr>
            <w:proofErr w:type="spellStart"/>
            <w:ins w:id="4018" w:author="阿毛" w:date="2021-06-08T11:07:00Z">
              <w:r>
                <w:rPr>
                  <w:rFonts w:ascii="標楷體" w:eastAsia="標楷體" w:hAnsi="標楷體"/>
                  <w:lang w:eastAsia="zh-HK"/>
                </w:rPr>
                <w:t>tNo</w:t>
              </w:r>
              <w:proofErr w:type="spellEnd"/>
              <w:r>
                <w:rPr>
                  <w:rFonts w:ascii="標楷體" w:eastAsia="標楷體" w:hAnsi="標楷體" w:hint="eastAsia"/>
                </w:rPr>
                <w:t>)]顯示[戶名/公司名稱(</w:t>
              </w:r>
              <w:proofErr w:type="spellStart"/>
              <w:r>
                <w:rPr>
                  <w:rFonts w:ascii="標楷體" w:eastAsia="標楷體" w:hAnsi="標楷體"/>
                  <w:lang w:eastAsia="zh-HK"/>
                </w:rPr>
                <w:t>CustName</w:t>
              </w:r>
              <w:proofErr w:type="spellEnd"/>
              <w:r>
                <w:rPr>
                  <w:rFonts w:ascii="標楷體" w:eastAsia="標楷體" w:hAnsi="標楷體" w:hint="eastAsia"/>
                </w:rPr>
                <w:t>)]</w:t>
              </w:r>
            </w:ins>
            <w:ins w:id="4019" w:author="智誠 楊" w:date="2021-05-08T20:01:00Z">
              <w:del w:id="4020" w:author="阿毛" w:date="2021-06-08T11:07:00Z">
                <w:r w:rsidDel="00CE3FCC">
                  <w:rPr>
                    <w:rFonts w:ascii="標楷體" w:eastAsia="標楷體" w:hAnsi="標楷體" w:hint="eastAsia"/>
                    <w:lang w:eastAsia="zh-HK"/>
                  </w:rPr>
                  <w:delText>依據</w:delText>
                </w:r>
                <w:r w:rsidDel="00CE3FCC">
                  <w:rPr>
                    <w:rFonts w:ascii="標楷體" w:eastAsia="標楷體" w:hAnsi="標楷體"/>
                  </w:rPr>
                  <w:delText>MlaundryDetail</w:delText>
                </w:r>
                <w:r w:rsidDel="00CE3FCC">
                  <w:rPr>
                    <w:rFonts w:ascii="標楷體" w:eastAsia="標楷體" w:hAnsi="標楷體"/>
                    <w:lang w:eastAsia="zh-HK"/>
                  </w:rPr>
                  <w:delText>.CustNo</w:delText>
                </w:r>
              </w:del>
            </w:ins>
          </w:p>
          <w:p w14:paraId="6DE8883F" w14:textId="77777777" w:rsidR="004C05AA" w:rsidRPr="008F1D46" w:rsidRDefault="004C05AA" w:rsidP="0094025F">
            <w:pPr>
              <w:rPr>
                <w:ins w:id="4021" w:author="智誠 楊" w:date="2021-05-08T18:58:00Z"/>
                <w:rFonts w:ascii="標楷體" w:eastAsia="標楷體" w:hAnsi="標楷體"/>
                <w:lang w:eastAsia="zh-HK"/>
              </w:rPr>
            </w:pPr>
            <w:ins w:id="4022" w:author="智誠 楊" w:date="2021-05-08T20:01:00Z">
              <w:del w:id="4023" w:author="阿毛" w:date="2021-06-08T11:07:00Z">
                <w:r w:rsidDel="00CE3FCC">
                  <w:rPr>
                    <w:rFonts w:ascii="標楷體" w:eastAsia="標楷體" w:hAnsi="標楷體" w:hint="eastAsia"/>
                    <w:lang w:eastAsia="zh-HK"/>
                  </w:rPr>
                  <w:delText>對應</w:delText>
                </w:r>
                <w:r w:rsidDel="00CE3FCC">
                  <w:rPr>
                    <w:rFonts w:ascii="標楷體" w:eastAsia="標楷體" w:hAnsi="標楷體" w:hint="eastAsia"/>
                  </w:rPr>
                  <w:delText>C</w:delText>
                </w:r>
                <w:r w:rsidDel="00CE3FCC">
                  <w:rPr>
                    <w:rFonts w:ascii="標楷體" w:eastAsia="標楷體" w:hAnsi="標楷體" w:hint="eastAsia"/>
                    <w:lang w:eastAsia="zh-HK"/>
                  </w:rPr>
                  <w:delText>u</w:delText>
                </w:r>
                <w:r w:rsidDel="00CE3FCC">
                  <w:rPr>
                    <w:rFonts w:ascii="標楷體" w:eastAsia="標楷體" w:hAnsi="標楷體"/>
                    <w:lang w:eastAsia="zh-HK"/>
                  </w:rPr>
                  <w:delText>stMain.CustName</w:delText>
                </w:r>
                <w:r w:rsidDel="00CE3FCC">
                  <w:rPr>
                    <w:rFonts w:ascii="標楷體" w:eastAsia="標楷體" w:hAnsi="標楷體" w:hint="eastAsia"/>
                    <w:lang w:eastAsia="zh-HK"/>
                  </w:rPr>
                  <w:delText>顯示名稱</w:delText>
                </w:r>
              </w:del>
            </w:ins>
          </w:p>
        </w:tc>
      </w:tr>
      <w:tr w:rsidR="004C05AA" w:rsidRPr="008F1D46" w14:paraId="302FAA62" w14:textId="77777777" w:rsidTr="0094025F">
        <w:trPr>
          <w:ins w:id="4024" w:author="智誠 楊" w:date="2021-05-08T18:58:00Z"/>
        </w:trPr>
        <w:tc>
          <w:tcPr>
            <w:tcW w:w="695" w:type="dxa"/>
            <w:tcPrChange w:id="4025" w:author="智誠 楊" w:date="2021-05-10T11:20:00Z">
              <w:tcPr>
                <w:tcW w:w="695" w:type="dxa"/>
              </w:tcPr>
            </w:tcPrChange>
          </w:tcPr>
          <w:p w14:paraId="36AD5C77" w14:textId="77777777" w:rsidR="004C05AA" w:rsidRDefault="004C05AA" w:rsidP="0094025F">
            <w:pPr>
              <w:jc w:val="center"/>
              <w:rPr>
                <w:ins w:id="4026" w:author="智誠 楊" w:date="2021-05-08T18:58:00Z"/>
                <w:rFonts w:ascii="標楷體" w:eastAsia="標楷體" w:hAnsi="標楷體"/>
              </w:rPr>
            </w:pPr>
            <w:ins w:id="4027" w:author="智誠 楊" w:date="2021-05-10T11:17:00Z">
              <w:r>
                <w:rPr>
                  <w:rFonts w:ascii="標楷體" w:eastAsia="標楷體" w:hAnsi="標楷體" w:hint="eastAsia"/>
                </w:rPr>
                <w:t>9</w:t>
              </w:r>
            </w:ins>
          </w:p>
        </w:tc>
        <w:tc>
          <w:tcPr>
            <w:tcW w:w="1001" w:type="dxa"/>
            <w:tcPrChange w:id="4028" w:author="智誠 楊" w:date="2021-05-10T11:20:00Z">
              <w:tcPr>
                <w:tcW w:w="1001" w:type="dxa"/>
                <w:gridSpan w:val="2"/>
              </w:tcPr>
            </w:tcPrChange>
          </w:tcPr>
          <w:p w14:paraId="33C119A6" w14:textId="77777777" w:rsidR="004C05AA" w:rsidRDefault="004C05AA" w:rsidP="0094025F">
            <w:pPr>
              <w:jc w:val="center"/>
              <w:rPr>
                <w:ins w:id="4029" w:author="智誠 楊" w:date="2021-05-08T18:58:00Z"/>
                <w:rFonts w:ascii="標楷體" w:eastAsia="標楷體" w:hAnsi="標楷體"/>
                <w:lang w:eastAsia="zh-HK"/>
              </w:rPr>
            </w:pPr>
            <w:ins w:id="4030" w:author="智誠 楊" w:date="2021-05-08T18:58:00Z">
              <w:r>
                <w:rPr>
                  <w:rFonts w:ascii="標楷體" w:eastAsia="標楷體" w:hAnsi="標楷體" w:hint="eastAsia"/>
                  <w:lang w:eastAsia="zh-HK"/>
                </w:rPr>
                <w:t>資料</w:t>
              </w:r>
            </w:ins>
          </w:p>
        </w:tc>
        <w:tc>
          <w:tcPr>
            <w:tcW w:w="1959" w:type="dxa"/>
            <w:tcPrChange w:id="4031" w:author="智誠 楊" w:date="2021-05-10T11:20:00Z">
              <w:tcPr>
                <w:tcW w:w="1959" w:type="dxa"/>
                <w:gridSpan w:val="3"/>
              </w:tcPr>
            </w:tcPrChange>
          </w:tcPr>
          <w:p w14:paraId="1201B5AC" w14:textId="77777777" w:rsidR="004C05AA" w:rsidRDefault="004C05AA" w:rsidP="0094025F">
            <w:pPr>
              <w:rPr>
                <w:ins w:id="4032" w:author="智誠 楊" w:date="2021-05-08T18:58:00Z"/>
                <w:rFonts w:ascii="標楷體" w:eastAsia="標楷體" w:hAnsi="標楷體"/>
                <w:lang w:eastAsia="zh-HK"/>
              </w:rPr>
            </w:pPr>
            <w:ins w:id="4033" w:author="智誠 楊" w:date="2021-05-08T19:55:00Z">
              <w:r>
                <w:rPr>
                  <w:rFonts w:ascii="標楷體" w:eastAsia="標楷體" w:hAnsi="標楷體" w:hint="eastAsia"/>
                  <w:lang w:eastAsia="zh-HK"/>
                </w:rPr>
                <w:t>累積金額</w:t>
              </w:r>
            </w:ins>
          </w:p>
        </w:tc>
        <w:tc>
          <w:tcPr>
            <w:tcW w:w="3816" w:type="dxa"/>
            <w:tcPrChange w:id="4034" w:author="智誠 楊" w:date="2021-05-10T11:20:00Z">
              <w:tcPr>
                <w:tcW w:w="3816" w:type="dxa"/>
                <w:gridSpan w:val="2"/>
              </w:tcPr>
            </w:tcPrChange>
          </w:tcPr>
          <w:p w14:paraId="66A33C15" w14:textId="77777777" w:rsidR="004C05AA" w:rsidRPr="00997D40" w:rsidRDefault="004C05AA" w:rsidP="0094025F">
            <w:pPr>
              <w:rPr>
                <w:ins w:id="4035" w:author="智誠 楊" w:date="2021-05-08T18:58:00Z"/>
                <w:rFonts w:ascii="標楷體" w:eastAsia="標楷體" w:hAnsi="標楷體"/>
                <w:lang w:eastAsia="zh-HK"/>
              </w:rPr>
            </w:pPr>
            <w:proofErr w:type="spellStart"/>
            <w:ins w:id="4036" w:author="智誠 楊" w:date="2021-05-08T19:59:00Z">
              <w:r>
                <w:rPr>
                  <w:rFonts w:ascii="標楷體" w:eastAsia="標楷體" w:hAnsi="標楷體"/>
                </w:rPr>
                <w:t>MlaundryDetail</w:t>
              </w:r>
            </w:ins>
            <w:ins w:id="4037" w:author="智誠 楊" w:date="2021-05-08T19:57:00Z">
              <w:r>
                <w:rPr>
                  <w:rFonts w:ascii="標楷體" w:eastAsia="標楷體" w:hAnsi="標楷體"/>
                  <w:lang w:eastAsia="zh-HK"/>
                </w:rPr>
                <w:t>.</w:t>
              </w:r>
            </w:ins>
            <w:ins w:id="4038" w:author="智誠 楊" w:date="2021-05-08T19:59:00Z">
              <w:r>
                <w:rPr>
                  <w:rFonts w:ascii="標楷體" w:eastAsia="標楷體" w:hAnsi="標楷體"/>
                  <w:lang w:eastAsia="zh-HK"/>
                </w:rPr>
                <w:t>TotalAmt</w:t>
              </w:r>
            </w:ins>
            <w:proofErr w:type="spellEnd"/>
          </w:p>
        </w:tc>
        <w:tc>
          <w:tcPr>
            <w:tcW w:w="3127" w:type="dxa"/>
            <w:tcPrChange w:id="4039" w:author="智誠 楊" w:date="2021-05-10T11:20:00Z">
              <w:tcPr>
                <w:tcW w:w="3127" w:type="dxa"/>
              </w:tcPr>
            </w:tcPrChange>
          </w:tcPr>
          <w:p w14:paraId="1F44DF1A" w14:textId="77777777" w:rsidR="004C05AA" w:rsidRPr="008F1D46" w:rsidRDefault="004C05AA" w:rsidP="0094025F">
            <w:pPr>
              <w:rPr>
                <w:ins w:id="4040" w:author="智誠 楊" w:date="2021-05-08T18:58:00Z"/>
                <w:rFonts w:ascii="標楷體" w:eastAsia="標楷體" w:hAnsi="標楷體"/>
                <w:lang w:eastAsia="zh-HK"/>
              </w:rPr>
            </w:pPr>
            <w:ins w:id="4041" w:author="智誠 楊" w:date="2021-05-08T20:00:00Z">
              <w:r>
                <w:rPr>
                  <w:rFonts w:ascii="標楷體" w:eastAsia="標楷體" w:hAnsi="標楷體" w:hint="eastAsia"/>
                  <w:lang w:eastAsia="zh-HK"/>
                </w:rPr>
                <w:t>累積金額</w:t>
              </w:r>
            </w:ins>
          </w:p>
        </w:tc>
      </w:tr>
      <w:tr w:rsidR="004C05AA" w:rsidRPr="008F1D46" w14:paraId="6B69E01A" w14:textId="77777777" w:rsidTr="0094025F">
        <w:trPr>
          <w:ins w:id="4042" w:author="智誠 楊" w:date="2021-05-08T18:58:00Z"/>
        </w:trPr>
        <w:tc>
          <w:tcPr>
            <w:tcW w:w="695" w:type="dxa"/>
            <w:tcPrChange w:id="4043" w:author="智誠 楊" w:date="2021-05-10T11:20:00Z">
              <w:tcPr>
                <w:tcW w:w="695" w:type="dxa"/>
              </w:tcPr>
            </w:tcPrChange>
          </w:tcPr>
          <w:p w14:paraId="2FA84573" w14:textId="77777777" w:rsidR="004C05AA" w:rsidRDefault="004C05AA" w:rsidP="0094025F">
            <w:pPr>
              <w:jc w:val="center"/>
              <w:rPr>
                <w:ins w:id="4044" w:author="智誠 楊" w:date="2021-05-08T18:58:00Z"/>
                <w:rFonts w:ascii="標楷體" w:eastAsia="標楷體" w:hAnsi="標楷體"/>
              </w:rPr>
            </w:pPr>
            <w:ins w:id="4045" w:author="智誠 楊" w:date="2021-05-10T11:17:00Z">
              <w:r>
                <w:rPr>
                  <w:rFonts w:ascii="標楷體" w:eastAsia="標楷體" w:hAnsi="標楷體" w:hint="eastAsia"/>
                </w:rPr>
                <w:t>10</w:t>
              </w:r>
            </w:ins>
          </w:p>
        </w:tc>
        <w:tc>
          <w:tcPr>
            <w:tcW w:w="1001" w:type="dxa"/>
            <w:tcPrChange w:id="4046" w:author="智誠 楊" w:date="2021-05-10T11:20:00Z">
              <w:tcPr>
                <w:tcW w:w="1001" w:type="dxa"/>
                <w:gridSpan w:val="2"/>
              </w:tcPr>
            </w:tcPrChange>
          </w:tcPr>
          <w:p w14:paraId="657D0A11" w14:textId="77777777" w:rsidR="004C05AA" w:rsidRDefault="004C05AA" w:rsidP="0094025F">
            <w:pPr>
              <w:jc w:val="center"/>
              <w:rPr>
                <w:ins w:id="4047" w:author="智誠 楊" w:date="2021-05-08T18:58:00Z"/>
                <w:rFonts w:ascii="標楷體" w:eastAsia="標楷體" w:hAnsi="標楷體"/>
                <w:lang w:eastAsia="zh-HK"/>
              </w:rPr>
            </w:pPr>
            <w:ins w:id="4048" w:author="智誠 楊" w:date="2021-05-08T18:58:00Z">
              <w:r>
                <w:rPr>
                  <w:rFonts w:ascii="標楷體" w:eastAsia="標楷體" w:hAnsi="標楷體" w:hint="eastAsia"/>
                  <w:lang w:eastAsia="zh-HK"/>
                </w:rPr>
                <w:t>資料</w:t>
              </w:r>
            </w:ins>
          </w:p>
        </w:tc>
        <w:tc>
          <w:tcPr>
            <w:tcW w:w="1959" w:type="dxa"/>
            <w:tcPrChange w:id="4049" w:author="智誠 楊" w:date="2021-05-10T11:20:00Z">
              <w:tcPr>
                <w:tcW w:w="1959" w:type="dxa"/>
                <w:gridSpan w:val="3"/>
              </w:tcPr>
            </w:tcPrChange>
          </w:tcPr>
          <w:p w14:paraId="08F81E59" w14:textId="77777777" w:rsidR="004C05AA" w:rsidRDefault="004C05AA" w:rsidP="0094025F">
            <w:pPr>
              <w:rPr>
                <w:ins w:id="4050" w:author="智誠 楊" w:date="2021-05-08T18:58:00Z"/>
                <w:rFonts w:ascii="標楷體" w:eastAsia="標楷體" w:hAnsi="標楷體"/>
                <w:lang w:eastAsia="zh-HK"/>
              </w:rPr>
            </w:pPr>
            <w:ins w:id="4051" w:author="智誠 楊" w:date="2021-05-08T19:55:00Z">
              <w:r>
                <w:rPr>
                  <w:rFonts w:ascii="標楷體" w:eastAsia="標楷體" w:hAnsi="標楷體" w:hint="eastAsia"/>
                  <w:lang w:eastAsia="zh-HK"/>
                </w:rPr>
                <w:t>累積</w:t>
              </w:r>
            </w:ins>
            <w:ins w:id="4052" w:author="智誠 楊" w:date="2021-05-08T19:57:00Z">
              <w:r>
                <w:rPr>
                  <w:rFonts w:ascii="標楷體" w:eastAsia="標楷體" w:hAnsi="標楷體" w:hint="eastAsia"/>
                  <w:lang w:eastAsia="zh-HK"/>
                </w:rPr>
                <w:t>筆</w:t>
              </w:r>
            </w:ins>
            <w:ins w:id="4053" w:author="智誠 楊" w:date="2021-05-08T19:55:00Z">
              <w:r>
                <w:rPr>
                  <w:rFonts w:ascii="標楷體" w:eastAsia="標楷體" w:hAnsi="標楷體" w:hint="eastAsia"/>
                  <w:lang w:eastAsia="zh-HK"/>
                </w:rPr>
                <w:t>數</w:t>
              </w:r>
            </w:ins>
          </w:p>
        </w:tc>
        <w:tc>
          <w:tcPr>
            <w:tcW w:w="3816" w:type="dxa"/>
            <w:tcPrChange w:id="4054" w:author="智誠 楊" w:date="2021-05-10T11:20:00Z">
              <w:tcPr>
                <w:tcW w:w="3816" w:type="dxa"/>
                <w:gridSpan w:val="2"/>
              </w:tcPr>
            </w:tcPrChange>
          </w:tcPr>
          <w:p w14:paraId="31B0EC96" w14:textId="77777777" w:rsidR="004C05AA" w:rsidRPr="00997D40" w:rsidRDefault="004C05AA" w:rsidP="0094025F">
            <w:pPr>
              <w:rPr>
                <w:ins w:id="4055" w:author="智誠 楊" w:date="2021-05-08T18:58:00Z"/>
                <w:rFonts w:ascii="標楷體" w:eastAsia="標楷體" w:hAnsi="標楷體"/>
                <w:color w:val="FF0000"/>
              </w:rPr>
            </w:pPr>
            <w:proofErr w:type="spellStart"/>
            <w:ins w:id="4056" w:author="智誠 楊" w:date="2021-05-08T19:59:00Z">
              <w:r>
                <w:rPr>
                  <w:rFonts w:ascii="標楷體" w:eastAsia="標楷體" w:hAnsi="標楷體"/>
                </w:rPr>
                <w:t>MlaundryDetail</w:t>
              </w:r>
            </w:ins>
            <w:ins w:id="4057" w:author="智誠 楊" w:date="2021-05-08T18:58:00Z">
              <w:r>
                <w:rPr>
                  <w:rFonts w:ascii="標楷體" w:eastAsia="標楷體" w:hAnsi="標楷體"/>
                  <w:lang w:eastAsia="zh-HK"/>
                </w:rPr>
                <w:t>.</w:t>
              </w:r>
            </w:ins>
            <w:ins w:id="4058" w:author="智誠 楊" w:date="2021-05-08T19:59:00Z">
              <w:r>
                <w:rPr>
                  <w:rFonts w:ascii="標楷體" w:eastAsia="標楷體" w:hAnsi="標楷體" w:hint="eastAsia"/>
                </w:rPr>
                <w:t>T</w:t>
              </w:r>
              <w:r>
                <w:rPr>
                  <w:rFonts w:ascii="標楷體" w:eastAsia="標楷體" w:hAnsi="標楷體" w:hint="eastAsia"/>
                  <w:lang w:eastAsia="zh-HK"/>
                </w:rPr>
                <w:t>o</w:t>
              </w:r>
              <w:r>
                <w:rPr>
                  <w:rFonts w:ascii="標楷體" w:eastAsia="標楷體" w:hAnsi="標楷體"/>
                  <w:lang w:eastAsia="zh-HK"/>
                </w:rPr>
                <w:t>talCnt</w:t>
              </w:r>
            </w:ins>
            <w:proofErr w:type="spellEnd"/>
          </w:p>
        </w:tc>
        <w:tc>
          <w:tcPr>
            <w:tcW w:w="3127" w:type="dxa"/>
            <w:tcPrChange w:id="4059" w:author="智誠 楊" w:date="2021-05-10T11:20:00Z">
              <w:tcPr>
                <w:tcW w:w="3127" w:type="dxa"/>
              </w:tcPr>
            </w:tcPrChange>
          </w:tcPr>
          <w:p w14:paraId="6B710F6E" w14:textId="77777777" w:rsidR="004C05AA" w:rsidRDefault="004C05AA" w:rsidP="0094025F">
            <w:pPr>
              <w:rPr>
                <w:ins w:id="4060" w:author="智誠 楊" w:date="2021-05-08T18:58:00Z"/>
                <w:rFonts w:ascii="標楷體" w:eastAsia="標楷體" w:hAnsi="標楷體"/>
                <w:lang w:eastAsia="zh-HK"/>
              </w:rPr>
            </w:pPr>
            <w:ins w:id="4061" w:author="智誠 楊" w:date="2021-05-08T20:00:00Z">
              <w:r>
                <w:rPr>
                  <w:rFonts w:ascii="標楷體" w:eastAsia="標楷體" w:hAnsi="標楷體" w:hint="eastAsia"/>
                  <w:lang w:eastAsia="zh-HK"/>
                </w:rPr>
                <w:t>累積筆數</w:t>
              </w:r>
            </w:ins>
          </w:p>
        </w:tc>
      </w:tr>
      <w:tr w:rsidR="004C05AA" w:rsidRPr="008F1D46" w14:paraId="6872017B" w14:textId="77777777" w:rsidTr="0094025F">
        <w:trPr>
          <w:ins w:id="4062" w:author="智誠 楊" w:date="2021-05-08T18:58:00Z"/>
        </w:trPr>
        <w:tc>
          <w:tcPr>
            <w:tcW w:w="695" w:type="dxa"/>
            <w:tcPrChange w:id="4063" w:author="智誠 楊" w:date="2021-05-10T11:20:00Z">
              <w:tcPr>
                <w:tcW w:w="695" w:type="dxa"/>
              </w:tcPr>
            </w:tcPrChange>
          </w:tcPr>
          <w:p w14:paraId="57C72A13" w14:textId="77777777" w:rsidR="004C05AA" w:rsidRDefault="004C05AA" w:rsidP="0094025F">
            <w:pPr>
              <w:jc w:val="center"/>
              <w:rPr>
                <w:ins w:id="4064" w:author="智誠 楊" w:date="2021-05-08T18:58:00Z"/>
                <w:rFonts w:ascii="標楷體" w:eastAsia="標楷體" w:hAnsi="標楷體"/>
              </w:rPr>
            </w:pPr>
            <w:ins w:id="4065" w:author="智誠 楊" w:date="2021-05-10T11:17:00Z">
              <w:r>
                <w:rPr>
                  <w:rFonts w:ascii="標楷體" w:eastAsia="標楷體" w:hAnsi="標楷體" w:hint="eastAsia"/>
                </w:rPr>
                <w:t>11</w:t>
              </w:r>
            </w:ins>
          </w:p>
        </w:tc>
        <w:tc>
          <w:tcPr>
            <w:tcW w:w="1001" w:type="dxa"/>
            <w:tcPrChange w:id="4066" w:author="智誠 楊" w:date="2021-05-10T11:20:00Z">
              <w:tcPr>
                <w:tcW w:w="1001" w:type="dxa"/>
                <w:gridSpan w:val="2"/>
              </w:tcPr>
            </w:tcPrChange>
          </w:tcPr>
          <w:p w14:paraId="0EA5F2A6" w14:textId="77777777" w:rsidR="004C05AA" w:rsidRDefault="004C05AA" w:rsidP="0094025F">
            <w:pPr>
              <w:jc w:val="center"/>
              <w:rPr>
                <w:ins w:id="4067" w:author="智誠 楊" w:date="2021-05-08T18:58:00Z"/>
                <w:rFonts w:ascii="標楷體" w:eastAsia="標楷體" w:hAnsi="標楷體"/>
                <w:lang w:eastAsia="zh-HK"/>
              </w:rPr>
            </w:pPr>
            <w:ins w:id="4068" w:author="智誠 楊" w:date="2021-05-08T18:58:00Z">
              <w:r>
                <w:rPr>
                  <w:rFonts w:ascii="標楷體" w:eastAsia="標楷體" w:hAnsi="標楷體" w:hint="eastAsia"/>
                  <w:lang w:eastAsia="zh-HK"/>
                </w:rPr>
                <w:t>資料</w:t>
              </w:r>
            </w:ins>
          </w:p>
        </w:tc>
        <w:tc>
          <w:tcPr>
            <w:tcW w:w="1959" w:type="dxa"/>
            <w:tcPrChange w:id="4069" w:author="智誠 楊" w:date="2021-05-10T11:20:00Z">
              <w:tcPr>
                <w:tcW w:w="1959" w:type="dxa"/>
                <w:gridSpan w:val="3"/>
              </w:tcPr>
            </w:tcPrChange>
          </w:tcPr>
          <w:p w14:paraId="0F5A7252" w14:textId="77777777" w:rsidR="004C05AA" w:rsidRDefault="004C05AA" w:rsidP="0094025F">
            <w:pPr>
              <w:rPr>
                <w:ins w:id="4070" w:author="智誠 楊" w:date="2021-05-08T18:58:00Z"/>
                <w:rFonts w:ascii="標楷體" w:eastAsia="標楷體" w:hAnsi="標楷體"/>
                <w:lang w:eastAsia="zh-HK"/>
              </w:rPr>
            </w:pPr>
            <w:ins w:id="4071" w:author="智誠 楊" w:date="2021-05-08T19:55:00Z">
              <w:r>
                <w:rPr>
                  <w:rFonts w:ascii="標楷體" w:eastAsia="標楷體" w:hAnsi="標楷體" w:hint="eastAsia"/>
                  <w:lang w:eastAsia="zh-HK"/>
                </w:rPr>
                <w:t>經辦</w:t>
              </w:r>
            </w:ins>
          </w:p>
        </w:tc>
        <w:tc>
          <w:tcPr>
            <w:tcW w:w="3816" w:type="dxa"/>
            <w:tcPrChange w:id="4072" w:author="智誠 楊" w:date="2021-05-10T11:20:00Z">
              <w:tcPr>
                <w:tcW w:w="3816" w:type="dxa"/>
                <w:gridSpan w:val="2"/>
              </w:tcPr>
            </w:tcPrChange>
          </w:tcPr>
          <w:p w14:paraId="1BE0671E" w14:textId="77777777" w:rsidR="004C05AA" w:rsidRPr="00997D40" w:rsidRDefault="004C05AA" w:rsidP="0094025F">
            <w:pPr>
              <w:rPr>
                <w:ins w:id="4073" w:author="智誠 楊" w:date="2021-05-08T18:58:00Z"/>
                <w:rFonts w:ascii="標楷體" w:eastAsia="標楷體" w:hAnsi="標楷體"/>
                <w:color w:val="FF0000"/>
              </w:rPr>
            </w:pPr>
            <w:proofErr w:type="spellStart"/>
            <w:ins w:id="4074" w:author="智誠 楊" w:date="2021-05-08T19:59:00Z">
              <w:r>
                <w:rPr>
                  <w:rFonts w:ascii="標楷體" w:eastAsia="標楷體" w:hAnsi="標楷體"/>
                </w:rPr>
                <w:t>MlaundryDetail</w:t>
              </w:r>
            </w:ins>
            <w:ins w:id="4075" w:author="智誠 楊" w:date="2021-05-08T18:58:00Z">
              <w:r>
                <w:rPr>
                  <w:rFonts w:ascii="標楷體" w:eastAsia="標楷體" w:hAnsi="標楷體"/>
                  <w:lang w:eastAsia="zh-HK"/>
                </w:rPr>
                <w:t>.</w:t>
              </w:r>
            </w:ins>
            <w:ins w:id="4076" w:author="智誠 楊" w:date="2021-05-08T19:59:00Z">
              <w:r w:rsidRPr="00806D28">
                <w:rPr>
                  <w:rFonts w:ascii="標楷體" w:eastAsia="標楷體" w:hAnsi="標楷體"/>
                  <w:lang w:eastAsia="zh-HK"/>
                </w:rPr>
                <w:t>LastUpdateEmpNo</w:t>
              </w:r>
            </w:ins>
            <w:proofErr w:type="spellEnd"/>
          </w:p>
        </w:tc>
        <w:tc>
          <w:tcPr>
            <w:tcW w:w="3127" w:type="dxa"/>
            <w:tcPrChange w:id="4077" w:author="智誠 楊" w:date="2021-05-10T11:20:00Z">
              <w:tcPr>
                <w:tcW w:w="3127" w:type="dxa"/>
              </w:tcPr>
            </w:tcPrChange>
          </w:tcPr>
          <w:p w14:paraId="0AE0ADA3" w14:textId="77777777" w:rsidR="004C05AA" w:rsidRDefault="004C05AA" w:rsidP="0094025F">
            <w:pPr>
              <w:rPr>
                <w:ins w:id="4078" w:author="智誠 楊" w:date="2021-05-08T18:58:00Z"/>
                <w:rFonts w:ascii="標楷體" w:eastAsia="標楷體" w:hAnsi="標楷體"/>
                <w:lang w:eastAsia="zh-HK"/>
              </w:rPr>
            </w:pPr>
            <w:ins w:id="4079" w:author="智誠 楊" w:date="2021-05-08T20:00:00Z">
              <w:r>
                <w:rPr>
                  <w:rFonts w:ascii="標楷體" w:eastAsia="標楷體" w:hAnsi="標楷體" w:hint="eastAsia"/>
                  <w:lang w:eastAsia="zh-HK"/>
                </w:rPr>
                <w:t>經辦</w:t>
              </w:r>
            </w:ins>
          </w:p>
        </w:tc>
      </w:tr>
      <w:tr w:rsidR="004C05AA" w:rsidRPr="008F1D46" w14:paraId="42839ACC" w14:textId="77777777" w:rsidTr="0094025F">
        <w:trPr>
          <w:ins w:id="4080" w:author="智誠 楊" w:date="2021-05-08T18:58:00Z"/>
        </w:trPr>
        <w:tc>
          <w:tcPr>
            <w:tcW w:w="695" w:type="dxa"/>
            <w:tcPrChange w:id="4081" w:author="智誠 楊" w:date="2021-05-10T11:20:00Z">
              <w:tcPr>
                <w:tcW w:w="695" w:type="dxa"/>
              </w:tcPr>
            </w:tcPrChange>
          </w:tcPr>
          <w:p w14:paraId="78AFBF85" w14:textId="77777777" w:rsidR="004C05AA" w:rsidRDefault="004C05AA" w:rsidP="0094025F">
            <w:pPr>
              <w:jc w:val="center"/>
              <w:rPr>
                <w:ins w:id="4082" w:author="智誠 楊" w:date="2021-05-08T18:58:00Z"/>
                <w:rFonts w:ascii="標楷體" w:eastAsia="標楷體" w:hAnsi="標楷體"/>
              </w:rPr>
            </w:pPr>
            <w:ins w:id="4083" w:author="智誠 楊" w:date="2021-05-10T11:17:00Z">
              <w:r>
                <w:rPr>
                  <w:rFonts w:ascii="標楷體" w:eastAsia="標楷體" w:hAnsi="標楷體" w:hint="eastAsia"/>
                </w:rPr>
                <w:lastRenderedPageBreak/>
                <w:t>12</w:t>
              </w:r>
            </w:ins>
          </w:p>
        </w:tc>
        <w:tc>
          <w:tcPr>
            <w:tcW w:w="1001" w:type="dxa"/>
            <w:tcPrChange w:id="4084" w:author="智誠 楊" w:date="2021-05-10T11:20:00Z">
              <w:tcPr>
                <w:tcW w:w="1001" w:type="dxa"/>
                <w:gridSpan w:val="2"/>
              </w:tcPr>
            </w:tcPrChange>
          </w:tcPr>
          <w:p w14:paraId="09534A7B" w14:textId="77777777" w:rsidR="004C05AA" w:rsidRDefault="004C05AA" w:rsidP="0094025F">
            <w:pPr>
              <w:jc w:val="center"/>
              <w:rPr>
                <w:ins w:id="4085" w:author="智誠 楊" w:date="2021-05-08T18:58:00Z"/>
                <w:rFonts w:ascii="標楷體" w:eastAsia="標楷體" w:hAnsi="標楷體"/>
                <w:lang w:eastAsia="zh-HK"/>
              </w:rPr>
            </w:pPr>
            <w:ins w:id="4086" w:author="智誠 楊" w:date="2021-05-08T18:58:00Z">
              <w:r>
                <w:rPr>
                  <w:rFonts w:ascii="標楷體" w:eastAsia="標楷體" w:hAnsi="標楷體" w:hint="eastAsia"/>
                  <w:lang w:eastAsia="zh-HK"/>
                </w:rPr>
                <w:t>資料</w:t>
              </w:r>
            </w:ins>
          </w:p>
        </w:tc>
        <w:tc>
          <w:tcPr>
            <w:tcW w:w="1959" w:type="dxa"/>
            <w:tcPrChange w:id="4087" w:author="智誠 楊" w:date="2021-05-10T11:20:00Z">
              <w:tcPr>
                <w:tcW w:w="1959" w:type="dxa"/>
                <w:gridSpan w:val="3"/>
              </w:tcPr>
            </w:tcPrChange>
          </w:tcPr>
          <w:p w14:paraId="5B5CF938" w14:textId="77777777" w:rsidR="004C05AA" w:rsidRDefault="004C05AA" w:rsidP="0094025F">
            <w:pPr>
              <w:rPr>
                <w:ins w:id="4088" w:author="智誠 楊" w:date="2021-05-08T18:58:00Z"/>
                <w:rFonts w:ascii="標楷體" w:eastAsia="標楷體" w:hAnsi="標楷體"/>
                <w:lang w:eastAsia="zh-HK"/>
              </w:rPr>
            </w:pPr>
            <w:ins w:id="4089" w:author="智誠 楊" w:date="2021-05-08T19:55:00Z">
              <w:r>
                <w:rPr>
                  <w:rFonts w:ascii="標楷體" w:eastAsia="標楷體" w:hAnsi="標楷體" w:hint="eastAsia"/>
                  <w:lang w:eastAsia="zh-HK"/>
                </w:rPr>
                <w:t>合理性</w:t>
              </w:r>
            </w:ins>
          </w:p>
        </w:tc>
        <w:tc>
          <w:tcPr>
            <w:tcW w:w="3816" w:type="dxa"/>
            <w:tcPrChange w:id="4090" w:author="智誠 楊" w:date="2021-05-10T11:20:00Z">
              <w:tcPr>
                <w:tcW w:w="3816" w:type="dxa"/>
                <w:gridSpan w:val="2"/>
              </w:tcPr>
            </w:tcPrChange>
          </w:tcPr>
          <w:p w14:paraId="18D1BD73" w14:textId="77777777" w:rsidR="004C05AA" w:rsidRPr="00997D40" w:rsidRDefault="004C05AA" w:rsidP="0094025F">
            <w:pPr>
              <w:rPr>
                <w:ins w:id="4091" w:author="智誠 楊" w:date="2021-05-08T18:58:00Z"/>
                <w:rFonts w:ascii="標楷體" w:eastAsia="標楷體" w:hAnsi="標楷體"/>
                <w:color w:val="FF0000"/>
              </w:rPr>
            </w:pPr>
            <w:proofErr w:type="spellStart"/>
            <w:ins w:id="4092" w:author="智誠 楊" w:date="2021-05-08T19:59:00Z">
              <w:r>
                <w:rPr>
                  <w:rFonts w:ascii="標楷體" w:eastAsia="標楷體" w:hAnsi="標楷體"/>
                </w:rPr>
                <w:t>MlaundryDetail</w:t>
              </w:r>
            </w:ins>
            <w:ins w:id="4093" w:author="智誠 楊" w:date="2021-05-08T18:58:00Z">
              <w:r>
                <w:rPr>
                  <w:rFonts w:ascii="標楷體" w:eastAsia="標楷體" w:hAnsi="標楷體"/>
                  <w:lang w:eastAsia="zh-HK"/>
                </w:rPr>
                <w:t>.</w:t>
              </w:r>
            </w:ins>
            <w:ins w:id="4094" w:author="智誠 楊" w:date="2021-05-08T19:59:00Z">
              <w:r w:rsidRPr="00806D28">
                <w:rPr>
                  <w:rFonts w:ascii="標楷體" w:eastAsia="標楷體" w:hAnsi="標楷體"/>
                  <w:lang w:eastAsia="zh-HK"/>
                </w:rPr>
                <w:t>Rational</w:t>
              </w:r>
            </w:ins>
            <w:proofErr w:type="spellEnd"/>
          </w:p>
        </w:tc>
        <w:tc>
          <w:tcPr>
            <w:tcW w:w="3127" w:type="dxa"/>
            <w:tcPrChange w:id="4095" w:author="智誠 楊" w:date="2021-05-10T11:20:00Z">
              <w:tcPr>
                <w:tcW w:w="3127" w:type="dxa"/>
              </w:tcPr>
            </w:tcPrChange>
          </w:tcPr>
          <w:p w14:paraId="415DB207" w14:textId="77777777" w:rsidR="004C05AA" w:rsidRDefault="004C05AA" w:rsidP="0094025F">
            <w:pPr>
              <w:rPr>
                <w:ins w:id="4096" w:author="智誠 楊" w:date="2021-05-08T18:58:00Z"/>
                <w:rFonts w:ascii="標楷體" w:eastAsia="標楷體" w:hAnsi="標楷體"/>
                <w:lang w:eastAsia="zh-HK"/>
              </w:rPr>
            </w:pPr>
            <w:ins w:id="4097" w:author="智誠 楊" w:date="2021-05-08T20:00:00Z">
              <w:r>
                <w:rPr>
                  <w:rFonts w:ascii="標楷體" w:eastAsia="標楷體" w:hAnsi="標楷體" w:hint="eastAsia"/>
                  <w:lang w:eastAsia="zh-HK"/>
                </w:rPr>
                <w:t>合理性</w:t>
              </w:r>
            </w:ins>
          </w:p>
        </w:tc>
      </w:tr>
      <w:tr w:rsidR="004C05AA" w:rsidRPr="008F1D46" w14:paraId="7F2A1748" w14:textId="77777777" w:rsidTr="0094025F">
        <w:trPr>
          <w:ins w:id="4098" w:author="智誠 楊" w:date="2021-05-08T18:58:00Z"/>
        </w:trPr>
        <w:tc>
          <w:tcPr>
            <w:tcW w:w="695" w:type="dxa"/>
            <w:tcPrChange w:id="4099" w:author="智誠 楊" w:date="2021-05-10T11:20:00Z">
              <w:tcPr>
                <w:tcW w:w="695" w:type="dxa"/>
              </w:tcPr>
            </w:tcPrChange>
          </w:tcPr>
          <w:p w14:paraId="4DD65F4C" w14:textId="77777777" w:rsidR="004C05AA" w:rsidRDefault="004C05AA" w:rsidP="0094025F">
            <w:pPr>
              <w:jc w:val="center"/>
              <w:rPr>
                <w:ins w:id="4100" w:author="智誠 楊" w:date="2021-05-08T18:58:00Z"/>
                <w:rFonts w:ascii="標楷體" w:eastAsia="標楷體" w:hAnsi="標楷體"/>
              </w:rPr>
            </w:pPr>
            <w:ins w:id="4101" w:author="智誠 楊" w:date="2021-05-10T11:18:00Z">
              <w:r>
                <w:rPr>
                  <w:rFonts w:ascii="標楷體" w:eastAsia="標楷體" w:hAnsi="標楷體" w:hint="eastAsia"/>
                </w:rPr>
                <w:t>13</w:t>
              </w:r>
            </w:ins>
          </w:p>
        </w:tc>
        <w:tc>
          <w:tcPr>
            <w:tcW w:w="1001" w:type="dxa"/>
            <w:tcPrChange w:id="4102" w:author="智誠 楊" w:date="2021-05-10T11:20:00Z">
              <w:tcPr>
                <w:tcW w:w="1001" w:type="dxa"/>
                <w:gridSpan w:val="2"/>
              </w:tcPr>
            </w:tcPrChange>
          </w:tcPr>
          <w:p w14:paraId="3412C29F" w14:textId="77777777" w:rsidR="004C05AA" w:rsidRDefault="004C05AA" w:rsidP="0094025F">
            <w:pPr>
              <w:jc w:val="center"/>
              <w:rPr>
                <w:ins w:id="4103" w:author="智誠 楊" w:date="2021-05-08T18:58:00Z"/>
                <w:rFonts w:ascii="標楷體" w:eastAsia="標楷體" w:hAnsi="標楷體"/>
                <w:lang w:eastAsia="zh-HK"/>
              </w:rPr>
            </w:pPr>
            <w:ins w:id="4104" w:author="智誠 楊" w:date="2021-05-08T18:58:00Z">
              <w:r>
                <w:rPr>
                  <w:rFonts w:ascii="標楷體" w:eastAsia="標楷體" w:hAnsi="標楷體" w:hint="eastAsia"/>
                  <w:lang w:eastAsia="zh-HK"/>
                </w:rPr>
                <w:t>資料</w:t>
              </w:r>
            </w:ins>
          </w:p>
        </w:tc>
        <w:tc>
          <w:tcPr>
            <w:tcW w:w="1959" w:type="dxa"/>
            <w:tcPrChange w:id="4105" w:author="智誠 楊" w:date="2021-05-10T11:20:00Z">
              <w:tcPr>
                <w:tcW w:w="1959" w:type="dxa"/>
                <w:gridSpan w:val="3"/>
              </w:tcPr>
            </w:tcPrChange>
          </w:tcPr>
          <w:p w14:paraId="4EC129B3" w14:textId="77777777" w:rsidR="004C05AA" w:rsidRDefault="004C05AA" w:rsidP="0094025F">
            <w:pPr>
              <w:rPr>
                <w:ins w:id="4106" w:author="智誠 楊" w:date="2021-05-08T18:58:00Z"/>
                <w:rFonts w:ascii="標楷體" w:eastAsia="標楷體" w:hAnsi="標楷體"/>
                <w:lang w:eastAsia="zh-HK"/>
              </w:rPr>
            </w:pPr>
            <w:ins w:id="4107" w:author="智誠 楊" w:date="2021-05-08T19:55:00Z">
              <w:r>
                <w:rPr>
                  <w:rFonts w:ascii="標楷體" w:eastAsia="標楷體" w:hAnsi="標楷體" w:hint="eastAsia"/>
                  <w:lang w:eastAsia="zh-HK"/>
                </w:rPr>
                <w:t>異動日期</w:t>
              </w:r>
            </w:ins>
          </w:p>
        </w:tc>
        <w:tc>
          <w:tcPr>
            <w:tcW w:w="3816" w:type="dxa"/>
            <w:tcPrChange w:id="4108" w:author="智誠 楊" w:date="2021-05-10T11:20:00Z">
              <w:tcPr>
                <w:tcW w:w="3816" w:type="dxa"/>
                <w:gridSpan w:val="2"/>
              </w:tcPr>
            </w:tcPrChange>
          </w:tcPr>
          <w:p w14:paraId="63698CFF" w14:textId="77777777" w:rsidR="004C05AA" w:rsidRPr="00997D40" w:rsidRDefault="004C05AA" w:rsidP="0094025F">
            <w:pPr>
              <w:rPr>
                <w:ins w:id="4109" w:author="智誠 楊" w:date="2021-05-08T18:58:00Z"/>
                <w:rFonts w:ascii="標楷體" w:eastAsia="標楷體" w:hAnsi="標楷體"/>
                <w:color w:val="FF0000"/>
              </w:rPr>
            </w:pPr>
            <w:proofErr w:type="spellStart"/>
            <w:ins w:id="4110" w:author="智誠 楊" w:date="2021-05-08T19:59:00Z">
              <w:r>
                <w:rPr>
                  <w:rFonts w:ascii="標楷體" w:eastAsia="標楷體" w:hAnsi="標楷體"/>
                </w:rPr>
                <w:t>MlaundryDetail</w:t>
              </w:r>
            </w:ins>
            <w:proofErr w:type="spellEnd"/>
            <w:ins w:id="4111" w:author="智誠 楊" w:date="2021-05-08T20:00:00Z">
              <w:r>
                <w:t xml:space="preserve"> </w:t>
              </w:r>
              <w:proofErr w:type="spellStart"/>
              <w:r w:rsidRPr="00806D28">
                <w:rPr>
                  <w:rFonts w:ascii="標楷體" w:eastAsia="標楷體" w:hAnsi="標楷體"/>
                  <w:lang w:eastAsia="zh-HK"/>
                </w:rPr>
                <w:t>LastUpdate</w:t>
              </w:r>
            </w:ins>
            <w:proofErr w:type="spellEnd"/>
          </w:p>
        </w:tc>
        <w:tc>
          <w:tcPr>
            <w:tcW w:w="3127" w:type="dxa"/>
            <w:tcPrChange w:id="4112" w:author="智誠 楊" w:date="2021-05-10T11:20:00Z">
              <w:tcPr>
                <w:tcW w:w="3127" w:type="dxa"/>
              </w:tcPr>
            </w:tcPrChange>
          </w:tcPr>
          <w:p w14:paraId="6352EBBA" w14:textId="77777777" w:rsidR="004C05AA" w:rsidRDefault="004C05AA" w:rsidP="0094025F">
            <w:pPr>
              <w:rPr>
                <w:ins w:id="4113" w:author="智誠 楊" w:date="2021-05-08T18:58:00Z"/>
                <w:rFonts w:ascii="標楷體" w:eastAsia="標楷體" w:hAnsi="標楷體"/>
                <w:lang w:eastAsia="zh-HK"/>
              </w:rPr>
            </w:pPr>
            <w:ins w:id="4114" w:author="智誠 楊" w:date="2021-05-08T20:00:00Z">
              <w:r>
                <w:rPr>
                  <w:rFonts w:ascii="標楷體" w:eastAsia="標楷體" w:hAnsi="標楷體" w:hint="eastAsia"/>
                  <w:lang w:eastAsia="zh-HK"/>
                </w:rPr>
                <w:t>異動日期</w:t>
              </w:r>
            </w:ins>
            <w:ins w:id="4115" w:author="阿毛" w:date="2021-06-08T15:06:00Z">
              <w:r>
                <w:rPr>
                  <w:rFonts w:ascii="標楷體" w:eastAsia="標楷體" w:hAnsi="標楷體" w:hint="eastAsia"/>
                </w:rPr>
                <w:t>(YYY/MM/DD)</w:t>
              </w:r>
            </w:ins>
          </w:p>
        </w:tc>
      </w:tr>
      <w:tr w:rsidR="004C05AA" w:rsidRPr="008F1D46" w14:paraId="75BB4F8C" w14:textId="77777777" w:rsidTr="0094025F">
        <w:trPr>
          <w:ins w:id="4116" w:author="智誠 楊" w:date="2021-05-08T18:58:00Z"/>
        </w:trPr>
        <w:tc>
          <w:tcPr>
            <w:tcW w:w="695" w:type="dxa"/>
            <w:tcPrChange w:id="4117" w:author="智誠 楊" w:date="2021-05-10T11:20:00Z">
              <w:tcPr>
                <w:tcW w:w="695" w:type="dxa"/>
              </w:tcPr>
            </w:tcPrChange>
          </w:tcPr>
          <w:p w14:paraId="0CCC27C2" w14:textId="77777777" w:rsidR="004C05AA" w:rsidRDefault="004C05AA" w:rsidP="0094025F">
            <w:pPr>
              <w:jc w:val="center"/>
              <w:rPr>
                <w:ins w:id="4118" w:author="智誠 楊" w:date="2021-05-08T18:58:00Z"/>
                <w:rFonts w:ascii="標楷體" w:eastAsia="標楷體" w:hAnsi="標楷體"/>
              </w:rPr>
            </w:pPr>
            <w:ins w:id="4119" w:author="智誠 楊" w:date="2021-05-10T11:18:00Z">
              <w:r>
                <w:rPr>
                  <w:rFonts w:ascii="標楷體" w:eastAsia="標楷體" w:hAnsi="標楷體" w:hint="eastAsia"/>
                </w:rPr>
                <w:t>14</w:t>
              </w:r>
            </w:ins>
          </w:p>
        </w:tc>
        <w:tc>
          <w:tcPr>
            <w:tcW w:w="1001" w:type="dxa"/>
            <w:tcPrChange w:id="4120" w:author="智誠 楊" w:date="2021-05-10T11:20:00Z">
              <w:tcPr>
                <w:tcW w:w="1001" w:type="dxa"/>
                <w:gridSpan w:val="2"/>
              </w:tcPr>
            </w:tcPrChange>
          </w:tcPr>
          <w:p w14:paraId="0F1E0809" w14:textId="77777777" w:rsidR="004C05AA" w:rsidRDefault="004C05AA" w:rsidP="0094025F">
            <w:pPr>
              <w:jc w:val="center"/>
              <w:rPr>
                <w:ins w:id="4121" w:author="智誠 楊" w:date="2021-05-08T18:58:00Z"/>
                <w:rFonts w:ascii="標楷體" w:eastAsia="標楷體" w:hAnsi="標楷體"/>
                <w:lang w:eastAsia="zh-HK"/>
              </w:rPr>
            </w:pPr>
            <w:ins w:id="4122" w:author="智誠 楊" w:date="2021-05-08T18:58:00Z">
              <w:r>
                <w:rPr>
                  <w:rFonts w:ascii="標楷體" w:eastAsia="標楷體" w:hAnsi="標楷體" w:hint="eastAsia"/>
                  <w:lang w:eastAsia="zh-HK"/>
                </w:rPr>
                <w:t>資料</w:t>
              </w:r>
            </w:ins>
          </w:p>
        </w:tc>
        <w:tc>
          <w:tcPr>
            <w:tcW w:w="1959" w:type="dxa"/>
            <w:tcPrChange w:id="4123" w:author="智誠 楊" w:date="2021-05-10T11:20:00Z">
              <w:tcPr>
                <w:tcW w:w="1959" w:type="dxa"/>
                <w:gridSpan w:val="3"/>
              </w:tcPr>
            </w:tcPrChange>
          </w:tcPr>
          <w:p w14:paraId="0E26EA7C" w14:textId="77777777" w:rsidR="004C05AA" w:rsidRDefault="004C05AA" w:rsidP="0094025F">
            <w:pPr>
              <w:rPr>
                <w:ins w:id="4124" w:author="智誠 楊" w:date="2021-05-08T18:58:00Z"/>
                <w:rFonts w:ascii="標楷體" w:eastAsia="標楷體" w:hAnsi="標楷體"/>
                <w:lang w:eastAsia="zh-HK"/>
              </w:rPr>
            </w:pPr>
            <w:ins w:id="4125" w:author="智誠 楊" w:date="2021-05-08T19:55:00Z">
              <w:r>
                <w:rPr>
                  <w:rFonts w:ascii="標楷體" w:eastAsia="標楷體" w:hAnsi="標楷體" w:hint="eastAsia"/>
                  <w:lang w:eastAsia="zh-HK"/>
                </w:rPr>
                <w:t>經辦合理性說明</w:t>
              </w:r>
            </w:ins>
          </w:p>
        </w:tc>
        <w:tc>
          <w:tcPr>
            <w:tcW w:w="3816" w:type="dxa"/>
            <w:tcPrChange w:id="4126" w:author="智誠 楊" w:date="2021-05-10T11:20:00Z">
              <w:tcPr>
                <w:tcW w:w="3816" w:type="dxa"/>
                <w:gridSpan w:val="2"/>
              </w:tcPr>
            </w:tcPrChange>
          </w:tcPr>
          <w:p w14:paraId="05FE46C8" w14:textId="77777777" w:rsidR="004C05AA" w:rsidRPr="001B0399" w:rsidRDefault="004C05AA" w:rsidP="0094025F">
            <w:pPr>
              <w:rPr>
                <w:ins w:id="4127" w:author="智誠 楊" w:date="2021-05-08T18:58:00Z"/>
                <w:rFonts w:ascii="標楷體" w:eastAsia="標楷體" w:hAnsi="標楷體"/>
                <w:lang w:eastAsia="zh-HK"/>
              </w:rPr>
            </w:pPr>
            <w:proofErr w:type="spellStart"/>
            <w:ins w:id="4128" w:author="智誠 楊" w:date="2021-05-08T19:59:00Z">
              <w:r>
                <w:rPr>
                  <w:rFonts w:ascii="標楷體" w:eastAsia="標楷體" w:hAnsi="標楷體"/>
                </w:rPr>
                <w:t>MlaundryDetail</w:t>
              </w:r>
            </w:ins>
            <w:ins w:id="4129" w:author="智誠 楊" w:date="2021-05-08T18:58:00Z">
              <w:r>
                <w:rPr>
                  <w:rFonts w:ascii="標楷體" w:eastAsia="標楷體" w:hAnsi="標楷體"/>
                  <w:lang w:eastAsia="zh-HK"/>
                </w:rPr>
                <w:t>.</w:t>
              </w:r>
            </w:ins>
            <w:ins w:id="4130" w:author="智誠 楊" w:date="2021-05-08T20:00:00Z">
              <w:r w:rsidRPr="00806D28">
                <w:rPr>
                  <w:rFonts w:ascii="標楷體" w:eastAsia="標楷體" w:hAnsi="標楷體"/>
                </w:rPr>
                <w:t>EmpNoDesc</w:t>
              </w:r>
            </w:ins>
            <w:proofErr w:type="spellEnd"/>
          </w:p>
        </w:tc>
        <w:tc>
          <w:tcPr>
            <w:tcW w:w="3127" w:type="dxa"/>
            <w:tcPrChange w:id="4131" w:author="智誠 楊" w:date="2021-05-10T11:20:00Z">
              <w:tcPr>
                <w:tcW w:w="3127" w:type="dxa"/>
              </w:tcPr>
            </w:tcPrChange>
          </w:tcPr>
          <w:p w14:paraId="06EE0ED2" w14:textId="77777777" w:rsidR="004C05AA" w:rsidRDefault="004C05AA" w:rsidP="0094025F">
            <w:pPr>
              <w:rPr>
                <w:ins w:id="4132" w:author="智誠 楊" w:date="2021-05-08T18:58:00Z"/>
                <w:rFonts w:ascii="標楷體" w:eastAsia="標楷體" w:hAnsi="標楷體"/>
                <w:lang w:eastAsia="zh-HK"/>
              </w:rPr>
            </w:pPr>
            <w:ins w:id="4133" w:author="智誠 楊" w:date="2021-05-08T20:00:00Z">
              <w:r>
                <w:rPr>
                  <w:rFonts w:ascii="標楷體" w:eastAsia="標楷體" w:hAnsi="標楷體" w:hint="eastAsia"/>
                  <w:lang w:eastAsia="zh-HK"/>
                </w:rPr>
                <w:t>經辦合理性說明</w:t>
              </w:r>
            </w:ins>
          </w:p>
        </w:tc>
      </w:tr>
      <w:tr w:rsidR="004C05AA" w:rsidRPr="008F1D46" w14:paraId="2F8B7F8C" w14:textId="77777777" w:rsidTr="0094025F">
        <w:trPr>
          <w:ins w:id="4134" w:author="智誠 楊" w:date="2021-05-08T18:58:00Z"/>
        </w:trPr>
        <w:tc>
          <w:tcPr>
            <w:tcW w:w="695" w:type="dxa"/>
            <w:tcPrChange w:id="4135" w:author="智誠 楊" w:date="2021-05-10T11:20:00Z">
              <w:tcPr>
                <w:tcW w:w="695" w:type="dxa"/>
              </w:tcPr>
            </w:tcPrChange>
          </w:tcPr>
          <w:p w14:paraId="2DE7B615" w14:textId="77777777" w:rsidR="004C05AA" w:rsidRDefault="004C05AA" w:rsidP="0094025F">
            <w:pPr>
              <w:jc w:val="center"/>
              <w:rPr>
                <w:ins w:id="4136" w:author="智誠 楊" w:date="2021-05-08T18:58:00Z"/>
                <w:rFonts w:ascii="標楷體" w:eastAsia="標楷體" w:hAnsi="標楷體"/>
              </w:rPr>
            </w:pPr>
            <w:ins w:id="4137" w:author="智誠 楊" w:date="2021-05-10T11:18:00Z">
              <w:r>
                <w:rPr>
                  <w:rFonts w:ascii="標楷體" w:eastAsia="標楷體" w:hAnsi="標楷體" w:hint="eastAsia"/>
                </w:rPr>
                <w:t>15</w:t>
              </w:r>
            </w:ins>
          </w:p>
        </w:tc>
        <w:tc>
          <w:tcPr>
            <w:tcW w:w="1001" w:type="dxa"/>
            <w:tcPrChange w:id="4138" w:author="智誠 楊" w:date="2021-05-10T11:20:00Z">
              <w:tcPr>
                <w:tcW w:w="1001" w:type="dxa"/>
                <w:gridSpan w:val="2"/>
              </w:tcPr>
            </w:tcPrChange>
          </w:tcPr>
          <w:p w14:paraId="2D40FFCC" w14:textId="77777777" w:rsidR="004C05AA" w:rsidRDefault="004C05AA" w:rsidP="0094025F">
            <w:pPr>
              <w:jc w:val="center"/>
              <w:rPr>
                <w:ins w:id="4139" w:author="智誠 楊" w:date="2021-05-08T18:58:00Z"/>
                <w:rFonts w:ascii="標楷體" w:eastAsia="標楷體" w:hAnsi="標楷體"/>
                <w:lang w:eastAsia="zh-HK"/>
              </w:rPr>
            </w:pPr>
            <w:ins w:id="4140" w:author="智誠 楊" w:date="2021-05-08T18:58:00Z">
              <w:r>
                <w:rPr>
                  <w:rFonts w:ascii="標楷體" w:eastAsia="標楷體" w:hAnsi="標楷體" w:hint="eastAsia"/>
                  <w:lang w:eastAsia="zh-HK"/>
                </w:rPr>
                <w:t>資料</w:t>
              </w:r>
            </w:ins>
          </w:p>
        </w:tc>
        <w:tc>
          <w:tcPr>
            <w:tcW w:w="1959" w:type="dxa"/>
            <w:tcPrChange w:id="4141" w:author="智誠 楊" w:date="2021-05-10T11:20:00Z">
              <w:tcPr>
                <w:tcW w:w="1959" w:type="dxa"/>
                <w:gridSpan w:val="3"/>
              </w:tcPr>
            </w:tcPrChange>
          </w:tcPr>
          <w:p w14:paraId="31A2097B" w14:textId="77777777" w:rsidR="004C05AA" w:rsidRDefault="004C05AA" w:rsidP="0094025F">
            <w:pPr>
              <w:rPr>
                <w:ins w:id="4142" w:author="智誠 楊" w:date="2021-05-08T18:58:00Z"/>
                <w:rFonts w:ascii="標楷體" w:eastAsia="標楷體" w:hAnsi="標楷體"/>
                <w:lang w:eastAsia="zh-HK"/>
              </w:rPr>
            </w:pPr>
            <w:ins w:id="4143" w:author="智誠 楊" w:date="2021-05-08T19:55:00Z">
              <w:r>
                <w:rPr>
                  <w:rFonts w:ascii="標楷體" w:eastAsia="標楷體" w:hAnsi="標楷體" w:hint="eastAsia"/>
                  <w:lang w:eastAsia="zh-HK"/>
                </w:rPr>
                <w:t>主管覆核</w:t>
              </w:r>
            </w:ins>
          </w:p>
        </w:tc>
        <w:tc>
          <w:tcPr>
            <w:tcW w:w="3816" w:type="dxa"/>
            <w:tcPrChange w:id="4144" w:author="智誠 楊" w:date="2021-05-10T11:20:00Z">
              <w:tcPr>
                <w:tcW w:w="3816" w:type="dxa"/>
                <w:gridSpan w:val="2"/>
              </w:tcPr>
            </w:tcPrChange>
          </w:tcPr>
          <w:p w14:paraId="30527B64" w14:textId="77777777" w:rsidR="004C05AA" w:rsidRPr="00997D40" w:rsidRDefault="004C05AA" w:rsidP="0094025F">
            <w:pPr>
              <w:rPr>
                <w:ins w:id="4145" w:author="智誠 楊" w:date="2021-05-08T18:58:00Z"/>
                <w:rFonts w:ascii="標楷體" w:eastAsia="標楷體" w:hAnsi="標楷體"/>
                <w:color w:val="FF0000"/>
              </w:rPr>
            </w:pPr>
            <w:proofErr w:type="spellStart"/>
            <w:ins w:id="4146" w:author="智誠 楊" w:date="2021-05-08T19:59:00Z">
              <w:r>
                <w:rPr>
                  <w:rFonts w:ascii="標楷體" w:eastAsia="標楷體" w:hAnsi="標楷體"/>
                </w:rPr>
                <w:t>MlaundryDetail</w:t>
              </w:r>
            </w:ins>
            <w:ins w:id="4147" w:author="智誠 楊" w:date="2021-05-08T18:58:00Z">
              <w:r>
                <w:rPr>
                  <w:rFonts w:ascii="標楷體" w:eastAsia="標楷體" w:hAnsi="標楷體"/>
                  <w:lang w:eastAsia="zh-HK"/>
                </w:rPr>
                <w:t>.</w:t>
              </w:r>
            </w:ins>
            <w:ins w:id="4148" w:author="智誠 楊" w:date="2021-05-08T20:00:00Z">
              <w:r w:rsidRPr="00806D28">
                <w:rPr>
                  <w:rFonts w:ascii="標楷體" w:eastAsia="標楷體" w:hAnsi="標楷體"/>
                  <w:lang w:eastAsia="zh-HK"/>
                </w:rPr>
                <w:t>ManagerCheck</w:t>
              </w:r>
            </w:ins>
            <w:proofErr w:type="spellEnd"/>
          </w:p>
        </w:tc>
        <w:tc>
          <w:tcPr>
            <w:tcW w:w="3127" w:type="dxa"/>
            <w:tcPrChange w:id="4149" w:author="智誠 楊" w:date="2021-05-10T11:20:00Z">
              <w:tcPr>
                <w:tcW w:w="3127" w:type="dxa"/>
              </w:tcPr>
            </w:tcPrChange>
          </w:tcPr>
          <w:p w14:paraId="67547EA5" w14:textId="77777777" w:rsidR="004C05AA" w:rsidRDefault="004C05AA" w:rsidP="0094025F">
            <w:pPr>
              <w:rPr>
                <w:ins w:id="4150" w:author="智誠 楊" w:date="2021-05-08T18:58:00Z"/>
                <w:rFonts w:ascii="標楷體" w:eastAsia="標楷體" w:hAnsi="標楷體"/>
                <w:lang w:eastAsia="zh-HK"/>
              </w:rPr>
            </w:pPr>
            <w:ins w:id="4151" w:author="智誠 楊" w:date="2021-05-08T20:00:00Z">
              <w:r>
                <w:rPr>
                  <w:rFonts w:ascii="標楷體" w:eastAsia="標楷體" w:hAnsi="標楷體" w:hint="eastAsia"/>
                  <w:lang w:eastAsia="zh-HK"/>
                </w:rPr>
                <w:t>主管覆核</w:t>
              </w:r>
            </w:ins>
          </w:p>
        </w:tc>
      </w:tr>
      <w:tr w:rsidR="004C05AA" w:rsidRPr="008F1D46" w14:paraId="5F23A902" w14:textId="77777777" w:rsidTr="0094025F">
        <w:trPr>
          <w:ins w:id="4152" w:author="智誠 楊" w:date="2021-05-08T18:58:00Z"/>
        </w:trPr>
        <w:tc>
          <w:tcPr>
            <w:tcW w:w="695" w:type="dxa"/>
            <w:tcPrChange w:id="4153" w:author="智誠 楊" w:date="2021-05-10T11:20:00Z">
              <w:tcPr>
                <w:tcW w:w="695" w:type="dxa"/>
              </w:tcPr>
            </w:tcPrChange>
          </w:tcPr>
          <w:p w14:paraId="15A8DE27" w14:textId="77777777" w:rsidR="004C05AA" w:rsidRPr="00E309D0" w:rsidRDefault="004C05AA" w:rsidP="0094025F">
            <w:pPr>
              <w:jc w:val="center"/>
              <w:rPr>
                <w:ins w:id="4154" w:author="智誠 楊" w:date="2021-05-08T18:58:00Z"/>
                <w:rFonts w:ascii="標楷體" w:eastAsia="標楷體" w:hAnsi="標楷體"/>
                <w:rPrChange w:id="4155" w:author="智誠 楊" w:date="2021-05-10T11:20:00Z">
                  <w:rPr>
                    <w:ins w:id="4156" w:author="智誠 楊" w:date="2021-05-08T18:58:00Z"/>
                  </w:rPr>
                </w:rPrChange>
              </w:rPr>
            </w:pPr>
            <w:ins w:id="4157" w:author="智誠 楊" w:date="2021-05-10T11:20:00Z">
              <w:r>
                <w:rPr>
                  <w:rFonts w:ascii="標楷體" w:eastAsia="標楷體" w:hAnsi="標楷體" w:hint="eastAsia"/>
                </w:rPr>
                <w:t>1</w:t>
              </w:r>
              <w:r>
                <w:rPr>
                  <w:rFonts w:ascii="標楷體" w:eastAsia="標楷體" w:hAnsi="標楷體"/>
                </w:rPr>
                <w:t>6</w:t>
              </w:r>
            </w:ins>
          </w:p>
        </w:tc>
        <w:tc>
          <w:tcPr>
            <w:tcW w:w="1001" w:type="dxa"/>
            <w:tcPrChange w:id="4158" w:author="智誠 楊" w:date="2021-05-10T11:20:00Z">
              <w:tcPr>
                <w:tcW w:w="1001" w:type="dxa"/>
                <w:gridSpan w:val="2"/>
              </w:tcPr>
            </w:tcPrChange>
          </w:tcPr>
          <w:p w14:paraId="0A5F2BCE" w14:textId="77777777" w:rsidR="004C05AA" w:rsidRDefault="004C05AA" w:rsidP="0094025F">
            <w:pPr>
              <w:jc w:val="center"/>
              <w:rPr>
                <w:ins w:id="4159" w:author="智誠 楊" w:date="2021-05-08T18:58:00Z"/>
                <w:rFonts w:ascii="標楷體" w:eastAsia="標楷體" w:hAnsi="標楷體"/>
                <w:lang w:eastAsia="zh-HK"/>
              </w:rPr>
            </w:pPr>
            <w:ins w:id="4160" w:author="智誠 楊" w:date="2021-05-08T18:58:00Z">
              <w:r>
                <w:rPr>
                  <w:rFonts w:ascii="標楷體" w:eastAsia="標楷體" w:hAnsi="標楷體" w:hint="eastAsia"/>
                  <w:lang w:eastAsia="zh-HK"/>
                </w:rPr>
                <w:t>資料</w:t>
              </w:r>
            </w:ins>
          </w:p>
        </w:tc>
        <w:tc>
          <w:tcPr>
            <w:tcW w:w="1959" w:type="dxa"/>
            <w:tcPrChange w:id="4161" w:author="智誠 楊" w:date="2021-05-10T11:20:00Z">
              <w:tcPr>
                <w:tcW w:w="1959" w:type="dxa"/>
                <w:gridSpan w:val="3"/>
              </w:tcPr>
            </w:tcPrChange>
          </w:tcPr>
          <w:p w14:paraId="002022B4" w14:textId="77777777" w:rsidR="004C05AA" w:rsidRDefault="004C05AA" w:rsidP="0094025F">
            <w:pPr>
              <w:rPr>
                <w:ins w:id="4162" w:author="智誠 楊" w:date="2021-05-08T18:58:00Z"/>
                <w:rFonts w:ascii="標楷體" w:eastAsia="標楷體" w:hAnsi="標楷體"/>
                <w:lang w:eastAsia="zh-HK"/>
              </w:rPr>
            </w:pPr>
            <w:ins w:id="4163" w:author="智誠 楊" w:date="2021-05-08T19:56:00Z">
              <w:r>
                <w:rPr>
                  <w:rFonts w:ascii="標楷體" w:eastAsia="標楷體" w:hAnsi="標楷體" w:hint="eastAsia"/>
                  <w:lang w:eastAsia="zh-HK"/>
                </w:rPr>
                <w:t>主管同意日期</w:t>
              </w:r>
            </w:ins>
          </w:p>
        </w:tc>
        <w:tc>
          <w:tcPr>
            <w:tcW w:w="3816" w:type="dxa"/>
            <w:tcPrChange w:id="4164" w:author="智誠 楊" w:date="2021-05-10T11:20:00Z">
              <w:tcPr>
                <w:tcW w:w="3816" w:type="dxa"/>
                <w:gridSpan w:val="2"/>
              </w:tcPr>
            </w:tcPrChange>
          </w:tcPr>
          <w:p w14:paraId="6BE014F3" w14:textId="77777777" w:rsidR="004C05AA" w:rsidRPr="00997D40" w:rsidRDefault="004C05AA" w:rsidP="0094025F">
            <w:pPr>
              <w:rPr>
                <w:ins w:id="4165" w:author="智誠 楊" w:date="2021-05-08T18:58:00Z"/>
                <w:rFonts w:ascii="標楷體" w:eastAsia="標楷體" w:hAnsi="標楷體"/>
                <w:color w:val="FF0000"/>
              </w:rPr>
            </w:pPr>
            <w:proofErr w:type="spellStart"/>
            <w:ins w:id="4166" w:author="智誠 楊" w:date="2021-05-08T19:59:00Z">
              <w:r>
                <w:rPr>
                  <w:rFonts w:ascii="標楷體" w:eastAsia="標楷體" w:hAnsi="標楷體"/>
                </w:rPr>
                <w:t>MlaundryDetail</w:t>
              </w:r>
            </w:ins>
            <w:ins w:id="4167" w:author="智誠 楊" w:date="2021-05-08T18:58:00Z">
              <w:r>
                <w:rPr>
                  <w:rFonts w:ascii="標楷體" w:eastAsia="標楷體" w:hAnsi="標楷體"/>
                  <w:lang w:eastAsia="zh-HK"/>
                </w:rPr>
                <w:t>.</w:t>
              </w:r>
            </w:ins>
            <w:ins w:id="4168" w:author="智誠 楊" w:date="2021-05-08T20:00:00Z">
              <w:r w:rsidRPr="00806D28">
                <w:rPr>
                  <w:rFonts w:ascii="標楷體" w:eastAsia="標楷體" w:hAnsi="標楷體"/>
                  <w:lang w:eastAsia="zh-HK"/>
                </w:rPr>
                <w:t>ManagerDate</w:t>
              </w:r>
            </w:ins>
            <w:proofErr w:type="spellEnd"/>
          </w:p>
        </w:tc>
        <w:tc>
          <w:tcPr>
            <w:tcW w:w="3127" w:type="dxa"/>
            <w:tcPrChange w:id="4169" w:author="智誠 楊" w:date="2021-05-10T11:20:00Z">
              <w:tcPr>
                <w:tcW w:w="3127" w:type="dxa"/>
              </w:tcPr>
            </w:tcPrChange>
          </w:tcPr>
          <w:p w14:paraId="0E90AC03" w14:textId="77777777" w:rsidR="004C05AA" w:rsidRDefault="004C05AA" w:rsidP="0094025F">
            <w:pPr>
              <w:rPr>
                <w:ins w:id="4170" w:author="智誠 楊" w:date="2021-05-08T18:58:00Z"/>
                <w:rFonts w:ascii="標楷體" w:eastAsia="標楷體" w:hAnsi="標楷體"/>
                <w:lang w:eastAsia="zh-HK"/>
              </w:rPr>
            </w:pPr>
            <w:ins w:id="4171" w:author="智誠 楊" w:date="2021-05-08T20:00:00Z">
              <w:r>
                <w:rPr>
                  <w:rFonts w:ascii="標楷體" w:eastAsia="標楷體" w:hAnsi="標楷體" w:hint="eastAsia"/>
                  <w:lang w:eastAsia="zh-HK"/>
                </w:rPr>
                <w:t>主管同意日期</w:t>
              </w:r>
            </w:ins>
            <w:ins w:id="4172" w:author="阿毛" w:date="2021-06-08T15:06:00Z">
              <w:r>
                <w:rPr>
                  <w:rFonts w:ascii="標楷體" w:eastAsia="標楷體" w:hAnsi="標楷體" w:hint="eastAsia"/>
                </w:rPr>
                <w:t>(YYY/MM/DD)</w:t>
              </w:r>
            </w:ins>
          </w:p>
        </w:tc>
      </w:tr>
      <w:tr w:rsidR="004C05AA" w:rsidRPr="008F1D46" w14:paraId="4B72EE0F" w14:textId="77777777" w:rsidTr="0094025F">
        <w:trPr>
          <w:ins w:id="4173" w:author="智誠 楊" w:date="2021-05-08T19:56:00Z"/>
        </w:trPr>
        <w:tc>
          <w:tcPr>
            <w:tcW w:w="695" w:type="dxa"/>
            <w:tcPrChange w:id="4174" w:author="智誠 楊" w:date="2021-05-10T11:20:00Z">
              <w:tcPr>
                <w:tcW w:w="695" w:type="dxa"/>
              </w:tcPr>
            </w:tcPrChange>
          </w:tcPr>
          <w:p w14:paraId="76179B39" w14:textId="77777777" w:rsidR="004C05AA" w:rsidRDefault="004C05AA" w:rsidP="0094025F">
            <w:pPr>
              <w:jc w:val="center"/>
              <w:rPr>
                <w:ins w:id="4175" w:author="智誠 楊" w:date="2021-05-08T19:56:00Z"/>
                <w:rFonts w:ascii="標楷體" w:eastAsia="標楷體" w:hAnsi="標楷體"/>
              </w:rPr>
            </w:pPr>
            <w:ins w:id="4176" w:author="智誠 楊" w:date="2021-05-10T11:20:00Z">
              <w:r>
                <w:rPr>
                  <w:rFonts w:ascii="標楷體" w:eastAsia="標楷體" w:hAnsi="標楷體" w:hint="eastAsia"/>
                </w:rPr>
                <w:t>1</w:t>
              </w:r>
              <w:r>
                <w:rPr>
                  <w:rFonts w:ascii="標楷體" w:eastAsia="標楷體" w:hAnsi="標楷體"/>
                </w:rPr>
                <w:t>7</w:t>
              </w:r>
            </w:ins>
          </w:p>
        </w:tc>
        <w:tc>
          <w:tcPr>
            <w:tcW w:w="1001" w:type="dxa"/>
            <w:tcPrChange w:id="4177" w:author="智誠 楊" w:date="2021-05-10T11:20:00Z">
              <w:tcPr>
                <w:tcW w:w="1001" w:type="dxa"/>
                <w:gridSpan w:val="2"/>
              </w:tcPr>
            </w:tcPrChange>
          </w:tcPr>
          <w:p w14:paraId="02AAD053" w14:textId="77777777" w:rsidR="004C05AA" w:rsidRDefault="004C05AA" w:rsidP="0094025F">
            <w:pPr>
              <w:jc w:val="center"/>
              <w:rPr>
                <w:ins w:id="4178" w:author="智誠 楊" w:date="2021-05-08T19:56:00Z"/>
                <w:rFonts w:ascii="標楷體" w:eastAsia="標楷體" w:hAnsi="標楷體"/>
                <w:lang w:eastAsia="zh-HK"/>
              </w:rPr>
            </w:pPr>
            <w:ins w:id="4179" w:author="智誠 楊" w:date="2021-05-08T19:56:00Z">
              <w:r>
                <w:rPr>
                  <w:rFonts w:ascii="標楷體" w:eastAsia="標楷體" w:hAnsi="標楷體" w:hint="eastAsia"/>
                  <w:lang w:eastAsia="zh-HK"/>
                </w:rPr>
                <w:t>資料</w:t>
              </w:r>
            </w:ins>
          </w:p>
        </w:tc>
        <w:tc>
          <w:tcPr>
            <w:tcW w:w="1959" w:type="dxa"/>
            <w:tcPrChange w:id="4180" w:author="智誠 楊" w:date="2021-05-10T11:20:00Z">
              <w:tcPr>
                <w:tcW w:w="1959" w:type="dxa"/>
                <w:gridSpan w:val="3"/>
              </w:tcPr>
            </w:tcPrChange>
          </w:tcPr>
          <w:p w14:paraId="6E06A1F1" w14:textId="77777777" w:rsidR="004C05AA" w:rsidRDefault="004C05AA" w:rsidP="0094025F">
            <w:pPr>
              <w:rPr>
                <w:ins w:id="4181" w:author="智誠 楊" w:date="2021-05-08T19:56:00Z"/>
                <w:rFonts w:ascii="標楷體" w:eastAsia="標楷體" w:hAnsi="標楷體"/>
                <w:lang w:eastAsia="zh-HK"/>
              </w:rPr>
            </w:pPr>
            <w:ins w:id="4182" w:author="智誠 楊" w:date="2021-05-08T19:56:00Z">
              <w:r>
                <w:rPr>
                  <w:rFonts w:ascii="標楷體" w:eastAsia="標楷體" w:hAnsi="標楷體" w:hint="eastAsia"/>
                  <w:lang w:eastAsia="zh-HK"/>
                </w:rPr>
                <w:t>主管覆核說明</w:t>
              </w:r>
            </w:ins>
          </w:p>
        </w:tc>
        <w:tc>
          <w:tcPr>
            <w:tcW w:w="3816" w:type="dxa"/>
            <w:tcPrChange w:id="4183" w:author="智誠 楊" w:date="2021-05-10T11:20:00Z">
              <w:tcPr>
                <w:tcW w:w="3816" w:type="dxa"/>
                <w:gridSpan w:val="2"/>
              </w:tcPr>
            </w:tcPrChange>
          </w:tcPr>
          <w:p w14:paraId="0F7F97B0" w14:textId="77777777" w:rsidR="004C05AA" w:rsidRDefault="004C05AA" w:rsidP="0094025F">
            <w:pPr>
              <w:rPr>
                <w:ins w:id="4184" w:author="智誠 楊" w:date="2021-05-08T19:56:00Z"/>
                <w:rFonts w:ascii="標楷體" w:eastAsia="標楷體" w:hAnsi="標楷體"/>
                <w:lang w:eastAsia="zh-HK"/>
              </w:rPr>
            </w:pPr>
            <w:proofErr w:type="spellStart"/>
            <w:ins w:id="4185" w:author="智誠 楊" w:date="2021-05-08T20:00:00Z">
              <w:r>
                <w:rPr>
                  <w:rFonts w:ascii="標楷體" w:eastAsia="標楷體" w:hAnsi="標楷體"/>
                </w:rPr>
                <w:t>MlaundryDetail</w:t>
              </w:r>
              <w:r>
                <w:rPr>
                  <w:rFonts w:ascii="標楷體" w:eastAsia="標楷體" w:hAnsi="標楷體"/>
                  <w:lang w:eastAsia="zh-HK"/>
                </w:rPr>
                <w:t>.</w:t>
              </w:r>
              <w:r w:rsidRPr="00806D28">
                <w:rPr>
                  <w:rFonts w:ascii="標楷體" w:eastAsia="標楷體" w:hAnsi="標楷體"/>
                  <w:lang w:eastAsia="zh-HK"/>
                </w:rPr>
                <w:t>ManagerDesc</w:t>
              </w:r>
            </w:ins>
            <w:proofErr w:type="spellEnd"/>
          </w:p>
        </w:tc>
        <w:tc>
          <w:tcPr>
            <w:tcW w:w="3127" w:type="dxa"/>
            <w:tcPrChange w:id="4186" w:author="智誠 楊" w:date="2021-05-10T11:20:00Z">
              <w:tcPr>
                <w:tcW w:w="3127" w:type="dxa"/>
              </w:tcPr>
            </w:tcPrChange>
          </w:tcPr>
          <w:p w14:paraId="2CEAEC2B" w14:textId="77777777" w:rsidR="004C05AA" w:rsidRDefault="004C05AA" w:rsidP="0094025F">
            <w:pPr>
              <w:rPr>
                <w:ins w:id="4187" w:author="智誠 楊" w:date="2021-05-08T19:56:00Z"/>
                <w:rFonts w:ascii="標楷體" w:eastAsia="標楷體" w:hAnsi="標楷體"/>
                <w:lang w:eastAsia="zh-HK"/>
              </w:rPr>
            </w:pPr>
            <w:ins w:id="4188" w:author="智誠 楊" w:date="2021-05-08T20:00:00Z">
              <w:r>
                <w:rPr>
                  <w:rFonts w:ascii="標楷體" w:eastAsia="標楷體" w:hAnsi="標楷體" w:hint="eastAsia"/>
                  <w:lang w:eastAsia="zh-HK"/>
                </w:rPr>
                <w:t>主管覆核說明</w:t>
              </w:r>
            </w:ins>
          </w:p>
        </w:tc>
      </w:tr>
    </w:tbl>
    <w:p w14:paraId="13239762" w14:textId="77777777" w:rsidR="004C05AA" w:rsidRPr="00362205" w:rsidRDefault="004C05AA" w:rsidP="004C05AA">
      <w:pPr>
        <w:rPr>
          <w:ins w:id="4189" w:author="智誠 楊" w:date="2021-05-08T18:58:00Z"/>
          <w:rFonts w:ascii="標楷體" w:eastAsia="標楷體" w:hAnsi="標楷體"/>
        </w:rPr>
      </w:pPr>
    </w:p>
    <w:p w14:paraId="57734D96" w14:textId="77777777" w:rsidR="004C05AA" w:rsidRPr="00362205" w:rsidDel="00765679" w:rsidRDefault="004C05AA" w:rsidP="004C05AA">
      <w:pPr>
        <w:rPr>
          <w:del w:id="4190" w:author="智誠 楊" w:date="2021-05-07T17:20:00Z"/>
          <w:rFonts w:ascii="標楷體" w:eastAsia="標楷體" w:hAnsi="標楷體"/>
        </w:rPr>
      </w:pPr>
    </w:p>
    <w:p w14:paraId="7D745C2A" w14:textId="77777777" w:rsidR="004C05AA" w:rsidRPr="00362205" w:rsidDel="00765679" w:rsidRDefault="004C05AA" w:rsidP="004C05AA">
      <w:pPr>
        <w:rPr>
          <w:del w:id="4191" w:author="智誠 楊" w:date="2021-05-07T17:20:00Z"/>
          <w:rFonts w:ascii="標楷體" w:eastAsia="標楷體" w:hAnsi="標楷體"/>
        </w:rPr>
      </w:pPr>
    </w:p>
    <w:p w14:paraId="7400ADF1" w14:textId="77777777" w:rsidR="004C05AA" w:rsidRPr="00362205" w:rsidDel="00765679" w:rsidRDefault="004C05AA" w:rsidP="004C05AA">
      <w:pPr>
        <w:rPr>
          <w:del w:id="4192" w:author="智誠 楊" w:date="2021-05-07T17:20:00Z"/>
          <w:rFonts w:ascii="標楷體" w:eastAsia="標楷體" w:hAnsi="標楷體"/>
        </w:rPr>
      </w:pPr>
    </w:p>
    <w:p w14:paraId="591DEBF6" w14:textId="77777777" w:rsidR="004C05AA" w:rsidRPr="00362205" w:rsidDel="00765679" w:rsidRDefault="004C05AA" w:rsidP="004C05AA">
      <w:pPr>
        <w:rPr>
          <w:del w:id="4193" w:author="智誠 楊" w:date="2021-05-07T17:20:00Z"/>
          <w:rFonts w:ascii="標楷體" w:eastAsia="標楷體" w:hAnsi="標楷體"/>
        </w:rPr>
      </w:pPr>
    </w:p>
    <w:p w14:paraId="6BF22E7B" w14:textId="77777777" w:rsidR="004C05AA" w:rsidRPr="00362205" w:rsidDel="00765679" w:rsidRDefault="004C05AA" w:rsidP="004C05AA">
      <w:pPr>
        <w:rPr>
          <w:del w:id="4194" w:author="智誠 楊" w:date="2021-05-07T17:20:00Z"/>
          <w:rFonts w:ascii="標楷體" w:eastAsia="標楷體" w:hAnsi="標楷體"/>
        </w:rPr>
      </w:pPr>
    </w:p>
    <w:p w14:paraId="44EE1706" w14:textId="77777777" w:rsidR="004C05AA" w:rsidRPr="00362205" w:rsidDel="00765679" w:rsidRDefault="004C05AA" w:rsidP="004C05AA">
      <w:pPr>
        <w:rPr>
          <w:del w:id="4195" w:author="智誠 楊" w:date="2021-05-07T17:20:00Z"/>
          <w:rFonts w:ascii="標楷體" w:eastAsia="標楷體" w:hAnsi="標楷體"/>
        </w:rPr>
      </w:pPr>
    </w:p>
    <w:p w14:paraId="7CF62235" w14:textId="77777777" w:rsidR="004C05AA" w:rsidRPr="00362205" w:rsidDel="00765679" w:rsidRDefault="004C05AA" w:rsidP="004C05AA">
      <w:pPr>
        <w:rPr>
          <w:del w:id="4196" w:author="智誠 楊" w:date="2021-05-07T17:20:00Z"/>
          <w:rFonts w:ascii="標楷體" w:eastAsia="標楷體" w:hAnsi="標楷體"/>
        </w:rPr>
      </w:pPr>
    </w:p>
    <w:p w14:paraId="098B5414" w14:textId="77777777" w:rsidR="004C05AA" w:rsidRPr="00362205" w:rsidDel="00AF50F7" w:rsidRDefault="004C05AA" w:rsidP="004C05AA">
      <w:pPr>
        <w:rPr>
          <w:del w:id="4197" w:author="智誠 楊" w:date="2021-05-08T18:58:00Z"/>
          <w:rFonts w:ascii="標楷體" w:eastAsia="標楷體" w:hAnsi="標楷體"/>
        </w:rPr>
      </w:pPr>
      <w:del w:id="4198" w:author="智誠 楊" w:date="2021-05-07T17:20:00Z">
        <w:r w:rsidRPr="00362205" w:rsidDel="00765679">
          <w:rPr>
            <w:rFonts w:ascii="標楷體" w:eastAsia="標楷體" w:hAnsi="標楷體"/>
          </w:rPr>
          <w:br w:type="page"/>
        </w:r>
      </w:del>
    </w:p>
    <w:p w14:paraId="41252A74" w14:textId="77777777" w:rsidR="004C05AA" w:rsidRPr="00362205" w:rsidDel="00AF50F7" w:rsidRDefault="004C05AA" w:rsidP="004C05AA">
      <w:pPr>
        <w:pStyle w:val="a"/>
        <w:rPr>
          <w:del w:id="4199" w:author="智誠 楊" w:date="2021-05-08T18:58:00Z"/>
        </w:rPr>
      </w:pPr>
      <w:del w:id="4200" w:author="智誠 楊" w:date="2021-05-08T18:58:00Z">
        <w:r w:rsidRPr="00362205" w:rsidDel="00AF50F7">
          <w:delText>UI畫面</w:delText>
        </w:r>
      </w:del>
    </w:p>
    <w:p w14:paraId="49DA7DE8" w14:textId="77777777" w:rsidR="004C05AA" w:rsidRPr="00362205" w:rsidDel="00AF50F7" w:rsidRDefault="004C05AA" w:rsidP="004C05AA">
      <w:pPr>
        <w:pStyle w:val="42"/>
        <w:spacing w:after="72"/>
        <w:ind w:left="1133"/>
        <w:rPr>
          <w:del w:id="4201" w:author="智誠 楊" w:date="2021-05-08T18:58:00Z"/>
          <w:rFonts w:ascii="標楷體" w:hAnsi="標楷體"/>
        </w:rPr>
      </w:pPr>
      <w:del w:id="4202" w:author="智誠 楊" w:date="2021-05-08T18:58:00Z">
        <w:r w:rsidRPr="00362205" w:rsidDel="00AF50F7">
          <w:rPr>
            <w:rFonts w:ascii="標楷體" w:hAnsi="標楷體" w:hint="eastAsia"/>
          </w:rPr>
          <w:delText>輸入畫面：</w:delText>
        </w:r>
      </w:del>
    </w:p>
    <w:p w14:paraId="5E1CF7FC" w14:textId="77777777" w:rsidR="004C05AA" w:rsidRPr="00362205" w:rsidDel="00AF50F7" w:rsidRDefault="004C05AA" w:rsidP="004C05AA">
      <w:pPr>
        <w:pStyle w:val="42"/>
        <w:spacing w:after="72"/>
        <w:ind w:leftChars="0" w:left="0"/>
        <w:rPr>
          <w:del w:id="4203" w:author="智誠 楊" w:date="2021-05-08T18:58:00Z"/>
          <w:rFonts w:ascii="標楷體" w:hAnsi="標楷體"/>
        </w:rPr>
      </w:pPr>
      <w:del w:id="4204" w:author="智誠 楊" w:date="2021-04-07T22:01:00Z">
        <w:r w:rsidDel="00DF352C">
          <w:rPr>
            <w:rFonts w:ascii="標楷體" w:hAnsi="標楷體"/>
            <w:noProof/>
          </w:rPr>
          <w:drawing>
            <wp:inline distT="0" distB="0" distL="0" distR="0" wp14:anchorId="70408A5C" wp14:editId="7708E8D9">
              <wp:extent cx="6673850" cy="1454150"/>
              <wp:effectExtent l="0" t="0" r="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73850" cy="1454150"/>
                      </a:xfrm>
                      <a:prstGeom prst="rect">
                        <a:avLst/>
                      </a:prstGeom>
                      <a:noFill/>
                      <a:ln>
                        <a:noFill/>
                      </a:ln>
                    </pic:spPr>
                  </pic:pic>
                </a:graphicData>
              </a:graphic>
            </wp:inline>
          </w:drawing>
        </w:r>
      </w:del>
    </w:p>
    <w:p w14:paraId="18625C0F" w14:textId="77777777" w:rsidR="004C05AA" w:rsidRPr="00362205" w:rsidDel="00AF50F7" w:rsidRDefault="004C05AA" w:rsidP="004C05AA">
      <w:pPr>
        <w:pStyle w:val="42"/>
        <w:spacing w:after="72"/>
        <w:ind w:left="1133"/>
        <w:rPr>
          <w:del w:id="4205" w:author="智誠 楊" w:date="2021-05-08T18:58:00Z"/>
          <w:rFonts w:ascii="標楷體" w:hAnsi="標楷體"/>
        </w:rPr>
      </w:pPr>
      <w:del w:id="4206" w:author="智誠 楊" w:date="2021-05-08T18:58:00Z">
        <w:r w:rsidRPr="00362205" w:rsidDel="00AF50F7">
          <w:rPr>
            <w:rFonts w:ascii="標楷體" w:hAnsi="標楷體" w:hint="eastAsia"/>
          </w:rPr>
          <w:delText>輸出畫面：</w:delText>
        </w:r>
      </w:del>
    </w:p>
    <w:p w14:paraId="1072794E" w14:textId="77777777" w:rsidR="004C05AA" w:rsidRDefault="004C05AA" w:rsidP="004C05AA">
      <w:pPr>
        <w:pStyle w:val="a"/>
        <w:numPr>
          <w:ilvl w:val="0"/>
          <w:numId w:val="0"/>
        </w:numPr>
        <w:rPr>
          <w:ins w:id="4207" w:author="余家興" w:date="2020-01-21T15:28:00Z"/>
        </w:rPr>
      </w:pPr>
      <w:del w:id="4208" w:author="智誠 楊" w:date="2021-04-07T22:01:00Z">
        <w:r w:rsidDel="00DF352C">
          <w:rPr>
            <w:noProof/>
          </w:rPr>
          <w:drawing>
            <wp:inline distT="0" distB="0" distL="0" distR="0" wp14:anchorId="2BD9CFBC" wp14:editId="5E031F5C">
              <wp:extent cx="6661150" cy="2330450"/>
              <wp:effectExtent l="0" t="0" r="6350" b="0"/>
              <wp:docPr id="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61150" cy="2330450"/>
                      </a:xfrm>
                      <a:prstGeom prst="rect">
                        <a:avLst/>
                      </a:prstGeom>
                      <a:noFill/>
                      <a:ln>
                        <a:noFill/>
                      </a:ln>
                    </pic:spPr>
                  </pic:pic>
                </a:graphicData>
              </a:graphic>
            </wp:inline>
          </w:drawing>
        </w:r>
      </w:del>
      <w:del w:id="4209" w:author="智誠 楊" w:date="2021-04-07T22:02:00Z">
        <w:r w:rsidDel="00DF352C">
          <w:rPr>
            <w:noProof/>
          </w:rPr>
          <w:drawing>
            <wp:inline distT="0" distB="0" distL="0" distR="0" wp14:anchorId="38D6F1E0" wp14:editId="2909F5F8">
              <wp:extent cx="3143250" cy="2038350"/>
              <wp:effectExtent l="0" t="0" r="0"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43250" cy="2038350"/>
                      </a:xfrm>
                      <a:prstGeom prst="rect">
                        <a:avLst/>
                      </a:prstGeom>
                      <a:noFill/>
                      <a:ln>
                        <a:noFill/>
                      </a:ln>
                    </pic:spPr>
                  </pic:pic>
                </a:graphicData>
              </a:graphic>
            </wp:inline>
          </w:drawing>
        </w:r>
      </w:del>
    </w:p>
    <w:p w14:paraId="12A44E40" w14:textId="77777777" w:rsidR="004C05AA" w:rsidRPr="00743087" w:rsidRDefault="004C05AA" w:rsidP="004C05AA">
      <w:pPr>
        <w:pStyle w:val="a"/>
        <w:numPr>
          <w:ilvl w:val="0"/>
          <w:numId w:val="0"/>
        </w:numPr>
        <w:ind w:left="1920"/>
        <w:pPrChange w:id="4210" w:author="智誠 楊" w:date="2021-05-07T16:36:00Z">
          <w:pPr>
            <w:pStyle w:val="a"/>
            <w:numPr>
              <w:numId w:val="0"/>
            </w:numPr>
            <w:ind w:left="0" w:firstLine="0"/>
          </w:pPr>
        </w:pPrChange>
      </w:pPr>
      <w:ins w:id="4211" w:author="余家興" w:date="2020-01-21T15:28:00Z">
        <w:del w:id="4212" w:author="智誠 楊" w:date="2021-04-07T22:02:00Z">
          <w:r w:rsidDel="00DF352C">
            <w:rPr>
              <w:noProof/>
            </w:rPr>
            <w:drawing>
              <wp:inline distT="0" distB="0" distL="0" distR="0" wp14:anchorId="7E2DEB87" wp14:editId="42B1A256">
                <wp:extent cx="6809967" cy="243078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09967" cy="2430780"/>
                        </a:xfrm>
                        <a:prstGeom prst="rect">
                          <a:avLst/>
                        </a:prstGeom>
                      </pic:spPr>
                    </pic:pic>
                  </a:graphicData>
                </a:graphic>
              </wp:inline>
            </w:drawing>
          </w:r>
        </w:del>
      </w:ins>
      <w:ins w:id="4213" w:author="余家興" w:date="2020-01-21T15:29:00Z">
        <w:del w:id="4214" w:author="智誠 楊" w:date="2021-04-07T22:02:00Z">
          <w:r w:rsidDel="00DF352C">
            <w:rPr>
              <w:noProof/>
            </w:rPr>
            <w:drawing>
              <wp:inline distT="0" distB="0" distL="0" distR="0" wp14:anchorId="33ADA6AB" wp14:editId="27DFB767">
                <wp:extent cx="3787140" cy="3398520"/>
                <wp:effectExtent l="0" t="0" r="381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87140" cy="3398520"/>
                        </a:xfrm>
                        <a:prstGeom prst="rect">
                          <a:avLst/>
                        </a:prstGeom>
                      </pic:spPr>
                    </pic:pic>
                  </a:graphicData>
                </a:graphic>
              </wp:inline>
            </w:drawing>
          </w:r>
        </w:del>
      </w:ins>
      <w:r>
        <w:br w:type="page"/>
      </w:r>
    </w:p>
    <w:p w14:paraId="445AA778" w14:textId="77777777" w:rsidR="004C05AA" w:rsidRPr="00362205" w:rsidDel="00AF50F7" w:rsidRDefault="004C05AA" w:rsidP="004C05AA">
      <w:pPr>
        <w:pStyle w:val="a"/>
        <w:numPr>
          <w:ilvl w:val="2"/>
          <w:numId w:val="145"/>
        </w:numPr>
        <w:rPr>
          <w:del w:id="4215" w:author="智誠 楊" w:date="2021-05-08T18:58:00Z"/>
        </w:rPr>
      </w:pPr>
      <w:del w:id="4216" w:author="智誠 楊" w:date="2021-05-08T18:58:00Z">
        <w:r w:rsidDel="00AF50F7">
          <w:rPr>
            <w:rFonts w:hint="eastAsia"/>
          </w:rPr>
          <w:lastRenderedPageBreak/>
          <w:delText>輸入</w:delText>
        </w:r>
        <w:r w:rsidRPr="00362205" w:rsidDel="00AF50F7">
          <w:delText>畫面資料說明</w:delText>
        </w:r>
      </w:del>
    </w:p>
    <w:p w14:paraId="64D7859A" w14:textId="77777777" w:rsidR="004C05AA" w:rsidRPr="00362205" w:rsidDel="00AF50F7" w:rsidRDefault="004C05AA" w:rsidP="004C05AA">
      <w:pPr>
        <w:pStyle w:val="a"/>
        <w:numPr>
          <w:ilvl w:val="2"/>
          <w:numId w:val="145"/>
        </w:numPr>
        <w:rPr>
          <w:del w:id="4217" w:author="智誠 楊" w:date="2021-05-08T18:58:00Z"/>
        </w:rPr>
        <w:pPrChange w:id="4218" w:author="智誠 楊" w:date="2021-05-07T16:36:00Z">
          <w:pPr>
            <w:pStyle w:val="a"/>
            <w:numPr>
              <w:numId w:val="0"/>
            </w:numPr>
            <w:ind w:left="0" w:firstLine="0"/>
          </w:pPr>
        </w:pPrChange>
      </w:pPr>
    </w:p>
    <w:p w14:paraId="3B2D4B13" w14:textId="77777777" w:rsidR="004C05AA" w:rsidDel="00DF352C" w:rsidRDefault="004C05AA" w:rsidP="004C05AA">
      <w:pPr>
        <w:widowControl/>
        <w:numPr>
          <w:ilvl w:val="2"/>
          <w:numId w:val="145"/>
        </w:numPr>
        <w:rPr>
          <w:del w:id="4219" w:author="智誠 楊" w:date="2021-04-07T22:05:00Z"/>
          <w:rFonts w:ascii="標楷體" w:eastAsia="標楷體" w:hAnsi="標楷體"/>
          <w:sz w:val="26"/>
        </w:rPr>
      </w:pPr>
      <w:del w:id="4220" w:author="智誠 楊" w:date="2021-04-07T22:05:00Z">
        <w:r w:rsidDel="00DF352C">
          <w:rPr>
            <w:rFonts w:ascii="標楷體" w:hAnsi="標楷體"/>
          </w:rPr>
          <w:br w:type="page"/>
        </w:r>
      </w:del>
    </w:p>
    <w:p w14:paraId="53A5E17B" w14:textId="77777777" w:rsidR="004C05AA" w:rsidRPr="00362205" w:rsidDel="00AF50F7" w:rsidRDefault="004C05AA" w:rsidP="004C05AA">
      <w:pPr>
        <w:widowControl/>
        <w:numPr>
          <w:ilvl w:val="2"/>
          <w:numId w:val="145"/>
        </w:numPr>
        <w:rPr>
          <w:del w:id="4221" w:author="智誠 楊" w:date="2021-05-08T18:58:00Z"/>
        </w:rPr>
        <w:pPrChange w:id="4222" w:author="智誠 楊" w:date="2021-04-07T22:05:00Z">
          <w:pPr>
            <w:pStyle w:val="a"/>
            <w:numPr>
              <w:numId w:val="0"/>
            </w:numPr>
            <w:ind w:left="0" w:firstLine="0"/>
          </w:pPr>
        </w:pPrChange>
      </w:pPr>
    </w:p>
    <w:p w14:paraId="1DC813C3" w14:textId="77777777" w:rsidR="004C05AA" w:rsidDel="00DF352C" w:rsidRDefault="004C05AA" w:rsidP="004C05AA">
      <w:pPr>
        <w:pStyle w:val="a"/>
        <w:numPr>
          <w:ilvl w:val="2"/>
          <w:numId w:val="145"/>
        </w:numPr>
        <w:rPr>
          <w:del w:id="4223" w:author="智誠 楊" w:date="2021-04-07T22:05:00Z"/>
        </w:rPr>
      </w:pPr>
      <w:del w:id="4224" w:author="智誠 楊" w:date="2021-04-07T22:05:00Z">
        <w:r w:rsidDel="00DF352C">
          <w:rPr>
            <w:rFonts w:hint="eastAsia"/>
          </w:rPr>
          <w:delText>輸出</w:delText>
        </w:r>
        <w:r w:rsidRPr="003972CE" w:rsidDel="00DF352C">
          <w:delText>畫面資料說明</w:delText>
        </w:r>
      </w:del>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225" w:author="阿毛" w:date="2021-06-08T11:27: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24"/>
        <w:gridCol w:w="2042"/>
        <w:gridCol w:w="3946"/>
        <w:gridCol w:w="2482"/>
        <w:tblGridChange w:id="4226">
          <w:tblGrid>
            <w:gridCol w:w="1610"/>
            <w:gridCol w:w="2090"/>
            <w:gridCol w:w="4124"/>
            <w:gridCol w:w="2596"/>
          </w:tblGrid>
        </w:tblGridChange>
      </w:tblGrid>
      <w:tr w:rsidR="004C05AA" w:rsidRPr="00DC161C" w:rsidDel="00DF352C" w14:paraId="5696E219" w14:textId="77777777" w:rsidTr="0094025F">
        <w:trPr>
          <w:trHeight w:val="388"/>
          <w:jc w:val="center"/>
          <w:del w:id="4227" w:author="智誠 楊" w:date="2021-04-07T22:05:00Z"/>
          <w:trPrChange w:id="4228" w:author="阿毛" w:date="2021-06-08T11:27:00Z">
            <w:trPr>
              <w:trHeight w:val="388"/>
              <w:jc w:val="center"/>
            </w:trPr>
          </w:trPrChange>
        </w:trPr>
        <w:tc>
          <w:tcPr>
            <w:tcW w:w="1610" w:type="dxa"/>
            <w:vMerge w:val="restart"/>
            <w:tcPrChange w:id="4229" w:author="阿毛" w:date="2021-06-08T11:27:00Z">
              <w:tcPr>
                <w:tcW w:w="558" w:type="dxa"/>
                <w:vMerge w:val="restart"/>
              </w:tcPr>
            </w:tcPrChange>
          </w:tcPr>
          <w:p w14:paraId="1FAADEC8" w14:textId="77777777" w:rsidR="004C05AA" w:rsidRPr="00DC161C" w:rsidDel="00DF352C" w:rsidRDefault="004C05AA" w:rsidP="004C05AA">
            <w:pPr>
              <w:pStyle w:val="a"/>
              <w:numPr>
                <w:ilvl w:val="2"/>
                <w:numId w:val="145"/>
              </w:numPr>
              <w:rPr>
                <w:del w:id="4230" w:author="智誠 楊" w:date="2021-04-07T22:05:00Z"/>
              </w:rPr>
              <w:pPrChange w:id="4231" w:author="智誠 楊" w:date="2021-05-07T16:36:00Z">
                <w:pPr/>
              </w:pPrChange>
            </w:pPr>
            <w:del w:id="4232" w:author="智誠 楊" w:date="2021-04-07T22:05:00Z">
              <w:r w:rsidRPr="00DC161C" w:rsidDel="00DF352C">
                <w:delText>序號</w:delText>
              </w:r>
            </w:del>
          </w:p>
        </w:tc>
        <w:tc>
          <w:tcPr>
            <w:tcW w:w="2090" w:type="dxa"/>
            <w:vMerge w:val="restart"/>
            <w:tcPrChange w:id="4233" w:author="阿毛" w:date="2021-06-08T11:27:00Z">
              <w:tcPr>
                <w:tcW w:w="2137" w:type="dxa"/>
                <w:vMerge w:val="restart"/>
              </w:tcPr>
            </w:tcPrChange>
          </w:tcPr>
          <w:p w14:paraId="7931684F" w14:textId="77777777" w:rsidR="004C05AA" w:rsidRPr="00DC161C" w:rsidDel="00DF352C" w:rsidRDefault="004C05AA" w:rsidP="004C05AA">
            <w:pPr>
              <w:pStyle w:val="a"/>
              <w:numPr>
                <w:ilvl w:val="2"/>
                <w:numId w:val="145"/>
              </w:numPr>
              <w:rPr>
                <w:del w:id="4234" w:author="智誠 楊" w:date="2021-04-07T22:05:00Z"/>
              </w:rPr>
              <w:pPrChange w:id="4235" w:author="智誠 楊" w:date="2021-05-07T16:36:00Z">
                <w:pPr/>
              </w:pPrChange>
            </w:pPr>
            <w:del w:id="4236" w:author="智誠 楊" w:date="2021-04-07T22:05:00Z">
              <w:r w:rsidRPr="00DC161C" w:rsidDel="00DF352C">
                <w:delText>欄位</w:delText>
              </w:r>
            </w:del>
          </w:p>
        </w:tc>
        <w:tc>
          <w:tcPr>
            <w:tcW w:w="4124" w:type="dxa"/>
            <w:tcPrChange w:id="4237" w:author="阿毛" w:date="2021-06-08T11:27:00Z">
              <w:tcPr>
                <w:tcW w:w="3969" w:type="dxa"/>
              </w:tcPr>
            </w:tcPrChange>
          </w:tcPr>
          <w:p w14:paraId="777B8DBD" w14:textId="77777777" w:rsidR="004C05AA" w:rsidRPr="00DC161C" w:rsidDel="00DF352C" w:rsidRDefault="004C05AA" w:rsidP="004C05AA">
            <w:pPr>
              <w:pStyle w:val="a"/>
              <w:numPr>
                <w:ilvl w:val="2"/>
                <w:numId w:val="145"/>
              </w:numPr>
              <w:rPr>
                <w:del w:id="4238" w:author="智誠 楊" w:date="2021-04-07T22:05:00Z"/>
              </w:rPr>
              <w:pPrChange w:id="4239" w:author="智誠 楊" w:date="2021-05-07T16:36:00Z">
                <w:pPr>
                  <w:jc w:val="center"/>
                </w:pPr>
              </w:pPrChange>
            </w:pPr>
            <w:del w:id="4240" w:author="智誠 楊" w:date="2021-04-07T22:05:00Z">
              <w:r w:rsidRPr="00DC161C" w:rsidDel="00DF352C">
                <w:delText>說明</w:delText>
              </w:r>
            </w:del>
          </w:p>
        </w:tc>
        <w:tc>
          <w:tcPr>
            <w:tcW w:w="2596" w:type="dxa"/>
            <w:vMerge w:val="restart"/>
            <w:tcPrChange w:id="4241" w:author="阿毛" w:date="2021-06-08T11:27:00Z">
              <w:tcPr>
                <w:tcW w:w="2693" w:type="dxa"/>
                <w:vMerge w:val="restart"/>
              </w:tcPr>
            </w:tcPrChange>
          </w:tcPr>
          <w:p w14:paraId="59F9935B" w14:textId="77777777" w:rsidR="004C05AA" w:rsidRPr="00DC161C" w:rsidDel="00DF352C" w:rsidRDefault="004C05AA" w:rsidP="004C05AA">
            <w:pPr>
              <w:pStyle w:val="a"/>
              <w:numPr>
                <w:ilvl w:val="2"/>
                <w:numId w:val="145"/>
              </w:numPr>
              <w:rPr>
                <w:del w:id="4242" w:author="智誠 楊" w:date="2021-04-07T22:05:00Z"/>
              </w:rPr>
              <w:pPrChange w:id="4243" w:author="智誠 楊" w:date="2021-05-07T16:36:00Z">
                <w:pPr/>
              </w:pPrChange>
            </w:pPr>
            <w:del w:id="4244" w:author="智誠 楊" w:date="2021-04-07T22:05:00Z">
              <w:r w:rsidRPr="00DC161C" w:rsidDel="00DF352C">
                <w:delText>處理邏輯及注意事項</w:delText>
              </w:r>
            </w:del>
          </w:p>
        </w:tc>
      </w:tr>
      <w:tr w:rsidR="004C05AA" w:rsidRPr="00DC161C" w:rsidDel="00DF352C" w14:paraId="476DFD12" w14:textId="77777777" w:rsidTr="0094025F">
        <w:trPr>
          <w:trHeight w:val="244"/>
          <w:jc w:val="center"/>
          <w:del w:id="4245" w:author="智誠 楊" w:date="2021-04-07T22:05:00Z"/>
          <w:trPrChange w:id="4246" w:author="阿毛" w:date="2021-06-08T11:27:00Z">
            <w:trPr>
              <w:trHeight w:val="244"/>
              <w:jc w:val="center"/>
            </w:trPr>
          </w:trPrChange>
        </w:trPr>
        <w:tc>
          <w:tcPr>
            <w:tcW w:w="1610" w:type="dxa"/>
            <w:vMerge/>
            <w:tcPrChange w:id="4247" w:author="阿毛" w:date="2021-06-08T11:27:00Z">
              <w:tcPr>
                <w:tcW w:w="558" w:type="dxa"/>
                <w:vMerge/>
              </w:tcPr>
            </w:tcPrChange>
          </w:tcPr>
          <w:p w14:paraId="756CC354" w14:textId="77777777" w:rsidR="004C05AA" w:rsidRPr="00DC161C" w:rsidDel="00DF352C" w:rsidRDefault="004C05AA" w:rsidP="004C05AA">
            <w:pPr>
              <w:pStyle w:val="a"/>
              <w:numPr>
                <w:ilvl w:val="2"/>
                <w:numId w:val="145"/>
              </w:numPr>
              <w:rPr>
                <w:del w:id="4248" w:author="智誠 楊" w:date="2021-04-07T22:05:00Z"/>
              </w:rPr>
              <w:pPrChange w:id="4249" w:author="智誠 楊" w:date="2021-05-07T16:36:00Z">
                <w:pPr/>
              </w:pPrChange>
            </w:pPr>
          </w:p>
        </w:tc>
        <w:tc>
          <w:tcPr>
            <w:tcW w:w="2090" w:type="dxa"/>
            <w:vMerge/>
            <w:tcPrChange w:id="4250" w:author="阿毛" w:date="2021-06-08T11:27:00Z">
              <w:tcPr>
                <w:tcW w:w="2137" w:type="dxa"/>
                <w:vMerge/>
              </w:tcPr>
            </w:tcPrChange>
          </w:tcPr>
          <w:p w14:paraId="688E5D15" w14:textId="77777777" w:rsidR="004C05AA" w:rsidRPr="00DC161C" w:rsidDel="00DF352C" w:rsidRDefault="004C05AA" w:rsidP="004C05AA">
            <w:pPr>
              <w:pStyle w:val="a"/>
              <w:numPr>
                <w:ilvl w:val="2"/>
                <w:numId w:val="145"/>
              </w:numPr>
              <w:rPr>
                <w:del w:id="4251" w:author="智誠 楊" w:date="2021-04-07T22:05:00Z"/>
              </w:rPr>
              <w:pPrChange w:id="4252" w:author="智誠 楊" w:date="2021-05-07T16:36:00Z">
                <w:pPr/>
              </w:pPrChange>
            </w:pPr>
          </w:p>
        </w:tc>
        <w:tc>
          <w:tcPr>
            <w:tcW w:w="4124" w:type="dxa"/>
            <w:tcPrChange w:id="4253" w:author="阿毛" w:date="2021-06-08T11:27:00Z">
              <w:tcPr>
                <w:tcW w:w="3969" w:type="dxa"/>
              </w:tcPr>
            </w:tcPrChange>
          </w:tcPr>
          <w:p w14:paraId="3895DA4D" w14:textId="77777777" w:rsidR="004C05AA" w:rsidRPr="00DC161C" w:rsidDel="00DF352C" w:rsidRDefault="004C05AA" w:rsidP="004C05AA">
            <w:pPr>
              <w:pStyle w:val="a"/>
              <w:numPr>
                <w:ilvl w:val="2"/>
                <w:numId w:val="145"/>
              </w:numPr>
              <w:rPr>
                <w:del w:id="4254" w:author="智誠 楊" w:date="2021-04-07T22:05:00Z"/>
              </w:rPr>
              <w:pPrChange w:id="4255" w:author="智誠 楊" w:date="2021-05-07T16:36:00Z">
                <w:pPr/>
              </w:pPrChange>
            </w:pPr>
            <w:del w:id="4256" w:author="智誠 楊" w:date="2021-04-07T22:05:00Z">
              <w:r w:rsidRPr="00DC161C" w:rsidDel="00DF352C">
                <w:rPr>
                  <w:rFonts w:hint="eastAsia"/>
                </w:rPr>
                <w:delText>資料型態長度</w:delText>
              </w:r>
            </w:del>
          </w:p>
        </w:tc>
        <w:tc>
          <w:tcPr>
            <w:tcW w:w="2596" w:type="dxa"/>
            <w:vMerge/>
            <w:tcPrChange w:id="4257" w:author="阿毛" w:date="2021-06-08T11:27:00Z">
              <w:tcPr>
                <w:tcW w:w="2693" w:type="dxa"/>
                <w:vMerge/>
              </w:tcPr>
            </w:tcPrChange>
          </w:tcPr>
          <w:p w14:paraId="67E4967C" w14:textId="77777777" w:rsidR="004C05AA" w:rsidRPr="00DC161C" w:rsidDel="00DF352C" w:rsidRDefault="004C05AA" w:rsidP="004C05AA">
            <w:pPr>
              <w:pStyle w:val="a"/>
              <w:numPr>
                <w:ilvl w:val="2"/>
                <w:numId w:val="145"/>
              </w:numPr>
              <w:rPr>
                <w:del w:id="4258" w:author="智誠 楊" w:date="2021-04-07T22:05:00Z"/>
              </w:rPr>
              <w:pPrChange w:id="4259" w:author="智誠 楊" w:date="2021-05-07T16:36:00Z">
                <w:pPr/>
              </w:pPrChange>
            </w:pPr>
          </w:p>
        </w:tc>
      </w:tr>
      <w:tr w:rsidR="004C05AA" w:rsidRPr="00DC161C" w:rsidDel="00DF352C" w14:paraId="73A96AF2" w14:textId="77777777" w:rsidTr="0094025F">
        <w:trPr>
          <w:trHeight w:val="244"/>
          <w:jc w:val="center"/>
          <w:del w:id="4260" w:author="智誠 楊" w:date="2021-04-07T22:05:00Z"/>
          <w:trPrChange w:id="4261" w:author="阿毛" w:date="2021-06-08T11:27:00Z">
            <w:trPr>
              <w:trHeight w:val="244"/>
              <w:jc w:val="center"/>
            </w:trPr>
          </w:trPrChange>
        </w:trPr>
        <w:tc>
          <w:tcPr>
            <w:tcW w:w="1610" w:type="dxa"/>
            <w:tcPrChange w:id="4262" w:author="阿毛" w:date="2021-06-08T11:27:00Z">
              <w:tcPr>
                <w:tcW w:w="558" w:type="dxa"/>
              </w:tcPr>
            </w:tcPrChange>
          </w:tcPr>
          <w:p w14:paraId="61927633" w14:textId="77777777" w:rsidR="004C05AA" w:rsidRPr="00DC161C" w:rsidDel="00DF352C" w:rsidRDefault="004C05AA" w:rsidP="004C05AA">
            <w:pPr>
              <w:pStyle w:val="a"/>
              <w:numPr>
                <w:ilvl w:val="2"/>
                <w:numId w:val="145"/>
              </w:numPr>
              <w:rPr>
                <w:del w:id="4263" w:author="智誠 楊" w:date="2021-04-07T22:05:00Z"/>
              </w:rPr>
              <w:pPrChange w:id="4264" w:author="智誠 楊" w:date="2021-05-07T16:36:00Z">
                <w:pPr/>
              </w:pPrChange>
            </w:pPr>
            <w:del w:id="4265" w:author="智誠 楊" w:date="2021-04-07T22:05:00Z">
              <w:r w:rsidRPr="00DC161C" w:rsidDel="00DF352C">
                <w:rPr>
                  <w:rFonts w:hint="eastAsia"/>
                </w:rPr>
                <w:delText>1.</w:delText>
              </w:r>
            </w:del>
          </w:p>
        </w:tc>
        <w:tc>
          <w:tcPr>
            <w:tcW w:w="2090" w:type="dxa"/>
            <w:tcPrChange w:id="4266" w:author="阿毛" w:date="2021-06-08T11:27:00Z">
              <w:tcPr>
                <w:tcW w:w="2137" w:type="dxa"/>
              </w:tcPr>
            </w:tcPrChange>
          </w:tcPr>
          <w:p w14:paraId="4ACD7A7D" w14:textId="77777777" w:rsidR="004C05AA" w:rsidRPr="00DC161C" w:rsidDel="00DF352C" w:rsidRDefault="004C05AA" w:rsidP="004C05AA">
            <w:pPr>
              <w:pStyle w:val="a"/>
              <w:numPr>
                <w:ilvl w:val="2"/>
                <w:numId w:val="145"/>
              </w:numPr>
              <w:rPr>
                <w:del w:id="4267" w:author="智誠 楊" w:date="2021-04-07T22:05:00Z"/>
              </w:rPr>
              <w:pPrChange w:id="4268" w:author="智誠 楊" w:date="2021-05-07T16:36:00Z">
                <w:pPr/>
              </w:pPrChange>
            </w:pPr>
            <w:del w:id="4269" w:author="智誠 楊" w:date="2021-04-07T22:05:00Z">
              <w:r w:rsidRPr="00DC161C" w:rsidDel="00DF352C">
                <w:rPr>
                  <w:rFonts w:hint="eastAsia"/>
                </w:rPr>
                <w:delText>入帳起日</w:delText>
              </w:r>
            </w:del>
          </w:p>
        </w:tc>
        <w:tc>
          <w:tcPr>
            <w:tcW w:w="4124" w:type="dxa"/>
            <w:tcPrChange w:id="4270" w:author="阿毛" w:date="2021-06-08T11:27:00Z">
              <w:tcPr>
                <w:tcW w:w="3969" w:type="dxa"/>
              </w:tcPr>
            </w:tcPrChange>
          </w:tcPr>
          <w:p w14:paraId="47E0DFD5" w14:textId="77777777" w:rsidR="004C05AA" w:rsidRPr="00DC161C" w:rsidDel="00DF352C" w:rsidRDefault="004C05AA" w:rsidP="004C05AA">
            <w:pPr>
              <w:pStyle w:val="a"/>
              <w:numPr>
                <w:ilvl w:val="2"/>
                <w:numId w:val="145"/>
              </w:numPr>
              <w:rPr>
                <w:del w:id="4271" w:author="智誠 楊" w:date="2021-04-07T22:05:00Z"/>
              </w:rPr>
              <w:pPrChange w:id="4272" w:author="智誠 楊" w:date="2021-05-07T16:36:00Z">
                <w:pPr/>
              </w:pPrChange>
            </w:pPr>
            <w:del w:id="4273" w:author="智誠 楊" w:date="2021-04-07T22:05:00Z">
              <w:r w:rsidRPr="00DC161C" w:rsidDel="00DF352C">
                <w:rPr>
                  <w:rFonts w:hint="eastAsia"/>
                </w:rPr>
                <w:delText>999/99/99</w:delText>
              </w:r>
            </w:del>
          </w:p>
        </w:tc>
        <w:tc>
          <w:tcPr>
            <w:tcW w:w="2596" w:type="dxa"/>
            <w:tcPrChange w:id="4274" w:author="阿毛" w:date="2021-06-08T11:27:00Z">
              <w:tcPr>
                <w:tcW w:w="2693" w:type="dxa"/>
              </w:tcPr>
            </w:tcPrChange>
          </w:tcPr>
          <w:p w14:paraId="18F7C0BA" w14:textId="77777777" w:rsidR="004C05AA" w:rsidRPr="00DC161C" w:rsidDel="00DF352C" w:rsidRDefault="004C05AA" w:rsidP="004C05AA">
            <w:pPr>
              <w:pStyle w:val="a"/>
              <w:numPr>
                <w:ilvl w:val="2"/>
                <w:numId w:val="145"/>
              </w:numPr>
              <w:rPr>
                <w:del w:id="4275" w:author="智誠 楊" w:date="2021-04-07T22:05:00Z"/>
              </w:rPr>
              <w:pPrChange w:id="4276" w:author="智誠 楊" w:date="2021-05-07T16:36:00Z">
                <w:pPr/>
              </w:pPrChange>
            </w:pPr>
          </w:p>
        </w:tc>
      </w:tr>
      <w:tr w:rsidR="004C05AA" w:rsidRPr="00DC161C" w:rsidDel="00DF352C" w14:paraId="02FC567A" w14:textId="77777777" w:rsidTr="0094025F">
        <w:trPr>
          <w:trHeight w:val="291"/>
          <w:jc w:val="center"/>
          <w:del w:id="4277" w:author="智誠 楊" w:date="2021-04-07T22:05:00Z"/>
          <w:trPrChange w:id="4278" w:author="阿毛" w:date="2021-06-08T11:27:00Z">
            <w:trPr>
              <w:trHeight w:val="291"/>
              <w:jc w:val="center"/>
            </w:trPr>
          </w:trPrChange>
        </w:trPr>
        <w:tc>
          <w:tcPr>
            <w:tcW w:w="1610" w:type="dxa"/>
            <w:tcPrChange w:id="4279" w:author="阿毛" w:date="2021-06-08T11:27:00Z">
              <w:tcPr>
                <w:tcW w:w="558" w:type="dxa"/>
              </w:tcPr>
            </w:tcPrChange>
          </w:tcPr>
          <w:p w14:paraId="4578BBC7" w14:textId="77777777" w:rsidR="004C05AA" w:rsidRPr="00DC161C" w:rsidDel="00DF352C" w:rsidRDefault="004C05AA" w:rsidP="004C05AA">
            <w:pPr>
              <w:pStyle w:val="a"/>
              <w:numPr>
                <w:ilvl w:val="2"/>
                <w:numId w:val="145"/>
              </w:numPr>
              <w:rPr>
                <w:del w:id="4280" w:author="智誠 楊" w:date="2021-04-07T22:05:00Z"/>
              </w:rPr>
              <w:pPrChange w:id="4281" w:author="智誠 楊" w:date="2021-05-07T16:36:00Z">
                <w:pPr/>
              </w:pPrChange>
            </w:pPr>
            <w:del w:id="4282" w:author="智誠 楊" w:date="2021-04-07T22:05:00Z">
              <w:r w:rsidRPr="00DC161C" w:rsidDel="00DF352C">
                <w:rPr>
                  <w:rFonts w:hint="eastAsia"/>
                </w:rPr>
                <w:delText>2</w:delText>
              </w:r>
            </w:del>
          </w:p>
        </w:tc>
        <w:tc>
          <w:tcPr>
            <w:tcW w:w="2090" w:type="dxa"/>
            <w:tcPrChange w:id="4283" w:author="阿毛" w:date="2021-06-08T11:27:00Z">
              <w:tcPr>
                <w:tcW w:w="2137" w:type="dxa"/>
              </w:tcPr>
            </w:tcPrChange>
          </w:tcPr>
          <w:p w14:paraId="43C8907E" w14:textId="77777777" w:rsidR="004C05AA" w:rsidRPr="00DC161C" w:rsidDel="00DF352C" w:rsidRDefault="004C05AA" w:rsidP="004C05AA">
            <w:pPr>
              <w:pStyle w:val="a"/>
              <w:numPr>
                <w:ilvl w:val="2"/>
                <w:numId w:val="145"/>
              </w:numPr>
              <w:rPr>
                <w:del w:id="4284" w:author="智誠 楊" w:date="2021-04-07T22:05:00Z"/>
              </w:rPr>
              <w:pPrChange w:id="4285" w:author="智誠 楊" w:date="2021-05-07T16:36:00Z">
                <w:pPr/>
              </w:pPrChange>
            </w:pPr>
            <w:del w:id="4286" w:author="智誠 楊" w:date="2021-04-07T22:05:00Z">
              <w:r w:rsidRPr="00DC161C" w:rsidDel="00DF352C">
                <w:rPr>
                  <w:rFonts w:hint="eastAsia"/>
                </w:rPr>
                <w:delText>入帳止日</w:delText>
              </w:r>
            </w:del>
          </w:p>
        </w:tc>
        <w:tc>
          <w:tcPr>
            <w:tcW w:w="4124" w:type="dxa"/>
            <w:tcPrChange w:id="4287" w:author="阿毛" w:date="2021-06-08T11:27:00Z">
              <w:tcPr>
                <w:tcW w:w="3969" w:type="dxa"/>
              </w:tcPr>
            </w:tcPrChange>
          </w:tcPr>
          <w:p w14:paraId="005C0B64" w14:textId="77777777" w:rsidR="004C05AA" w:rsidRPr="00DC161C" w:rsidDel="00DF352C" w:rsidRDefault="004C05AA" w:rsidP="004C05AA">
            <w:pPr>
              <w:pStyle w:val="a"/>
              <w:numPr>
                <w:ilvl w:val="2"/>
                <w:numId w:val="145"/>
              </w:numPr>
              <w:rPr>
                <w:del w:id="4288" w:author="智誠 楊" w:date="2021-04-07T22:05:00Z"/>
              </w:rPr>
              <w:pPrChange w:id="4289" w:author="智誠 楊" w:date="2021-05-07T16:36:00Z">
                <w:pPr/>
              </w:pPrChange>
            </w:pPr>
            <w:del w:id="4290" w:author="智誠 楊" w:date="2021-04-07T22:05:00Z">
              <w:r w:rsidRPr="00DC161C" w:rsidDel="00DF352C">
                <w:rPr>
                  <w:rFonts w:hint="eastAsia"/>
                </w:rPr>
                <w:delText>999/99/99</w:delText>
              </w:r>
            </w:del>
          </w:p>
        </w:tc>
        <w:tc>
          <w:tcPr>
            <w:tcW w:w="2596" w:type="dxa"/>
            <w:tcPrChange w:id="4291" w:author="阿毛" w:date="2021-06-08T11:27:00Z">
              <w:tcPr>
                <w:tcW w:w="2693" w:type="dxa"/>
              </w:tcPr>
            </w:tcPrChange>
          </w:tcPr>
          <w:p w14:paraId="662DB818" w14:textId="77777777" w:rsidR="004C05AA" w:rsidRPr="00DC161C" w:rsidDel="00DF352C" w:rsidRDefault="004C05AA" w:rsidP="004C05AA">
            <w:pPr>
              <w:pStyle w:val="a"/>
              <w:numPr>
                <w:ilvl w:val="2"/>
                <w:numId w:val="145"/>
              </w:numPr>
              <w:rPr>
                <w:del w:id="4292" w:author="智誠 楊" w:date="2021-04-07T22:05:00Z"/>
              </w:rPr>
              <w:pPrChange w:id="4293" w:author="智誠 楊" w:date="2021-05-07T16:36:00Z">
                <w:pPr/>
              </w:pPrChange>
            </w:pPr>
          </w:p>
        </w:tc>
      </w:tr>
      <w:tr w:rsidR="004C05AA" w:rsidRPr="00DC161C" w:rsidDel="00DF352C" w14:paraId="127610CD" w14:textId="77777777" w:rsidTr="0094025F">
        <w:trPr>
          <w:trHeight w:val="291"/>
          <w:jc w:val="center"/>
          <w:del w:id="4294" w:author="智誠 楊" w:date="2021-04-07T22:05:00Z"/>
          <w:trPrChange w:id="4295" w:author="阿毛" w:date="2021-06-08T11:27:00Z">
            <w:trPr>
              <w:trHeight w:val="291"/>
              <w:jc w:val="center"/>
            </w:trPr>
          </w:trPrChange>
        </w:trPr>
        <w:tc>
          <w:tcPr>
            <w:tcW w:w="1610" w:type="dxa"/>
            <w:tcPrChange w:id="4296" w:author="阿毛" w:date="2021-06-08T11:27:00Z">
              <w:tcPr>
                <w:tcW w:w="558" w:type="dxa"/>
              </w:tcPr>
            </w:tcPrChange>
          </w:tcPr>
          <w:p w14:paraId="258E3B72" w14:textId="77777777" w:rsidR="004C05AA" w:rsidRPr="00DC161C" w:rsidDel="00DF352C" w:rsidRDefault="004C05AA" w:rsidP="004C05AA">
            <w:pPr>
              <w:pStyle w:val="a"/>
              <w:numPr>
                <w:ilvl w:val="2"/>
                <w:numId w:val="145"/>
              </w:numPr>
              <w:rPr>
                <w:del w:id="4297" w:author="智誠 楊" w:date="2021-04-07T22:05:00Z"/>
              </w:rPr>
              <w:pPrChange w:id="4298" w:author="智誠 楊" w:date="2021-05-07T16:36:00Z">
                <w:pPr/>
              </w:pPrChange>
            </w:pPr>
            <w:del w:id="4299" w:author="智誠 楊" w:date="2021-04-07T22:05:00Z">
              <w:r w:rsidRPr="00DC161C" w:rsidDel="00DF352C">
                <w:rPr>
                  <w:rFonts w:hint="eastAsia"/>
                </w:rPr>
                <w:delText>3</w:delText>
              </w:r>
            </w:del>
          </w:p>
        </w:tc>
        <w:tc>
          <w:tcPr>
            <w:tcW w:w="2090" w:type="dxa"/>
            <w:tcPrChange w:id="4300" w:author="阿毛" w:date="2021-06-08T11:27:00Z">
              <w:tcPr>
                <w:tcW w:w="2137" w:type="dxa"/>
              </w:tcPr>
            </w:tcPrChange>
          </w:tcPr>
          <w:p w14:paraId="5C8B55F0" w14:textId="77777777" w:rsidR="004C05AA" w:rsidRPr="00DC161C" w:rsidDel="00DF352C" w:rsidRDefault="004C05AA" w:rsidP="004C05AA">
            <w:pPr>
              <w:pStyle w:val="a"/>
              <w:numPr>
                <w:ilvl w:val="2"/>
                <w:numId w:val="145"/>
              </w:numPr>
              <w:rPr>
                <w:del w:id="4301" w:author="智誠 楊" w:date="2021-04-07T22:05:00Z"/>
              </w:rPr>
              <w:pPrChange w:id="4302" w:author="智誠 楊" w:date="2021-05-07T16:36:00Z">
                <w:pPr/>
              </w:pPrChange>
            </w:pPr>
            <w:del w:id="4303" w:author="智誠 楊" w:date="2021-04-07T22:05:00Z">
              <w:r w:rsidRPr="00DC161C" w:rsidDel="00DF352C">
                <w:rPr>
                  <w:rFonts w:hint="eastAsia"/>
                </w:rPr>
                <w:delText>交易樣態</w:delText>
              </w:r>
            </w:del>
          </w:p>
        </w:tc>
        <w:tc>
          <w:tcPr>
            <w:tcW w:w="4124" w:type="dxa"/>
            <w:tcPrChange w:id="4304" w:author="阿毛" w:date="2021-06-08T11:27:00Z">
              <w:tcPr>
                <w:tcW w:w="3969" w:type="dxa"/>
              </w:tcPr>
            </w:tcPrChange>
          </w:tcPr>
          <w:p w14:paraId="686CBAA4" w14:textId="77777777" w:rsidR="004C05AA" w:rsidRPr="00DC161C" w:rsidDel="00DF352C" w:rsidRDefault="004C05AA" w:rsidP="004C05AA">
            <w:pPr>
              <w:pStyle w:val="a"/>
              <w:numPr>
                <w:ilvl w:val="2"/>
                <w:numId w:val="145"/>
              </w:numPr>
              <w:rPr>
                <w:del w:id="4305" w:author="智誠 楊" w:date="2021-04-07T22:05:00Z"/>
              </w:rPr>
              <w:pPrChange w:id="4306" w:author="智誠 楊" w:date="2021-05-07T16:36:00Z">
                <w:pPr/>
              </w:pPrChange>
            </w:pPr>
            <w:del w:id="4307" w:author="智誠 楊" w:date="2021-04-07T22:05:00Z">
              <w:r w:rsidRPr="00DC161C" w:rsidDel="00DF352C">
                <w:rPr>
                  <w:rFonts w:hint="eastAsia"/>
                </w:rPr>
                <w:delText>9</w:delText>
              </w:r>
            </w:del>
          </w:p>
        </w:tc>
        <w:tc>
          <w:tcPr>
            <w:tcW w:w="2596" w:type="dxa"/>
            <w:tcPrChange w:id="4308" w:author="阿毛" w:date="2021-06-08T11:27:00Z">
              <w:tcPr>
                <w:tcW w:w="2693" w:type="dxa"/>
              </w:tcPr>
            </w:tcPrChange>
          </w:tcPr>
          <w:p w14:paraId="2E411958" w14:textId="77777777" w:rsidR="004C05AA" w:rsidRPr="00DC161C" w:rsidDel="00DF352C" w:rsidRDefault="004C05AA" w:rsidP="004C05AA">
            <w:pPr>
              <w:pStyle w:val="a"/>
              <w:numPr>
                <w:ilvl w:val="2"/>
                <w:numId w:val="145"/>
              </w:numPr>
              <w:rPr>
                <w:del w:id="4309" w:author="智誠 楊" w:date="2021-04-07T22:05:00Z"/>
              </w:rPr>
              <w:pPrChange w:id="4310" w:author="智誠 楊" w:date="2021-05-07T16:36:00Z">
                <w:pPr/>
              </w:pPrChange>
            </w:pPr>
          </w:p>
        </w:tc>
      </w:tr>
      <w:tr w:rsidR="004C05AA" w:rsidRPr="00DC161C" w:rsidDel="00DF352C" w14:paraId="5055B624" w14:textId="77777777" w:rsidTr="0094025F">
        <w:trPr>
          <w:trHeight w:val="291"/>
          <w:jc w:val="center"/>
          <w:del w:id="4311" w:author="智誠 楊" w:date="2021-04-07T22:05:00Z"/>
          <w:trPrChange w:id="4312" w:author="阿毛" w:date="2021-06-08T11:27:00Z">
            <w:trPr>
              <w:trHeight w:val="291"/>
              <w:jc w:val="center"/>
            </w:trPr>
          </w:trPrChange>
        </w:trPr>
        <w:tc>
          <w:tcPr>
            <w:tcW w:w="1610" w:type="dxa"/>
            <w:tcPrChange w:id="4313" w:author="阿毛" w:date="2021-06-08T11:27:00Z">
              <w:tcPr>
                <w:tcW w:w="558" w:type="dxa"/>
              </w:tcPr>
            </w:tcPrChange>
          </w:tcPr>
          <w:p w14:paraId="566F350E" w14:textId="77777777" w:rsidR="004C05AA" w:rsidRPr="00DC161C" w:rsidDel="00DF352C" w:rsidRDefault="004C05AA" w:rsidP="004C05AA">
            <w:pPr>
              <w:pStyle w:val="a"/>
              <w:numPr>
                <w:ilvl w:val="2"/>
                <w:numId w:val="145"/>
              </w:numPr>
              <w:rPr>
                <w:del w:id="4314" w:author="智誠 楊" w:date="2021-04-07T22:05:00Z"/>
              </w:rPr>
              <w:pPrChange w:id="4315" w:author="智誠 楊" w:date="2021-05-07T16:36:00Z">
                <w:pPr/>
              </w:pPrChange>
            </w:pPr>
            <w:del w:id="4316" w:author="智誠 楊" w:date="2021-04-07T22:05:00Z">
              <w:r w:rsidRPr="00DC161C" w:rsidDel="00DF352C">
                <w:rPr>
                  <w:rFonts w:hint="eastAsia"/>
                </w:rPr>
                <w:delText>4</w:delText>
              </w:r>
            </w:del>
          </w:p>
        </w:tc>
        <w:tc>
          <w:tcPr>
            <w:tcW w:w="2090" w:type="dxa"/>
            <w:tcPrChange w:id="4317" w:author="阿毛" w:date="2021-06-08T11:27:00Z">
              <w:tcPr>
                <w:tcW w:w="2137" w:type="dxa"/>
              </w:tcPr>
            </w:tcPrChange>
          </w:tcPr>
          <w:p w14:paraId="035336DA" w14:textId="77777777" w:rsidR="004C05AA" w:rsidRPr="00DC161C" w:rsidDel="00DF352C" w:rsidRDefault="004C05AA" w:rsidP="004C05AA">
            <w:pPr>
              <w:pStyle w:val="a"/>
              <w:numPr>
                <w:ilvl w:val="2"/>
                <w:numId w:val="145"/>
              </w:numPr>
              <w:rPr>
                <w:del w:id="4318" w:author="智誠 楊" w:date="2021-04-07T22:05:00Z"/>
              </w:rPr>
              <w:pPrChange w:id="4319" w:author="智誠 楊" w:date="2021-05-07T16:36:00Z">
                <w:pPr/>
              </w:pPrChange>
            </w:pPr>
            <w:del w:id="4320" w:author="智誠 楊" w:date="2021-04-07T22:05:00Z">
              <w:r w:rsidRPr="00DC161C" w:rsidDel="00DF352C">
                <w:rPr>
                  <w:rFonts w:hint="eastAsia"/>
                </w:rPr>
                <w:delText>查詢種類</w:delText>
              </w:r>
            </w:del>
          </w:p>
        </w:tc>
        <w:tc>
          <w:tcPr>
            <w:tcW w:w="4124" w:type="dxa"/>
            <w:tcPrChange w:id="4321" w:author="阿毛" w:date="2021-06-08T11:27:00Z">
              <w:tcPr>
                <w:tcW w:w="3969" w:type="dxa"/>
              </w:tcPr>
            </w:tcPrChange>
          </w:tcPr>
          <w:p w14:paraId="2A6BF7BA" w14:textId="77777777" w:rsidR="004C05AA" w:rsidRPr="00DC161C" w:rsidDel="00DF352C" w:rsidRDefault="004C05AA" w:rsidP="004C05AA">
            <w:pPr>
              <w:pStyle w:val="a"/>
              <w:numPr>
                <w:ilvl w:val="2"/>
                <w:numId w:val="145"/>
              </w:numPr>
              <w:rPr>
                <w:del w:id="4322" w:author="智誠 楊" w:date="2021-04-07T22:05:00Z"/>
              </w:rPr>
              <w:pPrChange w:id="4323" w:author="智誠 楊" w:date="2021-05-07T16:36:00Z">
                <w:pPr/>
              </w:pPrChange>
            </w:pPr>
            <w:del w:id="4324" w:author="智誠 楊" w:date="2021-04-07T22:05:00Z">
              <w:r w:rsidRPr="00DC161C" w:rsidDel="00DF352C">
                <w:delText>9</w:delText>
              </w:r>
            </w:del>
          </w:p>
        </w:tc>
        <w:tc>
          <w:tcPr>
            <w:tcW w:w="2596" w:type="dxa"/>
            <w:tcPrChange w:id="4325" w:author="阿毛" w:date="2021-06-08T11:27:00Z">
              <w:tcPr>
                <w:tcW w:w="2693" w:type="dxa"/>
              </w:tcPr>
            </w:tcPrChange>
          </w:tcPr>
          <w:p w14:paraId="0B0B6CB3" w14:textId="77777777" w:rsidR="004C05AA" w:rsidRPr="00DC161C" w:rsidDel="00DF352C" w:rsidRDefault="004C05AA" w:rsidP="004C05AA">
            <w:pPr>
              <w:pStyle w:val="a"/>
              <w:numPr>
                <w:ilvl w:val="2"/>
                <w:numId w:val="145"/>
              </w:numPr>
              <w:rPr>
                <w:del w:id="4326" w:author="智誠 楊" w:date="2021-04-07T22:05:00Z"/>
              </w:rPr>
              <w:pPrChange w:id="4327" w:author="智誠 楊" w:date="2021-05-07T16:36:00Z">
                <w:pPr/>
              </w:pPrChange>
            </w:pPr>
          </w:p>
        </w:tc>
      </w:tr>
      <w:tr w:rsidR="004C05AA" w:rsidRPr="00DC161C" w:rsidDel="00DF352C" w14:paraId="49A04133" w14:textId="77777777" w:rsidTr="0094025F">
        <w:trPr>
          <w:trHeight w:val="291"/>
          <w:jc w:val="center"/>
          <w:del w:id="4328" w:author="智誠 楊" w:date="2021-04-07T22:05:00Z"/>
          <w:trPrChange w:id="4329" w:author="阿毛" w:date="2021-06-08T11:27:00Z">
            <w:trPr>
              <w:trHeight w:val="291"/>
              <w:jc w:val="center"/>
            </w:trPr>
          </w:trPrChange>
        </w:trPr>
        <w:tc>
          <w:tcPr>
            <w:tcW w:w="10420" w:type="dxa"/>
            <w:gridSpan w:val="4"/>
            <w:tcPrChange w:id="4330" w:author="阿毛" w:date="2021-06-08T11:27:00Z">
              <w:tcPr>
                <w:tcW w:w="9357" w:type="dxa"/>
                <w:gridSpan w:val="4"/>
              </w:tcPr>
            </w:tcPrChange>
          </w:tcPr>
          <w:p w14:paraId="033955E1" w14:textId="77777777" w:rsidR="004C05AA" w:rsidRPr="00DC161C" w:rsidDel="00DF352C" w:rsidRDefault="004C05AA" w:rsidP="004C05AA">
            <w:pPr>
              <w:pStyle w:val="a"/>
              <w:numPr>
                <w:ilvl w:val="2"/>
                <w:numId w:val="145"/>
              </w:numPr>
              <w:rPr>
                <w:del w:id="4331" w:author="智誠 楊" w:date="2021-04-07T22:05:00Z"/>
              </w:rPr>
              <w:pPrChange w:id="4332" w:author="智誠 楊" w:date="2021-05-07T16:36:00Z">
                <w:pPr/>
              </w:pPrChange>
            </w:pPr>
          </w:p>
        </w:tc>
      </w:tr>
      <w:tr w:rsidR="004C05AA" w:rsidRPr="00DC161C" w:rsidDel="00DF352C" w14:paraId="7551F9CA" w14:textId="77777777" w:rsidTr="0094025F">
        <w:trPr>
          <w:trHeight w:val="291"/>
          <w:jc w:val="center"/>
          <w:del w:id="4333" w:author="智誠 楊" w:date="2021-04-07T22:05:00Z"/>
          <w:trPrChange w:id="4334" w:author="阿毛" w:date="2021-06-08T11:27:00Z">
            <w:trPr>
              <w:trHeight w:val="291"/>
              <w:jc w:val="center"/>
            </w:trPr>
          </w:trPrChange>
        </w:trPr>
        <w:tc>
          <w:tcPr>
            <w:tcW w:w="3700" w:type="dxa"/>
            <w:gridSpan w:val="2"/>
            <w:tcPrChange w:id="4335" w:author="阿毛" w:date="2021-06-08T11:27:00Z">
              <w:tcPr>
                <w:tcW w:w="2695" w:type="dxa"/>
                <w:gridSpan w:val="2"/>
              </w:tcPr>
            </w:tcPrChange>
          </w:tcPr>
          <w:p w14:paraId="23F21EAB" w14:textId="77777777" w:rsidR="004C05AA" w:rsidRPr="00DC161C" w:rsidDel="00DF352C" w:rsidRDefault="004C05AA" w:rsidP="004C05AA">
            <w:pPr>
              <w:pStyle w:val="a"/>
              <w:numPr>
                <w:ilvl w:val="2"/>
                <w:numId w:val="145"/>
              </w:numPr>
              <w:rPr>
                <w:del w:id="4336" w:author="智誠 楊" w:date="2021-04-07T22:05:00Z"/>
              </w:rPr>
              <w:pPrChange w:id="4337" w:author="智誠 楊" w:date="2021-05-07T16:36:00Z">
                <w:pPr/>
              </w:pPrChange>
            </w:pPr>
            <w:del w:id="4338" w:author="智誠 楊" w:date="2021-04-07T22:05:00Z">
              <w:r w:rsidRPr="00DC161C" w:rsidDel="00DF352C">
                <w:rPr>
                  <w:rFonts w:hint="eastAsia"/>
                </w:rPr>
                <w:delText>多筆式明細資料</w:delText>
              </w:r>
            </w:del>
          </w:p>
        </w:tc>
        <w:tc>
          <w:tcPr>
            <w:tcW w:w="4124" w:type="dxa"/>
            <w:tcPrChange w:id="4339" w:author="阿毛" w:date="2021-06-08T11:27:00Z">
              <w:tcPr>
                <w:tcW w:w="3969" w:type="dxa"/>
              </w:tcPr>
            </w:tcPrChange>
          </w:tcPr>
          <w:p w14:paraId="1A8F4823" w14:textId="77777777" w:rsidR="004C05AA" w:rsidRPr="00DC161C" w:rsidDel="00DF352C" w:rsidRDefault="004C05AA" w:rsidP="004C05AA">
            <w:pPr>
              <w:pStyle w:val="a"/>
              <w:numPr>
                <w:ilvl w:val="2"/>
                <w:numId w:val="145"/>
              </w:numPr>
              <w:rPr>
                <w:del w:id="4340" w:author="智誠 楊" w:date="2021-04-07T22:05:00Z"/>
              </w:rPr>
              <w:pPrChange w:id="4341" w:author="智誠 楊" w:date="2021-05-07T16:36:00Z">
                <w:pPr/>
              </w:pPrChange>
            </w:pPr>
          </w:p>
        </w:tc>
        <w:tc>
          <w:tcPr>
            <w:tcW w:w="2596" w:type="dxa"/>
            <w:tcPrChange w:id="4342" w:author="阿毛" w:date="2021-06-08T11:27:00Z">
              <w:tcPr>
                <w:tcW w:w="2693" w:type="dxa"/>
              </w:tcPr>
            </w:tcPrChange>
          </w:tcPr>
          <w:p w14:paraId="05CF1B2B" w14:textId="77777777" w:rsidR="004C05AA" w:rsidRPr="00DC161C" w:rsidDel="00DF352C" w:rsidRDefault="004C05AA" w:rsidP="004C05AA">
            <w:pPr>
              <w:pStyle w:val="a"/>
              <w:numPr>
                <w:ilvl w:val="2"/>
                <w:numId w:val="145"/>
              </w:numPr>
              <w:rPr>
                <w:del w:id="4343" w:author="智誠 楊" w:date="2021-04-07T22:05:00Z"/>
              </w:rPr>
              <w:pPrChange w:id="4344" w:author="智誠 楊" w:date="2021-05-07T16:36:00Z">
                <w:pPr/>
              </w:pPrChange>
            </w:pPr>
          </w:p>
        </w:tc>
      </w:tr>
      <w:tr w:rsidR="004C05AA" w:rsidRPr="00DC161C" w:rsidDel="00DF352C" w14:paraId="1D5F69EF" w14:textId="77777777" w:rsidTr="0094025F">
        <w:trPr>
          <w:trHeight w:val="291"/>
          <w:jc w:val="center"/>
          <w:del w:id="4345" w:author="智誠 楊" w:date="2021-04-07T22:05:00Z"/>
          <w:trPrChange w:id="4346" w:author="阿毛" w:date="2021-06-08T11:27:00Z">
            <w:trPr>
              <w:trHeight w:val="291"/>
              <w:jc w:val="center"/>
            </w:trPr>
          </w:trPrChange>
        </w:trPr>
        <w:tc>
          <w:tcPr>
            <w:tcW w:w="3700" w:type="dxa"/>
            <w:gridSpan w:val="2"/>
            <w:tcPrChange w:id="4347" w:author="阿毛" w:date="2021-06-08T11:27:00Z">
              <w:tcPr>
                <w:tcW w:w="2695" w:type="dxa"/>
                <w:gridSpan w:val="2"/>
              </w:tcPr>
            </w:tcPrChange>
          </w:tcPr>
          <w:p w14:paraId="64E8AAEC" w14:textId="77777777" w:rsidR="004C05AA" w:rsidRPr="00DC161C" w:rsidDel="00DF352C" w:rsidRDefault="004C05AA" w:rsidP="004C05AA">
            <w:pPr>
              <w:pStyle w:val="a"/>
              <w:numPr>
                <w:ilvl w:val="2"/>
                <w:numId w:val="145"/>
              </w:numPr>
              <w:rPr>
                <w:del w:id="4348" w:author="智誠 楊" w:date="2021-04-07T22:05:00Z"/>
              </w:rPr>
              <w:pPrChange w:id="4349" w:author="智誠 楊" w:date="2021-05-07T16:36:00Z">
                <w:pPr/>
              </w:pPrChange>
            </w:pPr>
            <w:del w:id="4350" w:author="智誠 楊" w:date="2021-04-07T22:05:00Z">
              <w:r w:rsidRPr="00DC161C" w:rsidDel="00DF352C">
                <w:rPr>
                  <w:rFonts w:hint="eastAsia"/>
                </w:rPr>
                <w:delText>[</w:delText>
              </w:r>
            </w:del>
            <w:ins w:id="4351" w:author="st1" w:date="2020-06-14T20:43:00Z">
              <w:del w:id="4352" w:author="智誠 楊" w:date="2021-04-07T22:05:00Z">
                <w:r w:rsidRPr="00676AFE" w:rsidDel="00DF352C">
                  <w:rPr>
                    <w:rFonts w:hint="eastAsia"/>
                  </w:rPr>
                  <w:delText>修改</w:delText>
                </w:r>
              </w:del>
            </w:ins>
            <w:del w:id="4353" w:author="智誠 楊" w:date="2021-04-07T22:05:00Z">
              <w:r w:rsidRPr="00DC161C" w:rsidDel="00DF352C">
                <w:rPr>
                  <w:rFonts w:hint="eastAsia"/>
                </w:rPr>
                <w:delText>維護</w:delText>
              </w:r>
              <w:r w:rsidRPr="00DC161C" w:rsidDel="00DF352C">
                <w:delText>]</w:delText>
              </w:r>
            </w:del>
          </w:p>
        </w:tc>
        <w:tc>
          <w:tcPr>
            <w:tcW w:w="4124" w:type="dxa"/>
            <w:tcPrChange w:id="4354" w:author="阿毛" w:date="2021-06-08T11:27:00Z">
              <w:tcPr>
                <w:tcW w:w="3969" w:type="dxa"/>
              </w:tcPr>
            </w:tcPrChange>
          </w:tcPr>
          <w:p w14:paraId="4CF21958" w14:textId="77777777" w:rsidR="004C05AA" w:rsidRPr="00DC161C" w:rsidDel="00DF352C" w:rsidRDefault="004C05AA" w:rsidP="004C05AA">
            <w:pPr>
              <w:pStyle w:val="a"/>
              <w:numPr>
                <w:ilvl w:val="2"/>
                <w:numId w:val="145"/>
              </w:numPr>
              <w:rPr>
                <w:del w:id="4355" w:author="智誠 楊" w:date="2021-04-07T22:05:00Z"/>
              </w:rPr>
              <w:pPrChange w:id="4356" w:author="智誠 楊" w:date="2021-05-07T16:36:00Z">
                <w:pPr/>
              </w:pPrChange>
            </w:pPr>
            <w:del w:id="4357" w:author="智誠 楊" w:date="2021-04-07T22:05:00Z">
              <w:r w:rsidRPr="00DC161C" w:rsidDel="00DF352C">
                <w:rPr>
                  <w:rFonts w:hint="eastAsia"/>
                </w:rPr>
                <w:delText>連結[L8202疑似洗錢交易合理性維護</w:delText>
              </w:r>
              <w:r w:rsidRPr="00DC161C" w:rsidDel="00DF352C">
                <w:delText>]</w:delText>
              </w:r>
            </w:del>
          </w:p>
        </w:tc>
        <w:tc>
          <w:tcPr>
            <w:tcW w:w="2596" w:type="dxa"/>
            <w:tcPrChange w:id="4358" w:author="阿毛" w:date="2021-06-08T11:27:00Z">
              <w:tcPr>
                <w:tcW w:w="2693" w:type="dxa"/>
              </w:tcPr>
            </w:tcPrChange>
          </w:tcPr>
          <w:p w14:paraId="7EC3173D" w14:textId="77777777" w:rsidR="004C05AA" w:rsidRPr="00DC161C" w:rsidDel="00DF352C" w:rsidRDefault="004C05AA" w:rsidP="004C05AA">
            <w:pPr>
              <w:pStyle w:val="a"/>
              <w:numPr>
                <w:ilvl w:val="2"/>
                <w:numId w:val="145"/>
              </w:numPr>
              <w:rPr>
                <w:del w:id="4359" w:author="智誠 楊" w:date="2021-04-07T22:05:00Z"/>
              </w:rPr>
              <w:pPrChange w:id="4360" w:author="智誠 楊" w:date="2021-05-07T16:36:00Z">
                <w:pPr/>
              </w:pPrChange>
            </w:pPr>
          </w:p>
        </w:tc>
      </w:tr>
      <w:tr w:rsidR="004C05AA" w:rsidRPr="00DC161C" w:rsidDel="00DF352C" w14:paraId="7545694A" w14:textId="77777777" w:rsidTr="0094025F">
        <w:trPr>
          <w:trHeight w:val="291"/>
          <w:jc w:val="center"/>
          <w:del w:id="4361" w:author="智誠 楊" w:date="2021-04-07T22:05:00Z"/>
          <w:trPrChange w:id="4362" w:author="阿毛" w:date="2021-06-08T11:27:00Z">
            <w:trPr>
              <w:trHeight w:val="291"/>
              <w:jc w:val="center"/>
            </w:trPr>
          </w:trPrChange>
        </w:trPr>
        <w:tc>
          <w:tcPr>
            <w:tcW w:w="3700" w:type="dxa"/>
            <w:gridSpan w:val="2"/>
            <w:tcPrChange w:id="4363" w:author="阿毛" w:date="2021-06-08T11:27:00Z">
              <w:tcPr>
                <w:tcW w:w="2695" w:type="dxa"/>
                <w:gridSpan w:val="2"/>
              </w:tcPr>
            </w:tcPrChange>
          </w:tcPr>
          <w:p w14:paraId="706FC984" w14:textId="77777777" w:rsidR="004C05AA" w:rsidRPr="00DC161C" w:rsidDel="00DF352C" w:rsidRDefault="004C05AA" w:rsidP="004C05AA">
            <w:pPr>
              <w:pStyle w:val="a"/>
              <w:numPr>
                <w:ilvl w:val="2"/>
                <w:numId w:val="145"/>
              </w:numPr>
              <w:rPr>
                <w:del w:id="4364" w:author="智誠 楊" w:date="2021-04-07T22:05:00Z"/>
              </w:rPr>
              <w:pPrChange w:id="4365" w:author="智誠 楊" w:date="2021-05-07T16:36:00Z">
                <w:pPr/>
              </w:pPrChange>
            </w:pPr>
            <w:del w:id="4366" w:author="智誠 楊" w:date="2021-04-07T22:05:00Z">
              <w:r w:rsidRPr="00DC161C" w:rsidDel="00DF352C">
                <w:delText>[</w:delText>
              </w:r>
            </w:del>
            <w:ins w:id="4367" w:author="st1" w:date="2020-06-14T22:06:00Z">
              <w:del w:id="4368" w:author="智誠 楊" w:date="2021-04-07T22:05:00Z">
                <w:r w:rsidRPr="005903F5" w:rsidDel="00DF352C">
                  <w:rPr>
                    <w:rFonts w:hint="eastAsia"/>
                    <w:color w:val="FF0000"/>
                  </w:rPr>
                  <w:delText>歷程</w:delText>
                </w:r>
              </w:del>
            </w:ins>
            <w:del w:id="4369" w:author="智誠 楊" w:date="2021-04-07T22:05:00Z">
              <w:r w:rsidRPr="00DC161C" w:rsidDel="00DF352C">
                <w:rPr>
                  <w:rFonts w:hint="eastAsia"/>
                </w:rPr>
                <w:delText>變更</w:delText>
              </w:r>
              <w:r w:rsidRPr="00DC161C" w:rsidDel="00DF352C">
                <w:delText>]</w:delText>
              </w:r>
            </w:del>
          </w:p>
        </w:tc>
        <w:tc>
          <w:tcPr>
            <w:tcW w:w="4124" w:type="dxa"/>
            <w:tcPrChange w:id="4370" w:author="阿毛" w:date="2021-06-08T11:27:00Z">
              <w:tcPr>
                <w:tcW w:w="3969" w:type="dxa"/>
              </w:tcPr>
            </w:tcPrChange>
          </w:tcPr>
          <w:p w14:paraId="0B92C90A" w14:textId="77777777" w:rsidR="004C05AA" w:rsidRPr="00DC161C" w:rsidDel="00DF352C" w:rsidRDefault="004C05AA" w:rsidP="004C05AA">
            <w:pPr>
              <w:pStyle w:val="a"/>
              <w:numPr>
                <w:ilvl w:val="2"/>
                <w:numId w:val="145"/>
              </w:numPr>
              <w:rPr>
                <w:del w:id="4371" w:author="智誠 楊" w:date="2021-04-07T22:05:00Z"/>
              </w:rPr>
              <w:pPrChange w:id="4372" w:author="智誠 楊" w:date="2021-05-07T16:36:00Z">
                <w:pPr/>
              </w:pPrChange>
            </w:pPr>
            <w:del w:id="4373" w:author="智誠 楊" w:date="2021-04-07T22:05:00Z">
              <w:r w:rsidRPr="00DC161C" w:rsidDel="00DF352C">
                <w:rPr>
                  <w:rFonts w:hint="eastAsia"/>
                </w:rPr>
                <w:delText>連結[</w:delText>
              </w:r>
              <w:r w:rsidRPr="00DC161C" w:rsidDel="00DF352C">
                <w:delText>L6932</w:delText>
              </w:r>
              <w:r w:rsidRPr="00DC161C" w:rsidDel="00DF352C">
                <w:rPr>
                  <w:rFonts w:hint="eastAsia"/>
                </w:rPr>
                <w:delText>資料變更交易查詢</w:delText>
              </w:r>
              <w:r w:rsidRPr="00DC161C" w:rsidDel="00DF352C">
                <w:delText>]</w:delText>
              </w:r>
            </w:del>
          </w:p>
        </w:tc>
        <w:tc>
          <w:tcPr>
            <w:tcW w:w="2596" w:type="dxa"/>
            <w:tcPrChange w:id="4374" w:author="阿毛" w:date="2021-06-08T11:27:00Z">
              <w:tcPr>
                <w:tcW w:w="2693" w:type="dxa"/>
              </w:tcPr>
            </w:tcPrChange>
          </w:tcPr>
          <w:p w14:paraId="19373052" w14:textId="77777777" w:rsidR="004C05AA" w:rsidRPr="00DC161C" w:rsidDel="00DF352C" w:rsidRDefault="004C05AA" w:rsidP="004C05AA">
            <w:pPr>
              <w:pStyle w:val="a"/>
              <w:numPr>
                <w:ilvl w:val="2"/>
                <w:numId w:val="145"/>
              </w:numPr>
              <w:rPr>
                <w:del w:id="4375" w:author="智誠 楊" w:date="2021-04-07T22:05:00Z"/>
              </w:rPr>
              <w:pPrChange w:id="4376" w:author="智誠 楊" w:date="2021-05-07T16:36:00Z">
                <w:pPr/>
              </w:pPrChange>
            </w:pPr>
          </w:p>
        </w:tc>
      </w:tr>
      <w:tr w:rsidR="004C05AA" w:rsidRPr="00DC161C" w:rsidDel="00DF352C" w14:paraId="0672C98E" w14:textId="77777777" w:rsidTr="0094025F">
        <w:trPr>
          <w:trHeight w:val="291"/>
          <w:jc w:val="center"/>
          <w:del w:id="4377" w:author="智誠 楊" w:date="2021-04-07T22:05:00Z"/>
          <w:trPrChange w:id="4378" w:author="阿毛" w:date="2021-06-08T11:27:00Z">
            <w:trPr>
              <w:trHeight w:val="291"/>
              <w:jc w:val="center"/>
            </w:trPr>
          </w:trPrChange>
        </w:trPr>
        <w:tc>
          <w:tcPr>
            <w:tcW w:w="3700" w:type="dxa"/>
            <w:gridSpan w:val="2"/>
            <w:tcPrChange w:id="4379" w:author="阿毛" w:date="2021-06-08T11:27:00Z">
              <w:tcPr>
                <w:tcW w:w="2695" w:type="dxa"/>
                <w:gridSpan w:val="2"/>
              </w:tcPr>
            </w:tcPrChange>
          </w:tcPr>
          <w:p w14:paraId="02E5423C" w14:textId="77777777" w:rsidR="004C05AA" w:rsidRPr="00DC161C" w:rsidDel="00DF352C" w:rsidRDefault="004C05AA" w:rsidP="004C05AA">
            <w:pPr>
              <w:pStyle w:val="a"/>
              <w:numPr>
                <w:ilvl w:val="2"/>
                <w:numId w:val="145"/>
              </w:numPr>
              <w:rPr>
                <w:del w:id="4380" w:author="智誠 楊" w:date="2021-04-07T22:05:00Z"/>
              </w:rPr>
              <w:pPrChange w:id="4381" w:author="智誠 楊" w:date="2021-05-07T16:36:00Z">
                <w:pPr/>
              </w:pPrChange>
            </w:pPr>
            <w:del w:id="4382" w:author="智誠 楊" w:date="2021-04-07T22:05:00Z">
              <w:r w:rsidRPr="00DC161C" w:rsidDel="00DF352C">
                <w:rPr>
                  <w:rFonts w:hint="eastAsia"/>
                </w:rPr>
                <w:delText>樣態</w:delText>
              </w:r>
            </w:del>
          </w:p>
        </w:tc>
        <w:tc>
          <w:tcPr>
            <w:tcW w:w="4124" w:type="dxa"/>
            <w:tcPrChange w:id="4383" w:author="阿毛" w:date="2021-06-08T11:27:00Z">
              <w:tcPr>
                <w:tcW w:w="3969" w:type="dxa"/>
              </w:tcPr>
            </w:tcPrChange>
          </w:tcPr>
          <w:p w14:paraId="302A9F23" w14:textId="77777777" w:rsidR="004C05AA" w:rsidRPr="00DC161C" w:rsidDel="00DF352C" w:rsidRDefault="004C05AA" w:rsidP="004C05AA">
            <w:pPr>
              <w:pStyle w:val="a"/>
              <w:numPr>
                <w:ilvl w:val="2"/>
                <w:numId w:val="145"/>
              </w:numPr>
              <w:rPr>
                <w:del w:id="4384" w:author="智誠 楊" w:date="2021-04-07T22:05:00Z"/>
              </w:rPr>
              <w:pPrChange w:id="4385" w:author="智誠 楊" w:date="2021-05-07T16:36:00Z">
                <w:pPr/>
              </w:pPrChange>
            </w:pPr>
            <w:del w:id="4386" w:author="智誠 楊" w:date="2021-04-07T22:05:00Z">
              <w:r w:rsidRPr="00DC161C" w:rsidDel="00DF352C">
                <w:rPr>
                  <w:rFonts w:hint="eastAsia"/>
                </w:rPr>
                <w:delText>9</w:delText>
              </w:r>
            </w:del>
          </w:p>
        </w:tc>
        <w:tc>
          <w:tcPr>
            <w:tcW w:w="2596" w:type="dxa"/>
            <w:tcPrChange w:id="4387" w:author="阿毛" w:date="2021-06-08T11:27:00Z">
              <w:tcPr>
                <w:tcW w:w="2693" w:type="dxa"/>
              </w:tcPr>
            </w:tcPrChange>
          </w:tcPr>
          <w:p w14:paraId="6E27C30D" w14:textId="77777777" w:rsidR="004C05AA" w:rsidRPr="00DC161C" w:rsidDel="00DF352C" w:rsidRDefault="004C05AA" w:rsidP="004C05AA">
            <w:pPr>
              <w:pStyle w:val="a"/>
              <w:numPr>
                <w:ilvl w:val="2"/>
                <w:numId w:val="145"/>
              </w:numPr>
              <w:rPr>
                <w:del w:id="4388" w:author="智誠 楊" w:date="2021-04-07T22:05:00Z"/>
              </w:rPr>
              <w:pPrChange w:id="4389" w:author="智誠 楊" w:date="2021-05-07T16:36:00Z">
                <w:pPr/>
              </w:pPrChange>
            </w:pPr>
          </w:p>
        </w:tc>
      </w:tr>
      <w:tr w:rsidR="004C05AA" w:rsidRPr="00DC161C" w:rsidDel="00DF352C" w14:paraId="64E3AF7C" w14:textId="77777777" w:rsidTr="0094025F">
        <w:trPr>
          <w:trHeight w:val="291"/>
          <w:jc w:val="center"/>
          <w:del w:id="4390" w:author="智誠 楊" w:date="2021-04-07T22:05:00Z"/>
          <w:trPrChange w:id="4391" w:author="阿毛" w:date="2021-06-08T11:27:00Z">
            <w:trPr>
              <w:trHeight w:val="291"/>
              <w:jc w:val="center"/>
            </w:trPr>
          </w:trPrChange>
        </w:trPr>
        <w:tc>
          <w:tcPr>
            <w:tcW w:w="3700" w:type="dxa"/>
            <w:gridSpan w:val="2"/>
            <w:tcPrChange w:id="4392" w:author="阿毛" w:date="2021-06-08T11:27:00Z">
              <w:tcPr>
                <w:tcW w:w="2695" w:type="dxa"/>
                <w:gridSpan w:val="2"/>
              </w:tcPr>
            </w:tcPrChange>
          </w:tcPr>
          <w:p w14:paraId="7CAAFB90" w14:textId="77777777" w:rsidR="004C05AA" w:rsidRPr="00DC161C" w:rsidDel="00DF352C" w:rsidRDefault="004C05AA" w:rsidP="004C05AA">
            <w:pPr>
              <w:pStyle w:val="a"/>
              <w:numPr>
                <w:ilvl w:val="2"/>
                <w:numId w:val="145"/>
              </w:numPr>
              <w:rPr>
                <w:del w:id="4393" w:author="智誠 楊" w:date="2021-04-07T22:05:00Z"/>
              </w:rPr>
              <w:pPrChange w:id="4394" w:author="智誠 楊" w:date="2021-05-07T16:36:00Z">
                <w:pPr/>
              </w:pPrChange>
            </w:pPr>
            <w:del w:id="4395" w:author="智誠 楊" w:date="2021-04-07T22:05:00Z">
              <w:r w:rsidRPr="00DC161C" w:rsidDel="00DF352C">
                <w:rPr>
                  <w:rFonts w:hint="eastAsia"/>
                </w:rPr>
                <w:delText>入帳日期</w:delText>
              </w:r>
            </w:del>
          </w:p>
        </w:tc>
        <w:tc>
          <w:tcPr>
            <w:tcW w:w="4124" w:type="dxa"/>
            <w:tcPrChange w:id="4396" w:author="阿毛" w:date="2021-06-08T11:27:00Z">
              <w:tcPr>
                <w:tcW w:w="3969" w:type="dxa"/>
              </w:tcPr>
            </w:tcPrChange>
          </w:tcPr>
          <w:p w14:paraId="4681BF3E" w14:textId="77777777" w:rsidR="004C05AA" w:rsidRPr="00DC161C" w:rsidDel="00DF352C" w:rsidRDefault="004C05AA" w:rsidP="004C05AA">
            <w:pPr>
              <w:pStyle w:val="a"/>
              <w:numPr>
                <w:ilvl w:val="2"/>
                <w:numId w:val="145"/>
              </w:numPr>
              <w:rPr>
                <w:del w:id="4397" w:author="智誠 楊" w:date="2021-04-07T22:05:00Z"/>
              </w:rPr>
              <w:pPrChange w:id="4398" w:author="智誠 楊" w:date="2021-05-07T16:36:00Z">
                <w:pPr/>
              </w:pPrChange>
            </w:pPr>
            <w:del w:id="4399" w:author="智誠 楊" w:date="2021-04-07T22:05:00Z">
              <w:r w:rsidRPr="00DC161C" w:rsidDel="00DF352C">
                <w:rPr>
                  <w:rFonts w:hint="eastAsia"/>
                </w:rPr>
                <w:delText>999/99/99</w:delText>
              </w:r>
            </w:del>
          </w:p>
        </w:tc>
        <w:tc>
          <w:tcPr>
            <w:tcW w:w="2596" w:type="dxa"/>
            <w:tcPrChange w:id="4400" w:author="阿毛" w:date="2021-06-08T11:27:00Z">
              <w:tcPr>
                <w:tcW w:w="2693" w:type="dxa"/>
              </w:tcPr>
            </w:tcPrChange>
          </w:tcPr>
          <w:p w14:paraId="7A929825" w14:textId="77777777" w:rsidR="004C05AA" w:rsidRPr="00DC161C" w:rsidDel="00DF352C" w:rsidRDefault="004C05AA" w:rsidP="004C05AA">
            <w:pPr>
              <w:pStyle w:val="a"/>
              <w:numPr>
                <w:ilvl w:val="2"/>
                <w:numId w:val="145"/>
              </w:numPr>
              <w:rPr>
                <w:del w:id="4401" w:author="智誠 楊" w:date="2021-04-07T22:05:00Z"/>
              </w:rPr>
              <w:pPrChange w:id="4402" w:author="智誠 楊" w:date="2021-05-07T16:36:00Z">
                <w:pPr/>
              </w:pPrChange>
            </w:pPr>
          </w:p>
        </w:tc>
      </w:tr>
      <w:tr w:rsidR="004C05AA" w:rsidRPr="00DC161C" w:rsidDel="00DF352C" w14:paraId="70B4BD8C" w14:textId="77777777" w:rsidTr="0094025F">
        <w:trPr>
          <w:trHeight w:val="291"/>
          <w:jc w:val="center"/>
          <w:del w:id="4403" w:author="智誠 楊" w:date="2021-04-07T22:05:00Z"/>
          <w:trPrChange w:id="4404" w:author="阿毛" w:date="2021-06-08T11:27:00Z">
            <w:trPr>
              <w:trHeight w:val="291"/>
              <w:jc w:val="center"/>
            </w:trPr>
          </w:trPrChange>
        </w:trPr>
        <w:tc>
          <w:tcPr>
            <w:tcW w:w="3700" w:type="dxa"/>
            <w:gridSpan w:val="2"/>
            <w:tcPrChange w:id="4405" w:author="阿毛" w:date="2021-06-08T11:27:00Z">
              <w:tcPr>
                <w:tcW w:w="2695" w:type="dxa"/>
                <w:gridSpan w:val="2"/>
              </w:tcPr>
            </w:tcPrChange>
          </w:tcPr>
          <w:p w14:paraId="0DD0258E" w14:textId="77777777" w:rsidR="004C05AA" w:rsidRPr="00DC161C" w:rsidDel="00DF352C" w:rsidRDefault="004C05AA" w:rsidP="004C05AA">
            <w:pPr>
              <w:pStyle w:val="a"/>
              <w:numPr>
                <w:ilvl w:val="2"/>
                <w:numId w:val="145"/>
              </w:numPr>
              <w:rPr>
                <w:del w:id="4406" w:author="智誠 楊" w:date="2021-04-07T22:05:00Z"/>
              </w:rPr>
              <w:pPrChange w:id="4407" w:author="智誠 楊" w:date="2021-05-07T16:36:00Z">
                <w:pPr/>
              </w:pPrChange>
            </w:pPr>
            <w:del w:id="4408" w:author="智誠 楊" w:date="2021-04-07T22:05:00Z">
              <w:r w:rsidRPr="00DC161C" w:rsidDel="00DF352C">
                <w:rPr>
                  <w:rFonts w:hint="eastAsia"/>
                </w:rPr>
                <w:delText>戶號</w:delText>
              </w:r>
            </w:del>
          </w:p>
        </w:tc>
        <w:tc>
          <w:tcPr>
            <w:tcW w:w="4124" w:type="dxa"/>
            <w:tcPrChange w:id="4409" w:author="阿毛" w:date="2021-06-08T11:27:00Z">
              <w:tcPr>
                <w:tcW w:w="3969" w:type="dxa"/>
              </w:tcPr>
            </w:tcPrChange>
          </w:tcPr>
          <w:p w14:paraId="053D7595" w14:textId="77777777" w:rsidR="004C05AA" w:rsidRPr="00DC161C" w:rsidDel="00DF352C" w:rsidRDefault="004C05AA" w:rsidP="004C05AA">
            <w:pPr>
              <w:pStyle w:val="a"/>
              <w:numPr>
                <w:ilvl w:val="2"/>
                <w:numId w:val="145"/>
              </w:numPr>
              <w:rPr>
                <w:del w:id="4410" w:author="智誠 楊" w:date="2021-04-07T22:05:00Z"/>
              </w:rPr>
              <w:pPrChange w:id="4411" w:author="智誠 楊" w:date="2021-05-07T16:36:00Z">
                <w:pPr/>
              </w:pPrChange>
            </w:pPr>
            <w:ins w:id="4412" w:author="st1" w:date="2020-06-14T18:57:00Z">
              <w:del w:id="4413" w:author="智誠 楊" w:date="2021-04-07T22:05:00Z">
                <w:r w:rsidRPr="00222DAB" w:rsidDel="00DF352C">
                  <w:delText>9999999-999-999</w:delText>
                </w:r>
              </w:del>
            </w:ins>
            <w:del w:id="4414" w:author="智誠 楊" w:date="2021-04-07T22:05:00Z">
              <w:r w:rsidRPr="00DC161C" w:rsidDel="00DF352C">
                <w:rPr>
                  <w:rFonts w:hint="eastAsia"/>
                </w:rPr>
                <w:delText>9999999</w:delText>
              </w:r>
            </w:del>
          </w:p>
        </w:tc>
        <w:tc>
          <w:tcPr>
            <w:tcW w:w="2596" w:type="dxa"/>
            <w:tcPrChange w:id="4415" w:author="阿毛" w:date="2021-06-08T11:27:00Z">
              <w:tcPr>
                <w:tcW w:w="2693" w:type="dxa"/>
              </w:tcPr>
            </w:tcPrChange>
          </w:tcPr>
          <w:p w14:paraId="21D48310" w14:textId="77777777" w:rsidR="004C05AA" w:rsidRPr="00DC161C" w:rsidDel="00DF352C" w:rsidRDefault="004C05AA" w:rsidP="004C05AA">
            <w:pPr>
              <w:pStyle w:val="a"/>
              <w:numPr>
                <w:ilvl w:val="2"/>
                <w:numId w:val="145"/>
              </w:numPr>
              <w:rPr>
                <w:del w:id="4416" w:author="智誠 楊" w:date="2021-04-07T22:05:00Z"/>
              </w:rPr>
              <w:pPrChange w:id="4417" w:author="智誠 楊" w:date="2021-05-07T16:36:00Z">
                <w:pPr/>
              </w:pPrChange>
            </w:pPr>
          </w:p>
        </w:tc>
      </w:tr>
      <w:tr w:rsidR="004C05AA" w:rsidRPr="00DC161C" w:rsidDel="00DF352C" w14:paraId="78815376" w14:textId="77777777" w:rsidTr="0094025F">
        <w:trPr>
          <w:trHeight w:val="291"/>
          <w:jc w:val="center"/>
          <w:del w:id="4418" w:author="智誠 楊" w:date="2021-04-07T22:05:00Z"/>
          <w:trPrChange w:id="4419" w:author="阿毛" w:date="2021-06-08T11:27:00Z">
            <w:trPr>
              <w:trHeight w:val="291"/>
              <w:jc w:val="center"/>
            </w:trPr>
          </w:trPrChange>
        </w:trPr>
        <w:tc>
          <w:tcPr>
            <w:tcW w:w="3700" w:type="dxa"/>
            <w:gridSpan w:val="2"/>
            <w:tcPrChange w:id="4420" w:author="阿毛" w:date="2021-06-08T11:27:00Z">
              <w:tcPr>
                <w:tcW w:w="2695" w:type="dxa"/>
                <w:gridSpan w:val="2"/>
              </w:tcPr>
            </w:tcPrChange>
          </w:tcPr>
          <w:p w14:paraId="60D8A1AA" w14:textId="77777777" w:rsidR="004C05AA" w:rsidRPr="00DC161C" w:rsidDel="00DF352C" w:rsidRDefault="004C05AA" w:rsidP="004C05AA">
            <w:pPr>
              <w:pStyle w:val="a"/>
              <w:numPr>
                <w:ilvl w:val="2"/>
                <w:numId w:val="145"/>
              </w:numPr>
              <w:rPr>
                <w:del w:id="4421" w:author="智誠 楊" w:date="2021-04-07T22:05:00Z"/>
              </w:rPr>
              <w:pPrChange w:id="4422" w:author="智誠 楊" w:date="2021-05-07T16:36:00Z">
                <w:pPr/>
              </w:pPrChange>
            </w:pPr>
            <w:del w:id="4423" w:author="智誠 楊" w:date="2021-04-07T22:05:00Z">
              <w:r w:rsidRPr="00DC161C" w:rsidDel="00DF352C">
                <w:rPr>
                  <w:rFonts w:hint="eastAsia"/>
                </w:rPr>
                <w:delText>戶名</w:delText>
              </w:r>
            </w:del>
          </w:p>
        </w:tc>
        <w:tc>
          <w:tcPr>
            <w:tcW w:w="4124" w:type="dxa"/>
            <w:tcPrChange w:id="4424" w:author="阿毛" w:date="2021-06-08T11:27:00Z">
              <w:tcPr>
                <w:tcW w:w="3969" w:type="dxa"/>
              </w:tcPr>
            </w:tcPrChange>
          </w:tcPr>
          <w:p w14:paraId="71BECFB2" w14:textId="77777777" w:rsidR="004C05AA" w:rsidRPr="00DC161C" w:rsidDel="00DF352C" w:rsidRDefault="004C05AA" w:rsidP="004C05AA">
            <w:pPr>
              <w:pStyle w:val="a"/>
              <w:numPr>
                <w:ilvl w:val="2"/>
                <w:numId w:val="145"/>
              </w:numPr>
              <w:rPr>
                <w:del w:id="4425" w:author="智誠 楊" w:date="2021-04-07T22:05:00Z"/>
              </w:rPr>
              <w:pPrChange w:id="4426" w:author="智誠 楊" w:date="2021-05-07T16:36:00Z">
                <w:pPr/>
              </w:pPrChange>
            </w:pPr>
            <w:del w:id="4427" w:author="智誠 楊" w:date="2021-04-07T22:05:00Z">
              <w:r w:rsidRPr="00DC161C" w:rsidDel="00DF352C">
                <w:rPr>
                  <w:rFonts w:hint="eastAsia"/>
                </w:rPr>
                <w:delText>X(50</w:delText>
              </w:r>
            </w:del>
            <w:ins w:id="4428" w:author="st1" w:date="2020-06-14T19:05:00Z">
              <w:del w:id="4429" w:author="智誠 楊" w:date="2021-04-07T22:05:00Z">
                <w:r w:rsidDel="00DF352C">
                  <w:delText>2</w:delText>
                </w:r>
              </w:del>
            </w:ins>
            <w:ins w:id="4430" w:author="st1" w:date="2020-06-14T18:56:00Z">
              <w:del w:id="4431" w:author="智誠 楊" w:date="2021-04-07T22:05:00Z">
                <w:r w:rsidDel="00DF352C">
                  <w:delText>0</w:delText>
                </w:r>
                <w:r w:rsidRPr="00DC161C" w:rsidDel="00DF352C">
                  <w:rPr>
                    <w:rFonts w:hint="eastAsia"/>
                  </w:rPr>
                  <w:delText>0</w:delText>
                </w:r>
              </w:del>
            </w:ins>
            <w:del w:id="4432" w:author="智誠 楊" w:date="2021-04-07T22:05:00Z">
              <w:r w:rsidRPr="00DC161C" w:rsidDel="00DF352C">
                <w:rPr>
                  <w:rFonts w:hint="eastAsia"/>
                </w:rPr>
                <w:delText>)</w:delText>
              </w:r>
            </w:del>
          </w:p>
        </w:tc>
        <w:tc>
          <w:tcPr>
            <w:tcW w:w="2596" w:type="dxa"/>
            <w:tcPrChange w:id="4433" w:author="阿毛" w:date="2021-06-08T11:27:00Z">
              <w:tcPr>
                <w:tcW w:w="2693" w:type="dxa"/>
              </w:tcPr>
            </w:tcPrChange>
          </w:tcPr>
          <w:p w14:paraId="4032D0CE" w14:textId="77777777" w:rsidR="004C05AA" w:rsidRPr="00DC161C" w:rsidDel="00DF352C" w:rsidRDefault="004C05AA" w:rsidP="004C05AA">
            <w:pPr>
              <w:pStyle w:val="a"/>
              <w:numPr>
                <w:ilvl w:val="2"/>
                <w:numId w:val="145"/>
              </w:numPr>
              <w:rPr>
                <w:del w:id="4434" w:author="智誠 楊" w:date="2021-04-07T22:05:00Z"/>
              </w:rPr>
              <w:pPrChange w:id="4435" w:author="智誠 楊" w:date="2021-05-07T16:36:00Z">
                <w:pPr/>
              </w:pPrChange>
            </w:pPr>
          </w:p>
        </w:tc>
      </w:tr>
      <w:tr w:rsidR="004C05AA" w:rsidRPr="00DC161C" w:rsidDel="00DF352C" w14:paraId="414437DA" w14:textId="77777777" w:rsidTr="0094025F">
        <w:trPr>
          <w:trHeight w:val="291"/>
          <w:jc w:val="center"/>
          <w:del w:id="4436" w:author="智誠 楊" w:date="2021-04-07T22:05:00Z"/>
          <w:trPrChange w:id="4437" w:author="阿毛" w:date="2021-06-08T11:27:00Z">
            <w:trPr>
              <w:trHeight w:val="291"/>
              <w:jc w:val="center"/>
            </w:trPr>
          </w:trPrChange>
        </w:trPr>
        <w:tc>
          <w:tcPr>
            <w:tcW w:w="3700" w:type="dxa"/>
            <w:gridSpan w:val="2"/>
            <w:tcPrChange w:id="4438" w:author="阿毛" w:date="2021-06-08T11:27:00Z">
              <w:tcPr>
                <w:tcW w:w="2695" w:type="dxa"/>
                <w:gridSpan w:val="2"/>
              </w:tcPr>
            </w:tcPrChange>
          </w:tcPr>
          <w:p w14:paraId="146BD3E6" w14:textId="77777777" w:rsidR="004C05AA" w:rsidRPr="00DC161C" w:rsidDel="00DF352C" w:rsidRDefault="004C05AA" w:rsidP="004C05AA">
            <w:pPr>
              <w:pStyle w:val="a"/>
              <w:numPr>
                <w:ilvl w:val="2"/>
                <w:numId w:val="145"/>
              </w:numPr>
              <w:rPr>
                <w:del w:id="4439" w:author="智誠 楊" w:date="2021-04-07T22:05:00Z"/>
              </w:rPr>
              <w:pPrChange w:id="4440" w:author="智誠 楊" w:date="2021-05-07T16:36:00Z">
                <w:pPr/>
              </w:pPrChange>
            </w:pPr>
            <w:del w:id="4441" w:author="智誠 楊" w:date="2021-04-07T22:05:00Z">
              <w:r w:rsidRPr="00DC161C" w:rsidDel="00DF352C">
                <w:rPr>
                  <w:rFonts w:hint="eastAsia"/>
                </w:rPr>
                <w:delText>累積金額</w:delText>
              </w:r>
            </w:del>
          </w:p>
        </w:tc>
        <w:tc>
          <w:tcPr>
            <w:tcW w:w="4124" w:type="dxa"/>
            <w:tcPrChange w:id="4442" w:author="阿毛" w:date="2021-06-08T11:27:00Z">
              <w:tcPr>
                <w:tcW w:w="3969" w:type="dxa"/>
              </w:tcPr>
            </w:tcPrChange>
          </w:tcPr>
          <w:p w14:paraId="07ACE61D" w14:textId="77777777" w:rsidR="004C05AA" w:rsidRPr="00DC161C" w:rsidDel="00DF352C" w:rsidRDefault="004C05AA" w:rsidP="004C05AA">
            <w:pPr>
              <w:pStyle w:val="a"/>
              <w:numPr>
                <w:ilvl w:val="2"/>
                <w:numId w:val="145"/>
              </w:numPr>
              <w:rPr>
                <w:del w:id="4443" w:author="智誠 楊" w:date="2021-04-07T22:05:00Z"/>
              </w:rPr>
              <w:pPrChange w:id="4444" w:author="智誠 楊" w:date="2021-05-07T16:36:00Z">
                <w:pPr/>
              </w:pPrChange>
            </w:pPr>
            <w:del w:id="4445" w:author="智誠 楊" w:date="2021-04-07T22:05:00Z">
              <w:r w:rsidRPr="00DC161C" w:rsidDel="00DF352C">
                <w:rPr>
                  <w:rFonts w:hint="eastAsia"/>
                </w:rPr>
                <w:delText>9(14)</w:delText>
              </w:r>
            </w:del>
          </w:p>
        </w:tc>
        <w:tc>
          <w:tcPr>
            <w:tcW w:w="2596" w:type="dxa"/>
            <w:tcPrChange w:id="4446" w:author="阿毛" w:date="2021-06-08T11:27:00Z">
              <w:tcPr>
                <w:tcW w:w="2693" w:type="dxa"/>
              </w:tcPr>
            </w:tcPrChange>
          </w:tcPr>
          <w:p w14:paraId="0F04ABEC" w14:textId="77777777" w:rsidR="004C05AA" w:rsidRPr="00DC161C" w:rsidDel="00DF352C" w:rsidRDefault="004C05AA" w:rsidP="004C05AA">
            <w:pPr>
              <w:pStyle w:val="a"/>
              <w:numPr>
                <w:ilvl w:val="2"/>
                <w:numId w:val="145"/>
              </w:numPr>
              <w:rPr>
                <w:del w:id="4447" w:author="智誠 楊" w:date="2021-04-07T22:05:00Z"/>
              </w:rPr>
              <w:pPrChange w:id="4448" w:author="智誠 楊" w:date="2021-05-07T16:36:00Z">
                <w:pPr/>
              </w:pPrChange>
            </w:pPr>
          </w:p>
        </w:tc>
      </w:tr>
      <w:tr w:rsidR="004C05AA" w:rsidRPr="00DC161C" w:rsidDel="00DF352C" w14:paraId="2E3E144B" w14:textId="77777777" w:rsidTr="0094025F">
        <w:trPr>
          <w:trHeight w:val="291"/>
          <w:jc w:val="center"/>
          <w:del w:id="4449" w:author="智誠 楊" w:date="2021-04-07T22:05:00Z"/>
          <w:trPrChange w:id="4450" w:author="阿毛" w:date="2021-06-08T11:27:00Z">
            <w:trPr>
              <w:trHeight w:val="291"/>
              <w:jc w:val="center"/>
            </w:trPr>
          </w:trPrChange>
        </w:trPr>
        <w:tc>
          <w:tcPr>
            <w:tcW w:w="3700" w:type="dxa"/>
            <w:gridSpan w:val="2"/>
            <w:tcPrChange w:id="4451" w:author="阿毛" w:date="2021-06-08T11:27:00Z">
              <w:tcPr>
                <w:tcW w:w="2695" w:type="dxa"/>
                <w:gridSpan w:val="2"/>
              </w:tcPr>
            </w:tcPrChange>
          </w:tcPr>
          <w:p w14:paraId="711F8C18" w14:textId="77777777" w:rsidR="004C05AA" w:rsidRPr="00DC161C" w:rsidDel="00DF352C" w:rsidRDefault="004C05AA" w:rsidP="004C05AA">
            <w:pPr>
              <w:pStyle w:val="a"/>
              <w:numPr>
                <w:ilvl w:val="2"/>
                <w:numId w:val="145"/>
              </w:numPr>
              <w:rPr>
                <w:del w:id="4452" w:author="智誠 楊" w:date="2021-04-07T22:05:00Z"/>
              </w:rPr>
              <w:pPrChange w:id="4453" w:author="智誠 楊" w:date="2021-05-07T16:36:00Z">
                <w:pPr/>
              </w:pPrChange>
            </w:pPr>
            <w:ins w:id="4454" w:author="st1" w:date="2020-06-14T18:56:00Z">
              <w:del w:id="4455" w:author="智誠 楊" w:date="2021-04-07T22:05:00Z">
                <w:r w:rsidRPr="00EC5C67" w:rsidDel="00DF352C">
                  <w:rPr>
                    <w:rFonts w:hint="eastAsia"/>
                  </w:rPr>
                  <w:delText>累積筆數</w:delText>
                </w:r>
              </w:del>
            </w:ins>
            <w:del w:id="4456" w:author="智誠 楊" w:date="2021-04-07T22:05:00Z">
              <w:r w:rsidRPr="00DC161C" w:rsidDel="00DF352C">
                <w:rPr>
                  <w:rFonts w:hint="eastAsia"/>
                </w:rPr>
                <w:delText>總筆數</w:delText>
              </w:r>
            </w:del>
          </w:p>
        </w:tc>
        <w:tc>
          <w:tcPr>
            <w:tcW w:w="4124" w:type="dxa"/>
            <w:tcPrChange w:id="4457" w:author="阿毛" w:date="2021-06-08T11:27:00Z">
              <w:tcPr>
                <w:tcW w:w="3969" w:type="dxa"/>
              </w:tcPr>
            </w:tcPrChange>
          </w:tcPr>
          <w:p w14:paraId="624E761E" w14:textId="77777777" w:rsidR="004C05AA" w:rsidRPr="00DC161C" w:rsidDel="00DF352C" w:rsidRDefault="004C05AA" w:rsidP="004C05AA">
            <w:pPr>
              <w:pStyle w:val="a"/>
              <w:numPr>
                <w:ilvl w:val="2"/>
                <w:numId w:val="145"/>
              </w:numPr>
              <w:rPr>
                <w:del w:id="4458" w:author="智誠 楊" w:date="2021-04-07T22:05:00Z"/>
              </w:rPr>
              <w:pPrChange w:id="4459" w:author="智誠 楊" w:date="2021-05-07T16:36:00Z">
                <w:pPr/>
              </w:pPrChange>
            </w:pPr>
            <w:del w:id="4460" w:author="智誠 楊" w:date="2021-04-07T22:05:00Z">
              <w:r w:rsidRPr="00DC161C" w:rsidDel="00DF352C">
                <w:rPr>
                  <w:rFonts w:hint="eastAsia"/>
                </w:rPr>
                <w:delText>999</w:delText>
              </w:r>
            </w:del>
            <w:ins w:id="4461" w:author="st1" w:date="2020-06-14T18:57:00Z">
              <w:del w:id="4462" w:author="智誠 楊" w:date="2021-04-07T22:05:00Z">
                <w:r w:rsidDel="00DF352C">
                  <w:delText>9</w:delText>
                </w:r>
              </w:del>
            </w:ins>
          </w:p>
        </w:tc>
        <w:tc>
          <w:tcPr>
            <w:tcW w:w="2596" w:type="dxa"/>
            <w:tcPrChange w:id="4463" w:author="阿毛" w:date="2021-06-08T11:27:00Z">
              <w:tcPr>
                <w:tcW w:w="2693" w:type="dxa"/>
              </w:tcPr>
            </w:tcPrChange>
          </w:tcPr>
          <w:p w14:paraId="77165169" w14:textId="77777777" w:rsidR="004C05AA" w:rsidRPr="00DC161C" w:rsidDel="00DF352C" w:rsidRDefault="004C05AA" w:rsidP="004C05AA">
            <w:pPr>
              <w:pStyle w:val="a"/>
              <w:numPr>
                <w:ilvl w:val="2"/>
                <w:numId w:val="145"/>
              </w:numPr>
              <w:rPr>
                <w:del w:id="4464" w:author="智誠 楊" w:date="2021-04-07T22:05:00Z"/>
              </w:rPr>
              <w:pPrChange w:id="4465" w:author="智誠 楊" w:date="2021-05-07T16:36:00Z">
                <w:pPr/>
              </w:pPrChange>
            </w:pPr>
          </w:p>
        </w:tc>
      </w:tr>
      <w:tr w:rsidR="004C05AA" w:rsidRPr="00DC161C" w:rsidDel="00DF352C" w14:paraId="53631913" w14:textId="77777777" w:rsidTr="0094025F">
        <w:trPr>
          <w:trHeight w:val="291"/>
          <w:jc w:val="center"/>
          <w:del w:id="4466" w:author="智誠 楊" w:date="2021-04-07T22:05:00Z"/>
          <w:trPrChange w:id="4467" w:author="阿毛" w:date="2021-06-08T11:27:00Z">
            <w:trPr>
              <w:trHeight w:val="291"/>
              <w:jc w:val="center"/>
            </w:trPr>
          </w:trPrChange>
        </w:trPr>
        <w:tc>
          <w:tcPr>
            <w:tcW w:w="3700" w:type="dxa"/>
            <w:gridSpan w:val="2"/>
            <w:tcPrChange w:id="4468" w:author="阿毛" w:date="2021-06-08T11:27:00Z">
              <w:tcPr>
                <w:tcW w:w="2695" w:type="dxa"/>
                <w:gridSpan w:val="2"/>
              </w:tcPr>
            </w:tcPrChange>
          </w:tcPr>
          <w:p w14:paraId="1E9D517F" w14:textId="77777777" w:rsidR="004C05AA" w:rsidRPr="00DC161C" w:rsidDel="00DF352C" w:rsidRDefault="004C05AA" w:rsidP="004C05AA">
            <w:pPr>
              <w:pStyle w:val="a"/>
              <w:numPr>
                <w:ilvl w:val="2"/>
                <w:numId w:val="145"/>
              </w:numPr>
              <w:rPr>
                <w:del w:id="4469" w:author="智誠 楊" w:date="2021-04-07T22:05:00Z"/>
              </w:rPr>
              <w:pPrChange w:id="4470" w:author="智誠 楊" w:date="2021-05-07T16:36:00Z">
                <w:pPr/>
              </w:pPrChange>
            </w:pPr>
            <w:del w:id="4471" w:author="智誠 楊" w:date="2021-04-07T22:05:00Z">
              <w:r w:rsidRPr="00DC161C" w:rsidDel="00DF352C">
                <w:rPr>
                  <w:rFonts w:hint="eastAsia"/>
                </w:rPr>
                <w:delText>備忘錄序號</w:delText>
              </w:r>
            </w:del>
          </w:p>
        </w:tc>
        <w:tc>
          <w:tcPr>
            <w:tcW w:w="4124" w:type="dxa"/>
            <w:tcPrChange w:id="4472" w:author="阿毛" w:date="2021-06-08T11:27:00Z">
              <w:tcPr>
                <w:tcW w:w="3969" w:type="dxa"/>
              </w:tcPr>
            </w:tcPrChange>
          </w:tcPr>
          <w:p w14:paraId="144C3D39" w14:textId="77777777" w:rsidR="004C05AA" w:rsidRPr="00DC161C" w:rsidDel="00DF352C" w:rsidRDefault="004C05AA" w:rsidP="004C05AA">
            <w:pPr>
              <w:pStyle w:val="a"/>
              <w:numPr>
                <w:ilvl w:val="2"/>
                <w:numId w:val="145"/>
              </w:numPr>
              <w:rPr>
                <w:del w:id="4473" w:author="智誠 楊" w:date="2021-04-07T22:05:00Z"/>
              </w:rPr>
              <w:pPrChange w:id="4474" w:author="智誠 楊" w:date="2021-05-07T16:36:00Z">
                <w:pPr/>
              </w:pPrChange>
            </w:pPr>
            <w:del w:id="4475" w:author="智誠 楊" w:date="2021-04-07T22:05:00Z">
              <w:r w:rsidRPr="00DC161C" w:rsidDel="00DF352C">
                <w:rPr>
                  <w:rFonts w:hint="eastAsia"/>
                </w:rPr>
                <w:delText>99</w:delText>
              </w:r>
            </w:del>
          </w:p>
        </w:tc>
        <w:tc>
          <w:tcPr>
            <w:tcW w:w="2596" w:type="dxa"/>
            <w:tcPrChange w:id="4476" w:author="阿毛" w:date="2021-06-08T11:27:00Z">
              <w:tcPr>
                <w:tcW w:w="2693" w:type="dxa"/>
              </w:tcPr>
            </w:tcPrChange>
          </w:tcPr>
          <w:p w14:paraId="4BD55D24" w14:textId="77777777" w:rsidR="004C05AA" w:rsidRPr="00DC161C" w:rsidDel="00DF352C" w:rsidRDefault="004C05AA" w:rsidP="004C05AA">
            <w:pPr>
              <w:pStyle w:val="a"/>
              <w:numPr>
                <w:ilvl w:val="2"/>
                <w:numId w:val="145"/>
              </w:numPr>
              <w:rPr>
                <w:del w:id="4477" w:author="智誠 楊" w:date="2021-04-07T22:05:00Z"/>
              </w:rPr>
              <w:pPrChange w:id="4478" w:author="智誠 楊" w:date="2021-05-07T16:36:00Z">
                <w:pPr/>
              </w:pPrChange>
            </w:pPr>
          </w:p>
        </w:tc>
      </w:tr>
      <w:tr w:rsidR="004C05AA" w:rsidRPr="00DC161C" w:rsidDel="00DF352C" w14:paraId="751DFA0D" w14:textId="77777777" w:rsidTr="0094025F">
        <w:trPr>
          <w:trHeight w:val="291"/>
          <w:jc w:val="center"/>
          <w:del w:id="4479" w:author="智誠 楊" w:date="2021-04-07T22:05:00Z"/>
          <w:trPrChange w:id="4480" w:author="阿毛" w:date="2021-06-08T11:27:00Z">
            <w:trPr>
              <w:trHeight w:val="291"/>
              <w:jc w:val="center"/>
            </w:trPr>
          </w:trPrChange>
        </w:trPr>
        <w:tc>
          <w:tcPr>
            <w:tcW w:w="3700" w:type="dxa"/>
            <w:gridSpan w:val="2"/>
            <w:tcPrChange w:id="4481" w:author="阿毛" w:date="2021-06-08T11:27:00Z">
              <w:tcPr>
                <w:tcW w:w="2695" w:type="dxa"/>
                <w:gridSpan w:val="2"/>
              </w:tcPr>
            </w:tcPrChange>
          </w:tcPr>
          <w:p w14:paraId="1BC5D66E" w14:textId="77777777" w:rsidR="004C05AA" w:rsidRPr="00DC161C" w:rsidDel="00DF352C" w:rsidRDefault="004C05AA" w:rsidP="004C05AA">
            <w:pPr>
              <w:pStyle w:val="a"/>
              <w:numPr>
                <w:ilvl w:val="2"/>
                <w:numId w:val="145"/>
              </w:numPr>
              <w:rPr>
                <w:del w:id="4482" w:author="智誠 楊" w:date="2021-04-07T22:05:00Z"/>
              </w:rPr>
              <w:pPrChange w:id="4483" w:author="智誠 楊" w:date="2021-05-07T16:36:00Z">
                <w:pPr/>
              </w:pPrChange>
            </w:pPr>
            <w:del w:id="4484" w:author="智誠 楊" w:date="2021-04-07T22:05:00Z">
              <w:r w:rsidRPr="00DC161C" w:rsidDel="00DF352C">
                <w:rPr>
                  <w:rFonts w:hint="eastAsia"/>
                </w:rPr>
                <w:delText>經辦</w:delText>
              </w:r>
            </w:del>
          </w:p>
        </w:tc>
        <w:tc>
          <w:tcPr>
            <w:tcW w:w="4124" w:type="dxa"/>
            <w:tcPrChange w:id="4485" w:author="阿毛" w:date="2021-06-08T11:27:00Z">
              <w:tcPr>
                <w:tcW w:w="3969" w:type="dxa"/>
              </w:tcPr>
            </w:tcPrChange>
          </w:tcPr>
          <w:p w14:paraId="0FBFFC5A" w14:textId="77777777" w:rsidR="004C05AA" w:rsidRPr="00DC161C" w:rsidDel="00DF352C" w:rsidRDefault="004C05AA" w:rsidP="004C05AA">
            <w:pPr>
              <w:pStyle w:val="a"/>
              <w:numPr>
                <w:ilvl w:val="2"/>
                <w:numId w:val="145"/>
              </w:numPr>
              <w:rPr>
                <w:del w:id="4486" w:author="智誠 楊" w:date="2021-04-07T22:05:00Z"/>
              </w:rPr>
              <w:pPrChange w:id="4487" w:author="智誠 楊" w:date="2021-05-07T16:36:00Z">
                <w:pPr/>
              </w:pPrChange>
            </w:pPr>
            <w:del w:id="4488" w:author="智誠 楊" w:date="2021-04-07T22:05:00Z">
              <w:r w:rsidRPr="00DC161C" w:rsidDel="00DF352C">
                <w:rPr>
                  <w:rFonts w:hint="eastAsia"/>
                </w:rPr>
                <w:delText>X(50</w:delText>
              </w:r>
            </w:del>
            <w:ins w:id="4489" w:author="st1" w:date="2020-06-14T18:56:00Z">
              <w:del w:id="4490" w:author="智誠 楊" w:date="2021-04-07T22:05:00Z">
                <w:r w:rsidDel="00DF352C">
                  <w:delText>6</w:delText>
                </w:r>
              </w:del>
            </w:ins>
            <w:del w:id="4491" w:author="智誠 楊" w:date="2021-04-07T22:05:00Z">
              <w:r w:rsidRPr="00DC161C" w:rsidDel="00DF352C">
                <w:rPr>
                  <w:rFonts w:hint="eastAsia"/>
                </w:rPr>
                <w:delText>)</w:delText>
              </w:r>
            </w:del>
          </w:p>
        </w:tc>
        <w:tc>
          <w:tcPr>
            <w:tcW w:w="2596" w:type="dxa"/>
            <w:tcPrChange w:id="4492" w:author="阿毛" w:date="2021-06-08T11:27:00Z">
              <w:tcPr>
                <w:tcW w:w="2693" w:type="dxa"/>
              </w:tcPr>
            </w:tcPrChange>
          </w:tcPr>
          <w:p w14:paraId="5340B99F" w14:textId="77777777" w:rsidR="004C05AA" w:rsidRPr="00DC161C" w:rsidDel="00DF352C" w:rsidRDefault="004C05AA" w:rsidP="004C05AA">
            <w:pPr>
              <w:pStyle w:val="a"/>
              <w:numPr>
                <w:ilvl w:val="2"/>
                <w:numId w:val="145"/>
              </w:numPr>
              <w:rPr>
                <w:del w:id="4493" w:author="智誠 楊" w:date="2021-04-07T22:05:00Z"/>
              </w:rPr>
              <w:pPrChange w:id="4494" w:author="智誠 楊" w:date="2021-05-07T16:36:00Z">
                <w:pPr/>
              </w:pPrChange>
            </w:pPr>
          </w:p>
        </w:tc>
      </w:tr>
      <w:tr w:rsidR="004C05AA" w:rsidRPr="00DC161C" w:rsidDel="00DF352C" w14:paraId="5D1400CF" w14:textId="77777777" w:rsidTr="0094025F">
        <w:trPr>
          <w:trHeight w:val="291"/>
          <w:jc w:val="center"/>
          <w:del w:id="4495" w:author="智誠 楊" w:date="2021-04-07T22:05:00Z"/>
          <w:trPrChange w:id="4496" w:author="阿毛" w:date="2021-06-08T11:27:00Z">
            <w:trPr>
              <w:trHeight w:val="291"/>
              <w:jc w:val="center"/>
            </w:trPr>
          </w:trPrChange>
        </w:trPr>
        <w:tc>
          <w:tcPr>
            <w:tcW w:w="3700" w:type="dxa"/>
            <w:gridSpan w:val="2"/>
            <w:tcPrChange w:id="4497" w:author="阿毛" w:date="2021-06-08T11:27:00Z">
              <w:tcPr>
                <w:tcW w:w="2695" w:type="dxa"/>
                <w:gridSpan w:val="2"/>
              </w:tcPr>
            </w:tcPrChange>
          </w:tcPr>
          <w:p w14:paraId="1A0EB724" w14:textId="77777777" w:rsidR="004C05AA" w:rsidRPr="00DC161C" w:rsidDel="00DF352C" w:rsidRDefault="004C05AA" w:rsidP="004C05AA">
            <w:pPr>
              <w:pStyle w:val="a"/>
              <w:numPr>
                <w:ilvl w:val="2"/>
                <w:numId w:val="145"/>
              </w:numPr>
              <w:rPr>
                <w:del w:id="4498" w:author="智誠 楊" w:date="2021-04-07T22:05:00Z"/>
              </w:rPr>
              <w:pPrChange w:id="4499" w:author="智誠 楊" w:date="2021-05-07T16:36:00Z">
                <w:pPr/>
              </w:pPrChange>
            </w:pPr>
            <w:del w:id="4500" w:author="智誠 楊" w:date="2021-04-07T22:05:00Z">
              <w:r w:rsidRPr="00DC161C" w:rsidDel="00DF352C">
                <w:rPr>
                  <w:rFonts w:hint="eastAsia"/>
                </w:rPr>
                <w:delText>合理性</w:delText>
              </w:r>
            </w:del>
          </w:p>
        </w:tc>
        <w:tc>
          <w:tcPr>
            <w:tcW w:w="4124" w:type="dxa"/>
            <w:tcPrChange w:id="4501" w:author="阿毛" w:date="2021-06-08T11:27:00Z">
              <w:tcPr>
                <w:tcW w:w="3969" w:type="dxa"/>
              </w:tcPr>
            </w:tcPrChange>
          </w:tcPr>
          <w:p w14:paraId="4194A1A4" w14:textId="77777777" w:rsidR="004C05AA" w:rsidRPr="00DC161C" w:rsidDel="00DF352C" w:rsidRDefault="004C05AA" w:rsidP="004C05AA">
            <w:pPr>
              <w:pStyle w:val="a"/>
              <w:numPr>
                <w:ilvl w:val="2"/>
                <w:numId w:val="145"/>
              </w:numPr>
              <w:rPr>
                <w:del w:id="4502" w:author="智誠 楊" w:date="2021-04-07T22:05:00Z"/>
              </w:rPr>
              <w:pPrChange w:id="4503" w:author="智誠 楊" w:date="2021-05-07T16:36:00Z">
                <w:pPr/>
              </w:pPrChange>
            </w:pPr>
            <w:del w:id="4504" w:author="智誠 楊" w:date="2021-04-07T22:05:00Z">
              <w:r w:rsidRPr="00DC161C" w:rsidDel="00DF352C">
                <w:delText>X</w:delText>
              </w:r>
            </w:del>
          </w:p>
        </w:tc>
        <w:tc>
          <w:tcPr>
            <w:tcW w:w="2596" w:type="dxa"/>
            <w:tcPrChange w:id="4505" w:author="阿毛" w:date="2021-06-08T11:27:00Z">
              <w:tcPr>
                <w:tcW w:w="2693" w:type="dxa"/>
              </w:tcPr>
            </w:tcPrChange>
          </w:tcPr>
          <w:p w14:paraId="7E09E7F1" w14:textId="77777777" w:rsidR="004C05AA" w:rsidRPr="00DC161C" w:rsidDel="00DF352C" w:rsidRDefault="004C05AA" w:rsidP="004C05AA">
            <w:pPr>
              <w:pStyle w:val="a"/>
              <w:numPr>
                <w:ilvl w:val="2"/>
                <w:numId w:val="145"/>
              </w:numPr>
              <w:rPr>
                <w:del w:id="4506" w:author="智誠 楊" w:date="2021-04-07T22:05:00Z"/>
              </w:rPr>
              <w:pPrChange w:id="4507" w:author="智誠 楊" w:date="2021-05-07T16:36:00Z">
                <w:pPr/>
              </w:pPrChange>
            </w:pPr>
          </w:p>
        </w:tc>
      </w:tr>
      <w:tr w:rsidR="004C05AA" w:rsidRPr="00DC161C" w:rsidDel="00DF352C" w14:paraId="02883E5C" w14:textId="77777777" w:rsidTr="0094025F">
        <w:trPr>
          <w:trHeight w:val="291"/>
          <w:jc w:val="center"/>
          <w:del w:id="4508" w:author="智誠 楊" w:date="2021-04-07T22:05:00Z"/>
          <w:trPrChange w:id="4509" w:author="阿毛" w:date="2021-06-08T11:27:00Z">
            <w:trPr>
              <w:trHeight w:val="291"/>
              <w:jc w:val="center"/>
            </w:trPr>
          </w:trPrChange>
        </w:trPr>
        <w:tc>
          <w:tcPr>
            <w:tcW w:w="3700" w:type="dxa"/>
            <w:gridSpan w:val="2"/>
            <w:tcPrChange w:id="4510" w:author="阿毛" w:date="2021-06-08T11:27:00Z">
              <w:tcPr>
                <w:tcW w:w="2695" w:type="dxa"/>
                <w:gridSpan w:val="2"/>
              </w:tcPr>
            </w:tcPrChange>
          </w:tcPr>
          <w:p w14:paraId="636FF391" w14:textId="77777777" w:rsidR="004C05AA" w:rsidRPr="00DC161C" w:rsidDel="00DF352C" w:rsidRDefault="004C05AA" w:rsidP="004C05AA">
            <w:pPr>
              <w:pStyle w:val="a"/>
              <w:numPr>
                <w:ilvl w:val="2"/>
                <w:numId w:val="145"/>
              </w:numPr>
              <w:rPr>
                <w:del w:id="4511" w:author="智誠 楊" w:date="2021-04-07T22:05:00Z"/>
              </w:rPr>
              <w:pPrChange w:id="4512" w:author="智誠 楊" w:date="2021-05-07T16:36:00Z">
                <w:pPr/>
              </w:pPrChange>
            </w:pPr>
            <w:del w:id="4513" w:author="智誠 楊" w:date="2021-04-07T22:05:00Z">
              <w:r w:rsidRPr="00DC161C" w:rsidDel="00DF352C">
                <w:rPr>
                  <w:rFonts w:hint="eastAsia"/>
                </w:rPr>
                <w:delText>異動日期</w:delText>
              </w:r>
            </w:del>
          </w:p>
        </w:tc>
        <w:tc>
          <w:tcPr>
            <w:tcW w:w="4124" w:type="dxa"/>
            <w:tcPrChange w:id="4514" w:author="阿毛" w:date="2021-06-08T11:27:00Z">
              <w:tcPr>
                <w:tcW w:w="3969" w:type="dxa"/>
              </w:tcPr>
            </w:tcPrChange>
          </w:tcPr>
          <w:p w14:paraId="58DFF0DE" w14:textId="77777777" w:rsidR="004C05AA" w:rsidRPr="00DC161C" w:rsidDel="00DF352C" w:rsidRDefault="004C05AA" w:rsidP="004C05AA">
            <w:pPr>
              <w:pStyle w:val="a"/>
              <w:numPr>
                <w:ilvl w:val="2"/>
                <w:numId w:val="145"/>
              </w:numPr>
              <w:rPr>
                <w:del w:id="4515" w:author="智誠 楊" w:date="2021-04-07T22:05:00Z"/>
              </w:rPr>
              <w:pPrChange w:id="4516" w:author="智誠 楊" w:date="2021-05-07T16:36:00Z">
                <w:pPr/>
              </w:pPrChange>
            </w:pPr>
            <w:del w:id="4517" w:author="智誠 楊" w:date="2021-04-07T22:05:00Z">
              <w:r w:rsidRPr="00DC161C" w:rsidDel="00DF352C">
                <w:rPr>
                  <w:rFonts w:hint="eastAsia"/>
                </w:rPr>
                <w:delText>999/99/99</w:delText>
              </w:r>
            </w:del>
          </w:p>
        </w:tc>
        <w:tc>
          <w:tcPr>
            <w:tcW w:w="2596" w:type="dxa"/>
            <w:tcPrChange w:id="4518" w:author="阿毛" w:date="2021-06-08T11:27:00Z">
              <w:tcPr>
                <w:tcW w:w="2693" w:type="dxa"/>
              </w:tcPr>
            </w:tcPrChange>
          </w:tcPr>
          <w:p w14:paraId="222863C5" w14:textId="77777777" w:rsidR="004C05AA" w:rsidRPr="00DC161C" w:rsidDel="00DF352C" w:rsidRDefault="004C05AA" w:rsidP="004C05AA">
            <w:pPr>
              <w:pStyle w:val="a"/>
              <w:numPr>
                <w:ilvl w:val="2"/>
                <w:numId w:val="145"/>
              </w:numPr>
              <w:rPr>
                <w:del w:id="4519" w:author="智誠 楊" w:date="2021-04-07T22:05:00Z"/>
              </w:rPr>
              <w:pPrChange w:id="4520" w:author="智誠 楊" w:date="2021-05-07T16:36:00Z">
                <w:pPr/>
              </w:pPrChange>
            </w:pPr>
          </w:p>
        </w:tc>
      </w:tr>
      <w:tr w:rsidR="004C05AA" w:rsidRPr="00DC161C" w:rsidDel="00DF352C" w14:paraId="012B1C75" w14:textId="77777777" w:rsidTr="0094025F">
        <w:trPr>
          <w:trHeight w:val="291"/>
          <w:jc w:val="center"/>
          <w:del w:id="4521" w:author="智誠 楊" w:date="2021-04-07T22:05:00Z"/>
          <w:trPrChange w:id="4522" w:author="阿毛" w:date="2021-06-08T11:27:00Z">
            <w:trPr>
              <w:trHeight w:val="291"/>
              <w:jc w:val="center"/>
            </w:trPr>
          </w:trPrChange>
        </w:trPr>
        <w:tc>
          <w:tcPr>
            <w:tcW w:w="3700" w:type="dxa"/>
            <w:gridSpan w:val="2"/>
            <w:tcPrChange w:id="4523" w:author="阿毛" w:date="2021-06-08T11:27:00Z">
              <w:tcPr>
                <w:tcW w:w="2695" w:type="dxa"/>
                <w:gridSpan w:val="2"/>
              </w:tcPr>
            </w:tcPrChange>
          </w:tcPr>
          <w:p w14:paraId="3FCCEEF8" w14:textId="77777777" w:rsidR="004C05AA" w:rsidRPr="00DC161C" w:rsidDel="00DF352C" w:rsidRDefault="004C05AA" w:rsidP="004C05AA">
            <w:pPr>
              <w:pStyle w:val="a"/>
              <w:numPr>
                <w:ilvl w:val="2"/>
                <w:numId w:val="145"/>
              </w:numPr>
              <w:rPr>
                <w:del w:id="4524" w:author="智誠 楊" w:date="2021-04-07T22:05:00Z"/>
              </w:rPr>
              <w:pPrChange w:id="4525" w:author="智誠 楊" w:date="2021-05-07T16:36:00Z">
                <w:pPr/>
              </w:pPrChange>
            </w:pPr>
            <w:del w:id="4526" w:author="智誠 楊" w:date="2021-04-07T22:05:00Z">
              <w:r w:rsidRPr="00DC161C" w:rsidDel="00DF352C">
                <w:rPr>
                  <w:rFonts w:hint="eastAsia"/>
                </w:rPr>
                <w:delText>經辦說明</w:delText>
              </w:r>
            </w:del>
          </w:p>
        </w:tc>
        <w:tc>
          <w:tcPr>
            <w:tcW w:w="4124" w:type="dxa"/>
            <w:tcPrChange w:id="4527" w:author="阿毛" w:date="2021-06-08T11:27:00Z">
              <w:tcPr>
                <w:tcW w:w="3969" w:type="dxa"/>
              </w:tcPr>
            </w:tcPrChange>
          </w:tcPr>
          <w:p w14:paraId="33F865A1" w14:textId="77777777" w:rsidR="004C05AA" w:rsidRPr="00DC161C" w:rsidDel="00DF352C" w:rsidRDefault="004C05AA" w:rsidP="004C05AA">
            <w:pPr>
              <w:pStyle w:val="a"/>
              <w:numPr>
                <w:ilvl w:val="2"/>
                <w:numId w:val="145"/>
              </w:numPr>
              <w:rPr>
                <w:del w:id="4528" w:author="智誠 楊" w:date="2021-04-07T22:05:00Z"/>
              </w:rPr>
              <w:pPrChange w:id="4529" w:author="智誠 楊" w:date="2021-05-07T16:36:00Z">
                <w:pPr/>
              </w:pPrChange>
            </w:pPr>
            <w:del w:id="4530" w:author="智誠 楊" w:date="2021-04-07T22:05:00Z">
              <w:r w:rsidRPr="00DC161C" w:rsidDel="00DF352C">
                <w:delText>X(6</w:delText>
              </w:r>
              <w:r w:rsidRPr="00DC161C" w:rsidDel="00DF352C">
                <w:rPr>
                  <w:rFonts w:hint="eastAsia"/>
                </w:rPr>
                <w:delText>0</w:delText>
              </w:r>
            </w:del>
            <w:ins w:id="4531" w:author="st1" w:date="2020-06-14T19:05:00Z">
              <w:del w:id="4532" w:author="智誠 楊" w:date="2021-04-07T22:05:00Z">
                <w:r w:rsidDel="00DF352C">
                  <w:delText>10</w:delText>
                </w:r>
                <w:r w:rsidRPr="00DC161C" w:rsidDel="00DF352C">
                  <w:rPr>
                    <w:rFonts w:hint="eastAsia"/>
                  </w:rPr>
                  <w:delText>0</w:delText>
                </w:r>
              </w:del>
            </w:ins>
            <w:del w:id="4533" w:author="智誠 楊" w:date="2021-04-07T22:05:00Z">
              <w:r w:rsidRPr="00DC161C" w:rsidDel="00DF352C">
                <w:delText>)</w:delText>
              </w:r>
            </w:del>
          </w:p>
        </w:tc>
        <w:tc>
          <w:tcPr>
            <w:tcW w:w="2596" w:type="dxa"/>
            <w:tcPrChange w:id="4534" w:author="阿毛" w:date="2021-06-08T11:27:00Z">
              <w:tcPr>
                <w:tcW w:w="2693" w:type="dxa"/>
              </w:tcPr>
            </w:tcPrChange>
          </w:tcPr>
          <w:p w14:paraId="5B5FB18C" w14:textId="77777777" w:rsidR="004C05AA" w:rsidRPr="00DC161C" w:rsidDel="00DF352C" w:rsidRDefault="004C05AA" w:rsidP="004C05AA">
            <w:pPr>
              <w:pStyle w:val="a"/>
              <w:numPr>
                <w:ilvl w:val="2"/>
                <w:numId w:val="145"/>
              </w:numPr>
              <w:rPr>
                <w:del w:id="4535" w:author="智誠 楊" w:date="2021-04-07T22:05:00Z"/>
              </w:rPr>
              <w:pPrChange w:id="4536" w:author="智誠 楊" w:date="2021-05-07T16:36:00Z">
                <w:pPr/>
              </w:pPrChange>
            </w:pPr>
          </w:p>
        </w:tc>
      </w:tr>
      <w:tr w:rsidR="004C05AA" w:rsidRPr="00DC161C" w:rsidDel="002B476D" w14:paraId="78BC7EF5" w14:textId="77777777" w:rsidTr="0094025F">
        <w:trPr>
          <w:trHeight w:val="291"/>
          <w:jc w:val="center"/>
          <w:del w:id="4537" w:author="阿毛" w:date="2021-06-08T11:27:00Z"/>
          <w:trPrChange w:id="4538" w:author="阿毛" w:date="2021-06-08T11:27:00Z">
            <w:trPr>
              <w:trHeight w:val="291"/>
              <w:jc w:val="center"/>
            </w:trPr>
          </w:trPrChange>
        </w:trPr>
        <w:tc>
          <w:tcPr>
            <w:tcW w:w="3700" w:type="dxa"/>
            <w:gridSpan w:val="2"/>
            <w:tcPrChange w:id="4539" w:author="阿毛" w:date="2021-06-08T11:27:00Z">
              <w:tcPr>
                <w:tcW w:w="2695" w:type="dxa"/>
                <w:gridSpan w:val="2"/>
              </w:tcPr>
            </w:tcPrChange>
          </w:tcPr>
          <w:p w14:paraId="6DEF6AC0" w14:textId="77777777" w:rsidR="004C05AA" w:rsidRPr="00DC161C" w:rsidDel="002B476D" w:rsidRDefault="004C05AA" w:rsidP="004C05AA">
            <w:pPr>
              <w:pStyle w:val="a"/>
              <w:numPr>
                <w:ilvl w:val="2"/>
                <w:numId w:val="145"/>
              </w:numPr>
              <w:rPr>
                <w:del w:id="4540" w:author="阿毛" w:date="2021-06-08T11:27:00Z"/>
              </w:rPr>
              <w:pPrChange w:id="4541" w:author="智誠 楊" w:date="2021-05-07T16:36:00Z">
                <w:pPr/>
              </w:pPrChange>
            </w:pPr>
            <w:del w:id="4542" w:author="阿毛" w:date="2021-06-08T11:27:00Z">
              <w:r w:rsidRPr="00DC161C" w:rsidDel="002B476D">
                <w:rPr>
                  <w:rFonts w:hint="eastAsia"/>
                </w:rPr>
                <w:delText>主管覆核</w:delText>
              </w:r>
            </w:del>
          </w:p>
        </w:tc>
        <w:tc>
          <w:tcPr>
            <w:tcW w:w="4124" w:type="dxa"/>
            <w:tcPrChange w:id="4543" w:author="阿毛" w:date="2021-06-08T11:27:00Z">
              <w:tcPr>
                <w:tcW w:w="3969" w:type="dxa"/>
              </w:tcPr>
            </w:tcPrChange>
          </w:tcPr>
          <w:p w14:paraId="14DF3513" w14:textId="77777777" w:rsidR="004C05AA" w:rsidRPr="00DC161C" w:rsidDel="002B476D" w:rsidRDefault="004C05AA" w:rsidP="004C05AA">
            <w:pPr>
              <w:pStyle w:val="a"/>
              <w:numPr>
                <w:ilvl w:val="2"/>
                <w:numId w:val="145"/>
              </w:numPr>
              <w:rPr>
                <w:del w:id="4544" w:author="阿毛" w:date="2021-06-08T11:27:00Z"/>
              </w:rPr>
              <w:pPrChange w:id="4545" w:author="智誠 楊" w:date="2021-05-07T16:36:00Z">
                <w:pPr/>
              </w:pPrChange>
            </w:pPr>
            <w:del w:id="4546" w:author="阿毛" w:date="2021-06-08T11:27:00Z">
              <w:r w:rsidRPr="00DC161C" w:rsidDel="002B476D">
                <w:delText>X(6</w:delText>
              </w:r>
              <w:r w:rsidRPr="00DC161C" w:rsidDel="002B476D">
                <w:rPr>
                  <w:rFonts w:hint="eastAsia"/>
                </w:rPr>
                <w:delText>0</w:delText>
              </w:r>
            </w:del>
            <w:ins w:id="4547" w:author="st1" w:date="2020-06-14T19:05:00Z">
              <w:del w:id="4548" w:author="阿毛" w:date="2021-06-08T11:27:00Z">
                <w:r w:rsidDel="002B476D">
                  <w:delText>10</w:delText>
                </w:r>
                <w:r w:rsidRPr="00DC161C" w:rsidDel="002B476D">
                  <w:rPr>
                    <w:rFonts w:hint="eastAsia"/>
                  </w:rPr>
                  <w:delText>0</w:delText>
                </w:r>
              </w:del>
            </w:ins>
            <w:del w:id="4549" w:author="阿毛" w:date="2021-06-08T11:27:00Z">
              <w:r w:rsidRPr="00DC161C" w:rsidDel="002B476D">
                <w:delText>)</w:delText>
              </w:r>
            </w:del>
          </w:p>
        </w:tc>
        <w:tc>
          <w:tcPr>
            <w:tcW w:w="2596" w:type="dxa"/>
            <w:tcPrChange w:id="4550" w:author="阿毛" w:date="2021-06-08T11:27:00Z">
              <w:tcPr>
                <w:tcW w:w="2693" w:type="dxa"/>
              </w:tcPr>
            </w:tcPrChange>
          </w:tcPr>
          <w:p w14:paraId="5203D984" w14:textId="77777777" w:rsidR="004C05AA" w:rsidRPr="00DC161C" w:rsidDel="002B476D" w:rsidRDefault="004C05AA" w:rsidP="004C05AA">
            <w:pPr>
              <w:pStyle w:val="a"/>
              <w:numPr>
                <w:ilvl w:val="2"/>
                <w:numId w:val="145"/>
              </w:numPr>
              <w:rPr>
                <w:del w:id="4551" w:author="阿毛" w:date="2021-06-08T11:27:00Z"/>
              </w:rPr>
              <w:pPrChange w:id="4552" w:author="智誠 楊" w:date="2021-05-07T16:36:00Z">
                <w:pPr/>
              </w:pPrChange>
            </w:pPr>
          </w:p>
        </w:tc>
      </w:tr>
    </w:tbl>
    <w:p w14:paraId="725F6D52" w14:textId="77777777" w:rsidR="004C05AA" w:rsidRPr="00197760" w:rsidRDefault="004C05AA" w:rsidP="004C05AA">
      <w:pPr>
        <w:pStyle w:val="3"/>
        <w:numPr>
          <w:ilvl w:val="2"/>
          <w:numId w:val="150"/>
        </w:numPr>
        <w:rPr>
          <w:rFonts w:ascii="標楷體" w:hAnsi="標楷體"/>
          <w:szCs w:val="32"/>
        </w:rPr>
        <w:pPrChange w:id="4553" w:author="阿毛" w:date="2021-06-07T13:48:00Z">
          <w:pPr>
            <w:pStyle w:val="3"/>
            <w:numPr>
              <w:ilvl w:val="2"/>
              <w:numId w:val="1"/>
            </w:numPr>
            <w:ind w:left="1247" w:hanging="680"/>
          </w:pPr>
        </w:pPrChange>
      </w:pPr>
      <w:r>
        <w:rPr>
          <w:rFonts w:ascii="標楷體" w:hAnsi="標楷體" w:hint="eastAsia"/>
        </w:rPr>
        <w:t>L8204</w:t>
      </w:r>
      <w:ins w:id="4554" w:author="智誠 楊" w:date="2021-05-08T15:57:00Z">
        <w:r w:rsidRPr="001009D7">
          <w:rPr>
            <w:rFonts w:ascii="標楷體" w:hAnsi="標楷體" w:cs="新細明體" w:hint="eastAsia"/>
            <w:kern w:val="0"/>
            <w:lang w:val="zh-TW"/>
          </w:rPr>
          <w:t>疑似洗錢交易訪談</w:t>
        </w:r>
        <w:r w:rsidRPr="00086CF9">
          <w:rPr>
            <w:rFonts w:ascii="標楷體" w:hAnsi="標楷體" w:hint="eastAsia"/>
          </w:rPr>
          <w:t>記錄</w:t>
        </w:r>
        <w:r w:rsidRPr="001009D7">
          <w:rPr>
            <w:rFonts w:ascii="標楷體" w:hAnsi="標楷體" w:cs="新細明體" w:hint="eastAsia"/>
            <w:kern w:val="0"/>
            <w:lang w:val="zh-TW"/>
          </w:rPr>
          <w:t>維護</w:t>
        </w:r>
      </w:ins>
      <w:ins w:id="4555" w:author="智誠 楊" w:date="2021-05-08T20:06:00Z">
        <w:r>
          <w:rPr>
            <w:rFonts w:ascii="標楷體" w:hAnsi="標楷體" w:hint="eastAsia"/>
          </w:rPr>
          <w:t>***</w:t>
        </w:r>
      </w:ins>
    </w:p>
    <w:p w14:paraId="51F1C76B" w14:textId="77777777" w:rsidR="004C05AA" w:rsidDel="002B476D" w:rsidRDefault="004C05AA" w:rsidP="004C05AA">
      <w:pPr>
        <w:numPr>
          <w:ilvl w:val="0"/>
          <w:numId w:val="1"/>
        </w:numPr>
        <w:tabs>
          <w:tab w:val="clear" w:pos="1134"/>
        </w:tabs>
        <w:ind w:left="1440" w:hanging="480"/>
        <w:rPr>
          <w:del w:id="4556" w:author="阿毛" w:date="2021-06-08T11:27:00Z"/>
          <w:rFonts w:ascii="標楷體" w:eastAsia="標楷體" w:hAnsi="標楷體"/>
        </w:rPr>
      </w:pPr>
      <w:ins w:id="4557" w:author="智誠 楊" w:date="2021-05-08T19:43:00Z">
        <w:del w:id="4558" w:author="阿毛" w:date="2021-06-08T11:27:00Z">
          <w:r w:rsidRPr="002F55E0" w:rsidDel="002B476D">
            <w:rPr>
              <w:rFonts w:ascii="標楷體" w:eastAsia="標楷體" w:hAnsi="標楷體" w:hint="eastAsia"/>
              <w:rPrChange w:id="4559" w:author="智誠 楊" w:date="2021-05-08T19:43:00Z">
                <w:rPr>
                  <w:rFonts w:hint="eastAsia"/>
                </w:rPr>
              </w:rPrChange>
            </w:rPr>
            <w:delText>選單</w:delText>
          </w:r>
          <w:r w:rsidRPr="002F55E0" w:rsidDel="002B476D">
            <w:rPr>
              <w:rFonts w:ascii="標楷體" w:eastAsia="標楷體" w:hAnsi="標楷體"/>
              <w:rPrChange w:id="4560" w:author="智誠 楊" w:date="2021-05-08T19:43:00Z">
                <w:rPr/>
              </w:rPrChange>
            </w:rPr>
            <w:delText>/1 L6064</w:delText>
          </w:r>
        </w:del>
      </w:ins>
    </w:p>
    <w:p w14:paraId="437C2B9D" w14:textId="77777777" w:rsidR="004C05AA" w:rsidDel="002B476D" w:rsidRDefault="004C05AA" w:rsidP="004C05AA">
      <w:pPr>
        <w:pStyle w:val="a"/>
        <w:numPr>
          <w:ilvl w:val="0"/>
          <w:numId w:val="1"/>
        </w:numPr>
        <w:tabs>
          <w:tab w:val="clear" w:pos="1134"/>
        </w:tabs>
        <w:ind w:left="1440" w:hanging="480"/>
        <w:rPr>
          <w:ins w:id="4561" w:author="智誠 楊" w:date="2021-05-08T19:43:00Z"/>
          <w:del w:id="4562" w:author="阿毛" w:date="2021-06-08T11:27:00Z"/>
          <w:sz w:val="24"/>
        </w:rPr>
        <w:pPrChange w:id="4563" w:author="阿毛" w:date="2021-06-08T11:27:00Z">
          <w:pPr>
            <w:pStyle w:val="a"/>
          </w:pPr>
        </w:pPrChange>
      </w:pPr>
    </w:p>
    <w:p w14:paraId="0DA1F46A" w14:textId="77777777" w:rsidR="004C05AA" w:rsidRPr="00B6788F" w:rsidDel="002B476D" w:rsidRDefault="004C05AA" w:rsidP="004C05AA">
      <w:pPr>
        <w:numPr>
          <w:ilvl w:val="0"/>
          <w:numId w:val="1"/>
        </w:numPr>
        <w:tabs>
          <w:tab w:val="clear" w:pos="1134"/>
        </w:tabs>
        <w:ind w:left="1440" w:hanging="480"/>
        <w:rPr>
          <w:ins w:id="4564" w:author="智誠 楊" w:date="2021-05-08T19:43:00Z"/>
          <w:del w:id="4565" w:author="阿毛" w:date="2021-06-08T11:27:00Z"/>
        </w:rPr>
        <w:pPrChange w:id="4566" w:author="智誠 楊" w:date="2021-05-08T19:43:00Z">
          <w:pPr>
            <w:pStyle w:val="a"/>
            <w:numPr>
              <w:numId w:val="0"/>
            </w:numPr>
            <w:ind w:left="0" w:firstLine="0"/>
          </w:pPr>
        </w:pPrChange>
      </w:pPr>
      <w:ins w:id="4567" w:author="智誠 楊" w:date="2021-05-08T19:43:00Z">
        <w:del w:id="4568" w:author="阿毛" w:date="2021-06-08T11:27:00Z">
          <w:r w:rsidRPr="002F55E0" w:rsidDel="002B476D">
            <w:rPr>
              <w:noProof/>
            </w:rPr>
            <w:drawing>
              <wp:inline distT="0" distB="0" distL="0" distR="0" wp14:anchorId="4C8BB69F" wp14:editId="26E9C130">
                <wp:extent cx="6479540" cy="3502660"/>
                <wp:effectExtent l="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3502660"/>
                        </a:xfrm>
                        <a:prstGeom prst="rect">
                          <a:avLst/>
                        </a:prstGeom>
                      </pic:spPr>
                    </pic:pic>
                  </a:graphicData>
                </a:graphic>
              </wp:inline>
            </w:drawing>
          </w:r>
        </w:del>
      </w:ins>
    </w:p>
    <w:p w14:paraId="192A39D6" w14:textId="77777777" w:rsidR="004C05AA" w:rsidRPr="004575CB" w:rsidDel="002B476D" w:rsidRDefault="004C05AA" w:rsidP="004C05AA">
      <w:pPr>
        <w:numPr>
          <w:ilvl w:val="0"/>
          <w:numId w:val="1"/>
        </w:numPr>
        <w:tabs>
          <w:tab w:val="clear" w:pos="1134"/>
        </w:tabs>
        <w:ind w:left="1440" w:hanging="480"/>
        <w:rPr>
          <w:del w:id="4569" w:author="阿毛" w:date="2021-06-08T11:27:00Z"/>
        </w:rPr>
      </w:pPr>
    </w:p>
    <w:p w14:paraId="03F98A7B" w14:textId="77777777" w:rsidR="004C05AA" w:rsidRPr="00362205" w:rsidDel="002B476D" w:rsidRDefault="004C05AA" w:rsidP="004C05AA">
      <w:pPr>
        <w:numPr>
          <w:ilvl w:val="0"/>
          <w:numId w:val="1"/>
        </w:numPr>
        <w:tabs>
          <w:tab w:val="clear" w:pos="1134"/>
        </w:tabs>
        <w:ind w:left="1440" w:hanging="480"/>
        <w:rPr>
          <w:del w:id="4570" w:author="阿毛" w:date="2021-06-08T11:27:00Z"/>
          <w:rFonts w:ascii="標楷體" w:eastAsia="標楷體" w:hAnsi="標楷體"/>
        </w:rPr>
      </w:pP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C05AA" w:rsidRPr="00362205" w:rsidDel="00972654" w14:paraId="00842D7E" w14:textId="77777777" w:rsidTr="0094025F">
        <w:trPr>
          <w:trHeight w:val="277"/>
          <w:del w:id="4571" w:author="智誠 楊" w:date="2021-05-08T15:59:00Z"/>
        </w:trPr>
        <w:tc>
          <w:tcPr>
            <w:tcW w:w="1548" w:type="dxa"/>
            <w:tcBorders>
              <w:top w:val="single" w:sz="8" w:space="0" w:color="000000"/>
              <w:bottom w:val="single" w:sz="8" w:space="0" w:color="000000"/>
              <w:right w:val="single" w:sz="8" w:space="0" w:color="000000"/>
            </w:tcBorders>
            <w:shd w:val="clear" w:color="auto" w:fill="F3F3F3"/>
          </w:tcPr>
          <w:p w14:paraId="17424BF4" w14:textId="77777777" w:rsidR="004C05AA" w:rsidRPr="00362205" w:rsidDel="00972654" w:rsidRDefault="004C05AA" w:rsidP="004C05AA">
            <w:pPr>
              <w:numPr>
                <w:ilvl w:val="0"/>
                <w:numId w:val="1"/>
              </w:numPr>
              <w:tabs>
                <w:tab w:val="clear" w:pos="1134"/>
              </w:tabs>
              <w:ind w:left="1440" w:hanging="480"/>
              <w:rPr>
                <w:del w:id="4572" w:author="智誠 楊" w:date="2021-05-08T15:59:00Z"/>
                <w:rFonts w:ascii="標楷體" w:eastAsia="標楷體" w:hAnsi="標楷體"/>
              </w:rPr>
            </w:pPr>
            <w:del w:id="4573" w:author="智誠 楊" w:date="2021-05-08T15:59:00Z">
              <w:r w:rsidRPr="00362205" w:rsidDel="00972654">
                <w:delText>功能說明</w:delText>
              </w:r>
              <w:r w:rsidRPr="00362205" w:rsidDel="00972654">
                <w:rPr>
                  <w:rFonts w:ascii="標楷體" w:eastAsia="標楷體" w:hAnsi="標楷體"/>
                </w:rPr>
                <w:delText xml:space="preserve">功能名稱 </w:delText>
              </w:r>
            </w:del>
          </w:p>
        </w:tc>
        <w:tc>
          <w:tcPr>
            <w:tcW w:w="6318" w:type="dxa"/>
            <w:tcBorders>
              <w:top w:val="single" w:sz="8" w:space="0" w:color="000000"/>
              <w:left w:val="single" w:sz="8" w:space="0" w:color="000000"/>
              <w:bottom w:val="single" w:sz="8" w:space="0" w:color="000000"/>
            </w:tcBorders>
          </w:tcPr>
          <w:p w14:paraId="65689D1D" w14:textId="77777777" w:rsidR="004C05AA" w:rsidDel="009A148D" w:rsidRDefault="004C05AA" w:rsidP="004C05AA">
            <w:pPr>
              <w:numPr>
                <w:ilvl w:val="0"/>
                <w:numId w:val="1"/>
              </w:numPr>
              <w:tabs>
                <w:tab w:val="clear" w:pos="1134"/>
              </w:tabs>
              <w:ind w:left="1440" w:hanging="480"/>
              <w:rPr>
                <w:del w:id="4574" w:author="智誠 楊" w:date="2021-05-08T15:57:00Z"/>
                <w:rFonts w:ascii="標楷體" w:eastAsia="標楷體" w:hAnsi="標楷體" w:cs="新細明體"/>
                <w:kern w:val="0"/>
                <w:lang w:val="zh-TW"/>
              </w:rPr>
            </w:pPr>
            <w:del w:id="4575" w:author="智誠 楊" w:date="2021-05-08T15:57:00Z">
              <w:r w:rsidRPr="001009D7" w:rsidDel="009A148D">
                <w:rPr>
                  <w:rFonts w:ascii="標楷體" w:eastAsia="標楷體" w:hAnsi="標楷體" w:cs="新細明體" w:hint="eastAsia"/>
                  <w:kern w:val="0"/>
                  <w:lang w:val="zh-TW"/>
                </w:rPr>
                <w:delText>疑似洗錢交易訪談維護</w:delText>
              </w:r>
            </w:del>
          </w:p>
          <w:p w14:paraId="79605AB1" w14:textId="77777777" w:rsidR="004C05AA" w:rsidRPr="00362205" w:rsidDel="00972654" w:rsidRDefault="004C05AA" w:rsidP="004C05AA">
            <w:pPr>
              <w:numPr>
                <w:ilvl w:val="0"/>
                <w:numId w:val="1"/>
              </w:numPr>
              <w:tabs>
                <w:tab w:val="clear" w:pos="1134"/>
              </w:tabs>
              <w:ind w:left="1440" w:hanging="480"/>
              <w:rPr>
                <w:del w:id="4576" w:author="智誠 楊" w:date="2021-05-08T15:59:00Z"/>
                <w:rFonts w:ascii="標楷體" w:eastAsia="標楷體" w:hAnsi="標楷體"/>
              </w:rPr>
            </w:pPr>
            <w:del w:id="4577" w:author="智誠 楊" w:date="2021-05-08T15:59:00Z">
              <w:r w:rsidDel="00972654">
                <w:rPr>
                  <w:rFonts w:ascii="標楷體" w:eastAsia="標楷體" w:hAnsi="標楷體" w:hint="eastAsia"/>
                  <w:lang w:eastAsia="zh-HK"/>
                </w:rPr>
                <w:delText>提供</w:delText>
              </w:r>
              <w:r w:rsidRPr="003A1F9F" w:rsidDel="00972654">
                <w:rPr>
                  <w:rFonts w:ascii="標楷體" w:eastAsia="標楷體" w:hAnsi="標楷體" w:hint="eastAsia"/>
                </w:rPr>
                <w:delText>經辦</w:delText>
              </w:r>
              <w:r w:rsidDel="00972654">
                <w:rPr>
                  <w:rFonts w:ascii="標楷體" w:eastAsia="標楷體" w:hAnsi="標楷體" w:hint="eastAsia"/>
                  <w:lang w:eastAsia="zh-HK"/>
                </w:rPr>
                <w:delText>記錄</w:delText>
              </w:r>
              <w:r w:rsidRPr="001009D7" w:rsidDel="00972654">
                <w:rPr>
                  <w:rFonts w:ascii="標楷體" w:eastAsia="標楷體" w:hAnsi="標楷體" w:hint="eastAsia"/>
                </w:rPr>
                <w:delText>訪談</w:delText>
              </w:r>
              <w:r w:rsidDel="00972654">
                <w:rPr>
                  <w:rFonts w:ascii="標楷體" w:eastAsia="標楷體" w:hAnsi="標楷體" w:hint="eastAsia"/>
                  <w:lang w:eastAsia="zh-HK"/>
                </w:rPr>
                <w:delText>內容及</w:delText>
              </w:r>
              <w:r w:rsidRPr="003A1F9F" w:rsidDel="00972654">
                <w:rPr>
                  <w:rFonts w:ascii="標楷體" w:eastAsia="標楷體" w:hAnsi="標楷體" w:hint="eastAsia"/>
                </w:rPr>
                <w:delText>說明</w:delText>
              </w:r>
              <w:r w:rsidDel="00972654">
                <w:rPr>
                  <w:rFonts w:ascii="標楷體" w:eastAsia="標楷體" w:hAnsi="標楷體" w:hint="eastAsia"/>
                  <w:lang w:eastAsia="zh-HK"/>
                </w:rPr>
                <w:delText>補充</w:delText>
              </w:r>
            </w:del>
          </w:p>
        </w:tc>
      </w:tr>
      <w:tr w:rsidR="004C05AA" w:rsidRPr="00362205" w:rsidDel="00972654" w14:paraId="5E681BC7" w14:textId="77777777" w:rsidTr="0094025F">
        <w:trPr>
          <w:trHeight w:val="277"/>
          <w:del w:id="4578" w:author="智誠 楊" w:date="2021-05-08T15:59:00Z"/>
        </w:trPr>
        <w:tc>
          <w:tcPr>
            <w:tcW w:w="1548" w:type="dxa"/>
            <w:tcBorders>
              <w:top w:val="single" w:sz="8" w:space="0" w:color="000000"/>
              <w:bottom w:val="single" w:sz="8" w:space="0" w:color="000000"/>
              <w:right w:val="single" w:sz="8" w:space="0" w:color="000000"/>
            </w:tcBorders>
            <w:shd w:val="clear" w:color="auto" w:fill="F3F3F3"/>
          </w:tcPr>
          <w:p w14:paraId="69D1F18B" w14:textId="77777777" w:rsidR="004C05AA" w:rsidRPr="00362205" w:rsidDel="00972654" w:rsidRDefault="004C05AA" w:rsidP="004C05AA">
            <w:pPr>
              <w:numPr>
                <w:ilvl w:val="0"/>
                <w:numId w:val="1"/>
              </w:numPr>
              <w:tabs>
                <w:tab w:val="clear" w:pos="1134"/>
              </w:tabs>
              <w:ind w:left="1440" w:hanging="480"/>
              <w:rPr>
                <w:del w:id="4579" w:author="智誠 楊" w:date="2021-05-08T15:59:00Z"/>
                <w:rFonts w:ascii="標楷體" w:eastAsia="標楷體" w:hAnsi="標楷體"/>
              </w:rPr>
            </w:pPr>
            <w:del w:id="4580" w:author="智誠 楊" w:date="2021-05-08T15:59:00Z">
              <w:r w:rsidRPr="00362205" w:rsidDel="00972654">
                <w:rPr>
                  <w:rFonts w:ascii="標楷體" w:eastAsia="標楷體" w:hAnsi="標楷體"/>
                </w:rPr>
                <w:delText>進入條件</w:delText>
              </w:r>
            </w:del>
          </w:p>
        </w:tc>
        <w:tc>
          <w:tcPr>
            <w:tcW w:w="6318" w:type="dxa"/>
            <w:tcBorders>
              <w:top w:val="single" w:sz="8" w:space="0" w:color="000000"/>
              <w:left w:val="single" w:sz="8" w:space="0" w:color="000000"/>
              <w:bottom w:val="single" w:sz="8" w:space="0" w:color="000000"/>
            </w:tcBorders>
          </w:tcPr>
          <w:p w14:paraId="362C593C" w14:textId="77777777" w:rsidR="004C05AA" w:rsidRPr="00362205" w:rsidDel="00972654" w:rsidRDefault="004C05AA" w:rsidP="004C05AA">
            <w:pPr>
              <w:numPr>
                <w:ilvl w:val="0"/>
                <w:numId w:val="1"/>
              </w:numPr>
              <w:tabs>
                <w:tab w:val="clear" w:pos="1134"/>
              </w:tabs>
              <w:ind w:left="1440" w:hanging="480"/>
              <w:rPr>
                <w:del w:id="4581" w:author="智誠 楊" w:date="2021-05-08T15:59:00Z"/>
                <w:rFonts w:ascii="標楷體" w:eastAsia="標楷體" w:hAnsi="標楷體"/>
              </w:rPr>
            </w:pPr>
          </w:p>
        </w:tc>
      </w:tr>
      <w:tr w:rsidR="004C05AA" w:rsidRPr="00362205" w:rsidDel="00972654" w14:paraId="195BF52A" w14:textId="77777777" w:rsidTr="0094025F">
        <w:trPr>
          <w:trHeight w:val="773"/>
          <w:del w:id="4582" w:author="智誠 楊" w:date="2021-05-08T15:59:00Z"/>
        </w:trPr>
        <w:tc>
          <w:tcPr>
            <w:tcW w:w="1548" w:type="dxa"/>
            <w:tcBorders>
              <w:top w:val="single" w:sz="8" w:space="0" w:color="000000"/>
              <w:bottom w:val="single" w:sz="8" w:space="0" w:color="000000"/>
              <w:right w:val="single" w:sz="8" w:space="0" w:color="000000"/>
            </w:tcBorders>
            <w:shd w:val="clear" w:color="auto" w:fill="F3F3F3"/>
          </w:tcPr>
          <w:p w14:paraId="5AFE77FC" w14:textId="77777777" w:rsidR="004C05AA" w:rsidRPr="00362205" w:rsidDel="00972654" w:rsidRDefault="004C05AA" w:rsidP="004C05AA">
            <w:pPr>
              <w:numPr>
                <w:ilvl w:val="0"/>
                <w:numId w:val="1"/>
              </w:numPr>
              <w:tabs>
                <w:tab w:val="clear" w:pos="1134"/>
              </w:tabs>
              <w:ind w:left="1440" w:hanging="480"/>
              <w:rPr>
                <w:del w:id="4583" w:author="智誠 楊" w:date="2021-05-08T15:59:00Z"/>
                <w:rFonts w:ascii="標楷體" w:eastAsia="標楷體" w:hAnsi="標楷體"/>
              </w:rPr>
            </w:pPr>
            <w:del w:id="4584" w:author="智誠 楊" w:date="2021-05-08T15:59:00Z">
              <w:r w:rsidRPr="00362205" w:rsidDel="00972654">
                <w:rPr>
                  <w:rFonts w:ascii="標楷體" w:eastAsia="標楷體" w:hAnsi="標楷體"/>
                </w:rPr>
                <w:delText xml:space="preserve">基本流程 </w:delText>
              </w:r>
            </w:del>
          </w:p>
        </w:tc>
        <w:tc>
          <w:tcPr>
            <w:tcW w:w="6318" w:type="dxa"/>
            <w:tcBorders>
              <w:top w:val="single" w:sz="8" w:space="0" w:color="000000"/>
              <w:left w:val="single" w:sz="8" w:space="0" w:color="000000"/>
              <w:bottom w:val="single" w:sz="8" w:space="0" w:color="000000"/>
            </w:tcBorders>
          </w:tcPr>
          <w:p w14:paraId="6F4DDE74" w14:textId="77777777" w:rsidR="004C05AA" w:rsidRPr="00362205" w:rsidDel="00972654" w:rsidRDefault="004C05AA" w:rsidP="004C05AA">
            <w:pPr>
              <w:numPr>
                <w:ilvl w:val="0"/>
                <w:numId w:val="1"/>
              </w:numPr>
              <w:tabs>
                <w:tab w:val="clear" w:pos="1134"/>
              </w:tabs>
              <w:ind w:left="1440" w:hanging="480"/>
              <w:rPr>
                <w:del w:id="4585" w:author="智誠 楊" w:date="2021-05-08T15:59:00Z"/>
                <w:rFonts w:ascii="標楷體" w:eastAsia="標楷體" w:hAnsi="標楷體"/>
              </w:rPr>
            </w:pPr>
          </w:p>
        </w:tc>
      </w:tr>
      <w:tr w:rsidR="004C05AA" w:rsidRPr="00362205" w:rsidDel="00972654" w14:paraId="5DFC5B73" w14:textId="77777777" w:rsidTr="0094025F">
        <w:trPr>
          <w:trHeight w:val="321"/>
          <w:del w:id="4586" w:author="智誠 楊" w:date="2021-05-08T15:59:00Z"/>
        </w:trPr>
        <w:tc>
          <w:tcPr>
            <w:tcW w:w="1548" w:type="dxa"/>
            <w:tcBorders>
              <w:top w:val="single" w:sz="8" w:space="0" w:color="000000"/>
              <w:bottom w:val="single" w:sz="8" w:space="0" w:color="000000"/>
              <w:right w:val="single" w:sz="8" w:space="0" w:color="000000"/>
            </w:tcBorders>
            <w:shd w:val="clear" w:color="auto" w:fill="F3F3F3"/>
          </w:tcPr>
          <w:p w14:paraId="77D90AD2" w14:textId="77777777" w:rsidR="004C05AA" w:rsidRPr="00362205" w:rsidDel="00972654" w:rsidRDefault="004C05AA" w:rsidP="004C05AA">
            <w:pPr>
              <w:numPr>
                <w:ilvl w:val="0"/>
                <w:numId w:val="1"/>
              </w:numPr>
              <w:tabs>
                <w:tab w:val="clear" w:pos="1134"/>
              </w:tabs>
              <w:ind w:left="1440" w:hanging="480"/>
              <w:rPr>
                <w:del w:id="4587" w:author="智誠 楊" w:date="2021-05-08T15:59:00Z"/>
                <w:rFonts w:ascii="標楷體" w:eastAsia="標楷體" w:hAnsi="標楷體"/>
              </w:rPr>
            </w:pPr>
            <w:del w:id="4588" w:author="智誠 楊" w:date="2021-05-08T15:59:00Z">
              <w:r w:rsidRPr="00362205" w:rsidDel="00972654">
                <w:rPr>
                  <w:rFonts w:ascii="標楷體" w:eastAsia="標楷體" w:hAnsi="標楷體"/>
                </w:rPr>
                <w:delText>選用流程</w:delText>
              </w:r>
            </w:del>
          </w:p>
        </w:tc>
        <w:tc>
          <w:tcPr>
            <w:tcW w:w="6318" w:type="dxa"/>
            <w:tcBorders>
              <w:top w:val="single" w:sz="8" w:space="0" w:color="000000"/>
              <w:left w:val="single" w:sz="8" w:space="0" w:color="000000"/>
              <w:bottom w:val="single" w:sz="8" w:space="0" w:color="000000"/>
            </w:tcBorders>
          </w:tcPr>
          <w:p w14:paraId="5C810DD4" w14:textId="77777777" w:rsidR="004C05AA" w:rsidRPr="00362205" w:rsidDel="00972654" w:rsidRDefault="004C05AA" w:rsidP="004C05AA">
            <w:pPr>
              <w:numPr>
                <w:ilvl w:val="0"/>
                <w:numId w:val="1"/>
              </w:numPr>
              <w:tabs>
                <w:tab w:val="clear" w:pos="1134"/>
              </w:tabs>
              <w:ind w:left="1440" w:hanging="480"/>
              <w:rPr>
                <w:del w:id="4589" w:author="智誠 楊" w:date="2021-05-08T15:59:00Z"/>
                <w:rFonts w:ascii="標楷體" w:eastAsia="標楷體" w:hAnsi="標楷體"/>
              </w:rPr>
            </w:pPr>
          </w:p>
        </w:tc>
      </w:tr>
      <w:tr w:rsidR="004C05AA" w:rsidRPr="00362205" w:rsidDel="00972654" w14:paraId="1C8E149D" w14:textId="77777777" w:rsidTr="0094025F">
        <w:trPr>
          <w:trHeight w:val="1311"/>
          <w:del w:id="4590" w:author="智誠 楊" w:date="2021-05-08T15:59:00Z"/>
        </w:trPr>
        <w:tc>
          <w:tcPr>
            <w:tcW w:w="1548" w:type="dxa"/>
            <w:tcBorders>
              <w:top w:val="single" w:sz="8" w:space="0" w:color="000000"/>
              <w:bottom w:val="single" w:sz="8" w:space="0" w:color="000000"/>
              <w:right w:val="single" w:sz="8" w:space="0" w:color="000000"/>
            </w:tcBorders>
            <w:shd w:val="clear" w:color="auto" w:fill="F3F3F3"/>
          </w:tcPr>
          <w:p w14:paraId="354D3806" w14:textId="77777777" w:rsidR="004C05AA" w:rsidRPr="00362205" w:rsidDel="00972654" w:rsidRDefault="004C05AA" w:rsidP="004C05AA">
            <w:pPr>
              <w:numPr>
                <w:ilvl w:val="0"/>
                <w:numId w:val="1"/>
              </w:numPr>
              <w:tabs>
                <w:tab w:val="clear" w:pos="1134"/>
              </w:tabs>
              <w:ind w:left="1440" w:hanging="480"/>
              <w:rPr>
                <w:del w:id="4591" w:author="智誠 楊" w:date="2021-05-08T15:59:00Z"/>
                <w:rFonts w:ascii="標楷體" w:eastAsia="標楷體" w:hAnsi="標楷體"/>
              </w:rPr>
            </w:pPr>
            <w:del w:id="4592" w:author="智誠 楊" w:date="2021-05-08T15:59:00Z">
              <w:r w:rsidRPr="00362205" w:rsidDel="00972654">
                <w:rPr>
                  <w:rFonts w:ascii="標楷體" w:eastAsia="標楷體" w:hAnsi="標楷體"/>
                </w:rPr>
                <w:delText>例外流程</w:delText>
              </w:r>
            </w:del>
          </w:p>
        </w:tc>
        <w:tc>
          <w:tcPr>
            <w:tcW w:w="6318" w:type="dxa"/>
            <w:tcBorders>
              <w:top w:val="single" w:sz="8" w:space="0" w:color="000000"/>
              <w:left w:val="single" w:sz="8" w:space="0" w:color="000000"/>
              <w:bottom w:val="single" w:sz="8" w:space="0" w:color="000000"/>
            </w:tcBorders>
          </w:tcPr>
          <w:p w14:paraId="6E6B1193" w14:textId="77777777" w:rsidR="004C05AA" w:rsidRPr="00362205" w:rsidDel="00972654" w:rsidRDefault="004C05AA" w:rsidP="004C05AA">
            <w:pPr>
              <w:numPr>
                <w:ilvl w:val="0"/>
                <w:numId w:val="1"/>
              </w:numPr>
              <w:tabs>
                <w:tab w:val="clear" w:pos="1134"/>
              </w:tabs>
              <w:ind w:left="1440" w:hanging="480"/>
              <w:rPr>
                <w:del w:id="4593" w:author="智誠 楊" w:date="2021-05-08T15:59:00Z"/>
                <w:rFonts w:ascii="標楷體" w:eastAsia="標楷體" w:hAnsi="標楷體"/>
              </w:rPr>
            </w:pPr>
          </w:p>
        </w:tc>
      </w:tr>
      <w:tr w:rsidR="004C05AA" w:rsidRPr="00362205" w:rsidDel="00972654" w14:paraId="1D84940C" w14:textId="77777777" w:rsidTr="0094025F">
        <w:trPr>
          <w:trHeight w:val="278"/>
          <w:del w:id="4594" w:author="智誠 楊" w:date="2021-05-08T15:59:00Z"/>
        </w:trPr>
        <w:tc>
          <w:tcPr>
            <w:tcW w:w="1548" w:type="dxa"/>
            <w:tcBorders>
              <w:top w:val="single" w:sz="8" w:space="0" w:color="000000"/>
              <w:bottom w:val="single" w:sz="8" w:space="0" w:color="000000"/>
              <w:right w:val="single" w:sz="8" w:space="0" w:color="000000"/>
            </w:tcBorders>
            <w:shd w:val="clear" w:color="auto" w:fill="F3F3F3"/>
          </w:tcPr>
          <w:p w14:paraId="11B98735" w14:textId="77777777" w:rsidR="004C05AA" w:rsidRPr="00362205" w:rsidDel="00972654" w:rsidRDefault="004C05AA" w:rsidP="004C05AA">
            <w:pPr>
              <w:numPr>
                <w:ilvl w:val="0"/>
                <w:numId w:val="1"/>
              </w:numPr>
              <w:tabs>
                <w:tab w:val="clear" w:pos="1134"/>
              </w:tabs>
              <w:ind w:left="1440" w:hanging="480"/>
              <w:rPr>
                <w:del w:id="4595" w:author="智誠 楊" w:date="2021-05-08T15:59:00Z"/>
                <w:rFonts w:ascii="標楷體" w:eastAsia="標楷體" w:hAnsi="標楷體"/>
              </w:rPr>
            </w:pPr>
            <w:del w:id="4596" w:author="智誠 楊" w:date="2021-05-08T15:59:00Z">
              <w:r w:rsidRPr="00362205" w:rsidDel="00972654">
                <w:rPr>
                  <w:rFonts w:ascii="標楷體" w:eastAsia="標楷體" w:hAnsi="標楷體"/>
                </w:rPr>
                <w:delText xml:space="preserve">執行後狀況 </w:delText>
              </w:r>
            </w:del>
          </w:p>
        </w:tc>
        <w:tc>
          <w:tcPr>
            <w:tcW w:w="6318" w:type="dxa"/>
            <w:tcBorders>
              <w:top w:val="single" w:sz="8" w:space="0" w:color="000000"/>
              <w:left w:val="single" w:sz="8" w:space="0" w:color="000000"/>
              <w:bottom w:val="single" w:sz="8" w:space="0" w:color="000000"/>
            </w:tcBorders>
          </w:tcPr>
          <w:p w14:paraId="1584AA43" w14:textId="77777777" w:rsidR="004C05AA" w:rsidRPr="00362205" w:rsidDel="00972654" w:rsidRDefault="004C05AA" w:rsidP="004C05AA">
            <w:pPr>
              <w:numPr>
                <w:ilvl w:val="0"/>
                <w:numId w:val="1"/>
              </w:numPr>
              <w:tabs>
                <w:tab w:val="clear" w:pos="1134"/>
              </w:tabs>
              <w:ind w:left="1440" w:hanging="480"/>
              <w:rPr>
                <w:del w:id="4597" w:author="智誠 楊" w:date="2021-05-08T15:59:00Z"/>
                <w:rFonts w:ascii="標楷體" w:eastAsia="標楷體" w:hAnsi="標楷體"/>
              </w:rPr>
            </w:pPr>
          </w:p>
        </w:tc>
      </w:tr>
      <w:tr w:rsidR="004C05AA" w:rsidRPr="00362205" w:rsidDel="00972654" w14:paraId="0D5E996F" w14:textId="77777777" w:rsidTr="0094025F">
        <w:trPr>
          <w:trHeight w:val="358"/>
          <w:del w:id="4598" w:author="智誠 楊" w:date="2021-05-08T15:59:00Z"/>
        </w:trPr>
        <w:tc>
          <w:tcPr>
            <w:tcW w:w="1548" w:type="dxa"/>
            <w:tcBorders>
              <w:top w:val="single" w:sz="8" w:space="0" w:color="000000"/>
              <w:bottom w:val="single" w:sz="8" w:space="0" w:color="000000"/>
              <w:right w:val="single" w:sz="8" w:space="0" w:color="000000"/>
            </w:tcBorders>
            <w:shd w:val="clear" w:color="auto" w:fill="F3F3F3"/>
          </w:tcPr>
          <w:p w14:paraId="023063AF" w14:textId="77777777" w:rsidR="004C05AA" w:rsidRPr="00362205" w:rsidDel="00972654" w:rsidRDefault="004C05AA" w:rsidP="004C05AA">
            <w:pPr>
              <w:numPr>
                <w:ilvl w:val="0"/>
                <w:numId w:val="1"/>
              </w:numPr>
              <w:tabs>
                <w:tab w:val="clear" w:pos="1134"/>
              </w:tabs>
              <w:ind w:left="1440" w:hanging="480"/>
              <w:rPr>
                <w:del w:id="4599" w:author="智誠 楊" w:date="2021-05-08T15:59:00Z"/>
                <w:rFonts w:ascii="標楷體" w:eastAsia="標楷體" w:hAnsi="標楷體"/>
              </w:rPr>
            </w:pPr>
            <w:del w:id="4600" w:author="智誠 楊" w:date="2021-05-08T15:59:00Z">
              <w:r w:rsidRPr="00362205" w:rsidDel="00972654">
                <w:rPr>
                  <w:rFonts w:ascii="標楷體" w:eastAsia="標楷體" w:hAnsi="標楷體"/>
                </w:rPr>
                <w:delText>特別需求</w:delText>
              </w:r>
            </w:del>
          </w:p>
        </w:tc>
        <w:tc>
          <w:tcPr>
            <w:tcW w:w="6318" w:type="dxa"/>
            <w:tcBorders>
              <w:top w:val="single" w:sz="8" w:space="0" w:color="000000"/>
              <w:left w:val="single" w:sz="8" w:space="0" w:color="000000"/>
              <w:bottom w:val="single" w:sz="8" w:space="0" w:color="000000"/>
            </w:tcBorders>
          </w:tcPr>
          <w:p w14:paraId="156CE374" w14:textId="77777777" w:rsidR="004C05AA" w:rsidRPr="00362205" w:rsidDel="00972654" w:rsidRDefault="004C05AA" w:rsidP="004C05AA">
            <w:pPr>
              <w:numPr>
                <w:ilvl w:val="0"/>
                <w:numId w:val="1"/>
              </w:numPr>
              <w:tabs>
                <w:tab w:val="clear" w:pos="1134"/>
              </w:tabs>
              <w:ind w:left="1440" w:hanging="480"/>
              <w:rPr>
                <w:del w:id="4601" w:author="智誠 楊" w:date="2021-05-08T15:59:00Z"/>
                <w:rFonts w:ascii="標楷體" w:eastAsia="標楷體" w:hAnsi="標楷體"/>
              </w:rPr>
            </w:pPr>
          </w:p>
        </w:tc>
      </w:tr>
      <w:tr w:rsidR="004C05AA" w:rsidRPr="00362205" w:rsidDel="00972654" w14:paraId="3785F9CB" w14:textId="77777777" w:rsidTr="0094025F">
        <w:trPr>
          <w:trHeight w:val="278"/>
          <w:del w:id="4602" w:author="智誠 楊" w:date="2021-05-08T15:59:00Z"/>
        </w:trPr>
        <w:tc>
          <w:tcPr>
            <w:tcW w:w="1548" w:type="dxa"/>
            <w:tcBorders>
              <w:top w:val="single" w:sz="8" w:space="0" w:color="000000"/>
              <w:bottom w:val="single" w:sz="8" w:space="0" w:color="000000"/>
              <w:right w:val="single" w:sz="8" w:space="0" w:color="000000"/>
            </w:tcBorders>
            <w:shd w:val="clear" w:color="auto" w:fill="F3F3F3"/>
          </w:tcPr>
          <w:p w14:paraId="0130FBF6" w14:textId="77777777" w:rsidR="004C05AA" w:rsidRPr="00362205" w:rsidDel="00972654" w:rsidRDefault="004C05AA" w:rsidP="004C05AA">
            <w:pPr>
              <w:numPr>
                <w:ilvl w:val="0"/>
                <w:numId w:val="1"/>
              </w:numPr>
              <w:tabs>
                <w:tab w:val="clear" w:pos="1134"/>
              </w:tabs>
              <w:ind w:left="1440" w:hanging="480"/>
              <w:rPr>
                <w:del w:id="4603" w:author="智誠 楊" w:date="2021-05-08T15:59:00Z"/>
                <w:rFonts w:ascii="標楷體" w:eastAsia="標楷體" w:hAnsi="標楷體"/>
              </w:rPr>
            </w:pPr>
            <w:del w:id="4604" w:author="智誠 楊" w:date="2021-05-08T15:59:00Z">
              <w:r w:rsidRPr="00362205" w:rsidDel="00972654">
                <w:rPr>
                  <w:rFonts w:ascii="標楷體" w:eastAsia="標楷體" w:hAnsi="標楷體"/>
                </w:rPr>
                <w:delText xml:space="preserve">參考 </w:delText>
              </w:r>
            </w:del>
          </w:p>
        </w:tc>
        <w:tc>
          <w:tcPr>
            <w:tcW w:w="6318" w:type="dxa"/>
            <w:tcBorders>
              <w:top w:val="single" w:sz="8" w:space="0" w:color="000000"/>
              <w:left w:val="single" w:sz="8" w:space="0" w:color="000000"/>
              <w:bottom w:val="single" w:sz="8" w:space="0" w:color="000000"/>
            </w:tcBorders>
          </w:tcPr>
          <w:p w14:paraId="4F3ECE87" w14:textId="77777777" w:rsidR="004C05AA" w:rsidRPr="00362205" w:rsidDel="00972654" w:rsidRDefault="004C05AA" w:rsidP="004C05AA">
            <w:pPr>
              <w:numPr>
                <w:ilvl w:val="0"/>
                <w:numId w:val="1"/>
              </w:numPr>
              <w:tabs>
                <w:tab w:val="clear" w:pos="1134"/>
              </w:tabs>
              <w:ind w:left="1440" w:hanging="480"/>
              <w:rPr>
                <w:del w:id="4605" w:author="智誠 楊" w:date="2021-05-08T15:59:00Z"/>
                <w:rFonts w:ascii="標楷體" w:eastAsia="標楷體" w:hAnsi="標楷體"/>
              </w:rPr>
            </w:pPr>
          </w:p>
        </w:tc>
      </w:tr>
    </w:tbl>
    <w:p w14:paraId="29CCC381" w14:textId="77777777" w:rsidR="004C05AA" w:rsidRDefault="004C05AA" w:rsidP="004C05AA">
      <w:pPr>
        <w:pStyle w:val="a"/>
        <w:numPr>
          <w:ilvl w:val="0"/>
          <w:numId w:val="1"/>
        </w:numPr>
        <w:tabs>
          <w:tab w:val="clear" w:pos="1134"/>
        </w:tabs>
        <w:ind w:left="1440" w:hanging="480"/>
        <w:rPr>
          <w:ins w:id="4606" w:author="智誠 楊" w:date="2021-05-08T15:57:00Z"/>
        </w:rPr>
      </w:pPr>
      <w:ins w:id="4607" w:author="智誠 楊" w:date="2021-05-08T15:57:00Z">
        <w:r w:rsidRPr="00362205">
          <w:t>功能說明</w:t>
        </w:r>
      </w:ins>
    </w:p>
    <w:tbl>
      <w:tblPr>
        <w:tblW w:w="7866" w:type="dxa"/>
        <w:tblInd w:w="1166"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C05AA" w:rsidRPr="00362205" w14:paraId="730D58A8" w14:textId="77777777" w:rsidTr="0094025F">
        <w:trPr>
          <w:trHeight w:val="277"/>
          <w:ins w:id="4608" w:author="智誠 楊" w:date="2021-05-08T15:57:00Z"/>
        </w:trPr>
        <w:tc>
          <w:tcPr>
            <w:tcW w:w="1548" w:type="dxa"/>
            <w:tcBorders>
              <w:top w:val="single" w:sz="8" w:space="0" w:color="000000"/>
              <w:bottom w:val="single" w:sz="8" w:space="0" w:color="000000"/>
              <w:right w:val="single" w:sz="8" w:space="0" w:color="000000"/>
            </w:tcBorders>
            <w:shd w:val="clear" w:color="auto" w:fill="F3F3F3"/>
          </w:tcPr>
          <w:p w14:paraId="2F74EEC7" w14:textId="77777777" w:rsidR="004C05AA" w:rsidRPr="00362205" w:rsidRDefault="004C05AA" w:rsidP="0094025F">
            <w:pPr>
              <w:rPr>
                <w:ins w:id="4609" w:author="智誠 楊" w:date="2021-05-08T15:57:00Z"/>
                <w:rFonts w:ascii="標楷體" w:eastAsia="標楷體" w:hAnsi="標楷體"/>
              </w:rPr>
            </w:pPr>
            <w:ins w:id="4610" w:author="智誠 楊" w:date="2021-05-08T15:57:00Z">
              <w:r w:rsidRPr="00362205">
                <w:rPr>
                  <w:rFonts w:ascii="標楷體" w:eastAsia="標楷體" w:hAnsi="標楷體"/>
                </w:rPr>
                <w:t xml:space="preserve">功能名稱 </w:t>
              </w:r>
            </w:ins>
          </w:p>
        </w:tc>
        <w:tc>
          <w:tcPr>
            <w:tcW w:w="6318" w:type="dxa"/>
            <w:tcBorders>
              <w:top w:val="single" w:sz="8" w:space="0" w:color="000000"/>
              <w:left w:val="single" w:sz="8" w:space="0" w:color="000000"/>
              <w:bottom w:val="single" w:sz="8" w:space="0" w:color="000000"/>
            </w:tcBorders>
          </w:tcPr>
          <w:p w14:paraId="33F903A3" w14:textId="77777777" w:rsidR="004C05AA" w:rsidRPr="009A148D" w:rsidRDefault="004C05AA" w:rsidP="0094025F">
            <w:pPr>
              <w:rPr>
                <w:ins w:id="4611" w:author="智誠 楊" w:date="2021-05-08T15:57:00Z"/>
                <w:rFonts w:ascii="標楷體" w:eastAsia="標楷體" w:hAnsi="標楷體" w:cs="新細明體"/>
                <w:kern w:val="0"/>
                <w:lang w:val="zh-TW"/>
                <w:rPrChange w:id="4612" w:author="智誠 楊" w:date="2021-05-08T15:57:00Z">
                  <w:rPr>
                    <w:ins w:id="4613" w:author="智誠 楊" w:date="2021-05-08T15:57:00Z"/>
                    <w:rFonts w:ascii="標楷體" w:eastAsia="標楷體" w:hAnsi="標楷體"/>
                  </w:rPr>
                </w:rPrChange>
              </w:rPr>
            </w:pPr>
            <w:ins w:id="4614" w:author="智誠 楊" w:date="2021-05-08T15:57:00Z">
              <w:r w:rsidRPr="001009D7">
                <w:rPr>
                  <w:rFonts w:ascii="標楷體" w:eastAsia="標楷體" w:hAnsi="標楷體" w:cs="新細明體" w:hint="eastAsia"/>
                  <w:kern w:val="0"/>
                  <w:lang w:val="zh-TW"/>
                </w:rPr>
                <w:t>疑似洗錢交易訪談</w:t>
              </w:r>
              <w:r w:rsidRPr="00086CF9">
                <w:rPr>
                  <w:rFonts w:ascii="標楷體" w:eastAsia="標楷體" w:hAnsi="標楷體" w:hint="eastAsia"/>
                </w:rPr>
                <w:t>記錄</w:t>
              </w:r>
              <w:r w:rsidRPr="001009D7">
                <w:rPr>
                  <w:rFonts w:ascii="標楷體" w:eastAsia="標楷體" w:hAnsi="標楷體" w:cs="新細明體" w:hint="eastAsia"/>
                  <w:kern w:val="0"/>
                  <w:lang w:val="zh-TW"/>
                </w:rPr>
                <w:t>維護</w:t>
              </w:r>
            </w:ins>
          </w:p>
        </w:tc>
      </w:tr>
      <w:tr w:rsidR="004C05AA" w:rsidRPr="00A97C81" w14:paraId="0725FB7F" w14:textId="77777777" w:rsidTr="0094025F">
        <w:trPr>
          <w:trHeight w:val="277"/>
          <w:ins w:id="4615" w:author="智誠 楊" w:date="2021-05-08T15:57:00Z"/>
        </w:trPr>
        <w:tc>
          <w:tcPr>
            <w:tcW w:w="1548" w:type="dxa"/>
            <w:tcBorders>
              <w:top w:val="single" w:sz="8" w:space="0" w:color="000000"/>
              <w:bottom w:val="single" w:sz="8" w:space="0" w:color="000000"/>
              <w:right w:val="single" w:sz="8" w:space="0" w:color="000000"/>
            </w:tcBorders>
            <w:shd w:val="clear" w:color="auto" w:fill="F3F3F3"/>
          </w:tcPr>
          <w:p w14:paraId="620F1A11" w14:textId="77777777" w:rsidR="004C05AA" w:rsidRPr="00A97C81" w:rsidRDefault="004C05AA" w:rsidP="0094025F">
            <w:pPr>
              <w:rPr>
                <w:ins w:id="4616" w:author="智誠 楊" w:date="2021-05-08T15:57:00Z"/>
                <w:rFonts w:ascii="標楷體" w:eastAsia="標楷體" w:hAnsi="標楷體"/>
              </w:rPr>
            </w:pPr>
            <w:ins w:id="4617" w:author="智誠 楊" w:date="2021-05-08T15:57:00Z">
              <w:r w:rsidRPr="00A97C81">
                <w:rPr>
                  <w:rFonts w:ascii="標楷體" w:eastAsia="標楷體" w:hAnsi="標楷體"/>
                </w:rPr>
                <w:t>進入條件</w:t>
              </w:r>
            </w:ins>
          </w:p>
        </w:tc>
        <w:tc>
          <w:tcPr>
            <w:tcW w:w="6318" w:type="dxa"/>
            <w:tcBorders>
              <w:top w:val="single" w:sz="8" w:space="0" w:color="000000"/>
              <w:left w:val="single" w:sz="8" w:space="0" w:color="000000"/>
              <w:bottom w:val="single" w:sz="8" w:space="0" w:color="000000"/>
            </w:tcBorders>
          </w:tcPr>
          <w:p w14:paraId="7867F3E3" w14:textId="77777777" w:rsidR="004C05AA" w:rsidRPr="00A97C81" w:rsidRDefault="004C05AA" w:rsidP="0094025F">
            <w:pPr>
              <w:rPr>
                <w:ins w:id="4618" w:author="智誠 楊" w:date="2021-05-08T15:57:00Z"/>
                <w:rFonts w:ascii="標楷體" w:eastAsia="標楷體" w:hAnsi="標楷體"/>
              </w:rPr>
            </w:pPr>
            <w:ins w:id="4619" w:author="智誠 楊" w:date="2021-05-08T15:57:00Z">
              <w:r w:rsidRPr="00A97C81">
                <w:rPr>
                  <w:rFonts w:ascii="標楷體" w:eastAsia="標楷體" w:hAnsi="標楷體" w:hint="eastAsia"/>
                </w:rPr>
                <w:t>1.</w:t>
              </w:r>
              <w:r w:rsidRPr="00A97C81">
                <w:rPr>
                  <w:rFonts w:ascii="標楷體" w:eastAsia="標楷體" w:hAnsi="標楷體" w:hint="eastAsia"/>
                  <w:lang w:eastAsia="zh-HK"/>
                </w:rPr>
                <w:t>維謢</w:t>
              </w:r>
              <w:r>
                <w:rPr>
                  <w:rFonts w:ascii="標楷體" w:eastAsia="標楷體" w:hAnsi="標楷體" w:hint="eastAsia"/>
                  <w:lang w:eastAsia="zh-HK"/>
                </w:rPr>
                <w:t>記錄</w:t>
              </w:r>
              <w:r w:rsidRPr="001009D7">
                <w:rPr>
                  <w:rFonts w:ascii="標楷體" w:eastAsia="標楷體" w:hAnsi="標楷體" w:hint="eastAsia"/>
                </w:rPr>
                <w:t>訪談</w:t>
              </w:r>
              <w:r>
                <w:rPr>
                  <w:rFonts w:ascii="標楷體" w:eastAsia="標楷體" w:hAnsi="標楷體" w:hint="eastAsia"/>
                  <w:lang w:eastAsia="zh-HK"/>
                </w:rPr>
                <w:t>內容及</w:t>
              </w:r>
              <w:r w:rsidRPr="003A1F9F">
                <w:rPr>
                  <w:rFonts w:ascii="標楷體" w:eastAsia="標楷體" w:hAnsi="標楷體" w:hint="eastAsia"/>
                </w:rPr>
                <w:t>說明</w:t>
              </w:r>
              <w:r w:rsidRPr="00A97C81">
                <w:rPr>
                  <w:rFonts w:ascii="標楷體" w:eastAsia="標楷體" w:hAnsi="標楷體" w:hint="eastAsia"/>
                </w:rPr>
                <w:t>等資料。</w:t>
              </w:r>
            </w:ins>
          </w:p>
          <w:p w14:paraId="47043304" w14:textId="77777777" w:rsidR="004C05AA" w:rsidRPr="00A97C81" w:rsidRDefault="004C05AA" w:rsidP="0094025F">
            <w:pPr>
              <w:rPr>
                <w:ins w:id="4620" w:author="智誠 楊" w:date="2021-05-08T15:57:00Z"/>
                <w:rFonts w:ascii="標楷體" w:eastAsia="標楷體" w:hAnsi="標楷體"/>
                <w:lang w:eastAsia="zh-HK"/>
              </w:rPr>
            </w:pPr>
            <w:ins w:id="4621" w:author="智誠 楊" w:date="2021-05-08T15:57:00Z">
              <w:r w:rsidRPr="00A97C81">
                <w:rPr>
                  <w:rFonts w:ascii="標楷體" w:eastAsia="標楷體" w:hAnsi="標楷體" w:hint="eastAsia"/>
                </w:rPr>
                <w:t>2.</w:t>
              </w:r>
              <w:r w:rsidRPr="00A97C81">
                <w:rPr>
                  <w:rFonts w:ascii="標楷體" w:eastAsia="標楷體" w:hAnsi="標楷體" w:hint="eastAsia"/>
                  <w:lang w:eastAsia="zh-HK"/>
                </w:rPr>
                <w:t>需由入口交易</w:t>
              </w:r>
              <w:r w:rsidRPr="00A97C81">
                <w:rPr>
                  <w:rFonts w:ascii="標楷體" w:eastAsia="標楷體" w:hAnsi="標楷體" w:hint="eastAsia"/>
                </w:rPr>
                <w:t>【</w:t>
              </w:r>
              <w:r w:rsidRPr="00A97C81">
                <w:rPr>
                  <w:rFonts w:ascii="標楷體" w:eastAsia="標楷體" w:hAnsi="標楷體"/>
                  <w:lang w:eastAsia="zh-HK"/>
                </w:rPr>
                <w:t>L</w:t>
              </w:r>
              <w:r>
                <w:rPr>
                  <w:rFonts w:ascii="標楷體" w:eastAsia="標楷體" w:hAnsi="標楷體" w:hint="eastAsia"/>
                </w:rPr>
                <w:t>8923</w:t>
              </w:r>
            </w:ins>
            <w:ins w:id="4622" w:author="智誠 楊" w:date="2021-05-08T15:58:00Z">
              <w:r>
                <w:rPr>
                  <w:rFonts w:ascii="標楷體" w:eastAsia="標楷體" w:hAnsi="標楷體" w:hint="eastAsia"/>
                </w:rPr>
                <w:t>疑似洗錢交易訪談紀錄查詢</w:t>
              </w:r>
            </w:ins>
            <w:ins w:id="4623" w:author="智誠 楊" w:date="2021-05-08T15:57:00Z">
              <w:r w:rsidRPr="00A97C81">
                <w:rPr>
                  <w:rFonts w:ascii="標楷體" w:eastAsia="標楷體" w:hAnsi="標楷體" w:hint="eastAsia"/>
                </w:rPr>
                <w:t>】</w:t>
              </w:r>
              <w:r w:rsidRPr="00A97C81">
                <w:rPr>
                  <w:rFonts w:ascii="標楷體" w:eastAsia="標楷體" w:hAnsi="標楷體" w:hint="eastAsia"/>
                  <w:lang w:eastAsia="zh-HK"/>
                </w:rPr>
                <w:t>進入</w:t>
              </w:r>
            </w:ins>
          </w:p>
        </w:tc>
      </w:tr>
      <w:tr w:rsidR="004C05AA" w:rsidRPr="00A97C81" w14:paraId="16FDD25C" w14:textId="77777777" w:rsidTr="0094025F">
        <w:trPr>
          <w:trHeight w:val="773"/>
          <w:ins w:id="4624" w:author="智誠 楊" w:date="2021-05-08T15:57:00Z"/>
        </w:trPr>
        <w:tc>
          <w:tcPr>
            <w:tcW w:w="1548" w:type="dxa"/>
            <w:tcBorders>
              <w:top w:val="single" w:sz="8" w:space="0" w:color="000000"/>
              <w:bottom w:val="single" w:sz="8" w:space="0" w:color="000000"/>
              <w:right w:val="single" w:sz="8" w:space="0" w:color="000000"/>
            </w:tcBorders>
            <w:shd w:val="clear" w:color="auto" w:fill="F3F3F3"/>
          </w:tcPr>
          <w:p w14:paraId="572DDED9" w14:textId="77777777" w:rsidR="004C05AA" w:rsidRPr="00A97C81" w:rsidRDefault="004C05AA" w:rsidP="0094025F">
            <w:pPr>
              <w:rPr>
                <w:ins w:id="4625" w:author="智誠 楊" w:date="2021-05-08T15:57:00Z"/>
                <w:rFonts w:ascii="標楷體" w:eastAsia="標楷體" w:hAnsi="標楷體"/>
              </w:rPr>
            </w:pPr>
            <w:ins w:id="4626" w:author="智誠 楊" w:date="2021-05-08T15:57:00Z">
              <w:r w:rsidRPr="00A97C81">
                <w:rPr>
                  <w:rFonts w:ascii="標楷體" w:eastAsia="標楷體" w:hAnsi="標楷體"/>
                </w:rPr>
                <w:t xml:space="preserve">基本流程 </w:t>
              </w:r>
            </w:ins>
          </w:p>
        </w:tc>
        <w:tc>
          <w:tcPr>
            <w:tcW w:w="6318" w:type="dxa"/>
            <w:tcBorders>
              <w:top w:val="single" w:sz="8" w:space="0" w:color="000000"/>
              <w:left w:val="single" w:sz="8" w:space="0" w:color="000000"/>
              <w:bottom w:val="single" w:sz="8" w:space="0" w:color="000000"/>
            </w:tcBorders>
          </w:tcPr>
          <w:p w14:paraId="15CB0F04" w14:textId="77777777" w:rsidR="004C05AA" w:rsidRPr="00A97C81" w:rsidRDefault="004C05AA" w:rsidP="0094025F">
            <w:pPr>
              <w:rPr>
                <w:ins w:id="4627" w:author="智誠 楊" w:date="2021-05-08T15:57:00Z"/>
                <w:rFonts w:ascii="標楷體" w:eastAsia="標楷體" w:hAnsi="標楷體"/>
              </w:rPr>
            </w:pPr>
            <w:ins w:id="4628" w:author="智誠 楊" w:date="2021-05-08T15:57:00Z">
              <w:r w:rsidRPr="00A97C81">
                <w:rPr>
                  <w:rFonts w:ascii="標楷體" w:eastAsia="標楷體" w:hAnsi="標楷體" w:hint="eastAsia"/>
                </w:rPr>
                <w:t>1.</w:t>
              </w:r>
              <w:r w:rsidRPr="00A97C81">
                <w:rPr>
                  <w:rFonts w:ascii="標楷體" w:eastAsia="標楷體" w:hAnsi="標楷體" w:hint="eastAsia"/>
                  <w:lang w:eastAsia="zh-HK"/>
                </w:rPr>
                <w:t>參考</w:t>
              </w:r>
              <w:r w:rsidRPr="00A97C81">
                <w:rPr>
                  <w:rFonts w:ascii="標楷體" w:eastAsia="標楷體" w:hAnsi="標楷體" w:hint="eastAsia"/>
                </w:rPr>
                <w:t>「</w:t>
              </w:r>
            </w:ins>
            <w:ins w:id="4629" w:author="阿毛" w:date="2021-06-08T17:36:00Z">
              <w:r>
                <w:rPr>
                  <w:rFonts w:ascii="標楷體" w:eastAsia="標楷體" w:hAnsi="標楷體" w:hint="eastAsia"/>
                </w:rPr>
                <w:t>作業流程.</w:t>
              </w:r>
            </w:ins>
            <w:ins w:id="4630" w:author="智誠 楊" w:date="2021-05-08T18:57:00Z">
              <w:r>
                <w:rPr>
                  <w:rFonts w:ascii="標楷體" w:eastAsia="標楷體" w:hAnsi="標楷體" w:hint="eastAsia"/>
                </w:rPr>
                <w:t>疑似洗錢</w:t>
              </w:r>
            </w:ins>
            <w:ins w:id="4631" w:author="智誠 楊" w:date="2021-05-08T15:57:00Z">
              <w:r w:rsidRPr="00A97C81">
                <w:rPr>
                  <w:rFonts w:ascii="標楷體" w:eastAsia="標楷體" w:hAnsi="標楷體" w:hint="eastAsia"/>
                </w:rPr>
                <w:t>」</w:t>
              </w:r>
              <w:r w:rsidRPr="00A97C81">
                <w:rPr>
                  <w:rFonts w:ascii="標楷體" w:eastAsia="標楷體" w:hAnsi="標楷體" w:hint="eastAsia"/>
                  <w:lang w:eastAsia="zh-HK"/>
                </w:rPr>
                <w:t>流程</w:t>
              </w:r>
            </w:ins>
          </w:p>
          <w:p w14:paraId="2A0BBA50" w14:textId="77777777" w:rsidR="004C05AA" w:rsidRPr="00A97C81" w:rsidRDefault="004C05AA" w:rsidP="0094025F">
            <w:pPr>
              <w:rPr>
                <w:ins w:id="4632" w:author="智誠 楊" w:date="2021-05-08T15:57:00Z"/>
                <w:rFonts w:ascii="標楷體" w:eastAsia="標楷體" w:hAnsi="標楷體"/>
              </w:rPr>
            </w:pPr>
            <w:ins w:id="4633" w:author="智誠 楊" w:date="2021-05-08T15:57:00Z">
              <w:r w:rsidRPr="00A97C81">
                <w:rPr>
                  <w:rFonts w:ascii="標楷體" w:eastAsia="標楷體" w:hAnsi="標楷體" w:hint="eastAsia"/>
                </w:rPr>
                <w:t>2.</w:t>
              </w:r>
              <w:r w:rsidRPr="00A97C81">
                <w:rPr>
                  <w:rFonts w:ascii="標楷體" w:eastAsia="標楷體" w:hAnsi="標楷體" w:hint="eastAsia"/>
                  <w:lang w:eastAsia="zh-HK"/>
                </w:rPr>
                <w:t>維護</w:t>
              </w:r>
            </w:ins>
            <w:ins w:id="4634" w:author="阿毛" w:date="2021-06-09T13:58:00Z">
              <w:r>
                <w:rPr>
                  <w:rFonts w:ascii="標楷體" w:eastAsia="標楷體" w:hAnsi="標楷體" w:hint="eastAsia"/>
                </w:rPr>
                <w:t>[</w:t>
              </w:r>
            </w:ins>
            <w:ins w:id="4635" w:author="智誠 楊" w:date="2021-05-08T15:58:00Z">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ins>
            <w:ins w:id="4636" w:author="智誠 楊" w:date="2021-05-08T15:57:00Z">
              <w:r w:rsidRPr="00A97C81">
                <w:rPr>
                  <w:rFonts w:ascii="標楷體" w:eastAsia="標楷體" w:hAnsi="標楷體" w:hint="eastAsia"/>
                </w:rPr>
                <w:t>(</w:t>
              </w:r>
            </w:ins>
            <w:proofErr w:type="spellStart"/>
            <w:ins w:id="4637" w:author="智誠 楊" w:date="2021-05-08T15:58:00Z">
              <w:r>
                <w:rPr>
                  <w:rFonts w:ascii="標楷體" w:eastAsia="標楷體" w:hAnsi="標楷體" w:hint="eastAsia"/>
                </w:rPr>
                <w:t>Ml</w:t>
              </w:r>
              <w:r>
                <w:rPr>
                  <w:rFonts w:ascii="標楷體" w:eastAsia="標楷體" w:hAnsi="標楷體"/>
                </w:rPr>
                <w:t>aundryRecord</w:t>
              </w:r>
            </w:ins>
            <w:proofErr w:type="spellEnd"/>
            <w:ins w:id="4638" w:author="智誠 楊" w:date="2021-05-08T15:57:00Z">
              <w:r w:rsidRPr="00A97C81">
                <w:rPr>
                  <w:rFonts w:ascii="標楷體" w:eastAsia="標楷體" w:hAnsi="標楷體"/>
                </w:rPr>
                <w:t>)</w:t>
              </w:r>
            </w:ins>
            <w:ins w:id="4639" w:author="阿毛" w:date="2021-06-09T13:58:00Z">
              <w:r>
                <w:rPr>
                  <w:rFonts w:ascii="標楷體" w:eastAsia="標楷體" w:hAnsi="標楷體" w:hint="eastAsia"/>
                </w:rPr>
                <w:t>]</w:t>
              </w:r>
            </w:ins>
          </w:p>
          <w:p w14:paraId="1EF748D6" w14:textId="77777777" w:rsidR="004C05AA" w:rsidRPr="00A97C81" w:rsidRDefault="004C05AA" w:rsidP="0094025F">
            <w:pPr>
              <w:rPr>
                <w:ins w:id="4640" w:author="智誠 楊" w:date="2021-05-08T15:57:00Z"/>
                <w:rFonts w:ascii="標楷體" w:eastAsia="標楷體" w:hAnsi="標楷體"/>
                <w:lang w:eastAsia="zh-HK"/>
              </w:rPr>
            </w:pPr>
            <w:ins w:id="4641" w:author="智誠 楊" w:date="2021-05-08T15:57:00Z">
              <w:r w:rsidRPr="00A97C81">
                <w:rPr>
                  <w:rFonts w:ascii="標楷體" w:eastAsia="標楷體" w:hAnsi="標楷體" w:hint="eastAsia"/>
                </w:rPr>
                <w:t>3.</w:t>
              </w:r>
              <w:r w:rsidRPr="00A97C81">
                <w:rPr>
                  <w:rFonts w:ascii="標楷體" w:eastAsia="標楷體" w:hAnsi="標楷體" w:hint="eastAsia"/>
                  <w:lang w:eastAsia="zh-HK"/>
                </w:rPr>
                <w:t>依據功能選項處理</w:t>
              </w:r>
              <w:r w:rsidRPr="00A97C81">
                <w:rPr>
                  <w:rFonts w:ascii="標楷體" w:eastAsia="標楷體" w:hAnsi="標楷體" w:hint="eastAsia"/>
                </w:rPr>
                <w:t>:</w:t>
              </w:r>
            </w:ins>
          </w:p>
          <w:p w14:paraId="0FB1EEF2" w14:textId="77777777" w:rsidR="004C05AA" w:rsidRPr="00A97C81" w:rsidRDefault="004C05AA" w:rsidP="0094025F">
            <w:pPr>
              <w:rPr>
                <w:ins w:id="4642" w:author="智誠 楊" w:date="2021-05-08T15:57:00Z"/>
                <w:rFonts w:ascii="標楷體" w:eastAsia="標楷體" w:hAnsi="標楷體"/>
                <w:lang w:eastAsia="zh-HK"/>
              </w:rPr>
            </w:pPr>
            <w:ins w:id="4643" w:author="智誠 楊" w:date="2021-05-08T15:57:00Z">
              <w:r w:rsidRPr="00A97C81">
                <w:rPr>
                  <w:rFonts w:ascii="標楷體" w:eastAsia="標楷體" w:hAnsi="標楷體"/>
                  <w:lang w:eastAsia="zh-HK"/>
                </w:rPr>
                <w:t xml:space="preserve">  </w:t>
              </w:r>
              <w:r w:rsidRPr="00A97C81">
                <w:rPr>
                  <w:rFonts w:ascii="標楷體" w:eastAsia="標楷體" w:hAnsi="標楷體" w:hint="eastAsia"/>
                </w:rPr>
                <w:t>(1</w:t>
              </w:r>
              <w:r w:rsidRPr="00A97C81">
                <w:rPr>
                  <w:rFonts w:ascii="標楷體" w:eastAsia="標楷體" w:hAnsi="標楷體"/>
                </w:rPr>
                <w:t>).</w:t>
              </w:r>
              <w:r w:rsidRPr="00A97C81">
                <w:rPr>
                  <w:rFonts w:ascii="標楷體" w:eastAsia="標楷體" w:hAnsi="標楷體" w:hint="eastAsia"/>
                  <w:lang w:eastAsia="zh-HK"/>
                </w:rPr>
                <w:t>新增:新增全新</w:t>
              </w:r>
            </w:ins>
            <w:ins w:id="4644" w:author="智誠 楊" w:date="2021-05-08T15:59:00Z">
              <w:r>
                <w:rPr>
                  <w:rFonts w:ascii="標楷體" w:eastAsia="標楷體" w:hAnsi="標楷體" w:hint="eastAsia"/>
                </w:rPr>
                <w:t>疑似洗錢交易訪談紀錄</w:t>
              </w:r>
            </w:ins>
          </w:p>
          <w:p w14:paraId="38286C0B" w14:textId="77777777" w:rsidR="004C05AA" w:rsidRDefault="004C05AA" w:rsidP="0094025F">
            <w:pPr>
              <w:rPr>
                <w:ins w:id="4645" w:author="阿毛" w:date="2021-06-09T14:14:00Z"/>
                <w:rFonts w:ascii="標楷體" w:eastAsia="標楷體" w:hAnsi="標楷體"/>
              </w:rPr>
            </w:pPr>
            <w:ins w:id="4646" w:author="智誠 楊" w:date="2021-05-08T15:57:00Z">
              <w:r w:rsidRPr="00A97C81">
                <w:rPr>
                  <w:rFonts w:ascii="標楷體" w:eastAsia="標楷體" w:hAnsi="標楷體" w:hint="eastAsia"/>
                </w:rPr>
                <w:t xml:space="preserve">  (2</w:t>
              </w:r>
              <w:r w:rsidRPr="00A97C81">
                <w:rPr>
                  <w:rFonts w:ascii="標楷體" w:eastAsia="標楷體" w:hAnsi="標楷體"/>
                </w:rPr>
                <w:t>).</w:t>
              </w:r>
              <w:r w:rsidRPr="00A97C81">
                <w:rPr>
                  <w:rFonts w:ascii="標楷體" w:eastAsia="標楷體" w:hAnsi="標楷體" w:hint="eastAsia"/>
                  <w:lang w:eastAsia="zh-HK"/>
                </w:rPr>
                <w:t>修改</w:t>
              </w:r>
              <w:r w:rsidRPr="00A97C81">
                <w:rPr>
                  <w:rFonts w:ascii="標楷體" w:eastAsia="標楷體" w:hAnsi="標楷體" w:hint="eastAsia"/>
                </w:rPr>
                <w:t>:</w:t>
              </w:r>
              <w:r w:rsidRPr="00A97C81">
                <w:rPr>
                  <w:rFonts w:ascii="標楷體" w:eastAsia="標楷體" w:hAnsi="標楷體" w:hint="eastAsia"/>
                  <w:lang w:eastAsia="zh-HK"/>
                </w:rPr>
                <w:t>修改指定</w:t>
              </w:r>
            </w:ins>
            <w:ins w:id="4647" w:author="智誠 楊" w:date="2021-05-08T15:59:00Z">
              <w:r>
                <w:rPr>
                  <w:rFonts w:ascii="標楷體" w:eastAsia="標楷體" w:hAnsi="標楷體" w:hint="eastAsia"/>
                </w:rPr>
                <w:t>疑似洗錢交易訪談紀錄</w:t>
              </w:r>
            </w:ins>
          </w:p>
          <w:p w14:paraId="01C5A955" w14:textId="77777777" w:rsidR="004C05AA" w:rsidRPr="00A97C81" w:rsidRDefault="004C05AA" w:rsidP="0094025F">
            <w:pPr>
              <w:rPr>
                <w:ins w:id="4648" w:author="智誠 楊" w:date="2021-05-08T15:57:00Z"/>
                <w:rFonts w:ascii="標楷體" w:eastAsia="標楷體" w:hAnsi="標楷體"/>
                <w:lang w:eastAsia="zh-HK"/>
              </w:rPr>
            </w:pPr>
            <w:ins w:id="4649" w:author="阿毛" w:date="2021-06-09T14:14:00Z">
              <w:r>
                <w:rPr>
                  <w:rFonts w:ascii="標楷體" w:eastAsia="標楷體" w:hAnsi="標楷體" w:hint="eastAsia"/>
                </w:rPr>
                <w:t xml:space="preserve">  (3).</w:t>
              </w:r>
              <w:r>
                <w:rPr>
                  <w:rFonts w:ascii="標楷體" w:eastAsia="標楷體" w:hAnsi="標楷體" w:hint="eastAsia"/>
                  <w:lang w:eastAsia="zh-HK"/>
                </w:rPr>
                <w:t>刪除</w:t>
              </w:r>
              <w:r w:rsidRPr="00A97C81">
                <w:rPr>
                  <w:rFonts w:ascii="標楷體" w:eastAsia="標楷體" w:hAnsi="標楷體" w:hint="eastAsia"/>
                </w:rPr>
                <w:t>:</w:t>
              </w:r>
              <w:r>
                <w:rPr>
                  <w:rFonts w:ascii="標楷體" w:eastAsia="標楷體" w:hAnsi="標楷體" w:hint="eastAsia"/>
                  <w:lang w:eastAsia="zh-HK"/>
                </w:rPr>
                <w:t>刪除</w:t>
              </w:r>
              <w:r w:rsidRPr="00A97C81">
                <w:rPr>
                  <w:rFonts w:ascii="標楷體" w:eastAsia="標楷體" w:hAnsi="標楷體" w:hint="eastAsia"/>
                  <w:lang w:eastAsia="zh-HK"/>
                </w:rPr>
                <w:t>指定</w:t>
              </w:r>
              <w:r>
                <w:rPr>
                  <w:rFonts w:ascii="標楷體" w:eastAsia="標楷體" w:hAnsi="標楷體" w:hint="eastAsia"/>
                </w:rPr>
                <w:t>疑似洗錢交易訪談紀錄</w:t>
              </w:r>
            </w:ins>
          </w:p>
        </w:tc>
      </w:tr>
      <w:tr w:rsidR="004C05AA" w:rsidRPr="00A97C81" w14:paraId="35586E91" w14:textId="77777777" w:rsidTr="0094025F">
        <w:trPr>
          <w:trHeight w:val="321"/>
          <w:ins w:id="4650" w:author="智誠 楊" w:date="2021-05-08T15:57:00Z"/>
        </w:trPr>
        <w:tc>
          <w:tcPr>
            <w:tcW w:w="1548" w:type="dxa"/>
            <w:tcBorders>
              <w:top w:val="single" w:sz="8" w:space="0" w:color="000000"/>
              <w:bottom w:val="single" w:sz="8" w:space="0" w:color="000000"/>
              <w:right w:val="single" w:sz="8" w:space="0" w:color="000000"/>
            </w:tcBorders>
            <w:shd w:val="clear" w:color="auto" w:fill="F3F3F3"/>
          </w:tcPr>
          <w:p w14:paraId="227BDAE8" w14:textId="77777777" w:rsidR="004C05AA" w:rsidRPr="00A97C81" w:rsidRDefault="004C05AA" w:rsidP="0094025F">
            <w:pPr>
              <w:rPr>
                <w:ins w:id="4651" w:author="智誠 楊" w:date="2021-05-08T15:57:00Z"/>
                <w:rFonts w:ascii="標楷體" w:eastAsia="標楷體" w:hAnsi="標楷體"/>
              </w:rPr>
            </w:pPr>
            <w:ins w:id="4652" w:author="智誠 楊" w:date="2021-05-08T15:57:00Z">
              <w:r w:rsidRPr="00A97C81">
                <w:rPr>
                  <w:rFonts w:ascii="標楷體" w:eastAsia="標楷體" w:hAnsi="標楷體"/>
                </w:rPr>
                <w:t>選用流程</w:t>
              </w:r>
            </w:ins>
          </w:p>
        </w:tc>
        <w:tc>
          <w:tcPr>
            <w:tcW w:w="6318" w:type="dxa"/>
            <w:tcBorders>
              <w:top w:val="single" w:sz="8" w:space="0" w:color="000000"/>
              <w:left w:val="single" w:sz="8" w:space="0" w:color="000000"/>
              <w:bottom w:val="single" w:sz="8" w:space="0" w:color="000000"/>
            </w:tcBorders>
          </w:tcPr>
          <w:p w14:paraId="0489CBB4" w14:textId="77777777" w:rsidR="004C05AA" w:rsidRPr="00A97C81" w:rsidRDefault="004C05AA" w:rsidP="0094025F">
            <w:pPr>
              <w:rPr>
                <w:ins w:id="4653" w:author="智誠 楊" w:date="2021-05-08T15:57:00Z"/>
                <w:rFonts w:ascii="標楷體" w:eastAsia="標楷體" w:hAnsi="標楷體"/>
              </w:rPr>
            </w:pPr>
          </w:p>
        </w:tc>
      </w:tr>
      <w:tr w:rsidR="004C05AA" w:rsidRPr="00A97C81" w14:paraId="3BE20E3C" w14:textId="77777777" w:rsidTr="0094025F">
        <w:trPr>
          <w:trHeight w:val="1311"/>
          <w:ins w:id="4654" w:author="智誠 楊" w:date="2021-05-08T15:57:00Z"/>
        </w:trPr>
        <w:tc>
          <w:tcPr>
            <w:tcW w:w="1548" w:type="dxa"/>
            <w:tcBorders>
              <w:top w:val="single" w:sz="8" w:space="0" w:color="000000"/>
              <w:bottom w:val="single" w:sz="8" w:space="0" w:color="000000"/>
              <w:right w:val="single" w:sz="8" w:space="0" w:color="000000"/>
            </w:tcBorders>
            <w:shd w:val="clear" w:color="auto" w:fill="F3F3F3"/>
          </w:tcPr>
          <w:p w14:paraId="1C9670AB" w14:textId="77777777" w:rsidR="004C05AA" w:rsidRPr="00A97C81" w:rsidRDefault="004C05AA" w:rsidP="0094025F">
            <w:pPr>
              <w:rPr>
                <w:ins w:id="4655" w:author="智誠 楊" w:date="2021-05-08T15:57:00Z"/>
                <w:rFonts w:ascii="標楷體" w:eastAsia="標楷體" w:hAnsi="標楷體"/>
              </w:rPr>
            </w:pPr>
            <w:ins w:id="4656" w:author="智誠 楊" w:date="2021-05-08T15:57:00Z">
              <w:r w:rsidRPr="00A97C81">
                <w:rPr>
                  <w:rFonts w:ascii="標楷體" w:eastAsia="標楷體" w:hAnsi="標楷體"/>
                </w:rPr>
                <w:t>例外流程</w:t>
              </w:r>
            </w:ins>
          </w:p>
        </w:tc>
        <w:tc>
          <w:tcPr>
            <w:tcW w:w="6318" w:type="dxa"/>
            <w:tcBorders>
              <w:top w:val="single" w:sz="8" w:space="0" w:color="000000"/>
              <w:left w:val="single" w:sz="8" w:space="0" w:color="000000"/>
              <w:bottom w:val="single" w:sz="8" w:space="0" w:color="000000"/>
            </w:tcBorders>
          </w:tcPr>
          <w:p w14:paraId="526D083E" w14:textId="77777777" w:rsidR="004C05AA" w:rsidRPr="00A97C81" w:rsidRDefault="004C05AA" w:rsidP="0094025F">
            <w:pPr>
              <w:rPr>
                <w:ins w:id="4657" w:author="智誠 楊" w:date="2021-05-08T15:57:00Z"/>
                <w:rFonts w:ascii="標楷體" w:eastAsia="標楷體" w:hAnsi="標楷體"/>
              </w:rPr>
            </w:pPr>
          </w:p>
        </w:tc>
      </w:tr>
      <w:tr w:rsidR="004C05AA" w:rsidRPr="00362205" w14:paraId="7A5AF67C" w14:textId="77777777" w:rsidTr="0094025F">
        <w:trPr>
          <w:trHeight w:val="278"/>
          <w:ins w:id="4658" w:author="智誠 楊" w:date="2021-05-08T15:57:00Z"/>
        </w:trPr>
        <w:tc>
          <w:tcPr>
            <w:tcW w:w="1548" w:type="dxa"/>
            <w:tcBorders>
              <w:top w:val="single" w:sz="8" w:space="0" w:color="000000"/>
              <w:bottom w:val="single" w:sz="8" w:space="0" w:color="000000"/>
              <w:right w:val="single" w:sz="8" w:space="0" w:color="000000"/>
            </w:tcBorders>
            <w:shd w:val="clear" w:color="auto" w:fill="F3F3F3"/>
          </w:tcPr>
          <w:p w14:paraId="6A48FA39" w14:textId="77777777" w:rsidR="004C05AA" w:rsidRPr="00362205" w:rsidRDefault="004C05AA" w:rsidP="0094025F">
            <w:pPr>
              <w:rPr>
                <w:ins w:id="4659" w:author="智誠 楊" w:date="2021-05-08T15:57:00Z"/>
                <w:rFonts w:ascii="標楷體" w:eastAsia="標楷體" w:hAnsi="標楷體"/>
              </w:rPr>
            </w:pPr>
            <w:ins w:id="4660" w:author="智誠 楊" w:date="2021-05-08T15:57:00Z">
              <w:r w:rsidRPr="00362205">
                <w:rPr>
                  <w:rFonts w:ascii="標楷體" w:eastAsia="標楷體" w:hAnsi="標楷體"/>
                </w:rPr>
                <w:t xml:space="preserve">執行後狀況 </w:t>
              </w:r>
            </w:ins>
          </w:p>
        </w:tc>
        <w:tc>
          <w:tcPr>
            <w:tcW w:w="6318" w:type="dxa"/>
            <w:tcBorders>
              <w:top w:val="single" w:sz="8" w:space="0" w:color="000000"/>
              <w:left w:val="single" w:sz="8" w:space="0" w:color="000000"/>
              <w:bottom w:val="single" w:sz="8" w:space="0" w:color="000000"/>
            </w:tcBorders>
          </w:tcPr>
          <w:p w14:paraId="0CB4422A" w14:textId="77777777" w:rsidR="004C05AA" w:rsidRPr="00362205" w:rsidRDefault="004C05AA" w:rsidP="0094025F">
            <w:pPr>
              <w:rPr>
                <w:ins w:id="4661" w:author="智誠 楊" w:date="2021-05-08T15:57:00Z"/>
                <w:rFonts w:ascii="標楷體" w:eastAsia="標楷體" w:hAnsi="標楷體"/>
              </w:rPr>
            </w:pPr>
          </w:p>
        </w:tc>
      </w:tr>
      <w:tr w:rsidR="004C05AA" w:rsidRPr="00362205" w14:paraId="3C499131" w14:textId="77777777" w:rsidTr="0094025F">
        <w:trPr>
          <w:trHeight w:val="358"/>
          <w:ins w:id="4662" w:author="智誠 楊" w:date="2021-05-08T15:57:00Z"/>
        </w:trPr>
        <w:tc>
          <w:tcPr>
            <w:tcW w:w="1548" w:type="dxa"/>
            <w:tcBorders>
              <w:top w:val="single" w:sz="8" w:space="0" w:color="000000"/>
              <w:bottom w:val="single" w:sz="8" w:space="0" w:color="000000"/>
              <w:right w:val="single" w:sz="8" w:space="0" w:color="000000"/>
            </w:tcBorders>
            <w:shd w:val="clear" w:color="auto" w:fill="F3F3F3"/>
          </w:tcPr>
          <w:p w14:paraId="0EAED9DA" w14:textId="77777777" w:rsidR="004C05AA" w:rsidRPr="00362205" w:rsidRDefault="004C05AA" w:rsidP="0094025F">
            <w:pPr>
              <w:rPr>
                <w:ins w:id="4663" w:author="智誠 楊" w:date="2021-05-08T15:57:00Z"/>
                <w:rFonts w:ascii="標楷體" w:eastAsia="標楷體" w:hAnsi="標楷體"/>
              </w:rPr>
            </w:pPr>
            <w:ins w:id="4664" w:author="智誠 楊" w:date="2021-05-08T15:57:00Z">
              <w:r w:rsidRPr="00362205">
                <w:rPr>
                  <w:rFonts w:ascii="標楷體" w:eastAsia="標楷體" w:hAnsi="標楷體"/>
                </w:rPr>
                <w:t>特別需求</w:t>
              </w:r>
            </w:ins>
          </w:p>
        </w:tc>
        <w:tc>
          <w:tcPr>
            <w:tcW w:w="6318" w:type="dxa"/>
            <w:tcBorders>
              <w:top w:val="single" w:sz="8" w:space="0" w:color="000000"/>
              <w:left w:val="single" w:sz="8" w:space="0" w:color="000000"/>
              <w:bottom w:val="single" w:sz="8" w:space="0" w:color="000000"/>
            </w:tcBorders>
          </w:tcPr>
          <w:p w14:paraId="64E83BC3" w14:textId="77777777" w:rsidR="004C05AA" w:rsidRPr="00F20817" w:rsidRDefault="004C05AA" w:rsidP="0094025F">
            <w:pPr>
              <w:ind w:left="240" w:hangingChars="100" w:hanging="240"/>
              <w:rPr>
                <w:ins w:id="4665" w:author="智誠 楊" w:date="2021-05-08T15:57:00Z"/>
                <w:rFonts w:ascii="標楷體" w:eastAsia="標楷體" w:hAnsi="標楷體"/>
                <w:color w:val="222222"/>
                <w:kern w:val="0"/>
              </w:rPr>
              <w:pPrChange w:id="4666" w:author="阿毛" w:date="2021-06-09T10:38:00Z">
                <w:pPr>
                  <w:widowControl/>
                </w:pPr>
              </w:pPrChange>
            </w:pPr>
            <w:ins w:id="4667" w:author="智誠 楊" w:date="2021-05-08T15:57:00Z">
              <w:r>
                <w:rPr>
                  <w:rFonts w:ascii="標楷體" w:eastAsia="標楷體" w:hAnsi="標楷體" w:hint="eastAsia"/>
                </w:rPr>
                <w:t>1</w:t>
              </w:r>
              <w:r>
                <w:rPr>
                  <w:rFonts w:ascii="標楷體" w:eastAsia="標楷體" w:hAnsi="標楷體"/>
                </w:rPr>
                <w:t>.</w:t>
              </w:r>
              <w:r>
                <w:rPr>
                  <w:rFonts w:ascii="標楷體" w:eastAsia="標楷體" w:hAnsi="標楷體" w:hint="eastAsia"/>
                  <w:color w:val="222222"/>
                </w:rPr>
                <w:t>修改時,異動原因及內容會記錄於「資料變更紀錄檔(</w:t>
              </w:r>
              <w:proofErr w:type="spellStart"/>
              <w:r>
                <w:rPr>
                  <w:rFonts w:ascii="標楷體" w:eastAsia="標楷體" w:hAnsi="標楷體" w:hint="eastAsia"/>
                  <w:color w:val="222222"/>
                </w:rPr>
                <w:t>TxDataLog</w:t>
              </w:r>
              <w:proofErr w:type="spellEnd"/>
              <w:r>
                <w:rPr>
                  <w:rFonts w:ascii="標楷體" w:eastAsia="標楷體" w:hAnsi="標楷體" w:hint="eastAsia"/>
                  <w:color w:val="222222"/>
                </w:rPr>
                <w:t>)」,可至「L6932 資料變更交易查詢」查詢異動內容記錄</w:t>
              </w:r>
              <w:del w:id="4668" w:author="阿毛" w:date="2021-06-09T10:38:00Z">
                <w:r w:rsidDel="00581847">
                  <w:rPr>
                    <w:rFonts w:ascii="標楷體" w:eastAsia="標楷體" w:hAnsi="標楷體" w:hint="eastAsia"/>
                    <w:color w:val="222222"/>
                  </w:rPr>
                  <w:delText>內容</w:delText>
                </w:r>
              </w:del>
            </w:ins>
          </w:p>
        </w:tc>
      </w:tr>
      <w:tr w:rsidR="004C05AA" w:rsidRPr="00362205" w14:paraId="260B8DF9" w14:textId="77777777" w:rsidTr="0094025F">
        <w:trPr>
          <w:trHeight w:val="358"/>
          <w:ins w:id="4669" w:author="智誠 楊" w:date="2021-05-08T15:57:00Z"/>
        </w:trPr>
        <w:tc>
          <w:tcPr>
            <w:tcW w:w="1548" w:type="dxa"/>
            <w:tcBorders>
              <w:top w:val="single" w:sz="8" w:space="0" w:color="000000"/>
              <w:bottom w:val="single" w:sz="8" w:space="0" w:color="000000"/>
              <w:right w:val="single" w:sz="8" w:space="0" w:color="000000"/>
            </w:tcBorders>
            <w:shd w:val="clear" w:color="auto" w:fill="F3F3F3"/>
          </w:tcPr>
          <w:p w14:paraId="6D53C71C" w14:textId="77777777" w:rsidR="004C05AA" w:rsidRPr="00362205" w:rsidRDefault="004C05AA" w:rsidP="0094025F">
            <w:pPr>
              <w:rPr>
                <w:ins w:id="4670" w:author="智誠 楊" w:date="2021-05-08T15:57:00Z"/>
                <w:rFonts w:ascii="標楷體" w:eastAsia="標楷體" w:hAnsi="標楷體"/>
              </w:rPr>
            </w:pPr>
            <w:ins w:id="4671" w:author="智誠 楊" w:date="2021-05-08T15:57:00Z">
              <w:r>
                <w:rPr>
                  <w:rFonts w:ascii="標楷體" w:eastAsia="標楷體" w:hAnsi="標楷體" w:hint="eastAsia"/>
                  <w:lang w:eastAsia="zh-HK"/>
                </w:rPr>
                <w:t>參考</w:t>
              </w:r>
            </w:ins>
          </w:p>
        </w:tc>
        <w:tc>
          <w:tcPr>
            <w:tcW w:w="6318" w:type="dxa"/>
            <w:tcBorders>
              <w:top w:val="single" w:sz="8" w:space="0" w:color="000000"/>
              <w:left w:val="single" w:sz="8" w:space="0" w:color="000000"/>
              <w:bottom w:val="single" w:sz="8" w:space="0" w:color="000000"/>
            </w:tcBorders>
          </w:tcPr>
          <w:p w14:paraId="420A73DC" w14:textId="77777777" w:rsidR="004C05AA" w:rsidRPr="00362205" w:rsidRDefault="004C05AA" w:rsidP="0094025F">
            <w:pPr>
              <w:rPr>
                <w:ins w:id="4672" w:author="智誠 楊" w:date="2021-05-08T15:57:00Z"/>
                <w:rFonts w:ascii="標楷體" w:eastAsia="標楷體" w:hAnsi="標楷體"/>
              </w:rPr>
            </w:pPr>
          </w:p>
        </w:tc>
      </w:tr>
    </w:tbl>
    <w:p w14:paraId="24525523" w14:textId="77777777" w:rsidR="004C05AA" w:rsidRDefault="004C05AA" w:rsidP="004C05AA">
      <w:pPr>
        <w:rPr>
          <w:ins w:id="4673" w:author="智誠 楊" w:date="2021-05-08T15:57:00Z"/>
        </w:rPr>
      </w:pPr>
    </w:p>
    <w:p w14:paraId="0598E4BA" w14:textId="77777777" w:rsidR="004C05AA" w:rsidRPr="005F1722" w:rsidRDefault="004C05AA" w:rsidP="004C05AA">
      <w:pPr>
        <w:pStyle w:val="a"/>
        <w:numPr>
          <w:ilvl w:val="0"/>
          <w:numId w:val="1"/>
        </w:numPr>
        <w:tabs>
          <w:tab w:val="clear" w:pos="1134"/>
        </w:tabs>
        <w:ind w:left="1440" w:hanging="480"/>
        <w:rPr>
          <w:ins w:id="4674" w:author="智誠 楊" w:date="2021-05-08T15:57:00Z"/>
        </w:rPr>
      </w:pPr>
      <w:ins w:id="4675" w:author="智誠 楊" w:date="2021-05-08T15:57:00Z">
        <w:r>
          <w:rPr>
            <w:rFonts w:hint="eastAsia"/>
          </w:rPr>
          <w:t>Ta</w:t>
        </w:r>
        <w:r>
          <w:t>ble List</w:t>
        </w:r>
        <w:r w:rsidRPr="005F1722">
          <w:rPr>
            <w:rFonts w:hint="eastAsia"/>
          </w:rPr>
          <w:t>:</w:t>
        </w:r>
      </w:ins>
    </w:p>
    <w:tbl>
      <w:tblPr>
        <w:tblStyle w:val="ac"/>
        <w:tblW w:w="0" w:type="auto"/>
        <w:tblInd w:w="1101" w:type="dxa"/>
        <w:tblLook w:val="04A0" w:firstRow="1" w:lastRow="0" w:firstColumn="1" w:lastColumn="0" w:noHBand="0" w:noVBand="1"/>
      </w:tblPr>
      <w:tblGrid>
        <w:gridCol w:w="952"/>
        <w:gridCol w:w="3118"/>
        <w:gridCol w:w="3828"/>
      </w:tblGrid>
      <w:tr w:rsidR="004C05AA" w:rsidRPr="0022279A" w14:paraId="54B64D0C" w14:textId="77777777" w:rsidTr="0094025F">
        <w:trPr>
          <w:ins w:id="4676" w:author="智誠 楊" w:date="2021-05-08T15:57:00Z"/>
        </w:trPr>
        <w:tc>
          <w:tcPr>
            <w:tcW w:w="952" w:type="dxa"/>
            <w:shd w:val="clear" w:color="auto" w:fill="D9D9D9" w:themeFill="background1" w:themeFillShade="D9"/>
          </w:tcPr>
          <w:p w14:paraId="558B7236" w14:textId="77777777" w:rsidR="004C05AA" w:rsidRPr="0022279A" w:rsidRDefault="004C05AA" w:rsidP="0094025F">
            <w:pPr>
              <w:jc w:val="center"/>
              <w:rPr>
                <w:ins w:id="4677" w:author="智誠 楊" w:date="2021-05-08T15:57:00Z"/>
                <w:rFonts w:ascii="標楷體" w:eastAsia="標楷體" w:hAnsi="標楷體"/>
              </w:rPr>
            </w:pPr>
            <w:ins w:id="4678" w:author="智誠 楊" w:date="2021-05-08T15:57:00Z">
              <w:r w:rsidRPr="0022279A">
                <w:rPr>
                  <w:rFonts w:ascii="標楷體" w:eastAsia="標楷體" w:hAnsi="標楷體" w:hint="eastAsia"/>
                  <w:lang w:eastAsia="zh-HK"/>
                </w:rPr>
                <w:t>序號</w:t>
              </w:r>
            </w:ins>
          </w:p>
        </w:tc>
        <w:tc>
          <w:tcPr>
            <w:tcW w:w="3118" w:type="dxa"/>
            <w:shd w:val="clear" w:color="auto" w:fill="D9D9D9" w:themeFill="background1" w:themeFillShade="D9"/>
          </w:tcPr>
          <w:p w14:paraId="61A955C3" w14:textId="77777777" w:rsidR="004C05AA" w:rsidRPr="0022279A" w:rsidRDefault="004C05AA" w:rsidP="0094025F">
            <w:pPr>
              <w:jc w:val="center"/>
              <w:rPr>
                <w:ins w:id="4679" w:author="智誠 楊" w:date="2021-05-08T15:57:00Z"/>
                <w:rFonts w:ascii="標楷體" w:eastAsia="標楷體" w:hAnsi="標楷體"/>
              </w:rPr>
            </w:pPr>
            <w:ins w:id="4680" w:author="智誠 楊" w:date="2021-05-08T15:57:00Z">
              <w:r w:rsidRPr="0022279A">
                <w:rPr>
                  <w:rFonts w:ascii="標楷體" w:eastAsia="標楷體" w:hAnsi="標楷體" w:hint="eastAsia"/>
                  <w:lang w:eastAsia="zh-HK"/>
                </w:rPr>
                <w:t>名稱</w:t>
              </w:r>
            </w:ins>
          </w:p>
        </w:tc>
        <w:tc>
          <w:tcPr>
            <w:tcW w:w="3828" w:type="dxa"/>
            <w:shd w:val="clear" w:color="auto" w:fill="D9D9D9" w:themeFill="background1" w:themeFillShade="D9"/>
          </w:tcPr>
          <w:p w14:paraId="384BF301" w14:textId="77777777" w:rsidR="004C05AA" w:rsidRPr="0022279A" w:rsidRDefault="004C05AA" w:rsidP="0094025F">
            <w:pPr>
              <w:jc w:val="center"/>
              <w:rPr>
                <w:ins w:id="4681" w:author="智誠 楊" w:date="2021-05-08T15:57:00Z"/>
                <w:rFonts w:ascii="標楷體" w:eastAsia="標楷體" w:hAnsi="標楷體"/>
              </w:rPr>
            </w:pPr>
            <w:ins w:id="4682" w:author="智誠 楊" w:date="2021-05-08T15:57:00Z">
              <w:r w:rsidRPr="0022279A">
                <w:rPr>
                  <w:rFonts w:ascii="標楷體" w:eastAsia="標楷體" w:hAnsi="標楷體" w:hint="eastAsia"/>
                  <w:lang w:eastAsia="zh-HK"/>
                </w:rPr>
                <w:t>說明</w:t>
              </w:r>
            </w:ins>
          </w:p>
        </w:tc>
      </w:tr>
      <w:tr w:rsidR="004C05AA" w:rsidRPr="0022279A" w14:paraId="054EDACF" w14:textId="77777777" w:rsidTr="0094025F">
        <w:trPr>
          <w:ins w:id="4683" w:author="智誠 楊" w:date="2021-05-08T15:57:00Z"/>
        </w:trPr>
        <w:tc>
          <w:tcPr>
            <w:tcW w:w="952" w:type="dxa"/>
          </w:tcPr>
          <w:p w14:paraId="70B69D79" w14:textId="77777777" w:rsidR="004C05AA" w:rsidRPr="0022279A" w:rsidRDefault="004C05AA" w:rsidP="0094025F">
            <w:pPr>
              <w:jc w:val="center"/>
              <w:rPr>
                <w:ins w:id="4684" w:author="智誠 楊" w:date="2021-05-08T15:57:00Z"/>
                <w:rFonts w:ascii="標楷體" w:eastAsia="標楷體" w:hAnsi="標楷體"/>
              </w:rPr>
            </w:pPr>
            <w:ins w:id="4685" w:author="智誠 楊" w:date="2021-05-08T15:57:00Z">
              <w:r w:rsidRPr="0022279A">
                <w:rPr>
                  <w:rFonts w:ascii="標楷體" w:eastAsia="標楷體" w:hAnsi="標楷體" w:hint="eastAsia"/>
                </w:rPr>
                <w:t>1</w:t>
              </w:r>
            </w:ins>
          </w:p>
        </w:tc>
        <w:tc>
          <w:tcPr>
            <w:tcW w:w="3118" w:type="dxa"/>
          </w:tcPr>
          <w:p w14:paraId="28C41C2D" w14:textId="77777777" w:rsidR="004C05AA" w:rsidRPr="0022279A" w:rsidRDefault="004C05AA" w:rsidP="0094025F">
            <w:pPr>
              <w:rPr>
                <w:ins w:id="4686" w:author="智誠 楊" w:date="2021-05-08T15:57:00Z"/>
                <w:rFonts w:ascii="標楷體" w:eastAsia="標楷體" w:hAnsi="標楷體"/>
              </w:rPr>
            </w:pPr>
            <w:proofErr w:type="spellStart"/>
            <w:ins w:id="4687" w:author="智誠 楊" w:date="2021-05-08T15:59:00Z">
              <w:r>
                <w:rPr>
                  <w:rFonts w:ascii="標楷體" w:eastAsia="標楷體" w:hAnsi="標楷體" w:hint="eastAsia"/>
                </w:rPr>
                <w:t>Ml</w:t>
              </w:r>
              <w:r>
                <w:rPr>
                  <w:rFonts w:ascii="標楷體" w:eastAsia="標楷體" w:hAnsi="標楷體"/>
                </w:rPr>
                <w:t>aundryRecord</w:t>
              </w:r>
            </w:ins>
            <w:proofErr w:type="spellEnd"/>
          </w:p>
        </w:tc>
        <w:tc>
          <w:tcPr>
            <w:tcW w:w="3828" w:type="dxa"/>
          </w:tcPr>
          <w:p w14:paraId="0679AF83" w14:textId="77777777" w:rsidR="004C05AA" w:rsidRPr="0022279A" w:rsidRDefault="004C05AA" w:rsidP="0094025F">
            <w:pPr>
              <w:rPr>
                <w:ins w:id="4688" w:author="智誠 楊" w:date="2021-05-08T15:57:00Z"/>
                <w:rFonts w:ascii="標楷體" w:eastAsia="標楷體" w:hAnsi="標楷體"/>
              </w:rPr>
            </w:pPr>
            <w:ins w:id="4689" w:author="智誠 楊" w:date="2021-05-08T15:59:00Z">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ins>
          </w:p>
        </w:tc>
      </w:tr>
      <w:tr w:rsidR="004C05AA" w:rsidRPr="0022279A" w14:paraId="4289B357" w14:textId="77777777" w:rsidTr="0094025F">
        <w:trPr>
          <w:ins w:id="4690" w:author="智誠 楊" w:date="2021-05-08T15:57:00Z"/>
        </w:trPr>
        <w:tc>
          <w:tcPr>
            <w:tcW w:w="952" w:type="dxa"/>
          </w:tcPr>
          <w:p w14:paraId="3D2CDCBD" w14:textId="77777777" w:rsidR="004C05AA" w:rsidRPr="0022279A" w:rsidRDefault="004C05AA" w:rsidP="0094025F">
            <w:pPr>
              <w:jc w:val="center"/>
              <w:rPr>
                <w:ins w:id="4691" w:author="智誠 楊" w:date="2021-05-08T15:57:00Z"/>
                <w:rFonts w:ascii="標楷體" w:eastAsia="標楷體" w:hAnsi="標楷體"/>
              </w:rPr>
            </w:pPr>
            <w:ins w:id="4692" w:author="阿毛" w:date="2021-06-09T14:14:00Z">
              <w:r>
                <w:rPr>
                  <w:rFonts w:ascii="標楷體" w:eastAsia="標楷體" w:hAnsi="標楷體" w:hint="eastAsia"/>
                </w:rPr>
                <w:t>2</w:t>
              </w:r>
            </w:ins>
          </w:p>
        </w:tc>
        <w:tc>
          <w:tcPr>
            <w:tcW w:w="3118" w:type="dxa"/>
          </w:tcPr>
          <w:p w14:paraId="7D1D1892" w14:textId="77777777" w:rsidR="004C05AA" w:rsidRPr="0022279A" w:rsidRDefault="004C05AA" w:rsidP="0094025F">
            <w:pPr>
              <w:rPr>
                <w:ins w:id="4693" w:author="智誠 楊" w:date="2021-05-08T15:57:00Z"/>
                <w:rFonts w:ascii="標楷體" w:eastAsia="標楷體" w:hAnsi="標楷體"/>
              </w:rPr>
            </w:pPr>
            <w:proofErr w:type="spellStart"/>
            <w:ins w:id="4694" w:author="阿毛" w:date="2021-06-09T14:14:00Z">
              <w:r>
                <w:rPr>
                  <w:rFonts w:ascii="標楷體" w:eastAsia="標楷體" w:hAnsi="標楷體" w:hint="eastAsia"/>
                </w:rPr>
                <w:t>T</w:t>
              </w:r>
              <w:r>
                <w:rPr>
                  <w:rFonts w:ascii="標楷體" w:eastAsia="標楷體" w:hAnsi="標楷體"/>
                </w:rPr>
                <w:t>xD</w:t>
              </w:r>
            </w:ins>
            <w:ins w:id="4695" w:author="阿毛" w:date="2021-06-09T14:15:00Z">
              <w:r>
                <w:rPr>
                  <w:rFonts w:ascii="標楷體" w:eastAsia="標楷體" w:hAnsi="標楷體"/>
                </w:rPr>
                <w:t>ataLog</w:t>
              </w:r>
            </w:ins>
            <w:proofErr w:type="spellEnd"/>
          </w:p>
        </w:tc>
        <w:tc>
          <w:tcPr>
            <w:tcW w:w="3828" w:type="dxa"/>
          </w:tcPr>
          <w:p w14:paraId="6044980A" w14:textId="77777777" w:rsidR="004C05AA" w:rsidRPr="0022279A" w:rsidRDefault="004C05AA" w:rsidP="0094025F">
            <w:pPr>
              <w:rPr>
                <w:ins w:id="4696" w:author="智誠 楊" w:date="2021-05-08T15:57:00Z"/>
                <w:rFonts w:ascii="標楷體" w:eastAsia="標楷體" w:hAnsi="標楷體"/>
              </w:rPr>
            </w:pPr>
            <w:ins w:id="4697" w:author="阿毛" w:date="2021-06-09T14:15:00Z">
              <w:r>
                <w:rPr>
                  <w:rFonts w:ascii="標楷體" w:eastAsia="標楷體" w:hAnsi="標楷體" w:hint="eastAsia"/>
                </w:rPr>
                <w:t>資料變更紀錄檔</w:t>
              </w:r>
            </w:ins>
          </w:p>
        </w:tc>
      </w:tr>
      <w:tr w:rsidR="004C05AA" w:rsidRPr="0022279A" w14:paraId="43C80445" w14:textId="77777777" w:rsidTr="0094025F">
        <w:trPr>
          <w:ins w:id="4698" w:author="智誠 楊" w:date="2021-05-08T15:57:00Z"/>
        </w:trPr>
        <w:tc>
          <w:tcPr>
            <w:tcW w:w="952" w:type="dxa"/>
          </w:tcPr>
          <w:p w14:paraId="37B1E62D" w14:textId="77777777" w:rsidR="004C05AA" w:rsidRPr="0022279A" w:rsidRDefault="004C05AA" w:rsidP="0094025F">
            <w:pPr>
              <w:jc w:val="center"/>
              <w:rPr>
                <w:ins w:id="4699" w:author="智誠 楊" w:date="2021-05-08T15:57:00Z"/>
                <w:rFonts w:ascii="標楷體" w:eastAsia="標楷體" w:hAnsi="標楷體"/>
              </w:rPr>
            </w:pPr>
            <w:ins w:id="4700" w:author="阿毛" w:date="2021-06-09T14:28:00Z">
              <w:r>
                <w:rPr>
                  <w:rFonts w:ascii="標楷體" w:eastAsia="標楷體" w:hAnsi="標楷體" w:hint="eastAsia"/>
                </w:rPr>
                <w:t>3</w:t>
              </w:r>
            </w:ins>
          </w:p>
        </w:tc>
        <w:tc>
          <w:tcPr>
            <w:tcW w:w="3118" w:type="dxa"/>
          </w:tcPr>
          <w:p w14:paraId="3ED81075" w14:textId="77777777" w:rsidR="004C05AA" w:rsidRPr="0022279A" w:rsidRDefault="004C05AA" w:rsidP="0094025F">
            <w:pPr>
              <w:rPr>
                <w:ins w:id="4701" w:author="智誠 楊" w:date="2021-05-08T15:57:00Z"/>
                <w:rFonts w:ascii="標楷體" w:eastAsia="標楷體" w:hAnsi="標楷體"/>
              </w:rPr>
            </w:pPr>
            <w:proofErr w:type="spellStart"/>
            <w:ins w:id="4702" w:author="阿毛" w:date="2021-06-09T14:28:00Z">
              <w:r>
                <w:rPr>
                  <w:rFonts w:ascii="標楷體" w:eastAsia="標楷體" w:hAnsi="標楷體" w:hint="eastAsia"/>
                </w:rPr>
                <w:t>C</w:t>
              </w:r>
              <w:r>
                <w:rPr>
                  <w:rFonts w:ascii="標楷體" w:eastAsia="標楷體" w:hAnsi="標楷體"/>
                </w:rPr>
                <w:t>dCode</w:t>
              </w:r>
            </w:ins>
            <w:proofErr w:type="spellEnd"/>
          </w:p>
        </w:tc>
        <w:tc>
          <w:tcPr>
            <w:tcW w:w="3828" w:type="dxa"/>
          </w:tcPr>
          <w:p w14:paraId="01FC369E" w14:textId="77777777" w:rsidR="004C05AA" w:rsidRPr="0022279A" w:rsidRDefault="004C05AA" w:rsidP="0094025F">
            <w:pPr>
              <w:rPr>
                <w:ins w:id="4703" w:author="智誠 楊" w:date="2021-05-08T15:57:00Z"/>
                <w:rFonts w:ascii="標楷體" w:eastAsia="標楷體" w:hAnsi="標楷體"/>
              </w:rPr>
            </w:pPr>
            <w:ins w:id="4704" w:author="阿毛" w:date="2021-06-09T14:28:00Z">
              <w:r>
                <w:rPr>
                  <w:rFonts w:ascii="標楷體" w:eastAsia="標楷體" w:hAnsi="標楷體" w:hint="eastAsia"/>
                </w:rPr>
                <w:t>共用代碼檔</w:t>
              </w:r>
            </w:ins>
          </w:p>
        </w:tc>
      </w:tr>
    </w:tbl>
    <w:p w14:paraId="6B589FBC" w14:textId="77777777" w:rsidR="004C05AA" w:rsidRDefault="004C05AA" w:rsidP="004C05AA">
      <w:pPr>
        <w:ind w:left="1440"/>
        <w:rPr>
          <w:ins w:id="4705" w:author="智誠 楊" w:date="2021-05-08T15:57:00Z"/>
        </w:rPr>
      </w:pPr>
    </w:p>
    <w:p w14:paraId="41F4E9E1" w14:textId="77777777" w:rsidR="004C05AA" w:rsidRDefault="004C05AA" w:rsidP="004C05AA">
      <w:pPr>
        <w:rPr>
          <w:ins w:id="4706" w:author="智誠 楊" w:date="2021-05-08T15:57:00Z"/>
        </w:rPr>
      </w:pPr>
    </w:p>
    <w:p w14:paraId="6BBD3CDE" w14:textId="77777777" w:rsidR="004C05AA" w:rsidRPr="00934FE7" w:rsidRDefault="004C05AA" w:rsidP="004C05AA">
      <w:pPr>
        <w:widowControl/>
        <w:rPr>
          <w:ins w:id="4707" w:author="智誠 楊" w:date="2021-05-08T15:57:00Z"/>
        </w:rPr>
        <w:pPrChange w:id="4708" w:author="智誠 楊" w:date="2021-05-08T16:53:00Z">
          <w:pPr/>
        </w:pPrChange>
      </w:pPr>
      <w:ins w:id="4709" w:author="智誠 楊" w:date="2021-05-08T15:57:00Z">
        <w:r>
          <w:br w:type="page"/>
        </w:r>
      </w:ins>
    </w:p>
    <w:p w14:paraId="55D51293" w14:textId="77777777" w:rsidR="004C05AA" w:rsidRPr="00362205" w:rsidRDefault="004C05AA" w:rsidP="004C05AA">
      <w:pPr>
        <w:pStyle w:val="a"/>
        <w:numPr>
          <w:ilvl w:val="0"/>
          <w:numId w:val="1"/>
        </w:numPr>
        <w:tabs>
          <w:tab w:val="clear" w:pos="1134"/>
        </w:tabs>
        <w:ind w:left="1440" w:hanging="480"/>
        <w:rPr>
          <w:ins w:id="4710" w:author="智誠 楊" w:date="2021-05-08T15:57:00Z"/>
        </w:rPr>
      </w:pPr>
      <w:ins w:id="4711" w:author="智誠 楊" w:date="2021-05-08T15:57:00Z">
        <w:r w:rsidRPr="00362205">
          <w:lastRenderedPageBreak/>
          <w:t>UI畫面</w:t>
        </w:r>
      </w:ins>
      <w:ins w:id="4712" w:author="智誠 楊" w:date="2021-05-12T14:37:00Z">
        <w:r>
          <w:rPr>
            <w:rFonts w:hint="eastAsia"/>
          </w:rPr>
          <w:t>-新增</w:t>
        </w:r>
      </w:ins>
    </w:p>
    <w:p w14:paraId="6A366A0A" w14:textId="77777777" w:rsidR="004C05AA" w:rsidRDefault="004C05AA" w:rsidP="004C05AA">
      <w:pPr>
        <w:pStyle w:val="42"/>
        <w:spacing w:after="72"/>
        <w:ind w:leftChars="196" w:left="470"/>
        <w:rPr>
          <w:ins w:id="4713" w:author="智誠 楊" w:date="2021-05-08T15:57:00Z"/>
          <w:rFonts w:ascii="標楷體" w:hAnsi="標楷體"/>
        </w:rPr>
      </w:pPr>
      <w:ins w:id="4714" w:author="智誠 楊" w:date="2021-05-08T15:57:00Z">
        <w:r w:rsidRPr="00362205">
          <w:rPr>
            <w:rFonts w:ascii="標楷體" w:hAnsi="標楷體" w:hint="eastAsia"/>
          </w:rPr>
          <w:t>輸入畫面：</w:t>
        </w:r>
      </w:ins>
    </w:p>
    <w:p w14:paraId="448EFD44" w14:textId="77777777" w:rsidR="004C05AA" w:rsidRPr="00D13949" w:rsidRDefault="004C05AA" w:rsidP="004C05AA">
      <w:pPr>
        <w:pStyle w:val="42"/>
        <w:spacing w:after="72"/>
        <w:ind w:leftChars="196" w:left="470"/>
        <w:rPr>
          <w:ins w:id="4715" w:author="智誠 楊" w:date="2021-05-08T15:57:00Z"/>
          <w:rFonts w:ascii="標楷體" w:hAnsi="標楷體"/>
        </w:rPr>
      </w:pPr>
      <w:ins w:id="4716" w:author="智誠 楊" w:date="2021-05-08T16:00:00Z">
        <w:r w:rsidRPr="00972654">
          <w:rPr>
            <w:rFonts w:ascii="標楷體" w:hAnsi="標楷體"/>
            <w:noProof/>
          </w:rPr>
          <w:drawing>
            <wp:inline distT="0" distB="0" distL="0" distR="0" wp14:anchorId="70A51697" wp14:editId="08609BFD">
              <wp:extent cx="6479540" cy="319532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3195320"/>
                      </a:xfrm>
                      <a:prstGeom prst="rect">
                        <a:avLst/>
                      </a:prstGeom>
                    </pic:spPr>
                  </pic:pic>
                </a:graphicData>
              </a:graphic>
            </wp:inline>
          </w:drawing>
        </w:r>
      </w:ins>
    </w:p>
    <w:p w14:paraId="3C96E84E" w14:textId="77777777" w:rsidR="004C05AA" w:rsidRDefault="004C05AA" w:rsidP="004C05AA">
      <w:pPr>
        <w:pStyle w:val="a"/>
        <w:numPr>
          <w:ilvl w:val="0"/>
          <w:numId w:val="1"/>
        </w:numPr>
        <w:tabs>
          <w:tab w:val="clear" w:pos="1134"/>
        </w:tabs>
        <w:ind w:left="1440" w:hanging="480"/>
        <w:rPr>
          <w:ins w:id="4717" w:author="智誠 楊" w:date="2021-05-08T15:57:00Z"/>
        </w:rPr>
      </w:pPr>
      <w:ins w:id="4718" w:author="智誠 楊" w:date="2021-05-08T15:57:00Z">
        <w:r>
          <w:t>輸入畫面</w:t>
        </w:r>
        <w:r>
          <w:rPr>
            <w:rFonts w:hint="eastAsia"/>
            <w:lang w:eastAsia="zh-HK"/>
          </w:rPr>
          <w:t>按鈕</w:t>
        </w:r>
        <w:r>
          <w:t>說明</w:t>
        </w:r>
      </w:ins>
      <w:ins w:id="4719" w:author="智誠 楊" w:date="2021-05-13T14:47:00Z">
        <w:r>
          <w:rPr>
            <w:rFonts w:hint="eastAsia"/>
          </w:rPr>
          <w:t>-新增</w:t>
        </w:r>
      </w:ins>
    </w:p>
    <w:p w14:paraId="045AC092" w14:textId="77777777" w:rsidR="004C05AA" w:rsidRPr="00F5236F" w:rsidRDefault="004C05AA" w:rsidP="004C05AA">
      <w:pPr>
        <w:rPr>
          <w:ins w:id="4720" w:author="智誠 楊" w:date="2021-05-08T15:57:00Z"/>
        </w:rPr>
      </w:pPr>
    </w:p>
    <w:tbl>
      <w:tblPr>
        <w:tblStyle w:val="ac"/>
        <w:tblW w:w="0" w:type="auto"/>
        <w:tblInd w:w="250" w:type="dxa"/>
        <w:tblLook w:val="04A0" w:firstRow="1" w:lastRow="0" w:firstColumn="1" w:lastColumn="0" w:noHBand="0" w:noVBand="1"/>
      </w:tblPr>
      <w:tblGrid>
        <w:gridCol w:w="847"/>
        <w:gridCol w:w="2110"/>
        <w:gridCol w:w="6987"/>
      </w:tblGrid>
      <w:tr w:rsidR="004C05AA" w:rsidRPr="00A97C81" w14:paraId="37844CB9" w14:textId="77777777" w:rsidTr="0094025F">
        <w:trPr>
          <w:ins w:id="4721" w:author="智誠 楊" w:date="2021-05-08T15:57:00Z"/>
        </w:trPr>
        <w:tc>
          <w:tcPr>
            <w:tcW w:w="851" w:type="dxa"/>
            <w:shd w:val="clear" w:color="auto" w:fill="D9D9D9" w:themeFill="background1" w:themeFillShade="D9"/>
          </w:tcPr>
          <w:p w14:paraId="289A586A" w14:textId="77777777" w:rsidR="004C05AA" w:rsidRPr="00A97C81" w:rsidRDefault="004C05AA" w:rsidP="0094025F">
            <w:pPr>
              <w:jc w:val="center"/>
              <w:rPr>
                <w:ins w:id="4722" w:author="智誠 楊" w:date="2021-05-08T15:57:00Z"/>
                <w:rFonts w:ascii="標楷體" w:eastAsia="標楷體" w:hAnsi="標楷體"/>
              </w:rPr>
            </w:pPr>
            <w:ins w:id="4723" w:author="智誠 楊" w:date="2021-05-08T15:57:00Z">
              <w:r w:rsidRPr="00A97C81">
                <w:rPr>
                  <w:rFonts w:ascii="標楷體" w:eastAsia="標楷體" w:hAnsi="標楷體" w:hint="eastAsia"/>
                  <w:lang w:eastAsia="zh-HK"/>
                </w:rPr>
                <w:t>序號</w:t>
              </w:r>
            </w:ins>
          </w:p>
        </w:tc>
        <w:tc>
          <w:tcPr>
            <w:tcW w:w="2126" w:type="dxa"/>
            <w:shd w:val="clear" w:color="auto" w:fill="D9D9D9" w:themeFill="background1" w:themeFillShade="D9"/>
          </w:tcPr>
          <w:p w14:paraId="443E96E6" w14:textId="77777777" w:rsidR="004C05AA" w:rsidRPr="00A97C81" w:rsidRDefault="004C05AA" w:rsidP="0094025F">
            <w:pPr>
              <w:jc w:val="center"/>
              <w:rPr>
                <w:ins w:id="4724" w:author="智誠 楊" w:date="2021-05-08T15:57:00Z"/>
                <w:rFonts w:ascii="標楷體" w:eastAsia="標楷體" w:hAnsi="標楷體"/>
              </w:rPr>
            </w:pPr>
            <w:ins w:id="4725" w:author="智誠 楊" w:date="2021-05-08T15:57:00Z">
              <w:r w:rsidRPr="00A97C81">
                <w:rPr>
                  <w:rFonts w:ascii="標楷體" w:eastAsia="標楷體" w:hAnsi="標楷體" w:hint="eastAsia"/>
                  <w:lang w:eastAsia="zh-HK"/>
                </w:rPr>
                <w:t>按鈕名稱</w:t>
              </w:r>
            </w:ins>
          </w:p>
        </w:tc>
        <w:tc>
          <w:tcPr>
            <w:tcW w:w="7033" w:type="dxa"/>
            <w:shd w:val="clear" w:color="auto" w:fill="D9D9D9" w:themeFill="background1" w:themeFillShade="D9"/>
          </w:tcPr>
          <w:p w14:paraId="302FDED5" w14:textId="77777777" w:rsidR="004C05AA" w:rsidRPr="00A97C81" w:rsidRDefault="004C05AA" w:rsidP="0094025F">
            <w:pPr>
              <w:jc w:val="center"/>
              <w:rPr>
                <w:ins w:id="4726" w:author="智誠 楊" w:date="2021-05-08T15:57:00Z"/>
                <w:rFonts w:ascii="標楷體" w:eastAsia="標楷體" w:hAnsi="標楷體"/>
              </w:rPr>
            </w:pPr>
            <w:ins w:id="4727" w:author="智誠 楊" w:date="2021-05-08T15:57:00Z">
              <w:r w:rsidRPr="00A97C81">
                <w:rPr>
                  <w:rFonts w:ascii="標楷體" w:eastAsia="標楷體" w:hAnsi="標楷體" w:hint="eastAsia"/>
                  <w:lang w:eastAsia="zh-HK"/>
                </w:rPr>
                <w:t>功能說明</w:t>
              </w:r>
            </w:ins>
          </w:p>
        </w:tc>
      </w:tr>
      <w:tr w:rsidR="004C05AA" w:rsidRPr="00A97C81" w14:paraId="30B7FBBD" w14:textId="77777777" w:rsidTr="0094025F">
        <w:trPr>
          <w:ins w:id="4728" w:author="智誠 楊" w:date="2021-05-08T15:57:00Z"/>
        </w:trPr>
        <w:tc>
          <w:tcPr>
            <w:tcW w:w="851" w:type="dxa"/>
          </w:tcPr>
          <w:p w14:paraId="698029A6" w14:textId="77777777" w:rsidR="004C05AA" w:rsidRPr="00A97C81" w:rsidRDefault="004C05AA" w:rsidP="0094025F">
            <w:pPr>
              <w:jc w:val="center"/>
              <w:rPr>
                <w:ins w:id="4729" w:author="智誠 楊" w:date="2021-05-08T15:57:00Z"/>
                <w:rFonts w:ascii="標楷體" w:eastAsia="標楷體" w:hAnsi="標楷體"/>
                <w:lang w:eastAsia="zh-HK"/>
              </w:rPr>
            </w:pPr>
            <w:ins w:id="4730" w:author="智誠 楊" w:date="2021-05-08T15:57:00Z">
              <w:r w:rsidRPr="00A97C81">
                <w:rPr>
                  <w:rFonts w:ascii="標楷體" w:eastAsia="標楷體" w:hAnsi="標楷體" w:hint="eastAsia"/>
                </w:rPr>
                <w:t>1</w:t>
              </w:r>
            </w:ins>
          </w:p>
        </w:tc>
        <w:tc>
          <w:tcPr>
            <w:tcW w:w="2126" w:type="dxa"/>
          </w:tcPr>
          <w:p w14:paraId="74CABA57" w14:textId="77777777" w:rsidR="004C05AA" w:rsidRPr="00A97C81" w:rsidRDefault="004C05AA" w:rsidP="0094025F">
            <w:pPr>
              <w:rPr>
                <w:ins w:id="4731" w:author="智誠 楊" w:date="2021-05-08T15:57:00Z"/>
                <w:rFonts w:ascii="標楷體" w:eastAsia="標楷體" w:hAnsi="標楷體"/>
                <w:lang w:eastAsia="zh-HK"/>
              </w:rPr>
            </w:pPr>
            <w:ins w:id="4732" w:author="智誠 楊" w:date="2021-05-08T15:57:00Z">
              <w:r w:rsidRPr="00A97C81">
                <w:rPr>
                  <w:rFonts w:ascii="標楷體" w:eastAsia="標楷體" w:hAnsi="標楷體" w:hint="eastAsia"/>
                  <w:lang w:eastAsia="zh-HK"/>
                </w:rPr>
                <w:t>新增</w:t>
              </w:r>
            </w:ins>
          </w:p>
        </w:tc>
        <w:tc>
          <w:tcPr>
            <w:tcW w:w="7033" w:type="dxa"/>
          </w:tcPr>
          <w:p w14:paraId="205B912C" w14:textId="77777777" w:rsidR="004C05AA" w:rsidRDefault="004C05AA" w:rsidP="0094025F">
            <w:pPr>
              <w:rPr>
                <w:ins w:id="4733" w:author="阿毛" w:date="2021-06-09T14:26:00Z"/>
                <w:rFonts w:ascii="標楷體" w:eastAsia="標楷體" w:hAnsi="標楷體"/>
                <w:lang w:eastAsia="zh-HK"/>
              </w:rPr>
            </w:pPr>
            <w:ins w:id="4734" w:author="智誠 楊" w:date="2021-05-08T15:57:00Z">
              <w:r w:rsidRPr="00A97C81">
                <w:rPr>
                  <w:rFonts w:ascii="標楷體" w:eastAsia="標楷體" w:hAnsi="標楷體" w:hint="eastAsia"/>
                </w:rPr>
                <w:t>1.【</w:t>
              </w:r>
            </w:ins>
            <w:ins w:id="4735" w:author="智誠 楊" w:date="2021-05-08T16:00:00Z">
              <w:r w:rsidRPr="00A97C81">
                <w:rPr>
                  <w:rFonts w:ascii="標楷體" w:eastAsia="標楷體" w:hAnsi="標楷體"/>
                  <w:lang w:eastAsia="zh-HK"/>
                </w:rPr>
                <w:t>L</w:t>
              </w:r>
              <w:r>
                <w:rPr>
                  <w:rFonts w:ascii="標楷體" w:eastAsia="標楷體" w:hAnsi="標楷體" w:hint="eastAsia"/>
                </w:rPr>
                <w:t>8923疑似洗錢交易訪談紀錄查詢</w:t>
              </w:r>
            </w:ins>
            <w:ins w:id="4736" w:author="智誠 楊" w:date="2021-05-08T15:57:00Z">
              <w:r w:rsidRPr="00A97C81">
                <w:rPr>
                  <w:rFonts w:ascii="標楷體" w:eastAsia="標楷體" w:hAnsi="標楷體" w:hint="eastAsia"/>
                </w:rPr>
                <w:t>】</w:t>
              </w:r>
              <w:r w:rsidRPr="00A97C81">
                <w:rPr>
                  <w:rFonts w:ascii="標楷體" w:eastAsia="標楷體" w:hAnsi="標楷體"/>
                  <w:lang w:eastAsia="zh-HK"/>
                </w:rPr>
                <w:t>功能</w:t>
              </w:r>
              <w:r w:rsidRPr="00A97C81">
                <w:rPr>
                  <w:rFonts w:ascii="標楷體" w:eastAsia="標楷體" w:hAnsi="標楷體" w:hint="eastAsia"/>
                </w:rPr>
                <w:t>點「</w:t>
              </w:r>
              <w:r w:rsidRPr="00A97C81">
                <w:rPr>
                  <w:rFonts w:ascii="標楷體" w:eastAsia="標楷體" w:hAnsi="標楷體"/>
                  <w:lang w:eastAsia="zh-HK"/>
                </w:rPr>
                <w:t>新增</w:t>
              </w:r>
            </w:ins>
            <w:ins w:id="4737" w:author="智誠 楊" w:date="2021-05-08T16:00:00Z">
              <w:r>
                <w:rPr>
                  <w:rFonts w:ascii="標楷體" w:eastAsia="標楷體" w:hAnsi="標楷體" w:hint="eastAsia"/>
                  <w:lang w:eastAsia="zh-HK"/>
                </w:rPr>
                <w:t>紀錄</w:t>
              </w:r>
            </w:ins>
            <w:ins w:id="4738" w:author="智誠 楊" w:date="2021-05-08T15:57:00Z">
              <w:r w:rsidRPr="00A97C81">
                <w:rPr>
                  <w:rFonts w:ascii="標楷體" w:eastAsia="標楷體" w:hAnsi="標楷體" w:hint="eastAsia"/>
                </w:rPr>
                <w:t>」</w:t>
              </w:r>
              <w:r w:rsidRPr="00A97C81">
                <w:rPr>
                  <w:rFonts w:ascii="標楷體" w:eastAsia="標楷體" w:hAnsi="標楷體"/>
                  <w:lang w:eastAsia="zh-HK"/>
                </w:rPr>
                <w:t>時顯</w:t>
              </w:r>
            </w:ins>
            <w:ins w:id="4739" w:author="阿毛" w:date="2021-06-09T14:26:00Z">
              <w:r>
                <w:rPr>
                  <w:rFonts w:ascii="標楷體" w:eastAsia="標楷體" w:hAnsi="標楷體" w:hint="eastAsia"/>
                </w:rPr>
                <w:t xml:space="preserve"> </w:t>
              </w:r>
            </w:ins>
          </w:p>
          <w:p w14:paraId="73DCF84F" w14:textId="77777777" w:rsidR="004C05AA" w:rsidRPr="00A97C81" w:rsidRDefault="004C05AA" w:rsidP="0094025F">
            <w:pPr>
              <w:rPr>
                <w:ins w:id="4740" w:author="智誠 楊" w:date="2021-05-08T15:57:00Z"/>
                <w:rFonts w:ascii="標楷體" w:eastAsia="標楷體" w:hAnsi="標楷體"/>
                <w:lang w:eastAsia="zh-HK"/>
              </w:rPr>
            </w:pPr>
            <w:ins w:id="4741" w:author="阿毛" w:date="2021-06-09T14:26:00Z">
              <w:r>
                <w:rPr>
                  <w:rFonts w:ascii="標楷體" w:eastAsia="標楷體" w:hAnsi="標楷體" w:hint="eastAsia"/>
                </w:rPr>
                <w:t xml:space="preserve">   </w:t>
              </w:r>
            </w:ins>
            <w:ins w:id="4742" w:author="智誠 楊" w:date="2021-05-08T15:57:00Z">
              <w:r w:rsidRPr="00A97C81">
                <w:rPr>
                  <w:rFonts w:ascii="標楷體" w:eastAsia="標楷體" w:hAnsi="標楷體"/>
                  <w:lang w:eastAsia="zh-HK"/>
                </w:rPr>
                <w:t>示</w:t>
              </w:r>
              <w:r w:rsidRPr="00A97C81">
                <w:rPr>
                  <w:rFonts w:ascii="標楷體" w:eastAsia="標楷體" w:hAnsi="標楷體" w:hint="eastAsia"/>
                </w:rPr>
                <w:t>。</w:t>
              </w:r>
            </w:ins>
          </w:p>
          <w:p w14:paraId="7F2ED8CB" w14:textId="77777777" w:rsidR="004C05AA" w:rsidRDefault="004C05AA" w:rsidP="0094025F">
            <w:pPr>
              <w:rPr>
                <w:ins w:id="4743" w:author="阿毛" w:date="2021-06-09T14:26:00Z"/>
                <w:rFonts w:ascii="標楷體" w:eastAsia="標楷體" w:hAnsi="標楷體"/>
                <w:shd w:val="pct15" w:color="auto" w:fill="FFFFFF"/>
              </w:rPr>
            </w:pPr>
            <w:ins w:id="4744" w:author="阿毛" w:date="2021-06-09T14:26:00Z">
              <w:r w:rsidRPr="00554A02">
                <w:rPr>
                  <w:rFonts w:ascii="標楷體" w:eastAsia="標楷體" w:hAnsi="標楷體" w:hint="eastAsia"/>
                  <w:shd w:val="pct15" w:color="auto" w:fill="FFFFFF"/>
                </w:rPr>
                <w:t>&lt;&lt;檢查說明&gt;&gt;</w:t>
              </w:r>
            </w:ins>
          </w:p>
          <w:p w14:paraId="433FEBBE" w14:textId="77777777" w:rsidR="004C05AA" w:rsidRDefault="004C05AA" w:rsidP="0094025F">
            <w:pPr>
              <w:rPr>
                <w:ins w:id="4745" w:author="阿毛" w:date="2021-06-09T14:27:00Z"/>
                <w:rFonts w:ascii="標楷體" w:eastAsia="標楷體" w:hAnsi="標楷體"/>
                <w:lang w:eastAsia="zh-HK"/>
              </w:rPr>
            </w:pPr>
            <w:ins w:id="4746" w:author="阿毛" w:date="2021-06-09T14:26:00Z">
              <w:r w:rsidRPr="00657DFD">
                <w:rPr>
                  <w:rFonts w:ascii="標楷體" w:eastAsia="標楷體" w:hAnsi="標楷體" w:hint="eastAsia"/>
                </w:rPr>
                <w:t>1.</w:t>
              </w:r>
              <w:r w:rsidRPr="00554A02">
                <w:rPr>
                  <w:rFonts w:ascii="標楷體" w:eastAsia="標楷體" w:hAnsi="標楷體" w:hint="eastAsia"/>
                </w:rPr>
                <w:t>執行新增時,若該新增資料已存在[</w:t>
              </w:r>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ins>
            <w:ins w:id="4747" w:author="阿毛" w:date="2021-06-09T14:27:00Z">
              <w:r>
                <w:rPr>
                  <w:rFonts w:ascii="標楷體" w:eastAsia="標楷體" w:hAnsi="標楷體" w:hint="eastAsia"/>
                </w:rPr>
                <w:t xml:space="preserve"> </w:t>
              </w:r>
            </w:ins>
          </w:p>
          <w:p w14:paraId="0643A594" w14:textId="77777777" w:rsidR="004C05AA" w:rsidRPr="00554A02" w:rsidRDefault="004C05AA" w:rsidP="0094025F">
            <w:pPr>
              <w:rPr>
                <w:ins w:id="4748" w:author="阿毛" w:date="2021-06-09T14:26:00Z"/>
                <w:rFonts w:ascii="標楷體" w:eastAsia="標楷體" w:hAnsi="標楷體"/>
              </w:rPr>
            </w:pPr>
            <w:ins w:id="4749" w:author="阿毛" w:date="2021-06-09T14:27:00Z">
              <w:r>
                <w:rPr>
                  <w:rFonts w:ascii="標楷體" w:eastAsia="標楷體" w:hAnsi="標楷體" w:hint="eastAsia"/>
                </w:rPr>
                <w:t xml:space="preserve">  </w:t>
              </w:r>
            </w:ins>
            <w:ins w:id="4750" w:author="阿毛" w:date="2021-06-09T14:26:00Z">
              <w:r w:rsidRPr="00554A02">
                <w:rPr>
                  <w:rFonts w:ascii="標楷體" w:eastAsia="標楷體" w:hAnsi="標楷體" w:hint="eastAsia"/>
                </w:rPr>
                <w:t>(</w:t>
              </w:r>
              <w:proofErr w:type="spellStart"/>
              <w:r>
                <w:rPr>
                  <w:rFonts w:ascii="標楷體" w:eastAsia="標楷體" w:hAnsi="標楷體" w:hint="eastAsia"/>
                </w:rPr>
                <w:t>Ml</w:t>
              </w:r>
              <w:r>
                <w:rPr>
                  <w:rFonts w:ascii="標楷體" w:eastAsia="標楷體" w:hAnsi="標楷體"/>
                </w:rPr>
                <w:t>aundryRecord</w:t>
              </w:r>
              <w:proofErr w:type="spellEnd"/>
              <w:r w:rsidRPr="00554A02">
                <w:rPr>
                  <w:rFonts w:ascii="標楷體" w:eastAsia="標楷體" w:hAnsi="標楷體" w:hint="eastAsia"/>
                </w:rPr>
                <w:t>)],顯示錯誤訊息:"E0002</w:t>
              </w:r>
              <w:r w:rsidRPr="00554A02">
                <w:rPr>
                  <w:rFonts w:ascii="標楷體" w:eastAsia="標楷體" w:hAnsi="標楷體"/>
                </w:rPr>
                <w:t>:</w:t>
              </w:r>
              <w:r w:rsidRPr="00554A02">
                <w:rPr>
                  <w:rFonts w:ascii="標楷體" w:eastAsia="標楷體" w:hAnsi="標楷體" w:hint="eastAsia"/>
                </w:rPr>
                <w:t>新增資料已存在"</w:t>
              </w:r>
            </w:ins>
          </w:p>
          <w:p w14:paraId="6C33D22A" w14:textId="77777777" w:rsidR="004C05AA" w:rsidRPr="00554A02" w:rsidRDefault="004C05AA" w:rsidP="0094025F">
            <w:pPr>
              <w:rPr>
                <w:ins w:id="4751" w:author="阿毛" w:date="2021-06-09T14:26:00Z"/>
                <w:rFonts w:ascii="標楷體" w:eastAsia="標楷體" w:hAnsi="標楷體"/>
                <w:shd w:val="pct15" w:color="auto" w:fill="FFFFFF"/>
                <w:lang w:eastAsia="zh-HK"/>
              </w:rPr>
            </w:pPr>
            <w:ins w:id="4752" w:author="阿毛" w:date="2021-06-09T14:26:00Z">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ins>
          </w:p>
          <w:p w14:paraId="1B128654" w14:textId="77777777" w:rsidR="004C05AA" w:rsidRPr="00A97C81" w:rsidRDefault="004C05AA" w:rsidP="0094025F">
            <w:pPr>
              <w:rPr>
                <w:ins w:id="4753" w:author="智誠 楊" w:date="2021-05-08T15:57:00Z"/>
                <w:rFonts w:ascii="標楷體" w:eastAsia="標楷體" w:hAnsi="標楷體"/>
                <w:lang w:eastAsia="zh-HK"/>
              </w:rPr>
            </w:pPr>
            <w:ins w:id="4754" w:author="阿毛" w:date="2021-06-09T14:26:00Z">
              <w:r>
                <w:rPr>
                  <w:rFonts w:ascii="標楷體" w:eastAsia="標楷體" w:hAnsi="標楷體" w:hint="eastAsia"/>
                </w:rPr>
                <w:t>1</w:t>
              </w:r>
              <w:r w:rsidRPr="00554A02">
                <w:rPr>
                  <w:rFonts w:ascii="標楷體" w:eastAsia="標楷體" w:hAnsi="標楷體" w:hint="eastAsia"/>
                </w:rPr>
                <w:t>.新增</w:t>
              </w:r>
              <w:r>
                <w:rPr>
                  <w:rFonts w:ascii="標楷體" w:eastAsia="標楷體" w:hAnsi="標楷體" w:hint="eastAsia"/>
                </w:rPr>
                <w:t>[</w:t>
              </w:r>
            </w:ins>
            <w:ins w:id="4755" w:author="阿毛" w:date="2021-06-09T14:27:00Z">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ins>
            <w:ins w:id="4756" w:author="阿毛" w:date="2021-06-09T14:26:00Z">
              <w:r>
                <w:rPr>
                  <w:rFonts w:ascii="標楷體" w:eastAsia="標楷體" w:hAnsi="標楷體" w:hint="eastAsia"/>
                </w:rPr>
                <w:t>(</w:t>
              </w:r>
            </w:ins>
            <w:proofErr w:type="spellStart"/>
            <w:ins w:id="4757" w:author="阿毛" w:date="2021-06-09T14:27:00Z">
              <w:r>
                <w:rPr>
                  <w:rFonts w:ascii="標楷體" w:eastAsia="標楷體" w:hAnsi="標楷體" w:hint="eastAsia"/>
                </w:rPr>
                <w:t>Ml</w:t>
              </w:r>
              <w:r>
                <w:rPr>
                  <w:rFonts w:ascii="標楷體" w:eastAsia="標楷體" w:hAnsi="標楷體"/>
                </w:rPr>
                <w:t>aundryRecord</w:t>
              </w:r>
            </w:ins>
            <w:proofErr w:type="spellEnd"/>
            <w:ins w:id="4758" w:author="阿毛" w:date="2021-06-09T14:26:00Z">
              <w:r>
                <w:rPr>
                  <w:rFonts w:ascii="標楷體" w:eastAsia="標楷體" w:hAnsi="標楷體" w:hint="eastAsia"/>
                </w:rPr>
                <w:t>)]</w:t>
              </w:r>
              <w:r>
                <w:rPr>
                  <w:rFonts w:ascii="標楷體" w:eastAsia="標楷體" w:hAnsi="標楷體" w:hint="eastAsia"/>
                  <w:lang w:eastAsia="zh-HK"/>
                </w:rPr>
                <w:t>資料</w:t>
              </w:r>
            </w:ins>
            <w:ins w:id="4759" w:author="智誠 楊" w:date="2021-05-08T15:57:00Z">
              <w:del w:id="4760" w:author="阿毛" w:date="2021-06-09T14:26:00Z">
                <w:r w:rsidRPr="00A97C81" w:rsidDel="00872B53">
                  <w:rPr>
                    <w:rFonts w:ascii="標楷體" w:eastAsia="標楷體" w:hAnsi="標楷體" w:hint="eastAsia"/>
                  </w:rPr>
                  <w:delText>2.</w:delText>
                </w:r>
                <w:r w:rsidRPr="00A97C81" w:rsidDel="00872B53">
                  <w:rPr>
                    <w:rFonts w:ascii="標楷體" w:eastAsia="標楷體" w:hAnsi="標楷體"/>
                    <w:lang w:eastAsia="zh-HK"/>
                  </w:rPr>
                  <w:delText>執行新增</w:delText>
                </w:r>
              </w:del>
            </w:ins>
            <w:ins w:id="4761" w:author="智誠 楊" w:date="2021-05-08T16:00:00Z">
              <w:del w:id="4762" w:author="阿毛" w:date="2021-06-09T14:26:00Z">
                <w:r w:rsidDel="00872B53">
                  <w:rPr>
                    <w:rFonts w:ascii="標楷體" w:eastAsia="標楷體" w:hAnsi="標楷體" w:hint="eastAsia"/>
                  </w:rPr>
                  <w:delText>疑似洗錢交易訪談紀錄</w:delText>
                </w:r>
              </w:del>
            </w:ins>
            <w:ins w:id="4763" w:author="智誠 楊" w:date="2021-05-08T15:57:00Z">
              <w:del w:id="4764" w:author="阿毛" w:date="2021-06-09T14:26:00Z">
                <w:r w:rsidRPr="00A97C81" w:rsidDel="00872B53">
                  <w:rPr>
                    <w:rFonts w:ascii="標楷體" w:eastAsia="標楷體" w:hAnsi="標楷體" w:hint="eastAsia"/>
                  </w:rPr>
                  <w:delText>。</w:delText>
                </w:r>
              </w:del>
            </w:ins>
          </w:p>
        </w:tc>
      </w:tr>
      <w:tr w:rsidR="004C05AA" w:rsidRPr="00A97C81" w14:paraId="057707AB" w14:textId="77777777" w:rsidTr="0094025F">
        <w:trPr>
          <w:ins w:id="4765" w:author="智誠 楊" w:date="2021-05-08T15:57:00Z"/>
        </w:trPr>
        <w:tc>
          <w:tcPr>
            <w:tcW w:w="851" w:type="dxa"/>
          </w:tcPr>
          <w:p w14:paraId="1D41567B" w14:textId="77777777" w:rsidR="004C05AA" w:rsidRPr="00A97C81" w:rsidRDefault="004C05AA" w:rsidP="0094025F">
            <w:pPr>
              <w:jc w:val="center"/>
              <w:rPr>
                <w:ins w:id="4766" w:author="智誠 楊" w:date="2021-05-08T15:57:00Z"/>
                <w:rFonts w:ascii="標楷體" w:eastAsia="標楷體" w:hAnsi="標楷體"/>
              </w:rPr>
            </w:pPr>
            <w:ins w:id="4767" w:author="智誠 楊" w:date="2021-05-13T14:47:00Z">
              <w:r>
                <w:rPr>
                  <w:rFonts w:ascii="標楷體" w:eastAsia="標楷體" w:hAnsi="標楷體" w:hint="eastAsia"/>
                </w:rPr>
                <w:t>2</w:t>
              </w:r>
            </w:ins>
          </w:p>
        </w:tc>
        <w:tc>
          <w:tcPr>
            <w:tcW w:w="2126" w:type="dxa"/>
          </w:tcPr>
          <w:p w14:paraId="6E9F77D6" w14:textId="77777777" w:rsidR="004C05AA" w:rsidRPr="00A97C81" w:rsidRDefault="004C05AA" w:rsidP="0094025F">
            <w:pPr>
              <w:rPr>
                <w:ins w:id="4768" w:author="智誠 楊" w:date="2021-05-08T15:57:00Z"/>
                <w:rFonts w:ascii="標楷體" w:eastAsia="標楷體" w:hAnsi="標楷體"/>
                <w:lang w:eastAsia="zh-HK"/>
              </w:rPr>
            </w:pPr>
            <w:ins w:id="4769" w:author="智誠 楊" w:date="2021-05-12T10:04:00Z">
              <w:r w:rsidRPr="00A97C81">
                <w:rPr>
                  <w:rFonts w:ascii="標楷體" w:eastAsia="標楷體" w:hAnsi="標楷體" w:hint="eastAsia"/>
                  <w:lang w:eastAsia="zh-HK"/>
                </w:rPr>
                <w:t>離開</w:t>
              </w:r>
            </w:ins>
          </w:p>
        </w:tc>
        <w:tc>
          <w:tcPr>
            <w:tcW w:w="7033" w:type="dxa"/>
          </w:tcPr>
          <w:p w14:paraId="76C52DB2" w14:textId="77777777" w:rsidR="004C05AA" w:rsidRPr="00A97C81" w:rsidRDefault="004C05AA" w:rsidP="0094025F">
            <w:pPr>
              <w:rPr>
                <w:ins w:id="4770" w:author="智誠 楊" w:date="2021-05-08T15:57:00Z"/>
                <w:rFonts w:ascii="標楷體" w:eastAsia="標楷體" w:hAnsi="標楷體"/>
                <w:lang w:eastAsia="zh-HK"/>
              </w:rPr>
            </w:pPr>
            <w:ins w:id="4771" w:author="智誠 楊" w:date="2021-05-12T10:04:00Z">
              <w:r w:rsidRPr="00A97C81">
                <w:rPr>
                  <w:rFonts w:ascii="標楷體" w:eastAsia="標楷體" w:hAnsi="標楷體" w:hint="eastAsia"/>
                  <w:lang w:eastAsia="zh-HK"/>
                </w:rPr>
                <w:t>關閉此畫面</w:t>
              </w:r>
            </w:ins>
          </w:p>
        </w:tc>
      </w:tr>
      <w:tr w:rsidR="004C05AA" w:rsidRPr="00A97C81" w14:paraId="16FCEC00" w14:textId="77777777" w:rsidTr="0094025F">
        <w:trPr>
          <w:ins w:id="4772" w:author="智誠 楊" w:date="2021-05-08T15:57:00Z"/>
        </w:trPr>
        <w:tc>
          <w:tcPr>
            <w:tcW w:w="851" w:type="dxa"/>
          </w:tcPr>
          <w:p w14:paraId="426DE44B" w14:textId="77777777" w:rsidR="004C05AA" w:rsidRPr="00A97C81" w:rsidRDefault="004C05AA" w:rsidP="0094025F">
            <w:pPr>
              <w:jc w:val="center"/>
              <w:rPr>
                <w:ins w:id="4773" w:author="智誠 楊" w:date="2021-05-08T15:57:00Z"/>
                <w:rFonts w:ascii="標楷體" w:eastAsia="標楷體" w:hAnsi="標楷體"/>
              </w:rPr>
            </w:pPr>
            <w:ins w:id="4774" w:author="智誠 楊" w:date="2021-05-13T14:47:00Z">
              <w:r>
                <w:rPr>
                  <w:rFonts w:ascii="標楷體" w:eastAsia="標楷體" w:hAnsi="標楷體" w:hint="eastAsia"/>
                </w:rPr>
                <w:t>3</w:t>
              </w:r>
            </w:ins>
          </w:p>
        </w:tc>
        <w:tc>
          <w:tcPr>
            <w:tcW w:w="2126" w:type="dxa"/>
          </w:tcPr>
          <w:p w14:paraId="0CDBDB6E" w14:textId="77777777" w:rsidR="004C05AA" w:rsidRPr="00A97C81" w:rsidRDefault="004C05AA" w:rsidP="0094025F">
            <w:pPr>
              <w:rPr>
                <w:ins w:id="4775" w:author="智誠 楊" w:date="2021-05-08T15:57:00Z"/>
                <w:rFonts w:ascii="標楷體" w:eastAsia="標楷體" w:hAnsi="標楷體"/>
                <w:lang w:eastAsia="zh-HK"/>
              </w:rPr>
            </w:pPr>
            <w:ins w:id="4776" w:author="智誠 楊" w:date="2021-05-12T10:04:00Z">
              <w:r w:rsidRPr="00A97C81">
                <w:rPr>
                  <w:rFonts w:ascii="標楷體" w:eastAsia="標楷體" w:hAnsi="標楷體" w:hint="eastAsia"/>
                  <w:lang w:eastAsia="zh-HK"/>
                </w:rPr>
                <w:t>重新交易</w:t>
              </w:r>
            </w:ins>
          </w:p>
        </w:tc>
        <w:tc>
          <w:tcPr>
            <w:tcW w:w="7033" w:type="dxa"/>
          </w:tcPr>
          <w:p w14:paraId="697DB7B1" w14:textId="77777777" w:rsidR="004C05AA" w:rsidRPr="00A97C81" w:rsidRDefault="004C05AA" w:rsidP="0094025F">
            <w:pPr>
              <w:rPr>
                <w:ins w:id="4777" w:author="智誠 楊" w:date="2021-05-08T15:57:00Z"/>
                <w:rFonts w:ascii="標楷體" w:eastAsia="標楷體" w:hAnsi="標楷體"/>
                <w:lang w:eastAsia="zh-HK"/>
              </w:rPr>
            </w:pPr>
            <w:ins w:id="4778" w:author="智誠 楊" w:date="2021-05-12T10:04:00Z">
              <w:r w:rsidRPr="00A97C81">
                <w:rPr>
                  <w:rFonts w:ascii="標楷體" w:eastAsia="標楷體" w:hAnsi="標楷體" w:hint="eastAsia"/>
                  <w:lang w:eastAsia="zh-HK"/>
                </w:rPr>
                <w:t>功能新增且交易成功時顯示</w:t>
              </w:r>
              <w:r w:rsidRPr="00A97C81">
                <w:rPr>
                  <w:rFonts w:ascii="標楷體" w:eastAsia="標楷體" w:hAnsi="標楷體" w:hint="eastAsia"/>
                </w:rPr>
                <w:t>,</w:t>
              </w:r>
              <w:r w:rsidRPr="00A97C81">
                <w:rPr>
                  <w:rFonts w:ascii="標楷體" w:eastAsia="標楷體" w:hAnsi="標楷體" w:hint="eastAsia"/>
                  <w:lang w:eastAsia="zh-HK"/>
                </w:rPr>
                <w:t>重新輸入另一筆</w:t>
              </w:r>
              <w:r>
                <w:rPr>
                  <w:rFonts w:ascii="標楷體" w:eastAsia="標楷體" w:hAnsi="標楷體" w:hint="eastAsia"/>
                </w:rPr>
                <w:t>疑似洗錢交易訪談紀錄</w:t>
              </w:r>
              <w:r w:rsidRPr="00A97C81">
                <w:rPr>
                  <w:rFonts w:ascii="標楷體" w:eastAsia="標楷體" w:hAnsi="標楷體" w:hint="eastAsia"/>
                  <w:lang w:eastAsia="zh-HK"/>
                </w:rPr>
                <w:t>資料</w:t>
              </w:r>
            </w:ins>
          </w:p>
        </w:tc>
      </w:tr>
    </w:tbl>
    <w:p w14:paraId="7FF688A6" w14:textId="77777777" w:rsidR="004C05AA" w:rsidRPr="00253E4B" w:rsidRDefault="004C05AA" w:rsidP="004C05AA">
      <w:pPr>
        <w:rPr>
          <w:ins w:id="4779" w:author="智誠 楊" w:date="2021-05-08T15:57:00Z"/>
        </w:rPr>
      </w:pPr>
    </w:p>
    <w:p w14:paraId="2FE5418A" w14:textId="77777777" w:rsidR="004C05AA" w:rsidRPr="00362205" w:rsidRDefault="004C05AA" w:rsidP="004C05AA">
      <w:pPr>
        <w:pStyle w:val="a"/>
        <w:numPr>
          <w:ilvl w:val="0"/>
          <w:numId w:val="1"/>
        </w:numPr>
        <w:tabs>
          <w:tab w:val="clear" w:pos="1134"/>
        </w:tabs>
        <w:ind w:left="1440" w:hanging="480"/>
        <w:rPr>
          <w:ins w:id="4780" w:author="智誠 楊" w:date="2021-05-08T15:57:00Z"/>
        </w:rPr>
      </w:pPr>
      <w:ins w:id="4781" w:author="智誠 楊" w:date="2021-05-08T15:57:00Z">
        <w:r>
          <w:t>輸入畫面資料說明</w:t>
        </w:r>
      </w:ins>
      <w:ins w:id="4782" w:author="智誠 楊" w:date="2021-05-12T14:37:00Z">
        <w:r>
          <w:rPr>
            <w:rFonts w:hint="eastAsia"/>
          </w:rPr>
          <w:t>-新增</w:t>
        </w:r>
      </w:ins>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783" w:author="智誠 楊" w:date="2021-05-08T16:42: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456"/>
        <w:gridCol w:w="1736"/>
        <w:gridCol w:w="1195"/>
        <w:gridCol w:w="850"/>
        <w:gridCol w:w="2127"/>
        <w:gridCol w:w="567"/>
        <w:gridCol w:w="407"/>
        <w:gridCol w:w="3402"/>
        <w:tblGridChange w:id="4784">
          <w:tblGrid>
            <w:gridCol w:w="113"/>
            <w:gridCol w:w="343"/>
            <w:gridCol w:w="113"/>
            <w:gridCol w:w="1623"/>
            <w:gridCol w:w="113"/>
            <w:gridCol w:w="1195"/>
            <w:gridCol w:w="294"/>
            <w:gridCol w:w="556"/>
            <w:gridCol w:w="436"/>
            <w:gridCol w:w="1489"/>
            <w:gridCol w:w="202"/>
            <w:gridCol w:w="421"/>
            <w:gridCol w:w="146"/>
            <w:gridCol w:w="407"/>
            <w:gridCol w:w="113"/>
            <w:gridCol w:w="2856"/>
            <w:gridCol w:w="433"/>
          </w:tblGrid>
        </w:tblGridChange>
      </w:tblGrid>
      <w:tr w:rsidR="004C05AA" w:rsidRPr="00847BB7" w14:paraId="2056EDCC" w14:textId="77777777" w:rsidTr="0094025F">
        <w:trPr>
          <w:trHeight w:val="388"/>
          <w:tblHeader/>
          <w:jc w:val="center"/>
          <w:ins w:id="4785" w:author="智誠 楊" w:date="2021-05-08T15:57:00Z"/>
          <w:trPrChange w:id="4786" w:author="智誠 楊" w:date="2021-05-08T16:42:00Z">
            <w:trPr>
              <w:gridAfter w:val="0"/>
              <w:trHeight w:val="388"/>
              <w:tblHeader/>
              <w:jc w:val="center"/>
            </w:trPr>
          </w:trPrChange>
        </w:trPr>
        <w:tc>
          <w:tcPr>
            <w:tcW w:w="456" w:type="dxa"/>
            <w:vMerge w:val="restart"/>
            <w:shd w:val="clear" w:color="auto" w:fill="D9D9D9" w:themeFill="background1" w:themeFillShade="D9"/>
            <w:tcPrChange w:id="4787" w:author="智誠 楊" w:date="2021-05-08T16:42:00Z">
              <w:tcPr>
                <w:tcW w:w="456" w:type="dxa"/>
                <w:gridSpan w:val="2"/>
                <w:vMerge w:val="restart"/>
                <w:shd w:val="clear" w:color="auto" w:fill="D9D9D9" w:themeFill="background1" w:themeFillShade="D9"/>
              </w:tcPr>
            </w:tcPrChange>
          </w:tcPr>
          <w:p w14:paraId="09102114" w14:textId="77777777" w:rsidR="004C05AA" w:rsidRPr="00847BB7" w:rsidRDefault="004C05AA" w:rsidP="0094025F">
            <w:pPr>
              <w:rPr>
                <w:ins w:id="4788" w:author="智誠 楊" w:date="2021-05-08T15:57:00Z"/>
                <w:rFonts w:ascii="標楷體" w:eastAsia="標楷體" w:hAnsi="標楷體"/>
              </w:rPr>
            </w:pPr>
            <w:ins w:id="4789" w:author="智誠 楊" w:date="2021-05-08T15:57:00Z">
              <w:r w:rsidRPr="00847BB7">
                <w:rPr>
                  <w:rFonts w:ascii="標楷體" w:eastAsia="標楷體" w:hAnsi="標楷體"/>
                </w:rPr>
                <w:t>序號</w:t>
              </w:r>
            </w:ins>
          </w:p>
        </w:tc>
        <w:tc>
          <w:tcPr>
            <w:tcW w:w="1736" w:type="dxa"/>
            <w:vMerge w:val="restart"/>
            <w:shd w:val="clear" w:color="auto" w:fill="D9D9D9" w:themeFill="background1" w:themeFillShade="D9"/>
            <w:tcPrChange w:id="4790" w:author="智誠 楊" w:date="2021-05-08T16:42:00Z">
              <w:tcPr>
                <w:tcW w:w="1736" w:type="dxa"/>
                <w:gridSpan w:val="2"/>
                <w:vMerge w:val="restart"/>
                <w:shd w:val="clear" w:color="auto" w:fill="D9D9D9" w:themeFill="background1" w:themeFillShade="D9"/>
              </w:tcPr>
            </w:tcPrChange>
          </w:tcPr>
          <w:p w14:paraId="4AD1BCDA" w14:textId="77777777" w:rsidR="004C05AA" w:rsidRPr="00847BB7" w:rsidRDefault="004C05AA" w:rsidP="0094025F">
            <w:pPr>
              <w:rPr>
                <w:ins w:id="4791" w:author="智誠 楊" w:date="2021-05-08T15:57:00Z"/>
                <w:rFonts w:ascii="標楷體" w:eastAsia="標楷體" w:hAnsi="標楷體"/>
              </w:rPr>
            </w:pPr>
            <w:ins w:id="4792" w:author="智誠 楊" w:date="2021-05-08T15:57:00Z">
              <w:r w:rsidRPr="00847BB7">
                <w:rPr>
                  <w:rFonts w:ascii="標楷體" w:eastAsia="標楷體" w:hAnsi="標楷體"/>
                </w:rPr>
                <w:t>欄位</w:t>
              </w:r>
            </w:ins>
          </w:p>
        </w:tc>
        <w:tc>
          <w:tcPr>
            <w:tcW w:w="5146" w:type="dxa"/>
            <w:gridSpan w:val="5"/>
            <w:shd w:val="clear" w:color="auto" w:fill="D9D9D9" w:themeFill="background1" w:themeFillShade="D9"/>
            <w:tcPrChange w:id="4793" w:author="智誠 楊" w:date="2021-05-08T16:42:00Z">
              <w:tcPr>
                <w:tcW w:w="5372" w:type="dxa"/>
                <w:gridSpan w:val="11"/>
                <w:shd w:val="clear" w:color="auto" w:fill="D9D9D9" w:themeFill="background1" w:themeFillShade="D9"/>
              </w:tcPr>
            </w:tcPrChange>
          </w:tcPr>
          <w:p w14:paraId="6B46E710" w14:textId="77777777" w:rsidR="004C05AA" w:rsidRPr="00847BB7" w:rsidRDefault="004C05AA" w:rsidP="0094025F">
            <w:pPr>
              <w:jc w:val="center"/>
              <w:rPr>
                <w:ins w:id="4794" w:author="智誠 楊" w:date="2021-05-08T15:57:00Z"/>
                <w:rFonts w:ascii="標楷體" w:eastAsia="標楷體" w:hAnsi="標楷體"/>
              </w:rPr>
            </w:pPr>
            <w:ins w:id="4795" w:author="智誠 楊" w:date="2021-05-08T15:57:00Z">
              <w:r w:rsidRPr="00847BB7">
                <w:rPr>
                  <w:rFonts w:ascii="標楷體" w:eastAsia="標楷體" w:hAnsi="標楷體"/>
                </w:rPr>
                <w:t>說明</w:t>
              </w:r>
            </w:ins>
          </w:p>
        </w:tc>
        <w:tc>
          <w:tcPr>
            <w:tcW w:w="3402" w:type="dxa"/>
            <w:vMerge w:val="restart"/>
            <w:shd w:val="clear" w:color="auto" w:fill="D9D9D9" w:themeFill="background1" w:themeFillShade="D9"/>
            <w:tcPrChange w:id="4796" w:author="智誠 楊" w:date="2021-05-08T16:42:00Z">
              <w:tcPr>
                <w:tcW w:w="2856" w:type="dxa"/>
                <w:vMerge w:val="restart"/>
                <w:shd w:val="clear" w:color="auto" w:fill="D9D9D9" w:themeFill="background1" w:themeFillShade="D9"/>
              </w:tcPr>
            </w:tcPrChange>
          </w:tcPr>
          <w:p w14:paraId="1A1B31EC" w14:textId="77777777" w:rsidR="004C05AA" w:rsidRPr="00847BB7" w:rsidRDefault="004C05AA" w:rsidP="0094025F">
            <w:pPr>
              <w:rPr>
                <w:ins w:id="4797" w:author="智誠 楊" w:date="2021-05-08T15:57:00Z"/>
                <w:rFonts w:ascii="標楷體" w:eastAsia="標楷體" w:hAnsi="標楷體"/>
              </w:rPr>
            </w:pPr>
            <w:ins w:id="4798" w:author="智誠 楊" w:date="2021-05-08T15:57:00Z">
              <w:r w:rsidRPr="00847BB7">
                <w:rPr>
                  <w:rFonts w:ascii="標楷體" w:eastAsia="標楷體" w:hAnsi="標楷體"/>
                </w:rPr>
                <w:t>處理邏輯及注意事項</w:t>
              </w:r>
            </w:ins>
          </w:p>
        </w:tc>
      </w:tr>
      <w:tr w:rsidR="004C05AA" w:rsidRPr="00847BB7" w14:paraId="69E107ED" w14:textId="77777777" w:rsidTr="0094025F">
        <w:trPr>
          <w:trHeight w:val="244"/>
          <w:tblHeader/>
          <w:jc w:val="center"/>
          <w:ins w:id="4799" w:author="智誠 楊" w:date="2021-05-08T15:57:00Z"/>
        </w:trPr>
        <w:tc>
          <w:tcPr>
            <w:tcW w:w="456" w:type="dxa"/>
            <w:vMerge/>
            <w:shd w:val="clear" w:color="auto" w:fill="D9D9D9" w:themeFill="background1" w:themeFillShade="D9"/>
          </w:tcPr>
          <w:p w14:paraId="41ED7464" w14:textId="77777777" w:rsidR="004C05AA" w:rsidRPr="00847BB7" w:rsidRDefault="004C05AA" w:rsidP="0094025F">
            <w:pPr>
              <w:rPr>
                <w:ins w:id="4800" w:author="智誠 楊" w:date="2021-05-08T15:57:00Z"/>
                <w:rFonts w:ascii="標楷體" w:eastAsia="標楷體" w:hAnsi="標楷體"/>
              </w:rPr>
            </w:pPr>
          </w:p>
        </w:tc>
        <w:tc>
          <w:tcPr>
            <w:tcW w:w="1736" w:type="dxa"/>
            <w:vMerge/>
            <w:shd w:val="clear" w:color="auto" w:fill="D9D9D9" w:themeFill="background1" w:themeFillShade="D9"/>
          </w:tcPr>
          <w:p w14:paraId="4D96EC88" w14:textId="77777777" w:rsidR="004C05AA" w:rsidRPr="00847BB7" w:rsidRDefault="004C05AA" w:rsidP="0094025F">
            <w:pPr>
              <w:rPr>
                <w:ins w:id="4801" w:author="智誠 楊" w:date="2021-05-08T15:57:00Z"/>
                <w:rFonts w:ascii="標楷體" w:eastAsia="標楷體" w:hAnsi="標楷體"/>
              </w:rPr>
            </w:pPr>
          </w:p>
        </w:tc>
        <w:tc>
          <w:tcPr>
            <w:tcW w:w="1195" w:type="dxa"/>
            <w:shd w:val="clear" w:color="auto" w:fill="D9D9D9" w:themeFill="background1" w:themeFillShade="D9"/>
          </w:tcPr>
          <w:p w14:paraId="31FCECD5" w14:textId="77777777" w:rsidR="004C05AA" w:rsidRPr="00847BB7" w:rsidRDefault="004C05AA" w:rsidP="0094025F">
            <w:pPr>
              <w:rPr>
                <w:ins w:id="4802" w:author="智誠 楊" w:date="2021-05-08T15:57:00Z"/>
                <w:rFonts w:ascii="標楷體" w:eastAsia="標楷體" w:hAnsi="標楷體"/>
              </w:rPr>
            </w:pPr>
            <w:ins w:id="4803" w:author="智誠 楊" w:date="2021-05-08T15:57:00Z">
              <w:del w:id="4804" w:author="阿毛" w:date="2021-06-03T09:53:00Z">
                <w:r w:rsidRPr="00847BB7" w:rsidDel="00E27902">
                  <w:rPr>
                    <w:rFonts w:ascii="標楷體" w:eastAsia="標楷體" w:hAnsi="標楷體" w:hint="eastAsia"/>
                  </w:rPr>
                  <w:delText>資料型態長度</w:delText>
                </w:r>
              </w:del>
            </w:ins>
            <w:ins w:id="4805" w:author="阿毛" w:date="2021-06-03T09:53:00Z">
              <w:r>
                <w:rPr>
                  <w:rFonts w:ascii="標楷體" w:eastAsia="標楷體" w:hAnsi="標楷體" w:hint="eastAsia"/>
                </w:rPr>
                <w:t>資料長度</w:t>
              </w:r>
            </w:ins>
          </w:p>
        </w:tc>
        <w:tc>
          <w:tcPr>
            <w:tcW w:w="850" w:type="dxa"/>
            <w:shd w:val="clear" w:color="auto" w:fill="D9D9D9" w:themeFill="background1" w:themeFillShade="D9"/>
          </w:tcPr>
          <w:p w14:paraId="4F166F89" w14:textId="77777777" w:rsidR="004C05AA" w:rsidRPr="00847BB7" w:rsidRDefault="004C05AA" w:rsidP="0094025F">
            <w:pPr>
              <w:rPr>
                <w:ins w:id="4806" w:author="智誠 楊" w:date="2021-05-08T15:57:00Z"/>
                <w:rFonts w:ascii="標楷體" w:eastAsia="標楷體" w:hAnsi="標楷體"/>
              </w:rPr>
            </w:pPr>
            <w:ins w:id="4807" w:author="智誠 楊" w:date="2021-05-08T15:57:00Z">
              <w:r w:rsidRPr="00847BB7">
                <w:rPr>
                  <w:rFonts w:ascii="標楷體" w:eastAsia="標楷體" w:hAnsi="標楷體"/>
                </w:rPr>
                <w:t>預設值</w:t>
              </w:r>
            </w:ins>
          </w:p>
        </w:tc>
        <w:tc>
          <w:tcPr>
            <w:tcW w:w="2127" w:type="dxa"/>
            <w:shd w:val="clear" w:color="auto" w:fill="D9D9D9" w:themeFill="background1" w:themeFillShade="D9"/>
          </w:tcPr>
          <w:p w14:paraId="2AC1B18A" w14:textId="77777777" w:rsidR="004C05AA" w:rsidRPr="00847BB7" w:rsidRDefault="004C05AA" w:rsidP="0094025F">
            <w:pPr>
              <w:rPr>
                <w:ins w:id="4808" w:author="智誠 楊" w:date="2021-05-08T15:57:00Z"/>
                <w:rFonts w:ascii="標楷體" w:eastAsia="標楷體" w:hAnsi="標楷體"/>
              </w:rPr>
            </w:pPr>
            <w:ins w:id="4809" w:author="智誠 楊" w:date="2021-05-08T15:57:00Z">
              <w:r w:rsidRPr="00847BB7">
                <w:rPr>
                  <w:rFonts w:ascii="標楷體" w:eastAsia="標楷體" w:hAnsi="標楷體"/>
                </w:rPr>
                <w:t>選單內容</w:t>
              </w:r>
            </w:ins>
          </w:p>
        </w:tc>
        <w:tc>
          <w:tcPr>
            <w:tcW w:w="567" w:type="dxa"/>
            <w:shd w:val="clear" w:color="auto" w:fill="D9D9D9" w:themeFill="background1" w:themeFillShade="D9"/>
          </w:tcPr>
          <w:p w14:paraId="63C4BBA5" w14:textId="77777777" w:rsidR="004C05AA" w:rsidRPr="00847BB7" w:rsidRDefault="004C05AA" w:rsidP="0094025F">
            <w:pPr>
              <w:rPr>
                <w:ins w:id="4810" w:author="智誠 楊" w:date="2021-05-08T15:57:00Z"/>
                <w:rFonts w:ascii="標楷體" w:eastAsia="標楷體" w:hAnsi="標楷體"/>
              </w:rPr>
            </w:pPr>
            <w:ins w:id="4811" w:author="智誠 楊" w:date="2021-05-08T15:57:00Z">
              <w:r w:rsidRPr="00847BB7">
                <w:rPr>
                  <w:rFonts w:ascii="標楷體" w:eastAsia="標楷體" w:hAnsi="標楷體"/>
                </w:rPr>
                <w:t>必填</w:t>
              </w:r>
            </w:ins>
          </w:p>
        </w:tc>
        <w:tc>
          <w:tcPr>
            <w:tcW w:w="407" w:type="dxa"/>
            <w:shd w:val="clear" w:color="auto" w:fill="D9D9D9" w:themeFill="background1" w:themeFillShade="D9"/>
          </w:tcPr>
          <w:p w14:paraId="0D5F91D8" w14:textId="77777777" w:rsidR="004C05AA" w:rsidRPr="00847BB7" w:rsidRDefault="004C05AA" w:rsidP="0094025F">
            <w:pPr>
              <w:rPr>
                <w:ins w:id="4812" w:author="智誠 楊" w:date="2021-05-08T15:57:00Z"/>
                <w:rFonts w:ascii="標楷體" w:eastAsia="標楷體" w:hAnsi="標楷體"/>
              </w:rPr>
            </w:pPr>
            <w:ins w:id="4813" w:author="智誠 楊" w:date="2021-05-08T15:57:00Z">
              <w:r w:rsidRPr="00847BB7">
                <w:rPr>
                  <w:rFonts w:ascii="標楷體" w:eastAsia="標楷體" w:hAnsi="標楷體"/>
                </w:rPr>
                <w:t>R/W</w:t>
              </w:r>
            </w:ins>
          </w:p>
        </w:tc>
        <w:tc>
          <w:tcPr>
            <w:tcW w:w="3402" w:type="dxa"/>
            <w:vMerge/>
            <w:shd w:val="clear" w:color="auto" w:fill="D9D9D9" w:themeFill="background1" w:themeFillShade="D9"/>
          </w:tcPr>
          <w:p w14:paraId="266ACA56" w14:textId="77777777" w:rsidR="004C05AA" w:rsidRPr="00847BB7" w:rsidRDefault="004C05AA" w:rsidP="0094025F">
            <w:pPr>
              <w:rPr>
                <w:ins w:id="4814" w:author="智誠 楊" w:date="2021-05-08T15:57:00Z"/>
                <w:rFonts w:ascii="標楷體" w:eastAsia="標楷體" w:hAnsi="標楷體"/>
              </w:rPr>
            </w:pPr>
          </w:p>
        </w:tc>
      </w:tr>
      <w:tr w:rsidR="004C05AA" w:rsidRPr="00847BB7" w14:paraId="15D82B08" w14:textId="77777777" w:rsidTr="0094025F">
        <w:trPr>
          <w:trHeight w:val="244"/>
          <w:jc w:val="center"/>
          <w:ins w:id="4815" w:author="智誠 楊" w:date="2021-05-08T15:57:00Z"/>
          <w:trPrChange w:id="4816" w:author="阿毛" w:date="2021-06-09T14:34:00Z">
            <w:trPr>
              <w:gridAfter w:val="0"/>
              <w:trHeight w:val="244"/>
              <w:jc w:val="center"/>
            </w:trPr>
          </w:trPrChange>
        </w:trPr>
        <w:tc>
          <w:tcPr>
            <w:tcW w:w="456" w:type="dxa"/>
            <w:tcPrChange w:id="4817" w:author="阿毛" w:date="2021-06-09T14:34:00Z">
              <w:tcPr>
                <w:tcW w:w="456" w:type="dxa"/>
                <w:gridSpan w:val="2"/>
              </w:tcPr>
            </w:tcPrChange>
          </w:tcPr>
          <w:p w14:paraId="78FA0242" w14:textId="77777777" w:rsidR="004C05AA" w:rsidRPr="00847BB7" w:rsidRDefault="004C05AA" w:rsidP="0094025F">
            <w:pPr>
              <w:rPr>
                <w:ins w:id="4818" w:author="智誠 楊" w:date="2021-05-08T15:57:00Z"/>
                <w:rFonts w:ascii="標楷體" w:eastAsia="標楷體" w:hAnsi="標楷體"/>
              </w:rPr>
            </w:pPr>
            <w:ins w:id="4819" w:author="智誠 楊" w:date="2021-05-08T15:57:00Z">
              <w:r>
                <w:rPr>
                  <w:rFonts w:ascii="標楷體" w:eastAsia="標楷體" w:hAnsi="標楷體" w:hint="eastAsia"/>
                </w:rPr>
                <w:t>1</w:t>
              </w:r>
            </w:ins>
          </w:p>
        </w:tc>
        <w:tc>
          <w:tcPr>
            <w:tcW w:w="1736" w:type="dxa"/>
            <w:tcPrChange w:id="4820" w:author="阿毛" w:date="2021-06-09T14:34:00Z">
              <w:tcPr>
                <w:tcW w:w="1736" w:type="dxa"/>
                <w:gridSpan w:val="2"/>
              </w:tcPr>
            </w:tcPrChange>
          </w:tcPr>
          <w:p w14:paraId="2A35A526" w14:textId="77777777" w:rsidR="004C05AA" w:rsidRPr="00847BB7" w:rsidRDefault="004C05AA" w:rsidP="0094025F">
            <w:pPr>
              <w:rPr>
                <w:ins w:id="4821" w:author="智誠 楊" w:date="2021-05-08T15:57:00Z"/>
                <w:rFonts w:ascii="標楷體" w:eastAsia="標楷體" w:hAnsi="標楷體"/>
              </w:rPr>
            </w:pPr>
            <w:ins w:id="4822" w:author="智誠 楊" w:date="2021-05-08T15:57:00Z">
              <w:r w:rsidRPr="00847BB7">
                <w:rPr>
                  <w:rFonts w:ascii="標楷體" w:eastAsia="標楷體" w:hAnsi="標楷體" w:hint="eastAsia"/>
                  <w:lang w:eastAsia="zh-HK"/>
                </w:rPr>
                <w:t>功能選項</w:t>
              </w:r>
            </w:ins>
          </w:p>
        </w:tc>
        <w:tc>
          <w:tcPr>
            <w:tcW w:w="1195" w:type="dxa"/>
            <w:tcPrChange w:id="4823" w:author="阿毛" w:date="2021-06-09T14:34:00Z">
              <w:tcPr>
                <w:tcW w:w="1602" w:type="dxa"/>
                <w:gridSpan w:val="3"/>
              </w:tcPr>
            </w:tcPrChange>
          </w:tcPr>
          <w:p w14:paraId="670D705A" w14:textId="77777777" w:rsidR="004C05AA" w:rsidRPr="00847BB7" w:rsidRDefault="004C05AA" w:rsidP="0094025F">
            <w:pPr>
              <w:rPr>
                <w:ins w:id="4824" w:author="智誠 楊" w:date="2021-05-08T15:57:00Z"/>
                <w:rFonts w:ascii="標楷體" w:eastAsia="標楷體" w:hAnsi="標楷體"/>
              </w:rPr>
            </w:pPr>
            <w:ins w:id="4825" w:author="智誠 楊" w:date="2021-05-08T15:57:00Z">
              <w:r w:rsidRPr="00847BB7">
                <w:rPr>
                  <w:rFonts w:ascii="標楷體" w:eastAsia="標楷體" w:hAnsi="標楷體"/>
                </w:rPr>
                <w:t xml:space="preserve">                  </w:t>
              </w:r>
            </w:ins>
          </w:p>
        </w:tc>
        <w:tc>
          <w:tcPr>
            <w:tcW w:w="850" w:type="dxa"/>
            <w:tcPrChange w:id="4826" w:author="阿毛" w:date="2021-06-09T14:34:00Z">
              <w:tcPr>
                <w:tcW w:w="992" w:type="dxa"/>
                <w:gridSpan w:val="2"/>
              </w:tcPr>
            </w:tcPrChange>
          </w:tcPr>
          <w:p w14:paraId="099C2CD4" w14:textId="77777777" w:rsidR="004C05AA" w:rsidRPr="00847BB7" w:rsidRDefault="004C05AA" w:rsidP="0094025F">
            <w:pPr>
              <w:rPr>
                <w:ins w:id="4827" w:author="智誠 楊" w:date="2021-05-08T15:57:00Z"/>
                <w:rFonts w:ascii="標楷體" w:eastAsia="標楷體" w:hAnsi="標楷體"/>
              </w:rPr>
            </w:pPr>
            <w:ins w:id="4828" w:author="阿毛" w:date="2021-06-09T14:27:00Z">
              <w:r w:rsidRPr="00847BB7">
                <w:rPr>
                  <w:rFonts w:ascii="標楷體" w:eastAsia="標楷體" w:hAnsi="標楷體" w:hint="eastAsia"/>
                  <w:lang w:eastAsia="zh-HK"/>
                </w:rPr>
                <w:t>新增</w:t>
              </w:r>
            </w:ins>
          </w:p>
        </w:tc>
        <w:tc>
          <w:tcPr>
            <w:tcW w:w="2127" w:type="dxa"/>
            <w:tcPrChange w:id="4829" w:author="阿毛" w:date="2021-06-09T14:34:00Z">
              <w:tcPr>
                <w:tcW w:w="1489" w:type="dxa"/>
              </w:tcPr>
            </w:tcPrChange>
          </w:tcPr>
          <w:p w14:paraId="4770655B" w14:textId="77777777" w:rsidR="004C05AA" w:rsidRPr="00847BB7" w:rsidRDefault="004C05AA" w:rsidP="0094025F">
            <w:pPr>
              <w:rPr>
                <w:ins w:id="4830" w:author="智誠 楊" w:date="2021-05-08T15:57:00Z"/>
                <w:rFonts w:ascii="標楷體" w:eastAsia="標楷體" w:hAnsi="標楷體"/>
              </w:rPr>
            </w:pPr>
          </w:p>
        </w:tc>
        <w:tc>
          <w:tcPr>
            <w:tcW w:w="567" w:type="dxa"/>
            <w:tcPrChange w:id="4831" w:author="阿毛" w:date="2021-06-09T14:34:00Z">
              <w:tcPr>
                <w:tcW w:w="623" w:type="dxa"/>
                <w:gridSpan w:val="2"/>
              </w:tcPr>
            </w:tcPrChange>
          </w:tcPr>
          <w:p w14:paraId="3DED3192" w14:textId="77777777" w:rsidR="004C05AA" w:rsidRPr="00847BB7" w:rsidRDefault="004C05AA" w:rsidP="0094025F">
            <w:pPr>
              <w:rPr>
                <w:ins w:id="4832" w:author="智誠 楊" w:date="2021-05-08T15:57:00Z"/>
                <w:rFonts w:ascii="標楷體" w:eastAsia="標楷體" w:hAnsi="標楷體"/>
              </w:rPr>
            </w:pPr>
          </w:p>
        </w:tc>
        <w:tc>
          <w:tcPr>
            <w:tcW w:w="407" w:type="dxa"/>
            <w:tcPrChange w:id="4833" w:author="阿毛" w:date="2021-06-09T14:34:00Z">
              <w:tcPr>
                <w:tcW w:w="666" w:type="dxa"/>
                <w:gridSpan w:val="3"/>
              </w:tcPr>
            </w:tcPrChange>
          </w:tcPr>
          <w:p w14:paraId="4F937BE4" w14:textId="77777777" w:rsidR="004C05AA" w:rsidRPr="00847BB7" w:rsidRDefault="004C05AA" w:rsidP="0094025F">
            <w:pPr>
              <w:jc w:val="center"/>
              <w:rPr>
                <w:ins w:id="4834" w:author="智誠 楊" w:date="2021-05-08T15:57:00Z"/>
                <w:rFonts w:ascii="標楷體" w:eastAsia="標楷體" w:hAnsi="標楷體"/>
              </w:rPr>
            </w:pPr>
            <w:ins w:id="4835" w:author="智誠 楊" w:date="2021-05-08T15:57:00Z">
              <w:r>
                <w:rPr>
                  <w:rFonts w:ascii="標楷體" w:eastAsia="標楷體" w:hAnsi="標楷體" w:hint="eastAsia"/>
                </w:rPr>
                <w:t>R</w:t>
              </w:r>
            </w:ins>
          </w:p>
        </w:tc>
        <w:tc>
          <w:tcPr>
            <w:tcW w:w="3402" w:type="dxa"/>
            <w:tcPrChange w:id="4836" w:author="阿毛" w:date="2021-06-09T14:34:00Z">
              <w:tcPr>
                <w:tcW w:w="2856" w:type="dxa"/>
              </w:tcPr>
            </w:tcPrChange>
          </w:tcPr>
          <w:p w14:paraId="6804A91A" w14:textId="77777777" w:rsidR="004C05AA" w:rsidRPr="00847BB7" w:rsidRDefault="004C05AA" w:rsidP="0094025F">
            <w:pPr>
              <w:rPr>
                <w:ins w:id="4837" w:author="智誠 楊" w:date="2021-05-08T15:57:00Z"/>
                <w:rFonts w:ascii="標楷體" w:eastAsia="標楷體" w:hAnsi="標楷體"/>
              </w:rPr>
            </w:pPr>
            <w:ins w:id="4838" w:author="智誠 楊" w:date="2021-05-08T15:57:00Z">
              <w:r w:rsidRPr="00847BB7">
                <w:rPr>
                  <w:rFonts w:ascii="標楷體" w:eastAsia="標楷體" w:hAnsi="標楷體" w:hint="eastAsia"/>
                </w:rPr>
                <w:t>自動顯示</w:t>
              </w:r>
            </w:ins>
            <w:ins w:id="4839" w:author="智誠 楊" w:date="2021-05-12T09:55:00Z">
              <w:del w:id="4840" w:author="阿毛" w:date="2021-06-09T14:27:00Z">
                <w:r w:rsidDel="00872B53">
                  <w:rPr>
                    <w:rFonts w:ascii="標楷體" w:eastAsia="標楷體" w:hAnsi="標楷體" w:hint="eastAsia"/>
                  </w:rPr>
                  <w:delText>:</w:delText>
                </w:r>
              </w:del>
            </w:ins>
            <w:ins w:id="4841" w:author="智誠 楊" w:date="2021-05-08T15:57:00Z">
              <w:del w:id="4842" w:author="阿毛" w:date="2021-06-09T14:27:00Z">
                <w:r w:rsidRPr="00847BB7" w:rsidDel="00872B53">
                  <w:rPr>
                    <w:rFonts w:ascii="標楷體" w:eastAsia="標楷體" w:hAnsi="標楷體" w:hint="eastAsia"/>
                    <w:lang w:eastAsia="zh-HK"/>
                  </w:rPr>
                  <w:delText>新增</w:delText>
                </w:r>
              </w:del>
            </w:ins>
          </w:p>
        </w:tc>
      </w:tr>
      <w:tr w:rsidR="004C05AA" w:rsidRPr="00847BB7" w14:paraId="73A00085" w14:textId="77777777" w:rsidTr="0094025F">
        <w:trPr>
          <w:trHeight w:val="244"/>
          <w:jc w:val="center"/>
          <w:ins w:id="4843" w:author="智誠 楊" w:date="2021-05-08T15:57:00Z"/>
          <w:trPrChange w:id="4844" w:author="阿毛" w:date="2021-06-09T14:34:00Z">
            <w:trPr>
              <w:gridAfter w:val="0"/>
              <w:trHeight w:val="244"/>
              <w:jc w:val="center"/>
            </w:trPr>
          </w:trPrChange>
        </w:trPr>
        <w:tc>
          <w:tcPr>
            <w:tcW w:w="456" w:type="dxa"/>
            <w:tcPrChange w:id="4845" w:author="阿毛" w:date="2021-06-09T14:34:00Z">
              <w:tcPr>
                <w:tcW w:w="456" w:type="dxa"/>
                <w:gridSpan w:val="2"/>
              </w:tcPr>
            </w:tcPrChange>
          </w:tcPr>
          <w:p w14:paraId="20F78A8E" w14:textId="77777777" w:rsidR="004C05AA" w:rsidRPr="00847BB7" w:rsidRDefault="004C05AA" w:rsidP="0094025F">
            <w:pPr>
              <w:rPr>
                <w:ins w:id="4846" w:author="智誠 楊" w:date="2021-05-08T15:57:00Z"/>
                <w:rFonts w:ascii="標楷體" w:eastAsia="標楷體" w:hAnsi="標楷體"/>
              </w:rPr>
            </w:pPr>
            <w:ins w:id="4847" w:author="智誠 楊" w:date="2021-05-08T15:57:00Z">
              <w:r w:rsidRPr="00847BB7">
                <w:rPr>
                  <w:rFonts w:ascii="標楷體" w:eastAsia="標楷體" w:hAnsi="標楷體" w:hint="eastAsia"/>
                </w:rPr>
                <w:t>2</w:t>
              </w:r>
            </w:ins>
          </w:p>
        </w:tc>
        <w:tc>
          <w:tcPr>
            <w:tcW w:w="1736" w:type="dxa"/>
            <w:tcPrChange w:id="4848" w:author="阿毛" w:date="2021-06-09T14:34:00Z">
              <w:tcPr>
                <w:tcW w:w="1736" w:type="dxa"/>
                <w:gridSpan w:val="2"/>
              </w:tcPr>
            </w:tcPrChange>
          </w:tcPr>
          <w:p w14:paraId="538B2959" w14:textId="77777777" w:rsidR="004C05AA" w:rsidRPr="00847BB7" w:rsidRDefault="004C05AA" w:rsidP="0094025F">
            <w:pPr>
              <w:rPr>
                <w:ins w:id="4849" w:author="智誠 楊" w:date="2021-05-08T15:57:00Z"/>
                <w:rFonts w:ascii="標楷體" w:eastAsia="標楷體" w:hAnsi="標楷體"/>
              </w:rPr>
            </w:pPr>
            <w:ins w:id="4850" w:author="智誠 楊" w:date="2021-05-08T16:07:00Z">
              <w:r>
                <w:rPr>
                  <w:rFonts w:ascii="標楷體" w:eastAsia="標楷體" w:hAnsi="標楷體" w:hint="eastAsia"/>
                </w:rPr>
                <w:t>訪談日期</w:t>
              </w:r>
            </w:ins>
          </w:p>
        </w:tc>
        <w:tc>
          <w:tcPr>
            <w:tcW w:w="1195" w:type="dxa"/>
            <w:tcPrChange w:id="4851" w:author="阿毛" w:date="2021-06-09T14:34:00Z">
              <w:tcPr>
                <w:tcW w:w="1602" w:type="dxa"/>
                <w:gridSpan w:val="3"/>
              </w:tcPr>
            </w:tcPrChange>
          </w:tcPr>
          <w:p w14:paraId="1CBE2B47" w14:textId="77777777" w:rsidR="004C05AA" w:rsidRPr="00847BB7" w:rsidRDefault="004C05AA" w:rsidP="0094025F">
            <w:pPr>
              <w:rPr>
                <w:ins w:id="4852" w:author="智誠 楊" w:date="2021-05-08T15:57:00Z"/>
                <w:rFonts w:ascii="標楷體" w:eastAsia="標楷體" w:hAnsi="標楷體"/>
              </w:rPr>
            </w:pPr>
            <w:ins w:id="4853" w:author="智誠 楊" w:date="2021-05-08T16:07:00Z">
              <w:r>
                <w:rPr>
                  <w:rFonts w:ascii="標楷體" w:eastAsia="標楷體" w:hAnsi="標楷體" w:hint="eastAsia"/>
                </w:rPr>
                <w:t>7</w:t>
              </w:r>
            </w:ins>
            <w:ins w:id="4854" w:author="智誠 楊" w:date="2021-05-08T15:57:00Z">
              <w:r w:rsidRPr="00847BB7">
                <w:rPr>
                  <w:rFonts w:ascii="標楷體" w:eastAsia="標楷體" w:hAnsi="標楷體"/>
                </w:rPr>
                <w:t xml:space="preserve">               </w:t>
              </w:r>
            </w:ins>
          </w:p>
        </w:tc>
        <w:tc>
          <w:tcPr>
            <w:tcW w:w="850" w:type="dxa"/>
            <w:tcPrChange w:id="4855" w:author="阿毛" w:date="2021-06-09T14:34:00Z">
              <w:tcPr>
                <w:tcW w:w="992" w:type="dxa"/>
                <w:gridSpan w:val="2"/>
              </w:tcPr>
            </w:tcPrChange>
          </w:tcPr>
          <w:p w14:paraId="468F0481" w14:textId="77777777" w:rsidR="004C05AA" w:rsidRPr="00847BB7" w:rsidRDefault="004C05AA" w:rsidP="0094025F">
            <w:pPr>
              <w:rPr>
                <w:ins w:id="4856" w:author="智誠 楊" w:date="2021-05-08T15:57:00Z"/>
                <w:rFonts w:ascii="標楷體" w:eastAsia="標楷體" w:hAnsi="標楷體"/>
              </w:rPr>
            </w:pPr>
            <w:ins w:id="4857" w:author="智誠 楊" w:date="2021-05-08T16:23:00Z">
              <w:r>
                <w:rPr>
                  <w:rFonts w:ascii="標楷體" w:eastAsia="標楷體" w:hAnsi="標楷體" w:hint="eastAsia"/>
                </w:rPr>
                <w:t>日曆</w:t>
              </w:r>
              <w:r>
                <w:rPr>
                  <w:rFonts w:ascii="標楷體" w:eastAsia="標楷體" w:hAnsi="標楷體" w:hint="eastAsia"/>
                </w:rPr>
                <w:lastRenderedPageBreak/>
                <w:t>日</w:t>
              </w:r>
            </w:ins>
          </w:p>
        </w:tc>
        <w:tc>
          <w:tcPr>
            <w:tcW w:w="2127" w:type="dxa"/>
            <w:tcPrChange w:id="4858" w:author="阿毛" w:date="2021-06-09T14:34:00Z">
              <w:tcPr>
                <w:tcW w:w="1489" w:type="dxa"/>
              </w:tcPr>
            </w:tcPrChange>
          </w:tcPr>
          <w:p w14:paraId="77ACAE2A" w14:textId="77777777" w:rsidR="004C05AA" w:rsidRPr="00847BB7" w:rsidRDefault="004C05AA" w:rsidP="0094025F">
            <w:pPr>
              <w:rPr>
                <w:ins w:id="4859" w:author="智誠 楊" w:date="2021-05-08T15:57:00Z"/>
                <w:rFonts w:ascii="標楷體" w:eastAsia="標楷體" w:hAnsi="標楷體"/>
              </w:rPr>
            </w:pPr>
            <w:ins w:id="4860" w:author="阿毛" w:date="2021-06-09T14:27:00Z">
              <w:r>
                <w:rPr>
                  <w:rFonts w:ascii="標楷體" w:eastAsia="標楷體" w:hAnsi="標楷體" w:hint="eastAsia"/>
                </w:rPr>
                <w:lastRenderedPageBreak/>
                <w:t>日期選單</w:t>
              </w:r>
            </w:ins>
          </w:p>
        </w:tc>
        <w:tc>
          <w:tcPr>
            <w:tcW w:w="567" w:type="dxa"/>
            <w:tcPrChange w:id="4861" w:author="阿毛" w:date="2021-06-09T14:34:00Z">
              <w:tcPr>
                <w:tcW w:w="623" w:type="dxa"/>
                <w:gridSpan w:val="2"/>
              </w:tcPr>
            </w:tcPrChange>
          </w:tcPr>
          <w:p w14:paraId="36A27147" w14:textId="77777777" w:rsidR="004C05AA" w:rsidRPr="00847BB7" w:rsidRDefault="004C05AA" w:rsidP="0094025F">
            <w:pPr>
              <w:rPr>
                <w:ins w:id="4862" w:author="智誠 楊" w:date="2021-05-08T15:57:00Z"/>
                <w:rFonts w:ascii="標楷體" w:eastAsia="標楷體" w:hAnsi="標楷體"/>
              </w:rPr>
            </w:pPr>
            <w:ins w:id="4863" w:author="智誠 楊" w:date="2021-05-08T15:57:00Z">
              <w:r>
                <w:rPr>
                  <w:rFonts w:ascii="標楷體" w:eastAsia="標楷體" w:hAnsi="標楷體" w:hint="eastAsia"/>
                </w:rPr>
                <w:t>V</w:t>
              </w:r>
            </w:ins>
          </w:p>
        </w:tc>
        <w:tc>
          <w:tcPr>
            <w:tcW w:w="407" w:type="dxa"/>
            <w:tcPrChange w:id="4864" w:author="阿毛" w:date="2021-06-09T14:34:00Z">
              <w:tcPr>
                <w:tcW w:w="666" w:type="dxa"/>
                <w:gridSpan w:val="3"/>
              </w:tcPr>
            </w:tcPrChange>
          </w:tcPr>
          <w:p w14:paraId="10E0798D" w14:textId="77777777" w:rsidR="004C05AA" w:rsidRPr="00A01A6B" w:rsidRDefault="004C05AA" w:rsidP="0094025F">
            <w:pPr>
              <w:jc w:val="center"/>
              <w:rPr>
                <w:ins w:id="4865" w:author="智誠 楊" w:date="2021-05-08T15:57:00Z"/>
                <w:rFonts w:ascii="標楷體" w:eastAsia="標楷體" w:hAnsi="標楷體"/>
              </w:rPr>
            </w:pPr>
            <w:ins w:id="4866" w:author="智誠 楊" w:date="2021-05-08T15:57:00Z">
              <w:r w:rsidRPr="00A01A6B">
                <w:rPr>
                  <w:rFonts w:ascii="標楷體" w:eastAsia="標楷體" w:hAnsi="標楷體" w:hint="eastAsia"/>
                </w:rPr>
                <w:t>W</w:t>
              </w:r>
            </w:ins>
          </w:p>
        </w:tc>
        <w:tc>
          <w:tcPr>
            <w:tcW w:w="3402" w:type="dxa"/>
            <w:tcPrChange w:id="4867" w:author="阿毛" w:date="2021-06-09T14:34:00Z">
              <w:tcPr>
                <w:tcW w:w="2856" w:type="dxa"/>
              </w:tcPr>
            </w:tcPrChange>
          </w:tcPr>
          <w:p w14:paraId="0EA3D803" w14:textId="77777777" w:rsidR="004C05AA" w:rsidRDefault="004C05AA" w:rsidP="0094025F">
            <w:pPr>
              <w:snapToGrid w:val="0"/>
              <w:ind w:left="238" w:hangingChars="99" w:hanging="238"/>
              <w:rPr>
                <w:ins w:id="4868" w:author="智誠 楊" w:date="2021-05-08T15:57:00Z"/>
                <w:rFonts w:ascii="標楷體" w:eastAsia="標楷體" w:hAnsi="標楷體"/>
                <w:color w:val="000000" w:themeColor="text1"/>
              </w:rPr>
            </w:pPr>
            <w:ins w:id="4869" w:author="智誠 楊" w:date="2021-05-08T15:57:00Z">
              <w:r w:rsidRPr="00A01A6B">
                <w:rPr>
                  <w:rFonts w:ascii="標楷體" w:eastAsia="標楷體" w:hAnsi="標楷體" w:hint="eastAsia"/>
                  <w:color w:val="000000" w:themeColor="text1"/>
                </w:rPr>
                <w:t>1.必須輸入</w:t>
              </w:r>
            </w:ins>
            <w:ins w:id="4870" w:author="阿毛" w:date="2021-06-09T14:28:00Z">
              <w:r>
                <w:rPr>
                  <w:rFonts w:ascii="標楷體" w:eastAsia="標楷體" w:hAnsi="標楷體" w:hint="eastAsia"/>
                  <w:color w:val="000000" w:themeColor="text1"/>
                </w:rPr>
                <w:t>日期,檢核條件:</w:t>
              </w:r>
            </w:ins>
          </w:p>
          <w:p w14:paraId="3EA2B100" w14:textId="77777777" w:rsidR="004C05AA" w:rsidRDefault="004C05AA" w:rsidP="0094025F">
            <w:pPr>
              <w:snapToGrid w:val="0"/>
              <w:ind w:left="238" w:hangingChars="99" w:hanging="238"/>
              <w:rPr>
                <w:ins w:id="4871" w:author="智誠 楊" w:date="2021-05-12T09:58:00Z"/>
                <w:rFonts w:ascii="標楷體" w:eastAsia="標楷體" w:hAnsi="標楷體"/>
              </w:rPr>
            </w:pPr>
            <w:ins w:id="4872" w:author="智誠 楊" w:date="2021-05-08T15:57:00Z">
              <w:del w:id="4873" w:author="阿毛" w:date="2021-06-09T14:28:00Z">
                <w:r w:rsidDel="00872B53">
                  <w:rPr>
                    <w:rFonts w:ascii="標楷體" w:eastAsia="標楷體" w:hAnsi="標楷體" w:hint="eastAsia"/>
                    <w:color w:val="000000" w:themeColor="text1"/>
                  </w:rPr>
                  <w:delText>2.</w:delText>
                </w:r>
              </w:del>
            </w:ins>
            <w:ins w:id="4874" w:author="智誠 楊" w:date="2021-05-12T09:58:00Z">
              <w:del w:id="4875" w:author="阿毛" w:date="2021-06-09T14:28:00Z">
                <w:r w:rsidDel="00872B53">
                  <w:rPr>
                    <w:rFonts w:ascii="標楷體" w:eastAsia="標楷體" w:hAnsi="標楷體" w:hint="eastAsia"/>
                  </w:rPr>
                  <w:delText>檢查:</w:delText>
                </w:r>
              </w:del>
            </w:ins>
            <w:ins w:id="4876" w:author="阿毛" w:date="2021-06-09T14:28:00Z">
              <w:r>
                <w:rPr>
                  <w:rFonts w:ascii="標楷體" w:eastAsia="標楷體" w:hAnsi="標楷體" w:hint="eastAsia"/>
                  <w:color w:val="000000" w:themeColor="text1"/>
                </w:rPr>
                <w:t xml:space="preserve">  (1).不可為空白/V(7)</w:t>
              </w:r>
            </w:ins>
          </w:p>
          <w:p w14:paraId="026D128A" w14:textId="77777777" w:rsidR="004C05AA" w:rsidDel="00872B53" w:rsidRDefault="004C05AA" w:rsidP="0094025F">
            <w:pPr>
              <w:snapToGrid w:val="0"/>
              <w:ind w:left="238" w:hangingChars="99" w:hanging="238"/>
              <w:rPr>
                <w:del w:id="4877" w:author="阿毛" w:date="2021-06-09T14:30:00Z"/>
                <w:rFonts w:ascii="標楷體" w:eastAsia="標楷體" w:hAnsi="標楷體"/>
                <w:color w:val="000000" w:themeColor="text1"/>
              </w:rPr>
            </w:pPr>
            <w:ins w:id="4878" w:author="阿毛" w:date="2021-06-09T14:29:00Z">
              <w:r>
                <w:rPr>
                  <w:rFonts w:ascii="標楷體" w:eastAsia="標楷體" w:hAnsi="標楷體" w:hint="eastAsia"/>
                  <w:color w:val="000000" w:themeColor="text1"/>
                </w:rPr>
                <w:lastRenderedPageBreak/>
                <w:t xml:space="preserve">  (2).日期格式/</w:t>
              </w:r>
            </w:ins>
            <w:ins w:id="4879" w:author="智誠 楊" w:date="2021-05-12T09:58:00Z">
              <w:del w:id="4880" w:author="阿毛" w:date="2021-06-09T14:29:00Z">
                <w:r w:rsidRPr="000F793D" w:rsidDel="00872B53">
                  <w:rPr>
                    <w:rFonts w:ascii="標楷體" w:eastAsia="標楷體" w:hAnsi="標楷體"/>
                    <w:color w:val="000000" w:themeColor="text1"/>
                  </w:rPr>
                  <w:delText>V(7)</w:delText>
                </w:r>
              </w:del>
              <w:r w:rsidRPr="000F793D">
                <w:rPr>
                  <w:rFonts w:ascii="標楷體" w:eastAsia="標楷體" w:hAnsi="標楷體"/>
                  <w:color w:val="000000" w:themeColor="text1"/>
                </w:rPr>
                <w:t>A(DATE,0</w:t>
              </w:r>
              <w:del w:id="4881" w:author="阿毛" w:date="2021-06-09T14:29:00Z">
                <w:r w:rsidRPr="000F793D" w:rsidDel="00872B53">
                  <w:rPr>
                    <w:rFonts w:ascii="標楷體" w:eastAsia="標楷體" w:hAnsi="標楷體"/>
                    <w:color w:val="000000" w:themeColor="text1"/>
                  </w:rPr>
                  <w:delText>,#RecordDate</w:delText>
                </w:r>
              </w:del>
              <w:r w:rsidRPr="000F793D">
                <w:rPr>
                  <w:rFonts w:ascii="標楷體" w:eastAsia="標楷體" w:hAnsi="標楷體"/>
                  <w:color w:val="000000" w:themeColor="text1"/>
                </w:rPr>
                <w:t>)</w:t>
              </w:r>
            </w:ins>
          </w:p>
          <w:p w14:paraId="2D6CDAD3" w14:textId="77777777" w:rsidR="004C05AA" w:rsidRPr="000F793D" w:rsidRDefault="004C05AA" w:rsidP="0094025F">
            <w:pPr>
              <w:snapToGrid w:val="0"/>
              <w:ind w:left="238" w:hangingChars="99" w:hanging="238"/>
              <w:rPr>
                <w:ins w:id="4882" w:author="阿毛" w:date="2021-06-09T14:30:00Z"/>
                <w:rFonts w:ascii="標楷體" w:eastAsia="標楷體" w:hAnsi="標楷體"/>
                <w:color w:val="000000" w:themeColor="text1"/>
              </w:rPr>
            </w:pPr>
          </w:p>
          <w:p w14:paraId="4413AE51" w14:textId="77777777" w:rsidR="004C05AA" w:rsidRPr="00A01A6B" w:rsidDel="00872B53" w:rsidRDefault="004C05AA" w:rsidP="0094025F">
            <w:pPr>
              <w:snapToGrid w:val="0"/>
              <w:ind w:left="238" w:hangingChars="99" w:hanging="238"/>
              <w:rPr>
                <w:ins w:id="4883" w:author="智誠 楊" w:date="2021-05-08T15:57:00Z"/>
                <w:del w:id="4884" w:author="阿毛" w:date="2021-06-09T14:30:00Z"/>
                <w:rFonts w:ascii="標楷體" w:eastAsia="標楷體" w:hAnsi="標楷體"/>
                <w:color w:val="000000" w:themeColor="text1"/>
              </w:rPr>
            </w:pPr>
            <w:ins w:id="4885" w:author="智誠 楊" w:date="2021-05-12T09:58:00Z">
              <w:del w:id="4886" w:author="阿毛" w:date="2021-06-09T14:30:00Z">
                <w:r w:rsidRPr="000F793D" w:rsidDel="00872B53">
                  <w:rPr>
                    <w:rFonts w:ascii="標楷體" w:eastAsia="標楷體" w:hAnsi="標楷體"/>
                    <w:color w:val="000000" w:themeColor="text1"/>
                  </w:rPr>
                  <w:delText>V(5,0000000,#DATE)</w:delText>
                </w:r>
              </w:del>
            </w:ins>
          </w:p>
          <w:p w14:paraId="421325DA" w14:textId="77777777" w:rsidR="004C05AA" w:rsidRPr="00A01A6B" w:rsidRDefault="004C05AA" w:rsidP="0094025F">
            <w:pPr>
              <w:snapToGrid w:val="0"/>
              <w:ind w:left="238" w:hangingChars="99" w:hanging="238"/>
              <w:rPr>
                <w:ins w:id="4887" w:author="智誠 楊" w:date="2021-05-08T15:57:00Z"/>
                <w:rFonts w:ascii="標楷體" w:eastAsia="標楷體" w:hAnsi="標楷體"/>
              </w:rPr>
              <w:pPrChange w:id="4888" w:author="阿毛" w:date="2021-06-09T14:30:00Z">
                <w:pPr>
                  <w:snapToGrid w:val="0"/>
                </w:pPr>
              </w:pPrChange>
            </w:pPr>
            <w:ins w:id="4889" w:author="阿毛" w:date="2021-06-09T14:30:00Z">
              <w:r>
                <w:rPr>
                  <w:rFonts w:ascii="標楷體" w:eastAsia="標楷體" w:hAnsi="標楷體" w:hint="eastAsia"/>
                </w:rPr>
                <w:t>2</w:t>
              </w:r>
            </w:ins>
            <w:ins w:id="4890" w:author="智誠 楊" w:date="2021-05-08T15:57:00Z">
              <w:del w:id="4891" w:author="阿毛" w:date="2021-06-09T14:30:00Z">
                <w:r w:rsidRPr="00E65F28" w:rsidDel="00872B53">
                  <w:rPr>
                    <w:rFonts w:ascii="標楷體" w:eastAsia="標楷體" w:hAnsi="標楷體"/>
                  </w:rPr>
                  <w:delText>3</w:delText>
                </w:r>
              </w:del>
              <w:r w:rsidRPr="00E65F28">
                <w:rPr>
                  <w:rFonts w:ascii="標楷體" w:eastAsia="標楷體" w:hAnsi="標楷體"/>
                </w:rPr>
                <w:t>.</w:t>
              </w:r>
            </w:ins>
            <w:ins w:id="4892" w:author="智誠 楊" w:date="2021-05-08T16:41:00Z">
              <w:r>
                <w:rPr>
                  <w:rFonts w:ascii="標楷體" w:eastAsia="標楷體" w:hAnsi="標楷體"/>
                </w:rPr>
                <w:t>MlundryRecord.Re</w:t>
              </w:r>
            </w:ins>
            <w:ins w:id="4893" w:author="智誠 楊" w:date="2021-05-08T16:42:00Z">
              <w:r>
                <w:rPr>
                  <w:rFonts w:ascii="標楷體" w:eastAsia="標楷體" w:hAnsi="標楷體"/>
                </w:rPr>
                <w:t>cordDate</w:t>
              </w:r>
            </w:ins>
          </w:p>
        </w:tc>
      </w:tr>
      <w:tr w:rsidR="004C05AA" w:rsidRPr="00847BB7" w14:paraId="1A17A555" w14:textId="77777777" w:rsidTr="0094025F">
        <w:trPr>
          <w:trHeight w:val="1106"/>
          <w:jc w:val="center"/>
          <w:ins w:id="4894" w:author="智誠 楊" w:date="2021-05-08T15:57:00Z"/>
          <w:trPrChange w:id="4895" w:author="阿毛" w:date="2021-06-09T14:34:00Z">
            <w:trPr>
              <w:gridAfter w:val="0"/>
              <w:trHeight w:val="1106"/>
              <w:jc w:val="center"/>
            </w:trPr>
          </w:trPrChange>
        </w:trPr>
        <w:tc>
          <w:tcPr>
            <w:tcW w:w="456" w:type="dxa"/>
            <w:tcPrChange w:id="4896" w:author="阿毛" w:date="2021-06-09T14:34:00Z">
              <w:tcPr>
                <w:tcW w:w="456" w:type="dxa"/>
                <w:gridSpan w:val="2"/>
              </w:tcPr>
            </w:tcPrChange>
          </w:tcPr>
          <w:p w14:paraId="5C40F6D6" w14:textId="77777777" w:rsidR="004C05AA" w:rsidRPr="00847BB7" w:rsidRDefault="004C05AA" w:rsidP="0094025F">
            <w:pPr>
              <w:rPr>
                <w:ins w:id="4897" w:author="智誠 楊" w:date="2021-05-08T15:57:00Z"/>
                <w:rFonts w:ascii="標楷體" w:eastAsia="標楷體" w:hAnsi="標楷體"/>
              </w:rPr>
            </w:pPr>
            <w:ins w:id="4898" w:author="智誠 楊" w:date="2021-05-08T15:57:00Z">
              <w:r>
                <w:rPr>
                  <w:rFonts w:ascii="標楷體" w:eastAsia="標楷體" w:hAnsi="標楷體" w:hint="eastAsia"/>
                </w:rPr>
                <w:lastRenderedPageBreak/>
                <w:t>3</w:t>
              </w:r>
              <w:r>
                <w:rPr>
                  <w:rFonts w:ascii="標楷體" w:eastAsia="標楷體" w:hAnsi="標楷體"/>
                </w:rPr>
                <w:t xml:space="preserve"> </w:t>
              </w:r>
            </w:ins>
          </w:p>
        </w:tc>
        <w:tc>
          <w:tcPr>
            <w:tcW w:w="1736" w:type="dxa"/>
            <w:tcPrChange w:id="4899" w:author="阿毛" w:date="2021-06-09T14:34:00Z">
              <w:tcPr>
                <w:tcW w:w="1736" w:type="dxa"/>
                <w:gridSpan w:val="2"/>
              </w:tcPr>
            </w:tcPrChange>
          </w:tcPr>
          <w:p w14:paraId="434A47C8" w14:textId="77777777" w:rsidR="004C05AA" w:rsidRPr="00847BB7" w:rsidRDefault="004C05AA" w:rsidP="0094025F">
            <w:pPr>
              <w:rPr>
                <w:ins w:id="4900" w:author="智誠 楊" w:date="2021-05-08T15:57:00Z"/>
                <w:rFonts w:ascii="標楷體" w:eastAsia="標楷體" w:hAnsi="標楷體"/>
              </w:rPr>
            </w:pPr>
            <w:ins w:id="4901" w:author="智誠 楊" w:date="2021-05-08T16:07:00Z">
              <w:r>
                <w:rPr>
                  <w:rFonts w:ascii="標楷體" w:eastAsia="標楷體" w:hAnsi="標楷體" w:hint="eastAsia"/>
                </w:rPr>
                <w:t>借款人戶號</w:t>
              </w:r>
            </w:ins>
            <w:r>
              <w:rPr>
                <w:rFonts w:ascii="標楷體" w:eastAsia="標楷體" w:hAnsi="標楷體" w:hint="eastAsia"/>
              </w:rPr>
              <w:t>-額度-撥款序號</w:t>
            </w:r>
          </w:p>
        </w:tc>
        <w:tc>
          <w:tcPr>
            <w:tcW w:w="1195" w:type="dxa"/>
            <w:tcPrChange w:id="4902" w:author="阿毛" w:date="2021-06-09T14:34:00Z">
              <w:tcPr>
                <w:tcW w:w="1602" w:type="dxa"/>
                <w:gridSpan w:val="3"/>
              </w:tcPr>
            </w:tcPrChange>
          </w:tcPr>
          <w:p w14:paraId="13B0ADE8" w14:textId="77777777" w:rsidR="004C05AA" w:rsidRPr="00847BB7" w:rsidRDefault="004C05AA" w:rsidP="0094025F">
            <w:pPr>
              <w:rPr>
                <w:ins w:id="4903" w:author="智誠 楊" w:date="2021-05-08T15:57:00Z"/>
                <w:rFonts w:ascii="標楷體" w:eastAsia="標楷體" w:hAnsi="標楷體"/>
              </w:rPr>
            </w:pPr>
            <w:ins w:id="4904" w:author="智誠 楊" w:date="2021-05-08T16:07:00Z">
              <w:r>
                <w:rPr>
                  <w:rFonts w:ascii="標楷體" w:eastAsia="標楷體" w:hAnsi="標楷體" w:hint="eastAsia"/>
                </w:rPr>
                <w:t>7-3-3</w:t>
              </w:r>
            </w:ins>
            <w:ins w:id="4905" w:author="智誠 楊" w:date="2021-05-08T15:57:00Z">
              <w:r w:rsidRPr="00847BB7">
                <w:rPr>
                  <w:rFonts w:ascii="標楷體" w:eastAsia="標楷體" w:hAnsi="標楷體"/>
                </w:rPr>
                <w:t xml:space="preserve">                    </w:t>
              </w:r>
            </w:ins>
          </w:p>
        </w:tc>
        <w:tc>
          <w:tcPr>
            <w:tcW w:w="850" w:type="dxa"/>
            <w:tcPrChange w:id="4906" w:author="阿毛" w:date="2021-06-09T14:34:00Z">
              <w:tcPr>
                <w:tcW w:w="992" w:type="dxa"/>
                <w:gridSpan w:val="2"/>
              </w:tcPr>
            </w:tcPrChange>
          </w:tcPr>
          <w:p w14:paraId="7C0C667C" w14:textId="77777777" w:rsidR="004C05AA" w:rsidRPr="00847BB7" w:rsidRDefault="004C05AA" w:rsidP="0094025F">
            <w:pPr>
              <w:rPr>
                <w:ins w:id="4907" w:author="智誠 楊" w:date="2021-05-08T15:57:00Z"/>
                <w:rFonts w:ascii="標楷體" w:eastAsia="標楷體" w:hAnsi="標楷體"/>
              </w:rPr>
            </w:pPr>
          </w:p>
        </w:tc>
        <w:tc>
          <w:tcPr>
            <w:tcW w:w="2127" w:type="dxa"/>
            <w:tcPrChange w:id="4908" w:author="阿毛" w:date="2021-06-09T14:34:00Z">
              <w:tcPr>
                <w:tcW w:w="1489" w:type="dxa"/>
              </w:tcPr>
            </w:tcPrChange>
          </w:tcPr>
          <w:p w14:paraId="02C48EA6" w14:textId="77777777" w:rsidR="004C05AA" w:rsidRPr="00847BB7" w:rsidRDefault="004C05AA" w:rsidP="0094025F">
            <w:pPr>
              <w:rPr>
                <w:ins w:id="4909" w:author="智誠 楊" w:date="2021-05-08T15:57:00Z"/>
                <w:rFonts w:ascii="標楷體" w:eastAsia="標楷體" w:hAnsi="標楷體"/>
              </w:rPr>
            </w:pPr>
          </w:p>
        </w:tc>
        <w:tc>
          <w:tcPr>
            <w:tcW w:w="567" w:type="dxa"/>
            <w:tcPrChange w:id="4910" w:author="阿毛" w:date="2021-06-09T14:34:00Z">
              <w:tcPr>
                <w:tcW w:w="623" w:type="dxa"/>
                <w:gridSpan w:val="2"/>
              </w:tcPr>
            </w:tcPrChange>
          </w:tcPr>
          <w:p w14:paraId="49A1237C" w14:textId="77777777" w:rsidR="004C05AA" w:rsidRPr="00847BB7" w:rsidRDefault="004C05AA" w:rsidP="0094025F">
            <w:pPr>
              <w:rPr>
                <w:ins w:id="4911" w:author="智誠 楊" w:date="2021-05-08T15:57:00Z"/>
                <w:rFonts w:ascii="標楷體" w:eastAsia="標楷體" w:hAnsi="標楷體"/>
              </w:rPr>
            </w:pPr>
            <w:ins w:id="4912" w:author="智誠 楊" w:date="2021-05-08T15:57:00Z">
              <w:r w:rsidRPr="00847BB7">
                <w:rPr>
                  <w:rFonts w:ascii="標楷體" w:eastAsia="標楷體" w:hAnsi="標楷體" w:hint="eastAsia"/>
                </w:rPr>
                <w:t>V</w:t>
              </w:r>
            </w:ins>
          </w:p>
        </w:tc>
        <w:tc>
          <w:tcPr>
            <w:tcW w:w="407" w:type="dxa"/>
            <w:tcPrChange w:id="4913" w:author="阿毛" w:date="2021-06-09T14:34:00Z">
              <w:tcPr>
                <w:tcW w:w="666" w:type="dxa"/>
                <w:gridSpan w:val="3"/>
              </w:tcPr>
            </w:tcPrChange>
          </w:tcPr>
          <w:p w14:paraId="45DB3A32" w14:textId="77777777" w:rsidR="004C05AA" w:rsidRPr="00847BB7" w:rsidRDefault="004C05AA" w:rsidP="0094025F">
            <w:pPr>
              <w:jc w:val="center"/>
              <w:rPr>
                <w:ins w:id="4914" w:author="智誠 楊" w:date="2021-05-08T15:57:00Z"/>
                <w:rFonts w:ascii="標楷體" w:eastAsia="標楷體" w:hAnsi="標楷體"/>
              </w:rPr>
            </w:pPr>
            <w:ins w:id="4915" w:author="智誠 楊" w:date="2021-05-08T15:57:00Z">
              <w:r>
                <w:rPr>
                  <w:rFonts w:ascii="標楷體" w:eastAsia="標楷體" w:hAnsi="標楷體" w:hint="eastAsia"/>
                </w:rPr>
                <w:t>W</w:t>
              </w:r>
            </w:ins>
          </w:p>
        </w:tc>
        <w:tc>
          <w:tcPr>
            <w:tcW w:w="3402" w:type="dxa"/>
            <w:tcPrChange w:id="4916" w:author="阿毛" w:date="2021-06-09T14:34:00Z">
              <w:tcPr>
                <w:tcW w:w="2856" w:type="dxa"/>
              </w:tcPr>
            </w:tcPrChange>
          </w:tcPr>
          <w:p w14:paraId="06545B19" w14:textId="77777777" w:rsidR="004C05AA" w:rsidRPr="00F558A3" w:rsidRDefault="004C05AA" w:rsidP="0094025F">
            <w:pPr>
              <w:snapToGrid w:val="0"/>
              <w:ind w:left="238" w:hangingChars="99" w:hanging="238"/>
              <w:jc w:val="both"/>
              <w:rPr>
                <w:ins w:id="4917" w:author="智誠 楊" w:date="2021-05-08T15:57:00Z"/>
                <w:rFonts w:ascii="標楷體" w:eastAsia="標楷體" w:hAnsi="標楷體"/>
                <w:color w:val="000000" w:themeColor="text1"/>
              </w:rPr>
            </w:pPr>
            <w:ins w:id="4918" w:author="智誠 楊" w:date="2021-05-08T15:57:00Z">
              <w:r w:rsidRPr="00F558A3">
                <w:rPr>
                  <w:rFonts w:ascii="標楷體" w:eastAsia="標楷體" w:hAnsi="標楷體" w:hint="eastAsia"/>
                  <w:color w:val="000000" w:themeColor="text1"/>
                </w:rPr>
                <w:t>1.必須輸入</w:t>
              </w:r>
            </w:ins>
            <w:ins w:id="4919" w:author="阿毛" w:date="2021-06-09T14:30:00Z">
              <w:r>
                <w:rPr>
                  <w:rFonts w:ascii="標楷體" w:eastAsia="標楷體" w:hAnsi="標楷體" w:hint="eastAsia"/>
                  <w:color w:val="000000" w:themeColor="text1"/>
                </w:rPr>
                <w:t>數字,檢核條件:不可為空白/V(7)</w:t>
              </w:r>
            </w:ins>
          </w:p>
          <w:p w14:paraId="6D3773C5" w14:textId="77777777" w:rsidR="004C05AA" w:rsidDel="00872B53" w:rsidRDefault="004C05AA" w:rsidP="0094025F">
            <w:pPr>
              <w:snapToGrid w:val="0"/>
              <w:ind w:left="238" w:hangingChars="99" w:hanging="238"/>
              <w:rPr>
                <w:ins w:id="4920" w:author="智誠 楊" w:date="2021-05-08T15:57:00Z"/>
                <w:del w:id="4921" w:author="阿毛" w:date="2021-06-09T14:30:00Z"/>
                <w:rFonts w:ascii="標楷體" w:eastAsia="標楷體" w:hAnsi="標楷體"/>
                <w:color w:val="000000" w:themeColor="text1"/>
              </w:rPr>
            </w:pPr>
            <w:ins w:id="4922" w:author="智誠 楊" w:date="2021-05-08T15:57:00Z">
              <w:r>
                <w:rPr>
                  <w:rFonts w:ascii="標楷體" w:eastAsia="標楷體" w:hAnsi="標楷體" w:hint="eastAsia"/>
                  <w:color w:val="000000" w:themeColor="text1"/>
                </w:rPr>
                <w:t>2.</w:t>
              </w:r>
            </w:ins>
            <w:ins w:id="4923" w:author="智誠 楊" w:date="2021-05-12T09:58:00Z">
              <w:del w:id="4924" w:author="阿毛" w:date="2021-06-09T14:30:00Z">
                <w:r w:rsidDel="00872B53">
                  <w:rPr>
                    <w:rFonts w:ascii="標楷體" w:eastAsia="標楷體" w:hAnsi="標楷體" w:hint="eastAsia"/>
                    <w:color w:val="000000" w:themeColor="text1"/>
                  </w:rPr>
                  <w:delText>檢查:</w:delText>
                </w:r>
                <w:r w:rsidDel="00872B53">
                  <w:delText xml:space="preserve"> </w:delText>
                </w:r>
                <w:r w:rsidRPr="000F793D" w:rsidDel="00872B53">
                  <w:rPr>
                    <w:rFonts w:ascii="標楷體" w:eastAsia="標楷體" w:hAnsi="標楷體"/>
                    <w:color w:val="000000" w:themeColor="text1"/>
                  </w:rPr>
                  <w:delText>V(7)</w:delText>
                </w:r>
              </w:del>
            </w:ins>
          </w:p>
          <w:p w14:paraId="0361346C" w14:textId="77777777" w:rsidR="004C05AA" w:rsidRDefault="004C05AA" w:rsidP="0094025F">
            <w:pPr>
              <w:snapToGrid w:val="0"/>
              <w:ind w:left="238" w:hangingChars="99" w:hanging="238"/>
              <w:rPr>
                <w:ins w:id="4925" w:author="智誠 楊" w:date="2021-05-08T16:42:00Z"/>
                <w:rFonts w:ascii="標楷體" w:eastAsia="標楷體" w:hAnsi="標楷體"/>
              </w:rPr>
            </w:pPr>
            <w:ins w:id="4926" w:author="智誠 楊" w:date="2021-05-08T15:57:00Z">
              <w:del w:id="4927" w:author="阿毛" w:date="2021-06-09T14:30:00Z">
                <w:r w:rsidDel="00872B53">
                  <w:rPr>
                    <w:rFonts w:ascii="標楷體" w:eastAsia="標楷體" w:hAnsi="標楷體"/>
                  </w:rPr>
                  <w:delText>3</w:delText>
                </w:r>
                <w:r w:rsidDel="00872B53">
                  <w:rPr>
                    <w:rFonts w:ascii="標楷體" w:eastAsia="標楷體" w:hAnsi="標楷體" w:hint="eastAsia"/>
                  </w:rPr>
                  <w:delText>.</w:delText>
                </w:r>
              </w:del>
            </w:ins>
            <w:ins w:id="4928" w:author="智誠 楊" w:date="2021-05-08T16:42:00Z">
              <w:r>
                <w:rPr>
                  <w:rFonts w:ascii="標楷體" w:eastAsia="標楷體" w:hAnsi="標楷體"/>
                </w:rPr>
                <w:t>MlundryRecord.CustNo</w:t>
              </w:r>
            </w:ins>
          </w:p>
          <w:p w14:paraId="4324BD6B" w14:textId="77777777" w:rsidR="004C05AA" w:rsidRDefault="004C05AA" w:rsidP="0094025F">
            <w:pPr>
              <w:snapToGrid w:val="0"/>
              <w:ind w:left="238" w:hangingChars="99" w:hanging="238"/>
              <w:rPr>
                <w:ins w:id="4929" w:author="智誠 楊" w:date="2021-05-08T16:43:00Z"/>
                <w:rFonts w:ascii="標楷體" w:eastAsia="標楷體" w:hAnsi="標楷體"/>
              </w:rPr>
            </w:pPr>
            <w:ins w:id="4930" w:author="阿毛" w:date="2021-06-09T14:30:00Z">
              <w:r>
                <w:rPr>
                  <w:rFonts w:ascii="標楷體" w:eastAsia="標楷體" w:hAnsi="標楷體" w:hint="eastAsia"/>
                </w:rPr>
                <w:t>3</w:t>
              </w:r>
            </w:ins>
            <w:ins w:id="4931" w:author="智誠 楊" w:date="2021-05-08T16:42:00Z">
              <w:del w:id="4932" w:author="阿毛" w:date="2021-06-09T14:30:00Z">
                <w:r w:rsidDel="00872B53">
                  <w:rPr>
                    <w:rFonts w:ascii="標楷體" w:eastAsia="標楷體" w:hAnsi="標楷體" w:hint="eastAsia"/>
                  </w:rPr>
                  <w:delText>4</w:delText>
                </w:r>
              </w:del>
              <w:r>
                <w:rPr>
                  <w:rFonts w:ascii="標楷體" w:eastAsia="標楷體" w:hAnsi="標楷體"/>
                </w:rPr>
                <w:t>.MlundryRecord.FacmNo</w:t>
              </w:r>
            </w:ins>
          </w:p>
          <w:p w14:paraId="738395D3" w14:textId="77777777" w:rsidR="004C05AA" w:rsidRPr="00847BB7" w:rsidRDefault="004C05AA" w:rsidP="0094025F">
            <w:pPr>
              <w:snapToGrid w:val="0"/>
              <w:ind w:left="238" w:hangingChars="99" w:hanging="238"/>
              <w:rPr>
                <w:ins w:id="4933" w:author="智誠 楊" w:date="2021-05-08T15:57:00Z"/>
                <w:rFonts w:ascii="標楷體" w:eastAsia="標楷體" w:hAnsi="標楷體"/>
                <w:lang w:eastAsia="zh-HK"/>
              </w:rPr>
            </w:pPr>
            <w:ins w:id="4934" w:author="阿毛" w:date="2021-06-09T14:30:00Z">
              <w:r>
                <w:rPr>
                  <w:rFonts w:ascii="標楷體" w:eastAsia="標楷體" w:hAnsi="標楷體" w:hint="eastAsia"/>
                </w:rPr>
                <w:t>4</w:t>
              </w:r>
            </w:ins>
            <w:ins w:id="4935" w:author="智誠 楊" w:date="2021-05-08T16:43:00Z">
              <w:del w:id="4936" w:author="阿毛" w:date="2021-06-09T14:30:00Z">
                <w:r w:rsidDel="00872B53">
                  <w:rPr>
                    <w:rFonts w:ascii="標楷體" w:eastAsia="標楷體" w:hAnsi="標楷體" w:hint="eastAsia"/>
                  </w:rPr>
                  <w:delText>5</w:delText>
                </w:r>
              </w:del>
            </w:ins>
            <w:ins w:id="4937" w:author="阿毛" w:date="2021-06-09T14:30:00Z">
              <w:r>
                <w:rPr>
                  <w:rFonts w:ascii="標楷體" w:eastAsia="標楷體" w:hAnsi="標楷體" w:hint="eastAsia"/>
                </w:rPr>
                <w:t>.</w:t>
              </w:r>
            </w:ins>
            <w:ins w:id="4938" w:author="智誠 楊" w:date="2021-05-08T16:43:00Z">
              <w:del w:id="4939" w:author="阿毛" w:date="2021-06-09T14:30:00Z">
                <w:r w:rsidDel="00872B53">
                  <w:rPr>
                    <w:rFonts w:ascii="標楷體" w:eastAsia="標楷體" w:hAnsi="標楷體"/>
                  </w:rPr>
                  <w:delText>.</w:delText>
                </w:r>
              </w:del>
              <w:r>
                <w:rPr>
                  <w:rFonts w:ascii="標楷體" w:eastAsia="標楷體" w:hAnsi="標楷體"/>
                </w:rPr>
                <w:t>MlundryRecord.BormNo</w:t>
              </w:r>
            </w:ins>
          </w:p>
        </w:tc>
      </w:tr>
      <w:tr w:rsidR="004C05AA" w:rsidRPr="00847BB7" w14:paraId="73002AAA" w14:textId="77777777" w:rsidTr="0094025F">
        <w:trPr>
          <w:trHeight w:val="291"/>
          <w:jc w:val="center"/>
          <w:ins w:id="4940" w:author="智誠 楊" w:date="2021-05-08T15:57:00Z"/>
          <w:trPrChange w:id="4941" w:author="阿毛" w:date="2021-06-09T14:34:00Z">
            <w:trPr>
              <w:gridAfter w:val="0"/>
              <w:trHeight w:val="291"/>
              <w:jc w:val="center"/>
            </w:trPr>
          </w:trPrChange>
        </w:trPr>
        <w:tc>
          <w:tcPr>
            <w:tcW w:w="456" w:type="dxa"/>
            <w:tcPrChange w:id="4942" w:author="阿毛" w:date="2021-06-09T14:34:00Z">
              <w:tcPr>
                <w:tcW w:w="456" w:type="dxa"/>
                <w:gridSpan w:val="2"/>
              </w:tcPr>
            </w:tcPrChange>
          </w:tcPr>
          <w:p w14:paraId="182E7417" w14:textId="77777777" w:rsidR="004C05AA" w:rsidRPr="00847BB7" w:rsidRDefault="004C05AA" w:rsidP="0094025F">
            <w:pPr>
              <w:rPr>
                <w:ins w:id="4943" w:author="智誠 楊" w:date="2021-05-08T15:57:00Z"/>
                <w:rFonts w:ascii="標楷體" w:eastAsia="標楷體" w:hAnsi="標楷體"/>
              </w:rPr>
            </w:pPr>
            <w:ins w:id="4944" w:author="智誠 楊" w:date="2021-05-08T16:47:00Z">
              <w:r>
                <w:rPr>
                  <w:rFonts w:ascii="標楷體" w:eastAsia="標楷體" w:hAnsi="標楷體" w:hint="eastAsia"/>
                </w:rPr>
                <w:t>4</w:t>
              </w:r>
            </w:ins>
          </w:p>
        </w:tc>
        <w:tc>
          <w:tcPr>
            <w:tcW w:w="1736" w:type="dxa"/>
            <w:tcPrChange w:id="4945" w:author="阿毛" w:date="2021-06-09T14:34:00Z">
              <w:tcPr>
                <w:tcW w:w="1736" w:type="dxa"/>
                <w:gridSpan w:val="2"/>
              </w:tcPr>
            </w:tcPrChange>
          </w:tcPr>
          <w:p w14:paraId="49285166" w14:textId="77777777" w:rsidR="004C05AA" w:rsidRPr="00847BB7" w:rsidRDefault="004C05AA" w:rsidP="0094025F">
            <w:pPr>
              <w:rPr>
                <w:ins w:id="4946" w:author="智誠 楊" w:date="2021-05-08T15:57:00Z"/>
                <w:rFonts w:ascii="標楷體" w:eastAsia="標楷體" w:hAnsi="標楷體"/>
              </w:rPr>
            </w:pPr>
            <w:ins w:id="4947" w:author="智誠 楊" w:date="2021-05-08T16:07:00Z">
              <w:r>
                <w:rPr>
                  <w:rFonts w:ascii="標楷體" w:eastAsia="標楷體" w:hAnsi="標楷體" w:hint="eastAsia"/>
                </w:rPr>
                <w:t>預定還款日期</w:t>
              </w:r>
            </w:ins>
          </w:p>
        </w:tc>
        <w:tc>
          <w:tcPr>
            <w:tcW w:w="1195" w:type="dxa"/>
            <w:tcPrChange w:id="4948" w:author="阿毛" w:date="2021-06-09T14:34:00Z">
              <w:tcPr>
                <w:tcW w:w="1602" w:type="dxa"/>
                <w:gridSpan w:val="3"/>
              </w:tcPr>
            </w:tcPrChange>
          </w:tcPr>
          <w:p w14:paraId="2AC794FE" w14:textId="77777777" w:rsidR="004C05AA" w:rsidRPr="00847BB7" w:rsidRDefault="004C05AA" w:rsidP="0094025F">
            <w:pPr>
              <w:rPr>
                <w:ins w:id="4949" w:author="智誠 楊" w:date="2021-05-08T15:57:00Z"/>
                <w:rFonts w:ascii="標楷體" w:eastAsia="標楷體" w:hAnsi="標楷體"/>
              </w:rPr>
            </w:pPr>
            <w:ins w:id="4950" w:author="智誠 楊" w:date="2021-05-08T16:07:00Z">
              <w:r>
                <w:rPr>
                  <w:rFonts w:ascii="標楷體" w:eastAsia="標楷體" w:hAnsi="標楷體" w:hint="eastAsia"/>
                </w:rPr>
                <w:t>7</w:t>
              </w:r>
            </w:ins>
          </w:p>
        </w:tc>
        <w:tc>
          <w:tcPr>
            <w:tcW w:w="850" w:type="dxa"/>
            <w:tcPrChange w:id="4951" w:author="阿毛" w:date="2021-06-09T14:34:00Z">
              <w:tcPr>
                <w:tcW w:w="992" w:type="dxa"/>
                <w:gridSpan w:val="2"/>
              </w:tcPr>
            </w:tcPrChange>
          </w:tcPr>
          <w:p w14:paraId="45AB8D12" w14:textId="77777777" w:rsidR="004C05AA" w:rsidRPr="00847BB7" w:rsidRDefault="004C05AA" w:rsidP="0094025F">
            <w:pPr>
              <w:rPr>
                <w:ins w:id="4952" w:author="智誠 楊" w:date="2021-05-08T15:57:00Z"/>
                <w:rFonts w:ascii="標楷體" w:eastAsia="標楷體" w:hAnsi="標楷體"/>
              </w:rPr>
            </w:pPr>
            <w:ins w:id="4953" w:author="智誠 楊" w:date="2021-05-08T16:17:00Z">
              <w:del w:id="4954" w:author="阿毛" w:date="2021-06-09T14:28:00Z">
                <w:r w:rsidDel="00872B53">
                  <w:rPr>
                    <w:rFonts w:ascii="標楷體" w:eastAsia="標楷體" w:hAnsi="標楷體" w:hint="eastAsia"/>
                  </w:rPr>
                  <w:delText>本</w:delText>
                </w:r>
              </w:del>
            </w:ins>
            <w:ins w:id="4955" w:author="智誠 楊" w:date="2021-05-08T16:23:00Z">
              <w:r>
                <w:rPr>
                  <w:rFonts w:ascii="標楷體" w:eastAsia="標楷體" w:hAnsi="標楷體" w:hint="eastAsia"/>
                </w:rPr>
                <w:t>日曆日</w:t>
              </w:r>
            </w:ins>
          </w:p>
        </w:tc>
        <w:tc>
          <w:tcPr>
            <w:tcW w:w="2127" w:type="dxa"/>
            <w:tcPrChange w:id="4956" w:author="阿毛" w:date="2021-06-09T14:34:00Z">
              <w:tcPr>
                <w:tcW w:w="1489" w:type="dxa"/>
              </w:tcPr>
            </w:tcPrChange>
          </w:tcPr>
          <w:p w14:paraId="614FB93D" w14:textId="77777777" w:rsidR="004C05AA" w:rsidRPr="00847BB7" w:rsidRDefault="004C05AA" w:rsidP="0094025F">
            <w:pPr>
              <w:rPr>
                <w:ins w:id="4957" w:author="智誠 楊" w:date="2021-05-08T15:57:00Z"/>
                <w:rFonts w:ascii="標楷體" w:eastAsia="標楷體" w:hAnsi="標楷體"/>
              </w:rPr>
            </w:pPr>
            <w:ins w:id="4958" w:author="阿毛" w:date="2021-06-09T14:27:00Z">
              <w:r>
                <w:rPr>
                  <w:rFonts w:ascii="標楷體" w:eastAsia="標楷體" w:hAnsi="標楷體" w:hint="eastAsia"/>
                </w:rPr>
                <w:t>日期選單</w:t>
              </w:r>
            </w:ins>
          </w:p>
        </w:tc>
        <w:tc>
          <w:tcPr>
            <w:tcW w:w="567" w:type="dxa"/>
            <w:tcPrChange w:id="4959" w:author="阿毛" w:date="2021-06-09T14:34:00Z">
              <w:tcPr>
                <w:tcW w:w="623" w:type="dxa"/>
                <w:gridSpan w:val="2"/>
              </w:tcPr>
            </w:tcPrChange>
          </w:tcPr>
          <w:p w14:paraId="4A8240DC" w14:textId="77777777" w:rsidR="004C05AA" w:rsidRPr="00847BB7" w:rsidRDefault="004C05AA" w:rsidP="0094025F">
            <w:pPr>
              <w:rPr>
                <w:ins w:id="4960" w:author="智誠 楊" w:date="2021-05-08T15:57:00Z"/>
                <w:rFonts w:ascii="標楷體" w:eastAsia="標楷體" w:hAnsi="標楷體"/>
              </w:rPr>
            </w:pPr>
            <w:ins w:id="4961" w:author="智誠 楊" w:date="2021-05-08T16:19:00Z">
              <w:r>
                <w:rPr>
                  <w:rFonts w:ascii="標楷體" w:eastAsia="標楷體" w:hAnsi="標楷體"/>
                </w:rPr>
                <w:t>V</w:t>
              </w:r>
            </w:ins>
          </w:p>
        </w:tc>
        <w:tc>
          <w:tcPr>
            <w:tcW w:w="407" w:type="dxa"/>
            <w:tcPrChange w:id="4962" w:author="阿毛" w:date="2021-06-09T14:34:00Z">
              <w:tcPr>
                <w:tcW w:w="666" w:type="dxa"/>
                <w:gridSpan w:val="3"/>
              </w:tcPr>
            </w:tcPrChange>
          </w:tcPr>
          <w:p w14:paraId="01FF20C0" w14:textId="77777777" w:rsidR="004C05AA" w:rsidRPr="00847BB7" w:rsidRDefault="004C05AA" w:rsidP="0094025F">
            <w:pPr>
              <w:jc w:val="center"/>
              <w:rPr>
                <w:ins w:id="4963" w:author="智誠 楊" w:date="2021-05-08T15:57:00Z"/>
                <w:rFonts w:ascii="標楷體" w:eastAsia="標楷體" w:hAnsi="標楷體"/>
              </w:rPr>
            </w:pPr>
            <w:ins w:id="4964" w:author="智誠 楊" w:date="2021-05-08T15:57:00Z">
              <w:r>
                <w:rPr>
                  <w:rFonts w:ascii="標楷體" w:eastAsia="標楷體" w:hAnsi="標楷體" w:hint="eastAsia"/>
                </w:rPr>
                <w:t>R</w:t>
              </w:r>
            </w:ins>
          </w:p>
        </w:tc>
        <w:tc>
          <w:tcPr>
            <w:tcW w:w="3402" w:type="dxa"/>
            <w:tcPrChange w:id="4965" w:author="阿毛" w:date="2021-06-09T14:34:00Z">
              <w:tcPr>
                <w:tcW w:w="2856" w:type="dxa"/>
              </w:tcPr>
            </w:tcPrChange>
          </w:tcPr>
          <w:p w14:paraId="33981DA6" w14:textId="77777777" w:rsidR="004C05AA" w:rsidDel="00872B53" w:rsidRDefault="004C05AA" w:rsidP="0094025F">
            <w:pPr>
              <w:snapToGrid w:val="0"/>
              <w:ind w:left="238" w:hangingChars="99" w:hanging="238"/>
              <w:jc w:val="both"/>
              <w:rPr>
                <w:ins w:id="4966" w:author="智誠 楊" w:date="2021-05-12T09:59:00Z"/>
                <w:del w:id="4967" w:author="阿毛" w:date="2021-06-09T14:31:00Z"/>
                <w:rFonts w:ascii="標楷體" w:eastAsia="標楷體" w:hAnsi="標楷體"/>
                <w:color w:val="000000" w:themeColor="text1"/>
              </w:rPr>
            </w:pPr>
            <w:ins w:id="4968" w:author="智誠 楊" w:date="2021-05-08T16:18:00Z">
              <w:r w:rsidRPr="00F558A3">
                <w:rPr>
                  <w:rFonts w:ascii="標楷體" w:eastAsia="標楷體" w:hAnsi="標楷體" w:hint="eastAsia"/>
                  <w:color w:val="000000" w:themeColor="text1"/>
                </w:rPr>
                <w:t>1.必須輸入</w:t>
              </w:r>
            </w:ins>
          </w:p>
          <w:p w14:paraId="6DB6301D" w14:textId="77777777" w:rsidR="004C05AA" w:rsidRDefault="004C05AA" w:rsidP="0094025F">
            <w:pPr>
              <w:snapToGrid w:val="0"/>
              <w:ind w:left="238" w:hangingChars="99" w:hanging="238"/>
              <w:jc w:val="both"/>
              <w:rPr>
                <w:ins w:id="4969" w:author="智誠 楊" w:date="2021-05-12T10:00:00Z"/>
                <w:rFonts w:ascii="標楷體" w:eastAsia="標楷體" w:hAnsi="標楷體"/>
                <w:color w:val="000000" w:themeColor="text1"/>
              </w:rPr>
            </w:pPr>
            <w:ins w:id="4970" w:author="智誠 楊" w:date="2021-05-12T09:59:00Z">
              <w:del w:id="4971" w:author="阿毛" w:date="2021-06-09T14:31:00Z">
                <w:r w:rsidDel="00872B53">
                  <w:rPr>
                    <w:rFonts w:ascii="標楷體" w:eastAsia="標楷體" w:hAnsi="標楷體" w:hint="eastAsia"/>
                    <w:color w:val="000000" w:themeColor="text1"/>
                  </w:rPr>
                  <w:delText>2.檢查:</w:delText>
                </w:r>
              </w:del>
            </w:ins>
            <w:ins w:id="4972" w:author="阿毛" w:date="2021-06-09T14:31:00Z">
              <w:r>
                <w:rPr>
                  <w:rFonts w:ascii="標楷體" w:eastAsia="標楷體" w:hAnsi="標楷體" w:hint="eastAsia"/>
                  <w:color w:val="000000" w:themeColor="text1"/>
                </w:rPr>
                <w:t>日期,檢核條件</w:t>
              </w:r>
            </w:ins>
          </w:p>
          <w:p w14:paraId="0160ABF8" w14:textId="77777777" w:rsidR="004C05AA" w:rsidRDefault="004C05AA" w:rsidP="0094025F">
            <w:pPr>
              <w:snapToGrid w:val="0"/>
              <w:ind w:left="238" w:hangingChars="99" w:hanging="238"/>
              <w:rPr>
                <w:ins w:id="4973" w:author="阿毛" w:date="2021-06-09T14:31:00Z"/>
                <w:rFonts w:ascii="標楷體" w:eastAsia="標楷體" w:hAnsi="標楷體"/>
              </w:rPr>
            </w:pPr>
            <w:ins w:id="4974" w:author="阿毛" w:date="2021-06-09T14:31:00Z">
              <w:r>
                <w:rPr>
                  <w:rFonts w:ascii="標楷體" w:eastAsia="標楷體" w:hAnsi="標楷體" w:hint="eastAsia"/>
                  <w:color w:val="000000" w:themeColor="text1"/>
                </w:rPr>
                <w:t xml:space="preserve">  (1).不可為空白/V(7)</w:t>
              </w:r>
            </w:ins>
          </w:p>
          <w:p w14:paraId="74B1FE11" w14:textId="77777777" w:rsidR="004C05AA" w:rsidRPr="00F558A3" w:rsidDel="00872B53" w:rsidRDefault="004C05AA" w:rsidP="0094025F">
            <w:pPr>
              <w:snapToGrid w:val="0"/>
              <w:ind w:left="238" w:hangingChars="99" w:hanging="238"/>
              <w:jc w:val="both"/>
              <w:rPr>
                <w:ins w:id="4975" w:author="智誠 楊" w:date="2021-05-08T16:18:00Z"/>
                <w:del w:id="4976" w:author="阿毛" w:date="2021-06-09T14:31:00Z"/>
                <w:rFonts w:ascii="標楷體" w:eastAsia="標楷體" w:hAnsi="標楷體"/>
                <w:color w:val="000000" w:themeColor="text1"/>
              </w:rPr>
            </w:pPr>
            <w:ins w:id="4977" w:author="阿毛" w:date="2021-06-09T14:31:00Z">
              <w:r>
                <w:rPr>
                  <w:rFonts w:ascii="標楷體" w:eastAsia="標楷體" w:hAnsi="標楷體" w:hint="eastAsia"/>
                  <w:color w:val="000000" w:themeColor="text1"/>
                </w:rPr>
                <w:t xml:space="preserve">  (2).日期格式/</w:t>
              </w:r>
              <w:r w:rsidRPr="000F793D">
                <w:rPr>
                  <w:rFonts w:ascii="標楷體" w:eastAsia="標楷體" w:hAnsi="標楷體"/>
                  <w:color w:val="000000" w:themeColor="text1"/>
                </w:rPr>
                <w:t>A(DATE,0)</w:t>
              </w:r>
            </w:ins>
            <w:ins w:id="4978" w:author="智誠 楊" w:date="2021-05-12T10:00:00Z">
              <w:del w:id="4979" w:author="阿毛" w:date="2021-06-09T14:31:00Z">
                <w:r w:rsidRPr="000F793D" w:rsidDel="00872B53">
                  <w:rPr>
                    <w:rFonts w:ascii="標楷體" w:eastAsia="標楷體" w:hAnsi="標楷體"/>
                    <w:color w:val="000000" w:themeColor="text1"/>
                  </w:rPr>
                  <w:delText>V(7)A(DATE,0,#RepayDate)</w:delText>
                </w:r>
              </w:del>
            </w:ins>
          </w:p>
          <w:p w14:paraId="6B6CBC20" w14:textId="77777777" w:rsidR="004C05AA" w:rsidRDefault="004C05AA" w:rsidP="0094025F">
            <w:pPr>
              <w:snapToGrid w:val="0"/>
              <w:ind w:left="238" w:hangingChars="99" w:hanging="238"/>
              <w:rPr>
                <w:ins w:id="4980" w:author="阿毛" w:date="2021-06-09T14:31:00Z"/>
                <w:rFonts w:ascii="標楷體" w:eastAsia="標楷體" w:hAnsi="標楷體"/>
                <w:color w:val="000000" w:themeColor="text1"/>
              </w:rPr>
            </w:pPr>
          </w:p>
          <w:p w14:paraId="4579F6DC" w14:textId="77777777" w:rsidR="004C05AA" w:rsidRPr="00847BB7" w:rsidRDefault="004C05AA" w:rsidP="0094025F">
            <w:pPr>
              <w:snapToGrid w:val="0"/>
              <w:ind w:left="238" w:hangingChars="99" w:hanging="238"/>
              <w:rPr>
                <w:ins w:id="4981" w:author="智誠 楊" w:date="2021-05-08T15:57:00Z"/>
                <w:rFonts w:ascii="標楷體" w:eastAsia="標楷體" w:hAnsi="標楷體"/>
              </w:rPr>
              <w:pPrChange w:id="4982" w:author="智誠 楊" w:date="2021-05-08T16:18:00Z">
                <w:pPr/>
              </w:pPrChange>
            </w:pPr>
            <w:ins w:id="4983" w:author="智誠 楊" w:date="2021-05-12T10:00:00Z">
              <w:del w:id="4984" w:author="阿毛" w:date="2021-06-09T14:31:00Z">
                <w:r w:rsidDel="00872B53">
                  <w:rPr>
                    <w:rFonts w:ascii="標楷體" w:eastAsia="標楷體" w:hAnsi="標楷體" w:hint="eastAsia"/>
                    <w:color w:val="000000" w:themeColor="text1"/>
                  </w:rPr>
                  <w:delText>3</w:delText>
                </w:r>
              </w:del>
            </w:ins>
            <w:ins w:id="4985" w:author="阿毛" w:date="2021-06-09T14:31:00Z">
              <w:r>
                <w:rPr>
                  <w:rFonts w:ascii="標楷體" w:eastAsia="標楷體" w:hAnsi="標楷體" w:hint="eastAsia"/>
                  <w:color w:val="000000" w:themeColor="text1"/>
                </w:rPr>
                <w:t>2</w:t>
              </w:r>
            </w:ins>
            <w:ins w:id="4986" w:author="智誠 楊" w:date="2021-05-08T16:18:00Z">
              <w:r>
                <w:rPr>
                  <w:rFonts w:ascii="標楷體" w:eastAsia="標楷體" w:hAnsi="標楷體" w:hint="eastAsia"/>
                  <w:color w:val="000000" w:themeColor="text1"/>
                </w:rPr>
                <w:t>.</w:t>
              </w:r>
            </w:ins>
            <w:ins w:id="4987" w:author="智誠 楊" w:date="2021-05-08T16:43:00Z">
              <w:r>
                <w:rPr>
                  <w:rFonts w:ascii="標楷體" w:eastAsia="標楷體" w:hAnsi="標楷體"/>
                </w:rPr>
                <w:t>MlundryRecord.RepayDate</w:t>
              </w:r>
            </w:ins>
          </w:p>
        </w:tc>
      </w:tr>
      <w:tr w:rsidR="004C05AA" w:rsidRPr="00847BB7" w14:paraId="39A35CC2" w14:textId="77777777" w:rsidTr="0094025F">
        <w:trPr>
          <w:trHeight w:val="291"/>
          <w:jc w:val="center"/>
          <w:ins w:id="4988" w:author="智誠 楊" w:date="2021-05-08T15:57:00Z"/>
          <w:trPrChange w:id="4989" w:author="阿毛" w:date="2021-06-09T14:34:00Z">
            <w:trPr>
              <w:gridAfter w:val="0"/>
              <w:trHeight w:val="291"/>
              <w:jc w:val="center"/>
            </w:trPr>
          </w:trPrChange>
        </w:trPr>
        <w:tc>
          <w:tcPr>
            <w:tcW w:w="456" w:type="dxa"/>
            <w:tcPrChange w:id="4990" w:author="阿毛" w:date="2021-06-09T14:34:00Z">
              <w:tcPr>
                <w:tcW w:w="456" w:type="dxa"/>
                <w:gridSpan w:val="2"/>
              </w:tcPr>
            </w:tcPrChange>
          </w:tcPr>
          <w:p w14:paraId="6871A64E" w14:textId="77777777" w:rsidR="004C05AA" w:rsidRPr="00847BB7" w:rsidRDefault="004C05AA" w:rsidP="0094025F">
            <w:pPr>
              <w:rPr>
                <w:ins w:id="4991" w:author="智誠 楊" w:date="2021-05-08T15:57:00Z"/>
                <w:rFonts w:ascii="標楷體" w:eastAsia="標楷體" w:hAnsi="標楷體"/>
              </w:rPr>
            </w:pPr>
            <w:ins w:id="4992" w:author="智誠 楊" w:date="2021-05-08T15:57:00Z">
              <w:r w:rsidRPr="00847BB7">
                <w:rPr>
                  <w:rFonts w:ascii="標楷體" w:eastAsia="標楷體" w:hAnsi="標楷體" w:hint="eastAsia"/>
                </w:rPr>
                <w:t>5</w:t>
              </w:r>
            </w:ins>
          </w:p>
        </w:tc>
        <w:tc>
          <w:tcPr>
            <w:tcW w:w="1736" w:type="dxa"/>
            <w:tcPrChange w:id="4993" w:author="阿毛" w:date="2021-06-09T14:34:00Z">
              <w:tcPr>
                <w:tcW w:w="1736" w:type="dxa"/>
                <w:gridSpan w:val="2"/>
              </w:tcPr>
            </w:tcPrChange>
          </w:tcPr>
          <w:p w14:paraId="6B05E390" w14:textId="77777777" w:rsidR="004C05AA" w:rsidRPr="00847BB7" w:rsidRDefault="004C05AA" w:rsidP="0094025F">
            <w:pPr>
              <w:rPr>
                <w:ins w:id="4994" w:author="智誠 楊" w:date="2021-05-08T15:57:00Z"/>
                <w:rFonts w:ascii="標楷體" w:eastAsia="標楷體" w:hAnsi="標楷體"/>
              </w:rPr>
            </w:pPr>
            <w:ins w:id="4995" w:author="智誠 楊" w:date="2021-05-08T16:08:00Z">
              <w:r>
                <w:rPr>
                  <w:rFonts w:ascii="標楷體" w:eastAsia="標楷體" w:hAnsi="標楷體" w:hint="eastAsia"/>
                </w:rPr>
                <w:t>還款金額</w:t>
              </w:r>
            </w:ins>
          </w:p>
        </w:tc>
        <w:tc>
          <w:tcPr>
            <w:tcW w:w="1195" w:type="dxa"/>
            <w:tcPrChange w:id="4996" w:author="阿毛" w:date="2021-06-09T14:34:00Z">
              <w:tcPr>
                <w:tcW w:w="1602" w:type="dxa"/>
                <w:gridSpan w:val="3"/>
              </w:tcPr>
            </w:tcPrChange>
          </w:tcPr>
          <w:p w14:paraId="5BF7F45C" w14:textId="77777777" w:rsidR="004C05AA" w:rsidRPr="00847BB7" w:rsidRDefault="004C05AA" w:rsidP="0094025F">
            <w:pPr>
              <w:rPr>
                <w:ins w:id="4997" w:author="智誠 楊" w:date="2021-05-08T15:57:00Z"/>
                <w:rFonts w:ascii="標楷體" w:eastAsia="標楷體" w:hAnsi="標楷體"/>
              </w:rPr>
            </w:pPr>
            <w:ins w:id="4998" w:author="智誠 楊" w:date="2021-05-08T16:08:00Z">
              <w:r>
                <w:rPr>
                  <w:rFonts w:ascii="標楷體" w:eastAsia="標楷體" w:hAnsi="標楷體" w:hint="eastAsia"/>
                </w:rPr>
                <w:t>14</w:t>
              </w:r>
            </w:ins>
          </w:p>
        </w:tc>
        <w:tc>
          <w:tcPr>
            <w:tcW w:w="850" w:type="dxa"/>
            <w:tcPrChange w:id="4999" w:author="阿毛" w:date="2021-06-09T14:34:00Z">
              <w:tcPr>
                <w:tcW w:w="992" w:type="dxa"/>
                <w:gridSpan w:val="2"/>
              </w:tcPr>
            </w:tcPrChange>
          </w:tcPr>
          <w:p w14:paraId="526660BC" w14:textId="77777777" w:rsidR="004C05AA" w:rsidRPr="00847BB7" w:rsidRDefault="004C05AA" w:rsidP="0094025F">
            <w:pPr>
              <w:rPr>
                <w:ins w:id="5000" w:author="智誠 楊" w:date="2021-05-08T15:57:00Z"/>
                <w:rFonts w:ascii="標楷體" w:eastAsia="標楷體" w:hAnsi="標楷體"/>
                <w:color w:val="FF0000"/>
              </w:rPr>
            </w:pPr>
          </w:p>
        </w:tc>
        <w:tc>
          <w:tcPr>
            <w:tcW w:w="2127" w:type="dxa"/>
            <w:tcPrChange w:id="5001" w:author="阿毛" w:date="2021-06-09T14:34:00Z">
              <w:tcPr>
                <w:tcW w:w="1489" w:type="dxa"/>
              </w:tcPr>
            </w:tcPrChange>
          </w:tcPr>
          <w:p w14:paraId="3C99FB0B" w14:textId="77777777" w:rsidR="004C05AA" w:rsidRPr="00847BB7" w:rsidRDefault="004C05AA" w:rsidP="0094025F">
            <w:pPr>
              <w:rPr>
                <w:ins w:id="5002" w:author="智誠 楊" w:date="2021-05-08T15:57:00Z"/>
                <w:rFonts w:ascii="標楷體" w:eastAsia="標楷體" w:hAnsi="標楷體"/>
                <w:color w:val="FF0000"/>
              </w:rPr>
            </w:pPr>
          </w:p>
        </w:tc>
        <w:tc>
          <w:tcPr>
            <w:tcW w:w="567" w:type="dxa"/>
            <w:tcPrChange w:id="5003" w:author="阿毛" w:date="2021-06-09T14:34:00Z">
              <w:tcPr>
                <w:tcW w:w="623" w:type="dxa"/>
                <w:gridSpan w:val="2"/>
              </w:tcPr>
            </w:tcPrChange>
          </w:tcPr>
          <w:p w14:paraId="7A409A4D" w14:textId="77777777" w:rsidR="004C05AA" w:rsidRPr="00847BB7" w:rsidRDefault="004C05AA" w:rsidP="0094025F">
            <w:pPr>
              <w:rPr>
                <w:ins w:id="5004" w:author="智誠 楊" w:date="2021-05-08T15:57:00Z"/>
                <w:rFonts w:ascii="標楷體" w:eastAsia="標楷體" w:hAnsi="標楷體"/>
              </w:rPr>
            </w:pPr>
            <w:ins w:id="5005" w:author="智誠 楊" w:date="2021-05-08T15:57:00Z">
              <w:r>
                <w:rPr>
                  <w:rFonts w:ascii="標楷體" w:eastAsia="標楷體" w:hAnsi="標楷體"/>
                </w:rPr>
                <w:t>V</w:t>
              </w:r>
            </w:ins>
          </w:p>
        </w:tc>
        <w:tc>
          <w:tcPr>
            <w:tcW w:w="407" w:type="dxa"/>
            <w:tcPrChange w:id="5006" w:author="阿毛" w:date="2021-06-09T14:34:00Z">
              <w:tcPr>
                <w:tcW w:w="666" w:type="dxa"/>
                <w:gridSpan w:val="3"/>
              </w:tcPr>
            </w:tcPrChange>
          </w:tcPr>
          <w:p w14:paraId="1B6C7CDA" w14:textId="77777777" w:rsidR="004C05AA" w:rsidRPr="00847BB7" w:rsidRDefault="004C05AA" w:rsidP="0094025F">
            <w:pPr>
              <w:jc w:val="center"/>
              <w:rPr>
                <w:ins w:id="5007" w:author="智誠 楊" w:date="2021-05-08T15:57:00Z"/>
                <w:rFonts w:ascii="標楷體" w:eastAsia="標楷體" w:hAnsi="標楷體"/>
              </w:rPr>
            </w:pPr>
            <w:ins w:id="5008" w:author="智誠 楊" w:date="2021-05-08T15:57:00Z">
              <w:r>
                <w:rPr>
                  <w:rFonts w:ascii="標楷體" w:eastAsia="標楷體" w:hAnsi="標楷體" w:hint="eastAsia"/>
                </w:rPr>
                <w:t>W</w:t>
              </w:r>
            </w:ins>
          </w:p>
        </w:tc>
        <w:tc>
          <w:tcPr>
            <w:tcW w:w="3402" w:type="dxa"/>
            <w:tcPrChange w:id="5009" w:author="阿毛" w:date="2021-06-09T14:34:00Z">
              <w:tcPr>
                <w:tcW w:w="2856" w:type="dxa"/>
              </w:tcPr>
            </w:tcPrChange>
          </w:tcPr>
          <w:p w14:paraId="2BFE7ADB" w14:textId="77777777" w:rsidR="004C05AA" w:rsidRDefault="004C05AA" w:rsidP="0094025F">
            <w:pPr>
              <w:snapToGrid w:val="0"/>
              <w:ind w:left="238" w:hangingChars="99" w:hanging="238"/>
              <w:jc w:val="both"/>
              <w:rPr>
                <w:ins w:id="5010" w:author="智誠 楊" w:date="2021-05-12T10:00:00Z"/>
                <w:rFonts w:ascii="標楷體" w:eastAsia="標楷體" w:hAnsi="標楷體"/>
                <w:color w:val="000000" w:themeColor="text1"/>
              </w:rPr>
            </w:pPr>
            <w:ins w:id="5011" w:author="智誠 楊" w:date="2021-05-08T16:20:00Z">
              <w:r w:rsidRPr="00F558A3">
                <w:rPr>
                  <w:rFonts w:ascii="標楷體" w:eastAsia="標楷體" w:hAnsi="標楷體" w:hint="eastAsia"/>
                  <w:color w:val="000000" w:themeColor="text1"/>
                </w:rPr>
                <w:t>1.必須輸入</w:t>
              </w:r>
            </w:ins>
            <w:ins w:id="5012" w:author="阿毛" w:date="2021-06-09T14:32:00Z">
              <w:r>
                <w:rPr>
                  <w:rFonts w:ascii="標楷體" w:eastAsia="標楷體" w:hAnsi="標楷體" w:hint="eastAsia"/>
                  <w:color w:val="000000" w:themeColor="text1"/>
                </w:rPr>
                <w:t>數字,檢核條件:不可輸入0/V(2</w:t>
              </w:r>
              <w:r>
                <w:rPr>
                  <w:rFonts w:ascii="標楷體" w:eastAsia="標楷體" w:hAnsi="標楷體"/>
                  <w:color w:val="000000" w:themeColor="text1"/>
                </w:rPr>
                <w:t>,0)</w:t>
              </w:r>
            </w:ins>
          </w:p>
          <w:p w14:paraId="5CBBFE38" w14:textId="77777777" w:rsidR="004C05AA" w:rsidRPr="00F558A3" w:rsidDel="00872B53" w:rsidRDefault="004C05AA" w:rsidP="0094025F">
            <w:pPr>
              <w:snapToGrid w:val="0"/>
              <w:ind w:left="238" w:hangingChars="99" w:hanging="238"/>
              <w:jc w:val="both"/>
              <w:rPr>
                <w:ins w:id="5013" w:author="智誠 楊" w:date="2021-05-08T16:20:00Z"/>
                <w:del w:id="5014" w:author="阿毛" w:date="2021-06-09T14:32:00Z"/>
                <w:rFonts w:ascii="標楷體" w:eastAsia="標楷體" w:hAnsi="標楷體"/>
                <w:color w:val="000000" w:themeColor="text1"/>
              </w:rPr>
            </w:pPr>
            <w:ins w:id="5015" w:author="智誠 楊" w:date="2021-05-12T10:00:00Z">
              <w:r>
                <w:rPr>
                  <w:rFonts w:ascii="標楷體" w:eastAsia="標楷體" w:hAnsi="標楷體" w:hint="eastAsia"/>
                  <w:color w:val="000000" w:themeColor="text1"/>
                </w:rPr>
                <w:t>2.</w:t>
              </w:r>
              <w:del w:id="5016" w:author="阿毛" w:date="2021-06-09T14:32:00Z">
                <w:r w:rsidDel="00872B53">
                  <w:rPr>
                    <w:rFonts w:ascii="標楷體" w:eastAsia="標楷體" w:hAnsi="標楷體" w:hint="eastAsia"/>
                    <w:color w:val="000000" w:themeColor="text1"/>
                  </w:rPr>
                  <w:delText>檢查:</w:delText>
                </w:r>
                <w:r w:rsidDel="00872B53">
                  <w:delText xml:space="preserve"> </w:delText>
                </w:r>
                <w:r w:rsidRPr="000F793D" w:rsidDel="00872B53">
                  <w:rPr>
                    <w:rFonts w:ascii="標楷體" w:eastAsia="標楷體" w:hAnsi="標楷體"/>
                    <w:color w:val="000000" w:themeColor="text1"/>
                  </w:rPr>
                  <w:delText>V(2,0)</w:delText>
                </w:r>
              </w:del>
            </w:ins>
          </w:p>
          <w:p w14:paraId="3314A24E" w14:textId="77777777" w:rsidR="004C05AA" w:rsidRPr="004415DA" w:rsidRDefault="004C05AA" w:rsidP="0094025F">
            <w:pPr>
              <w:snapToGrid w:val="0"/>
              <w:ind w:left="238" w:hangingChars="99" w:hanging="238"/>
              <w:jc w:val="both"/>
              <w:rPr>
                <w:ins w:id="5017" w:author="智誠 楊" w:date="2021-05-08T15:57:00Z"/>
                <w:rFonts w:ascii="標楷體" w:eastAsia="標楷體" w:hAnsi="標楷體"/>
                <w:lang w:eastAsia="zh-HK"/>
              </w:rPr>
              <w:pPrChange w:id="5018" w:author="阿毛" w:date="2021-06-09T14:32:00Z">
                <w:pPr/>
              </w:pPrChange>
            </w:pPr>
            <w:ins w:id="5019" w:author="智誠 楊" w:date="2021-05-12T10:00:00Z">
              <w:del w:id="5020" w:author="阿毛" w:date="2021-06-09T14:32:00Z">
                <w:r w:rsidDel="00872B53">
                  <w:rPr>
                    <w:rFonts w:ascii="標楷體" w:eastAsia="標楷體" w:hAnsi="標楷體" w:hint="eastAsia"/>
                    <w:color w:val="000000" w:themeColor="text1"/>
                  </w:rPr>
                  <w:delText>3</w:delText>
                </w:r>
              </w:del>
            </w:ins>
            <w:ins w:id="5021" w:author="智誠 楊" w:date="2021-05-08T16:20:00Z">
              <w:del w:id="5022" w:author="阿毛" w:date="2021-06-09T14:32:00Z">
                <w:r w:rsidDel="00872B53">
                  <w:rPr>
                    <w:rFonts w:ascii="標楷體" w:eastAsia="標楷體" w:hAnsi="標楷體" w:hint="eastAsia"/>
                    <w:color w:val="000000" w:themeColor="text1"/>
                  </w:rPr>
                  <w:delText>.</w:delText>
                </w:r>
              </w:del>
            </w:ins>
            <w:ins w:id="5023" w:author="智誠 楊" w:date="2021-05-08T16:43:00Z">
              <w:r>
                <w:rPr>
                  <w:rFonts w:ascii="標楷體" w:eastAsia="標楷體" w:hAnsi="標楷體"/>
                </w:rPr>
                <w:t>MlundryRecord.RepayAmt</w:t>
              </w:r>
            </w:ins>
          </w:p>
        </w:tc>
      </w:tr>
      <w:tr w:rsidR="004C05AA" w:rsidRPr="00847BB7" w14:paraId="087CF2F9" w14:textId="77777777" w:rsidTr="0094025F">
        <w:trPr>
          <w:trHeight w:val="291"/>
          <w:jc w:val="center"/>
          <w:ins w:id="5024" w:author="智誠 楊" w:date="2021-05-08T15:57:00Z"/>
          <w:trPrChange w:id="5025" w:author="阿毛" w:date="2021-06-09T14:34:00Z">
            <w:trPr>
              <w:gridAfter w:val="0"/>
              <w:trHeight w:val="291"/>
              <w:jc w:val="center"/>
            </w:trPr>
          </w:trPrChange>
        </w:trPr>
        <w:tc>
          <w:tcPr>
            <w:tcW w:w="456" w:type="dxa"/>
            <w:tcPrChange w:id="5026" w:author="阿毛" w:date="2021-06-09T14:34:00Z">
              <w:tcPr>
                <w:tcW w:w="456" w:type="dxa"/>
                <w:gridSpan w:val="2"/>
              </w:tcPr>
            </w:tcPrChange>
          </w:tcPr>
          <w:p w14:paraId="4B2A50D3" w14:textId="77777777" w:rsidR="004C05AA" w:rsidRPr="00847BB7" w:rsidRDefault="004C05AA" w:rsidP="0094025F">
            <w:pPr>
              <w:rPr>
                <w:ins w:id="5027" w:author="智誠 楊" w:date="2021-05-08T15:57:00Z"/>
                <w:rFonts w:ascii="標楷體" w:eastAsia="標楷體" w:hAnsi="標楷體"/>
              </w:rPr>
            </w:pPr>
            <w:ins w:id="5028" w:author="智誠 楊" w:date="2021-05-08T15:57:00Z">
              <w:r>
                <w:rPr>
                  <w:rFonts w:ascii="標楷體" w:eastAsia="標楷體" w:hAnsi="標楷體" w:hint="eastAsia"/>
                </w:rPr>
                <w:t>6</w:t>
              </w:r>
            </w:ins>
          </w:p>
        </w:tc>
        <w:tc>
          <w:tcPr>
            <w:tcW w:w="1736" w:type="dxa"/>
            <w:tcPrChange w:id="5029" w:author="阿毛" w:date="2021-06-09T14:34:00Z">
              <w:tcPr>
                <w:tcW w:w="1736" w:type="dxa"/>
                <w:gridSpan w:val="2"/>
              </w:tcPr>
            </w:tcPrChange>
          </w:tcPr>
          <w:p w14:paraId="316B7A08" w14:textId="77777777" w:rsidR="004C05AA" w:rsidRPr="00847BB7" w:rsidRDefault="004C05AA" w:rsidP="0094025F">
            <w:pPr>
              <w:rPr>
                <w:ins w:id="5030" w:author="智誠 楊" w:date="2021-05-08T15:57:00Z"/>
                <w:rFonts w:ascii="標楷體" w:eastAsia="標楷體" w:hAnsi="標楷體"/>
              </w:rPr>
            </w:pPr>
            <w:ins w:id="5031" w:author="智誠 楊" w:date="2021-05-08T16:08:00Z">
              <w:r>
                <w:rPr>
                  <w:rFonts w:ascii="標楷體" w:eastAsia="標楷體" w:hAnsi="標楷體" w:hint="eastAsia"/>
                </w:rPr>
                <w:t>職業別</w:t>
              </w:r>
            </w:ins>
          </w:p>
        </w:tc>
        <w:tc>
          <w:tcPr>
            <w:tcW w:w="1195" w:type="dxa"/>
            <w:tcPrChange w:id="5032" w:author="阿毛" w:date="2021-06-09T14:34:00Z">
              <w:tcPr>
                <w:tcW w:w="1602" w:type="dxa"/>
                <w:gridSpan w:val="3"/>
              </w:tcPr>
            </w:tcPrChange>
          </w:tcPr>
          <w:p w14:paraId="03355469" w14:textId="77777777" w:rsidR="004C05AA" w:rsidRPr="00847BB7" w:rsidRDefault="004C05AA" w:rsidP="0094025F">
            <w:pPr>
              <w:rPr>
                <w:ins w:id="5033" w:author="智誠 楊" w:date="2021-05-08T15:57:00Z"/>
                <w:rFonts w:ascii="標楷體" w:eastAsia="標楷體" w:hAnsi="標楷體"/>
              </w:rPr>
            </w:pPr>
            <w:ins w:id="5034" w:author="智誠 楊" w:date="2021-05-08T16:08:00Z">
              <w:r>
                <w:rPr>
                  <w:rFonts w:ascii="標楷體" w:eastAsia="標楷體" w:hAnsi="標楷體" w:hint="eastAsia"/>
                </w:rPr>
                <w:t>40</w:t>
              </w:r>
            </w:ins>
          </w:p>
        </w:tc>
        <w:tc>
          <w:tcPr>
            <w:tcW w:w="850" w:type="dxa"/>
            <w:tcPrChange w:id="5035" w:author="阿毛" w:date="2021-06-09T14:34:00Z">
              <w:tcPr>
                <w:tcW w:w="992" w:type="dxa"/>
                <w:gridSpan w:val="2"/>
              </w:tcPr>
            </w:tcPrChange>
          </w:tcPr>
          <w:p w14:paraId="2FF3E8E8" w14:textId="77777777" w:rsidR="004C05AA" w:rsidRPr="00847BB7" w:rsidRDefault="004C05AA" w:rsidP="0094025F">
            <w:pPr>
              <w:rPr>
                <w:ins w:id="5036" w:author="智誠 楊" w:date="2021-05-08T15:57:00Z"/>
                <w:rFonts w:ascii="標楷體" w:eastAsia="標楷體" w:hAnsi="標楷體"/>
                <w:color w:val="FF0000"/>
              </w:rPr>
            </w:pPr>
          </w:p>
        </w:tc>
        <w:tc>
          <w:tcPr>
            <w:tcW w:w="2127" w:type="dxa"/>
            <w:tcPrChange w:id="5037" w:author="阿毛" w:date="2021-06-09T14:34:00Z">
              <w:tcPr>
                <w:tcW w:w="1489" w:type="dxa"/>
              </w:tcPr>
            </w:tcPrChange>
          </w:tcPr>
          <w:p w14:paraId="3B3ADEEE" w14:textId="77777777" w:rsidR="004C05AA" w:rsidRPr="00847BB7" w:rsidRDefault="004C05AA" w:rsidP="009402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5038" w:author="智誠 楊" w:date="2021-05-08T15:57:00Z"/>
                <w:rFonts w:ascii="標楷體" w:eastAsia="標楷體" w:hAnsi="標楷體" w:cs="細明體"/>
                <w:color w:val="000000"/>
                <w:spacing w:val="15"/>
                <w:kern w:val="0"/>
              </w:rPr>
            </w:pPr>
          </w:p>
        </w:tc>
        <w:tc>
          <w:tcPr>
            <w:tcW w:w="567" w:type="dxa"/>
            <w:tcPrChange w:id="5039" w:author="阿毛" w:date="2021-06-09T14:34:00Z">
              <w:tcPr>
                <w:tcW w:w="623" w:type="dxa"/>
                <w:gridSpan w:val="2"/>
              </w:tcPr>
            </w:tcPrChange>
          </w:tcPr>
          <w:p w14:paraId="5C87285A" w14:textId="77777777" w:rsidR="004C05AA" w:rsidRPr="00847BB7" w:rsidRDefault="004C05AA" w:rsidP="0094025F">
            <w:pPr>
              <w:rPr>
                <w:ins w:id="5040" w:author="智誠 楊" w:date="2021-05-08T15:57:00Z"/>
                <w:rFonts w:ascii="標楷體" w:eastAsia="標楷體" w:hAnsi="標楷體"/>
              </w:rPr>
            </w:pPr>
          </w:p>
        </w:tc>
        <w:tc>
          <w:tcPr>
            <w:tcW w:w="407" w:type="dxa"/>
            <w:tcPrChange w:id="5041" w:author="阿毛" w:date="2021-06-09T14:34:00Z">
              <w:tcPr>
                <w:tcW w:w="666" w:type="dxa"/>
                <w:gridSpan w:val="3"/>
              </w:tcPr>
            </w:tcPrChange>
          </w:tcPr>
          <w:p w14:paraId="4823E102" w14:textId="77777777" w:rsidR="004C05AA" w:rsidRPr="00847BB7" w:rsidRDefault="004C05AA" w:rsidP="0094025F">
            <w:pPr>
              <w:jc w:val="center"/>
              <w:rPr>
                <w:ins w:id="5042" w:author="智誠 楊" w:date="2021-05-08T15:57:00Z"/>
                <w:rFonts w:ascii="標楷體" w:eastAsia="標楷體" w:hAnsi="標楷體"/>
              </w:rPr>
            </w:pPr>
            <w:ins w:id="5043" w:author="智誠 楊" w:date="2021-05-08T15:57:00Z">
              <w:r>
                <w:rPr>
                  <w:rFonts w:ascii="標楷體" w:eastAsia="標楷體" w:hAnsi="標楷體" w:hint="eastAsia"/>
                </w:rPr>
                <w:t>W</w:t>
              </w:r>
            </w:ins>
          </w:p>
        </w:tc>
        <w:tc>
          <w:tcPr>
            <w:tcW w:w="3402" w:type="dxa"/>
            <w:tcPrChange w:id="5044" w:author="阿毛" w:date="2021-06-09T14:34:00Z">
              <w:tcPr>
                <w:tcW w:w="2856" w:type="dxa"/>
              </w:tcPr>
            </w:tcPrChange>
          </w:tcPr>
          <w:p w14:paraId="237BDB2D" w14:textId="77777777" w:rsidR="004C05AA" w:rsidRPr="004415DA" w:rsidRDefault="004C05AA" w:rsidP="0094025F">
            <w:pPr>
              <w:snapToGrid w:val="0"/>
              <w:ind w:left="238" w:hangingChars="99" w:hanging="238"/>
              <w:rPr>
                <w:ins w:id="5045" w:author="智誠 楊" w:date="2021-05-08T15:57:00Z"/>
                <w:rFonts w:ascii="標楷體" w:eastAsia="標楷體" w:hAnsi="標楷體"/>
                <w:color w:val="000000" w:themeColor="text1"/>
              </w:rPr>
            </w:pPr>
            <w:ins w:id="5046" w:author="智誠 楊" w:date="2021-05-08T15:57:00Z">
              <w:r>
                <w:rPr>
                  <w:rFonts w:ascii="標楷體" w:eastAsia="標楷體" w:hAnsi="標楷體" w:hint="eastAsia"/>
                  <w:color w:val="000000" w:themeColor="text1"/>
                </w:rPr>
                <w:t>1.</w:t>
              </w:r>
            </w:ins>
            <w:ins w:id="5047" w:author="智誠 楊" w:date="2021-05-08T16:20:00Z">
              <w:r>
                <w:rPr>
                  <w:rFonts w:ascii="標楷體" w:eastAsia="標楷體" w:hAnsi="標楷體" w:hint="eastAsia"/>
                  <w:color w:val="000000" w:themeColor="text1"/>
                </w:rPr>
                <w:t>自行輸入</w:t>
              </w:r>
            </w:ins>
            <w:ins w:id="5048" w:author="阿毛" w:date="2021-06-09T14:32:00Z">
              <w:r>
                <w:rPr>
                  <w:rFonts w:ascii="標楷體" w:eastAsia="標楷體" w:hAnsi="標楷體" w:hint="eastAsia"/>
                  <w:color w:val="000000" w:themeColor="text1"/>
                </w:rPr>
                <w:t>文字</w:t>
              </w:r>
            </w:ins>
          </w:p>
          <w:p w14:paraId="619411D5" w14:textId="77777777" w:rsidR="004C05AA" w:rsidRPr="00847BB7" w:rsidRDefault="004C05AA" w:rsidP="0094025F">
            <w:pPr>
              <w:rPr>
                <w:ins w:id="5049" w:author="智誠 楊" w:date="2021-05-08T15:57:00Z"/>
                <w:rFonts w:ascii="標楷體" w:eastAsia="標楷體" w:hAnsi="標楷體"/>
              </w:rPr>
            </w:pPr>
            <w:ins w:id="5050" w:author="智誠 楊" w:date="2021-05-08T16:20:00Z">
              <w:r>
                <w:rPr>
                  <w:rFonts w:ascii="標楷體" w:eastAsia="標楷體" w:hAnsi="標楷體" w:hint="eastAsia"/>
                  <w:color w:val="000000" w:themeColor="text1"/>
                </w:rPr>
                <w:t>2.</w:t>
              </w:r>
            </w:ins>
            <w:ins w:id="5051" w:author="智誠 楊" w:date="2021-05-08T16:43:00Z">
              <w:r>
                <w:rPr>
                  <w:rFonts w:ascii="標楷體" w:eastAsia="標楷體" w:hAnsi="標楷體"/>
                </w:rPr>
                <w:t>MlundryRecord.</w:t>
              </w:r>
            </w:ins>
            <w:ins w:id="5052" w:author="智誠 楊" w:date="2021-05-08T16:44:00Z">
              <w:r>
                <w:rPr>
                  <w:rFonts w:ascii="標楷體" w:eastAsia="標楷體" w:hAnsi="標楷體"/>
                </w:rPr>
                <w:t>Career</w:t>
              </w:r>
            </w:ins>
          </w:p>
        </w:tc>
      </w:tr>
      <w:tr w:rsidR="004C05AA" w:rsidRPr="00847BB7" w14:paraId="45F18C26" w14:textId="77777777" w:rsidTr="0094025F">
        <w:trPr>
          <w:trHeight w:val="291"/>
          <w:jc w:val="center"/>
          <w:ins w:id="5053" w:author="智誠 楊" w:date="2021-05-08T15:57:00Z"/>
          <w:trPrChange w:id="5054" w:author="阿毛" w:date="2021-06-09T14:34:00Z">
            <w:trPr>
              <w:gridAfter w:val="0"/>
              <w:trHeight w:val="291"/>
              <w:jc w:val="center"/>
            </w:trPr>
          </w:trPrChange>
        </w:trPr>
        <w:tc>
          <w:tcPr>
            <w:tcW w:w="456" w:type="dxa"/>
            <w:tcPrChange w:id="5055" w:author="阿毛" w:date="2021-06-09T14:34:00Z">
              <w:tcPr>
                <w:tcW w:w="456" w:type="dxa"/>
                <w:gridSpan w:val="2"/>
              </w:tcPr>
            </w:tcPrChange>
          </w:tcPr>
          <w:p w14:paraId="3C81DEB9" w14:textId="77777777" w:rsidR="004C05AA" w:rsidRPr="00847BB7" w:rsidRDefault="004C05AA" w:rsidP="0094025F">
            <w:pPr>
              <w:rPr>
                <w:ins w:id="5056" w:author="智誠 楊" w:date="2021-05-08T15:57:00Z"/>
                <w:rFonts w:ascii="標楷體" w:eastAsia="標楷體" w:hAnsi="標楷體"/>
              </w:rPr>
            </w:pPr>
            <w:ins w:id="5057" w:author="智誠 楊" w:date="2021-05-08T15:57:00Z">
              <w:r>
                <w:rPr>
                  <w:rFonts w:ascii="標楷體" w:eastAsia="標楷體" w:hAnsi="標楷體" w:hint="eastAsia"/>
                </w:rPr>
                <w:t>7</w:t>
              </w:r>
            </w:ins>
          </w:p>
        </w:tc>
        <w:tc>
          <w:tcPr>
            <w:tcW w:w="1736" w:type="dxa"/>
            <w:tcPrChange w:id="5058" w:author="阿毛" w:date="2021-06-09T14:34:00Z">
              <w:tcPr>
                <w:tcW w:w="1736" w:type="dxa"/>
                <w:gridSpan w:val="2"/>
              </w:tcPr>
            </w:tcPrChange>
          </w:tcPr>
          <w:p w14:paraId="5D4A35BF" w14:textId="77777777" w:rsidR="004C05AA" w:rsidRPr="00847BB7" w:rsidRDefault="004C05AA" w:rsidP="0094025F">
            <w:pPr>
              <w:rPr>
                <w:ins w:id="5059" w:author="智誠 楊" w:date="2021-05-08T15:57:00Z"/>
                <w:rFonts w:ascii="標楷體" w:eastAsia="標楷體" w:hAnsi="標楷體"/>
              </w:rPr>
            </w:pPr>
            <w:ins w:id="5060" w:author="智誠 楊" w:date="2021-05-08T16:08:00Z">
              <w:r>
                <w:rPr>
                  <w:rFonts w:ascii="標楷體" w:eastAsia="標楷體" w:hAnsi="標楷體" w:hint="eastAsia"/>
                  <w:lang w:eastAsia="zh-HK"/>
                </w:rPr>
                <w:t>年收入</w:t>
              </w:r>
              <w:r>
                <w:rPr>
                  <w:rFonts w:ascii="標楷體" w:eastAsia="標楷體" w:hAnsi="標楷體" w:hint="eastAsia"/>
                </w:rPr>
                <w:t>(萬)</w:t>
              </w:r>
            </w:ins>
          </w:p>
        </w:tc>
        <w:tc>
          <w:tcPr>
            <w:tcW w:w="1195" w:type="dxa"/>
            <w:tcPrChange w:id="5061" w:author="阿毛" w:date="2021-06-09T14:34:00Z">
              <w:tcPr>
                <w:tcW w:w="1602" w:type="dxa"/>
                <w:gridSpan w:val="3"/>
              </w:tcPr>
            </w:tcPrChange>
          </w:tcPr>
          <w:p w14:paraId="02FCD8BA" w14:textId="77777777" w:rsidR="004C05AA" w:rsidRPr="00847BB7" w:rsidRDefault="004C05AA" w:rsidP="0094025F">
            <w:pPr>
              <w:rPr>
                <w:ins w:id="5062" w:author="智誠 楊" w:date="2021-05-08T15:57:00Z"/>
                <w:rFonts w:ascii="標楷體" w:eastAsia="標楷體" w:hAnsi="標楷體"/>
              </w:rPr>
            </w:pPr>
            <w:ins w:id="5063" w:author="智誠 楊" w:date="2021-05-08T16:08:00Z">
              <w:r>
                <w:rPr>
                  <w:rFonts w:ascii="標楷體" w:eastAsia="標楷體" w:hAnsi="標楷體" w:hint="eastAsia"/>
                </w:rPr>
                <w:t>30</w:t>
              </w:r>
            </w:ins>
            <w:ins w:id="5064" w:author="智誠 楊" w:date="2021-05-08T15:57:00Z">
              <w:r w:rsidRPr="00847BB7">
                <w:rPr>
                  <w:rFonts w:ascii="標楷體" w:eastAsia="標楷體" w:hAnsi="標楷體"/>
                </w:rPr>
                <w:t xml:space="preserve">    </w:t>
              </w:r>
            </w:ins>
          </w:p>
        </w:tc>
        <w:tc>
          <w:tcPr>
            <w:tcW w:w="850" w:type="dxa"/>
            <w:tcPrChange w:id="5065" w:author="阿毛" w:date="2021-06-09T14:34:00Z">
              <w:tcPr>
                <w:tcW w:w="992" w:type="dxa"/>
                <w:gridSpan w:val="2"/>
              </w:tcPr>
            </w:tcPrChange>
          </w:tcPr>
          <w:p w14:paraId="3913001B" w14:textId="77777777" w:rsidR="004C05AA" w:rsidRPr="00847BB7" w:rsidRDefault="004C05AA" w:rsidP="0094025F">
            <w:pPr>
              <w:rPr>
                <w:ins w:id="5066" w:author="智誠 楊" w:date="2021-05-08T15:57:00Z"/>
                <w:rFonts w:ascii="標楷體" w:eastAsia="標楷體" w:hAnsi="標楷體"/>
              </w:rPr>
            </w:pPr>
          </w:p>
        </w:tc>
        <w:tc>
          <w:tcPr>
            <w:tcW w:w="2127" w:type="dxa"/>
            <w:tcPrChange w:id="5067" w:author="阿毛" w:date="2021-06-09T14:34:00Z">
              <w:tcPr>
                <w:tcW w:w="1489" w:type="dxa"/>
              </w:tcPr>
            </w:tcPrChange>
          </w:tcPr>
          <w:p w14:paraId="28F7EFEB" w14:textId="77777777" w:rsidR="004C05AA" w:rsidRPr="00847BB7" w:rsidRDefault="004C05AA" w:rsidP="0094025F">
            <w:pPr>
              <w:rPr>
                <w:ins w:id="5068" w:author="智誠 楊" w:date="2021-05-08T15:57:00Z"/>
                <w:rFonts w:ascii="標楷體" w:eastAsia="標楷體" w:hAnsi="標楷體"/>
                <w:lang w:eastAsia="zh-HK"/>
              </w:rPr>
            </w:pPr>
          </w:p>
        </w:tc>
        <w:tc>
          <w:tcPr>
            <w:tcW w:w="567" w:type="dxa"/>
            <w:tcPrChange w:id="5069" w:author="阿毛" w:date="2021-06-09T14:34:00Z">
              <w:tcPr>
                <w:tcW w:w="623" w:type="dxa"/>
                <w:gridSpan w:val="2"/>
              </w:tcPr>
            </w:tcPrChange>
          </w:tcPr>
          <w:p w14:paraId="4ABBC843" w14:textId="77777777" w:rsidR="004C05AA" w:rsidRPr="00847BB7" w:rsidRDefault="004C05AA" w:rsidP="0094025F">
            <w:pPr>
              <w:rPr>
                <w:ins w:id="5070" w:author="智誠 楊" w:date="2021-05-08T15:57:00Z"/>
                <w:rFonts w:ascii="標楷體" w:eastAsia="標楷體" w:hAnsi="標楷體"/>
              </w:rPr>
            </w:pPr>
          </w:p>
        </w:tc>
        <w:tc>
          <w:tcPr>
            <w:tcW w:w="407" w:type="dxa"/>
            <w:tcPrChange w:id="5071" w:author="阿毛" w:date="2021-06-09T14:34:00Z">
              <w:tcPr>
                <w:tcW w:w="666" w:type="dxa"/>
                <w:gridSpan w:val="3"/>
              </w:tcPr>
            </w:tcPrChange>
          </w:tcPr>
          <w:p w14:paraId="20FE8D88" w14:textId="77777777" w:rsidR="004C05AA" w:rsidRPr="00847BB7" w:rsidRDefault="004C05AA" w:rsidP="0094025F">
            <w:pPr>
              <w:jc w:val="center"/>
              <w:rPr>
                <w:ins w:id="5072" w:author="智誠 楊" w:date="2021-05-08T15:57:00Z"/>
                <w:rFonts w:ascii="標楷體" w:eastAsia="標楷體" w:hAnsi="標楷體"/>
              </w:rPr>
            </w:pPr>
            <w:ins w:id="5073" w:author="智誠 楊" w:date="2021-05-08T15:57:00Z">
              <w:r>
                <w:rPr>
                  <w:rFonts w:ascii="標楷體" w:eastAsia="標楷體" w:hAnsi="標楷體" w:hint="eastAsia"/>
                </w:rPr>
                <w:t>W</w:t>
              </w:r>
            </w:ins>
          </w:p>
        </w:tc>
        <w:tc>
          <w:tcPr>
            <w:tcW w:w="3402" w:type="dxa"/>
            <w:tcPrChange w:id="5074" w:author="阿毛" w:date="2021-06-09T14:34:00Z">
              <w:tcPr>
                <w:tcW w:w="2856" w:type="dxa"/>
              </w:tcPr>
            </w:tcPrChange>
          </w:tcPr>
          <w:p w14:paraId="6088500E" w14:textId="77777777" w:rsidR="004C05AA" w:rsidRPr="004415DA" w:rsidRDefault="004C05AA" w:rsidP="0094025F">
            <w:pPr>
              <w:snapToGrid w:val="0"/>
              <w:ind w:left="238" w:hangingChars="99" w:hanging="238"/>
              <w:rPr>
                <w:ins w:id="5075" w:author="智誠 楊" w:date="2021-05-08T16:20:00Z"/>
                <w:rFonts w:ascii="標楷體" w:eastAsia="標楷體" w:hAnsi="標楷體"/>
                <w:color w:val="000000" w:themeColor="text1"/>
              </w:rPr>
            </w:pPr>
            <w:ins w:id="5076" w:author="智誠 楊" w:date="2021-05-08T16:20:00Z">
              <w:r>
                <w:rPr>
                  <w:rFonts w:ascii="標楷體" w:eastAsia="標楷體" w:hAnsi="標楷體" w:hint="eastAsia"/>
                  <w:color w:val="000000" w:themeColor="text1"/>
                </w:rPr>
                <w:t>1.自行輸入</w:t>
              </w:r>
            </w:ins>
            <w:ins w:id="5077" w:author="阿毛" w:date="2021-06-09T14:33:00Z">
              <w:r>
                <w:rPr>
                  <w:rFonts w:ascii="標楷體" w:eastAsia="標楷體" w:hAnsi="標楷體" w:hint="eastAsia"/>
                  <w:color w:val="000000" w:themeColor="text1"/>
                </w:rPr>
                <w:t>文字</w:t>
              </w:r>
            </w:ins>
          </w:p>
          <w:p w14:paraId="68740505" w14:textId="77777777" w:rsidR="004C05AA" w:rsidRPr="000267BA" w:rsidRDefault="004C05AA" w:rsidP="0094025F">
            <w:pPr>
              <w:rPr>
                <w:ins w:id="5078" w:author="智誠 楊" w:date="2021-05-08T15:57:00Z"/>
                <w:rFonts w:ascii="標楷體" w:eastAsia="標楷體" w:hAnsi="標楷體"/>
              </w:rPr>
            </w:pPr>
            <w:ins w:id="5079" w:author="智誠 楊" w:date="2021-05-08T16:20:00Z">
              <w:r>
                <w:rPr>
                  <w:rFonts w:ascii="標楷體" w:eastAsia="標楷體" w:hAnsi="標楷體" w:hint="eastAsia"/>
                  <w:color w:val="000000" w:themeColor="text1"/>
                </w:rPr>
                <w:t>2.</w:t>
              </w:r>
            </w:ins>
            <w:ins w:id="5080" w:author="智誠 楊" w:date="2021-05-08T16:44:00Z">
              <w:r>
                <w:rPr>
                  <w:rFonts w:ascii="標楷體" w:eastAsia="標楷體" w:hAnsi="標楷體"/>
                </w:rPr>
                <w:t>MlundryRecord.Income</w:t>
              </w:r>
            </w:ins>
          </w:p>
        </w:tc>
      </w:tr>
      <w:tr w:rsidR="004C05AA" w:rsidRPr="00847BB7" w14:paraId="2814A5C0" w14:textId="77777777" w:rsidTr="0094025F">
        <w:trPr>
          <w:trHeight w:val="291"/>
          <w:jc w:val="center"/>
          <w:ins w:id="5081" w:author="智誠 楊" w:date="2021-05-08T16:08:00Z"/>
          <w:trPrChange w:id="5082" w:author="阿毛" w:date="2021-06-09T14:34:00Z">
            <w:trPr>
              <w:gridAfter w:val="0"/>
              <w:trHeight w:val="291"/>
              <w:jc w:val="center"/>
            </w:trPr>
          </w:trPrChange>
        </w:trPr>
        <w:tc>
          <w:tcPr>
            <w:tcW w:w="456" w:type="dxa"/>
            <w:tcPrChange w:id="5083" w:author="阿毛" w:date="2021-06-09T14:34:00Z">
              <w:tcPr>
                <w:tcW w:w="456" w:type="dxa"/>
                <w:gridSpan w:val="2"/>
              </w:tcPr>
            </w:tcPrChange>
          </w:tcPr>
          <w:p w14:paraId="5E9A66E5" w14:textId="77777777" w:rsidR="004C05AA" w:rsidRDefault="004C05AA" w:rsidP="0094025F">
            <w:pPr>
              <w:rPr>
                <w:ins w:id="5084" w:author="智誠 楊" w:date="2021-05-08T16:08:00Z"/>
                <w:rFonts w:ascii="標楷體" w:eastAsia="標楷體" w:hAnsi="標楷體"/>
              </w:rPr>
            </w:pPr>
            <w:ins w:id="5085" w:author="智誠 楊" w:date="2021-05-08T16:47:00Z">
              <w:r>
                <w:rPr>
                  <w:rFonts w:ascii="標楷體" w:eastAsia="標楷體" w:hAnsi="標楷體" w:hint="eastAsia"/>
                </w:rPr>
                <w:t>8</w:t>
              </w:r>
            </w:ins>
          </w:p>
        </w:tc>
        <w:tc>
          <w:tcPr>
            <w:tcW w:w="1736" w:type="dxa"/>
            <w:tcPrChange w:id="5086" w:author="阿毛" w:date="2021-06-09T14:34:00Z">
              <w:tcPr>
                <w:tcW w:w="1736" w:type="dxa"/>
                <w:gridSpan w:val="2"/>
              </w:tcPr>
            </w:tcPrChange>
          </w:tcPr>
          <w:p w14:paraId="646A37E8" w14:textId="77777777" w:rsidR="004C05AA" w:rsidRDefault="004C05AA" w:rsidP="0094025F">
            <w:pPr>
              <w:rPr>
                <w:ins w:id="5087" w:author="智誠 楊" w:date="2021-05-08T16:08:00Z"/>
                <w:rFonts w:ascii="標楷體" w:eastAsia="標楷體" w:hAnsi="標楷體"/>
                <w:lang w:eastAsia="zh-HK"/>
              </w:rPr>
            </w:pPr>
            <w:ins w:id="5088" w:author="智誠 楊" w:date="2021-05-08T16:08:00Z">
              <w:r>
                <w:rPr>
                  <w:rFonts w:ascii="標楷體" w:eastAsia="標楷體" w:hAnsi="標楷體" w:hint="eastAsia"/>
                  <w:lang w:eastAsia="zh-HK"/>
                </w:rPr>
                <w:t>還款來源</w:t>
              </w:r>
            </w:ins>
          </w:p>
        </w:tc>
        <w:tc>
          <w:tcPr>
            <w:tcW w:w="1195" w:type="dxa"/>
            <w:tcPrChange w:id="5089" w:author="阿毛" w:date="2021-06-09T14:34:00Z">
              <w:tcPr>
                <w:tcW w:w="1602" w:type="dxa"/>
                <w:gridSpan w:val="3"/>
              </w:tcPr>
            </w:tcPrChange>
          </w:tcPr>
          <w:p w14:paraId="59EF9B84" w14:textId="77777777" w:rsidR="004C05AA" w:rsidRDefault="004C05AA" w:rsidP="0094025F">
            <w:pPr>
              <w:rPr>
                <w:ins w:id="5090" w:author="智誠 楊" w:date="2021-05-08T16:08:00Z"/>
                <w:rFonts w:ascii="標楷體" w:eastAsia="標楷體" w:hAnsi="標楷體"/>
              </w:rPr>
            </w:pPr>
            <w:ins w:id="5091" w:author="智誠 楊" w:date="2021-05-08T16:08:00Z">
              <w:r>
                <w:rPr>
                  <w:rFonts w:ascii="標楷體" w:eastAsia="標楷體" w:hAnsi="標楷體" w:hint="eastAsia"/>
                </w:rPr>
                <w:t>2</w:t>
              </w:r>
            </w:ins>
          </w:p>
        </w:tc>
        <w:tc>
          <w:tcPr>
            <w:tcW w:w="850" w:type="dxa"/>
            <w:tcPrChange w:id="5092" w:author="阿毛" w:date="2021-06-09T14:34:00Z">
              <w:tcPr>
                <w:tcW w:w="992" w:type="dxa"/>
                <w:gridSpan w:val="2"/>
              </w:tcPr>
            </w:tcPrChange>
          </w:tcPr>
          <w:p w14:paraId="582E07CB" w14:textId="77777777" w:rsidR="004C05AA" w:rsidRPr="00847BB7" w:rsidRDefault="004C05AA" w:rsidP="0094025F">
            <w:pPr>
              <w:rPr>
                <w:ins w:id="5093" w:author="智誠 楊" w:date="2021-05-08T16:08:00Z"/>
                <w:rFonts w:ascii="標楷體" w:eastAsia="標楷體" w:hAnsi="標楷體"/>
              </w:rPr>
            </w:pPr>
          </w:p>
        </w:tc>
        <w:tc>
          <w:tcPr>
            <w:tcW w:w="2127" w:type="dxa"/>
            <w:tcPrChange w:id="5094" w:author="阿毛" w:date="2021-06-09T14:34:00Z">
              <w:tcPr>
                <w:tcW w:w="1489" w:type="dxa"/>
              </w:tcPr>
            </w:tcPrChange>
          </w:tcPr>
          <w:p w14:paraId="78EDE5B6" w14:textId="77777777" w:rsidR="004C05AA" w:rsidRPr="00872B53" w:rsidRDefault="004C05AA" w:rsidP="0094025F">
            <w:pPr>
              <w:rPr>
                <w:ins w:id="5095" w:author="阿毛" w:date="2021-06-09T14:33:00Z"/>
                <w:rFonts w:ascii="標楷體" w:eastAsia="標楷體" w:hAnsi="標楷體"/>
              </w:rPr>
            </w:pPr>
            <w:ins w:id="5096" w:author="阿毛" w:date="2021-06-09T14:33:00Z">
              <w:r w:rsidRPr="00872B53">
                <w:rPr>
                  <w:rFonts w:ascii="標楷體" w:eastAsia="標楷體" w:hAnsi="標楷體" w:hint="eastAsia"/>
                </w:rPr>
                <w:t>依據</w:t>
              </w:r>
              <w:proofErr w:type="spellStart"/>
              <w:r w:rsidRPr="00872B53">
                <w:rPr>
                  <w:rFonts w:ascii="標楷體" w:eastAsia="標楷體" w:hAnsi="標楷體" w:hint="eastAsia"/>
                </w:rPr>
                <w:t>CdCode</w:t>
              </w:r>
              <w:proofErr w:type="spellEnd"/>
              <w:r w:rsidRPr="00872B53">
                <w:rPr>
                  <w:rFonts w:ascii="標楷體" w:eastAsia="標楷體" w:hAnsi="標楷體" w:hint="eastAsia"/>
                </w:rPr>
                <w:t>的</w:t>
              </w:r>
              <w:proofErr w:type="spellStart"/>
              <w:r w:rsidRPr="00872B53">
                <w:rPr>
                  <w:rFonts w:ascii="標楷體" w:eastAsia="標楷體" w:hAnsi="標楷體" w:hint="eastAsia"/>
                </w:rPr>
                <w:t>DefCode</w:t>
              </w:r>
              <w:proofErr w:type="spellEnd"/>
              <w:r w:rsidRPr="00872B53">
                <w:rPr>
                  <w:rFonts w:ascii="標楷體" w:eastAsia="標楷體" w:hAnsi="標楷體" w:hint="eastAsia"/>
                </w:rPr>
                <w:t>=</w:t>
              </w:r>
              <w:proofErr w:type="spellStart"/>
              <w:r w:rsidRPr="00872B53">
                <w:rPr>
                  <w:rFonts w:ascii="標楷體" w:eastAsia="標楷體" w:hAnsi="標楷體" w:hint="eastAsia"/>
                </w:rPr>
                <w:t>CdCode</w:t>
              </w:r>
              <w:proofErr w:type="spellEnd"/>
              <w:r w:rsidRPr="00872B53">
                <w:rPr>
                  <w:rFonts w:ascii="標楷體" w:eastAsia="標楷體" w:hAnsi="標楷體" w:hint="eastAsia"/>
                </w:rPr>
                <w:t xml:space="preserve">. </w:t>
              </w:r>
              <w:proofErr w:type="spellStart"/>
              <w:r w:rsidRPr="00033042">
                <w:rPr>
                  <w:rFonts w:ascii="標楷體" w:eastAsia="標楷體" w:hAnsi="標楷體"/>
                </w:rPr>
                <w:t>RepaySource</w:t>
              </w:r>
              <w:proofErr w:type="spellEnd"/>
              <w:r w:rsidRPr="00872B53">
                <w:rPr>
                  <w:rFonts w:ascii="標楷體" w:eastAsia="標楷體" w:hAnsi="標楷體" w:hint="eastAsia"/>
                </w:rPr>
                <w:t>,限[啟用記(Enable</w:t>
              </w:r>
            </w:ins>
          </w:p>
          <w:p w14:paraId="599277B1" w14:textId="77777777" w:rsidR="004C05AA" w:rsidRDefault="004C05AA" w:rsidP="0094025F">
            <w:pPr>
              <w:rPr>
                <w:ins w:id="5097" w:author="阿毛" w:date="2021-06-09T14:34:00Z"/>
                <w:rFonts w:ascii="標楷體" w:eastAsia="標楷體" w:hAnsi="標楷體"/>
              </w:rPr>
            </w:pPr>
            <w:ins w:id="5098" w:author="阿毛" w:date="2021-06-09T14:33:00Z">
              <w:r w:rsidRPr="00872B53">
                <w:rPr>
                  <w:rFonts w:ascii="標楷體" w:eastAsia="標楷體" w:hAnsi="標楷體" w:hint="eastAsia"/>
                </w:rPr>
                <w:t>)]=[Y.啟用]</w:t>
              </w:r>
            </w:ins>
            <w:ins w:id="5099" w:author="智誠 楊" w:date="2021-05-08T16:37:00Z">
              <w:del w:id="5100" w:author="阿毛" w:date="2021-06-09T14:33:00Z">
                <w:r w:rsidDel="00872B53">
                  <w:rPr>
                    <w:rFonts w:ascii="標楷體" w:eastAsia="標楷體" w:hAnsi="標楷體" w:hint="eastAsia"/>
                  </w:rPr>
                  <w:delText>還款來源</w:delText>
                </w:r>
              </w:del>
            </w:ins>
            <w:ins w:id="5101" w:author="智誠 楊" w:date="2021-05-08T16:36:00Z">
              <w:del w:id="5102" w:author="阿毛" w:date="2021-06-09T14:33:00Z">
                <w:r w:rsidDel="00872B53">
                  <w:rPr>
                    <w:rFonts w:ascii="標楷體" w:eastAsia="標楷體" w:hAnsi="標楷體" w:hint="eastAsia"/>
                  </w:rPr>
                  <w:delText>代碼(Cd</w:delText>
                </w:r>
                <w:r w:rsidDel="00872B53">
                  <w:rPr>
                    <w:rFonts w:ascii="標楷體" w:eastAsia="標楷體" w:hAnsi="標楷體"/>
                  </w:rPr>
                  <w:delText>Code</w:delText>
                </w:r>
                <w:r w:rsidDel="00872B53">
                  <w:rPr>
                    <w:rFonts w:ascii="標楷體" w:eastAsia="標楷體" w:hAnsi="標楷體" w:hint="eastAsia"/>
                  </w:rPr>
                  <w:delText xml:space="preserve">. </w:delText>
                </w:r>
              </w:del>
            </w:ins>
            <w:ins w:id="5103" w:author="智誠 楊" w:date="2021-05-08T16:37:00Z">
              <w:del w:id="5104" w:author="阿毛" w:date="2021-06-09T14:33:00Z">
                <w:r w:rsidRPr="00033042" w:rsidDel="00872B53">
                  <w:rPr>
                    <w:rFonts w:ascii="標楷體" w:eastAsia="標楷體" w:hAnsi="標楷體"/>
                  </w:rPr>
                  <w:delText>RepaySource</w:delText>
                </w:r>
              </w:del>
            </w:ins>
            <w:ins w:id="5105" w:author="智誠 楊" w:date="2021-05-08T16:36:00Z">
              <w:r>
                <w:rPr>
                  <w:rFonts w:ascii="標楷體" w:eastAsia="標楷體" w:hAnsi="標楷體" w:hint="eastAsia"/>
                </w:rPr>
                <w:t>)</w:t>
              </w:r>
            </w:ins>
          </w:p>
          <w:p w14:paraId="6306B5D0" w14:textId="77777777" w:rsidR="004C05AA" w:rsidRPr="00847BB7" w:rsidRDefault="004C05AA" w:rsidP="0094025F">
            <w:pPr>
              <w:rPr>
                <w:ins w:id="5106" w:author="智誠 楊" w:date="2021-05-08T16:08:00Z"/>
                <w:rFonts w:ascii="標楷體" w:eastAsia="標楷體" w:hAnsi="標楷體"/>
                <w:lang w:eastAsia="zh-HK"/>
              </w:rPr>
            </w:pPr>
            <w:ins w:id="5107" w:author="智誠 楊" w:date="2021-05-08T16:36:00Z">
              <w:r>
                <w:rPr>
                  <w:rFonts w:ascii="標楷體" w:eastAsia="標楷體" w:hAnsi="標楷體" w:hint="eastAsia"/>
                </w:rPr>
                <w:t>[選單/1 L6064]</w:t>
              </w:r>
            </w:ins>
          </w:p>
        </w:tc>
        <w:tc>
          <w:tcPr>
            <w:tcW w:w="567" w:type="dxa"/>
            <w:tcPrChange w:id="5108" w:author="阿毛" w:date="2021-06-09T14:34:00Z">
              <w:tcPr>
                <w:tcW w:w="623" w:type="dxa"/>
                <w:gridSpan w:val="2"/>
              </w:tcPr>
            </w:tcPrChange>
          </w:tcPr>
          <w:p w14:paraId="1379D7B7" w14:textId="77777777" w:rsidR="004C05AA" w:rsidRPr="00847BB7" w:rsidRDefault="004C05AA" w:rsidP="0094025F">
            <w:pPr>
              <w:rPr>
                <w:ins w:id="5109" w:author="智誠 楊" w:date="2021-05-08T16:08:00Z"/>
                <w:rFonts w:ascii="標楷體" w:eastAsia="標楷體" w:hAnsi="標楷體"/>
              </w:rPr>
            </w:pPr>
            <w:ins w:id="5110" w:author="智誠 楊" w:date="2021-05-08T16:20:00Z">
              <w:r>
                <w:rPr>
                  <w:rFonts w:ascii="標楷體" w:eastAsia="標楷體" w:hAnsi="標楷體"/>
                </w:rPr>
                <w:t>V</w:t>
              </w:r>
            </w:ins>
          </w:p>
        </w:tc>
        <w:tc>
          <w:tcPr>
            <w:tcW w:w="407" w:type="dxa"/>
            <w:tcPrChange w:id="5111" w:author="阿毛" w:date="2021-06-09T14:34:00Z">
              <w:tcPr>
                <w:tcW w:w="666" w:type="dxa"/>
                <w:gridSpan w:val="3"/>
              </w:tcPr>
            </w:tcPrChange>
          </w:tcPr>
          <w:p w14:paraId="44553137" w14:textId="77777777" w:rsidR="004C05AA" w:rsidRDefault="004C05AA" w:rsidP="0094025F">
            <w:pPr>
              <w:jc w:val="center"/>
              <w:rPr>
                <w:ins w:id="5112" w:author="智誠 楊" w:date="2021-05-08T16:08:00Z"/>
                <w:rFonts w:ascii="標楷體" w:eastAsia="標楷體" w:hAnsi="標楷體"/>
              </w:rPr>
            </w:pPr>
            <w:ins w:id="5113" w:author="智誠 楊" w:date="2021-05-08T16:20:00Z">
              <w:r>
                <w:rPr>
                  <w:rFonts w:ascii="標楷體" w:eastAsia="標楷體" w:hAnsi="標楷體" w:hint="eastAsia"/>
                </w:rPr>
                <w:t>W</w:t>
              </w:r>
            </w:ins>
          </w:p>
        </w:tc>
        <w:tc>
          <w:tcPr>
            <w:tcW w:w="3402" w:type="dxa"/>
            <w:tcPrChange w:id="5114" w:author="阿毛" w:date="2021-06-09T14:34:00Z">
              <w:tcPr>
                <w:tcW w:w="2856" w:type="dxa"/>
              </w:tcPr>
            </w:tcPrChange>
          </w:tcPr>
          <w:p w14:paraId="134DEB7E" w14:textId="77777777" w:rsidR="004C05AA" w:rsidRDefault="004C05AA" w:rsidP="0094025F">
            <w:pPr>
              <w:snapToGrid w:val="0"/>
              <w:ind w:left="238" w:hangingChars="99" w:hanging="238"/>
              <w:jc w:val="both"/>
              <w:rPr>
                <w:ins w:id="5115" w:author="智誠 楊" w:date="2021-05-12T10:00:00Z"/>
                <w:rFonts w:ascii="標楷體" w:eastAsia="標楷體" w:hAnsi="標楷體"/>
                <w:color w:val="000000" w:themeColor="text1"/>
              </w:rPr>
            </w:pPr>
            <w:ins w:id="5116" w:author="智誠 楊" w:date="2021-05-08T16:20:00Z">
              <w:r w:rsidRPr="00F558A3">
                <w:rPr>
                  <w:rFonts w:ascii="標楷體" w:eastAsia="標楷體" w:hAnsi="標楷體" w:hint="eastAsia"/>
                  <w:color w:val="000000" w:themeColor="text1"/>
                </w:rPr>
                <w:t>1.必須輸入</w:t>
              </w:r>
            </w:ins>
            <w:ins w:id="5117" w:author="阿毛" w:date="2021-06-09T14:33:00Z">
              <w:r>
                <w:rPr>
                  <w:rFonts w:ascii="標楷體" w:eastAsia="標楷體" w:hAnsi="標楷體" w:hint="eastAsia"/>
                  <w:color w:val="000000" w:themeColor="text1"/>
                </w:rPr>
                <w:t>代碼,檢核條件:依選單/V(H)</w:t>
              </w:r>
            </w:ins>
          </w:p>
          <w:p w14:paraId="2F4FF274" w14:textId="77777777" w:rsidR="004C05AA" w:rsidRPr="00F558A3" w:rsidDel="00872B53" w:rsidRDefault="004C05AA" w:rsidP="0094025F">
            <w:pPr>
              <w:snapToGrid w:val="0"/>
              <w:ind w:left="238" w:hangingChars="99" w:hanging="238"/>
              <w:jc w:val="both"/>
              <w:rPr>
                <w:ins w:id="5118" w:author="智誠 楊" w:date="2021-05-08T16:20:00Z"/>
                <w:del w:id="5119" w:author="阿毛" w:date="2021-06-09T14:33:00Z"/>
                <w:rFonts w:ascii="標楷體" w:eastAsia="標楷體" w:hAnsi="標楷體"/>
                <w:color w:val="000000" w:themeColor="text1"/>
              </w:rPr>
            </w:pPr>
            <w:ins w:id="5120" w:author="智誠 楊" w:date="2021-05-12T10:00:00Z">
              <w:r>
                <w:rPr>
                  <w:rFonts w:ascii="標楷體" w:eastAsia="標楷體" w:hAnsi="標楷體" w:hint="eastAsia"/>
                  <w:color w:val="000000" w:themeColor="text1"/>
                </w:rPr>
                <w:t>2.</w:t>
              </w:r>
              <w:del w:id="5121" w:author="阿毛" w:date="2021-06-09T14:33:00Z">
                <w:r w:rsidDel="00872B53">
                  <w:rPr>
                    <w:rFonts w:ascii="標楷體" w:eastAsia="標楷體" w:hAnsi="標楷體" w:hint="eastAsia"/>
                    <w:color w:val="000000" w:themeColor="text1"/>
                  </w:rPr>
                  <w:delText>檢查:</w:delText>
                </w:r>
                <w:r w:rsidDel="00872B53">
                  <w:delText xml:space="preserve"> </w:delText>
                </w:r>
                <w:r w:rsidRPr="000F793D" w:rsidDel="00872B53">
                  <w:rPr>
                    <w:rFonts w:ascii="標楷體" w:eastAsia="標楷體" w:hAnsi="標楷體"/>
                    <w:color w:val="000000" w:themeColor="text1"/>
                  </w:rPr>
                  <w:delText>V(H,#ApHelp)</w:delText>
                </w:r>
              </w:del>
            </w:ins>
          </w:p>
          <w:p w14:paraId="29151007" w14:textId="77777777" w:rsidR="004C05AA" w:rsidRDefault="004C05AA" w:rsidP="0094025F">
            <w:pPr>
              <w:snapToGrid w:val="0"/>
              <w:ind w:left="238" w:hangingChars="99" w:hanging="238"/>
              <w:jc w:val="both"/>
              <w:rPr>
                <w:ins w:id="5122" w:author="智誠 楊" w:date="2021-05-08T16:08:00Z"/>
                <w:rFonts w:ascii="標楷體" w:eastAsia="標楷體" w:hAnsi="標楷體"/>
                <w:color w:val="000000" w:themeColor="text1"/>
              </w:rPr>
              <w:pPrChange w:id="5123" w:author="阿毛" w:date="2021-06-09T14:33:00Z">
                <w:pPr>
                  <w:snapToGrid w:val="0"/>
                  <w:ind w:left="238" w:hangingChars="99" w:hanging="238"/>
                </w:pPr>
              </w:pPrChange>
            </w:pPr>
            <w:ins w:id="5124" w:author="智誠 楊" w:date="2021-05-08T16:20:00Z">
              <w:del w:id="5125" w:author="阿毛" w:date="2021-06-09T14:33:00Z">
                <w:r w:rsidDel="00872B53">
                  <w:rPr>
                    <w:rFonts w:ascii="標楷體" w:eastAsia="標楷體" w:hAnsi="標楷體" w:hint="eastAsia"/>
                    <w:color w:val="000000" w:themeColor="text1"/>
                  </w:rPr>
                  <w:delText>2.</w:delText>
                </w:r>
              </w:del>
            </w:ins>
            <w:ins w:id="5126" w:author="智誠 楊" w:date="2021-05-08T16:44:00Z">
              <w:r>
                <w:rPr>
                  <w:rFonts w:ascii="標楷體" w:eastAsia="標楷體" w:hAnsi="標楷體"/>
                </w:rPr>
                <w:t>MlundryRecord.REapySource</w:t>
              </w:r>
            </w:ins>
          </w:p>
        </w:tc>
      </w:tr>
      <w:tr w:rsidR="004C05AA" w:rsidRPr="00847BB7" w14:paraId="249C0F65" w14:textId="77777777" w:rsidTr="0094025F">
        <w:trPr>
          <w:trHeight w:val="291"/>
          <w:jc w:val="center"/>
          <w:ins w:id="5127" w:author="智誠 楊" w:date="2021-05-08T16:08:00Z"/>
          <w:trPrChange w:id="5128" w:author="阿毛" w:date="2021-06-09T14:34:00Z">
            <w:trPr>
              <w:gridAfter w:val="0"/>
              <w:trHeight w:val="291"/>
              <w:jc w:val="center"/>
            </w:trPr>
          </w:trPrChange>
        </w:trPr>
        <w:tc>
          <w:tcPr>
            <w:tcW w:w="456" w:type="dxa"/>
            <w:tcPrChange w:id="5129" w:author="阿毛" w:date="2021-06-09T14:34:00Z">
              <w:tcPr>
                <w:tcW w:w="456" w:type="dxa"/>
                <w:gridSpan w:val="2"/>
              </w:tcPr>
            </w:tcPrChange>
          </w:tcPr>
          <w:p w14:paraId="3B277BFC" w14:textId="77777777" w:rsidR="004C05AA" w:rsidRDefault="004C05AA" w:rsidP="0094025F">
            <w:pPr>
              <w:rPr>
                <w:ins w:id="5130" w:author="智誠 楊" w:date="2021-05-08T16:08:00Z"/>
                <w:rFonts w:ascii="標楷體" w:eastAsia="標楷體" w:hAnsi="標楷體"/>
              </w:rPr>
            </w:pPr>
            <w:ins w:id="5131" w:author="智誠 楊" w:date="2021-05-08T16:47:00Z">
              <w:r>
                <w:rPr>
                  <w:rFonts w:ascii="標楷體" w:eastAsia="標楷體" w:hAnsi="標楷體" w:hint="eastAsia"/>
                </w:rPr>
                <w:t>9</w:t>
              </w:r>
            </w:ins>
          </w:p>
        </w:tc>
        <w:tc>
          <w:tcPr>
            <w:tcW w:w="1736" w:type="dxa"/>
            <w:tcPrChange w:id="5132" w:author="阿毛" w:date="2021-06-09T14:34:00Z">
              <w:tcPr>
                <w:tcW w:w="1736" w:type="dxa"/>
                <w:gridSpan w:val="2"/>
              </w:tcPr>
            </w:tcPrChange>
          </w:tcPr>
          <w:p w14:paraId="74CC4617" w14:textId="77777777" w:rsidR="004C05AA" w:rsidRDefault="004C05AA" w:rsidP="0094025F">
            <w:pPr>
              <w:rPr>
                <w:ins w:id="5133" w:author="智誠 楊" w:date="2021-05-08T16:08:00Z"/>
                <w:rFonts w:ascii="標楷體" w:eastAsia="標楷體" w:hAnsi="標楷體"/>
                <w:lang w:eastAsia="zh-HK"/>
              </w:rPr>
            </w:pPr>
            <w:ins w:id="5134" w:author="智誠 楊" w:date="2021-05-08T16:08:00Z">
              <w:r>
                <w:rPr>
                  <w:rFonts w:ascii="標楷體" w:eastAsia="標楷體" w:hAnsi="標楷體" w:hint="eastAsia"/>
                  <w:lang w:eastAsia="zh-HK"/>
                </w:rPr>
                <w:t>代償銀行</w:t>
              </w:r>
            </w:ins>
          </w:p>
        </w:tc>
        <w:tc>
          <w:tcPr>
            <w:tcW w:w="1195" w:type="dxa"/>
            <w:tcPrChange w:id="5135" w:author="阿毛" w:date="2021-06-09T14:34:00Z">
              <w:tcPr>
                <w:tcW w:w="1602" w:type="dxa"/>
                <w:gridSpan w:val="3"/>
              </w:tcPr>
            </w:tcPrChange>
          </w:tcPr>
          <w:p w14:paraId="5BA9CE80" w14:textId="77777777" w:rsidR="004C05AA" w:rsidRDefault="004C05AA" w:rsidP="0094025F">
            <w:pPr>
              <w:rPr>
                <w:ins w:id="5136" w:author="智誠 楊" w:date="2021-05-08T16:08:00Z"/>
                <w:rFonts w:ascii="標楷體" w:eastAsia="標楷體" w:hAnsi="標楷體"/>
              </w:rPr>
            </w:pPr>
            <w:ins w:id="5137" w:author="智誠 楊" w:date="2021-05-08T16:09:00Z">
              <w:r>
                <w:rPr>
                  <w:rFonts w:ascii="標楷體" w:eastAsia="標楷體" w:hAnsi="標楷體" w:hint="eastAsia"/>
                </w:rPr>
                <w:t>20</w:t>
              </w:r>
            </w:ins>
          </w:p>
        </w:tc>
        <w:tc>
          <w:tcPr>
            <w:tcW w:w="850" w:type="dxa"/>
            <w:tcPrChange w:id="5138" w:author="阿毛" w:date="2021-06-09T14:34:00Z">
              <w:tcPr>
                <w:tcW w:w="992" w:type="dxa"/>
                <w:gridSpan w:val="2"/>
              </w:tcPr>
            </w:tcPrChange>
          </w:tcPr>
          <w:p w14:paraId="1C63DEF1" w14:textId="77777777" w:rsidR="004C05AA" w:rsidRPr="00847BB7" w:rsidRDefault="004C05AA" w:rsidP="0094025F">
            <w:pPr>
              <w:rPr>
                <w:ins w:id="5139" w:author="智誠 楊" w:date="2021-05-08T16:08:00Z"/>
                <w:rFonts w:ascii="標楷體" w:eastAsia="標楷體" w:hAnsi="標楷體"/>
              </w:rPr>
            </w:pPr>
          </w:p>
        </w:tc>
        <w:tc>
          <w:tcPr>
            <w:tcW w:w="2127" w:type="dxa"/>
            <w:tcPrChange w:id="5140" w:author="阿毛" w:date="2021-06-09T14:34:00Z">
              <w:tcPr>
                <w:tcW w:w="1489" w:type="dxa"/>
              </w:tcPr>
            </w:tcPrChange>
          </w:tcPr>
          <w:p w14:paraId="3E6C803E" w14:textId="77777777" w:rsidR="004C05AA" w:rsidRPr="00847BB7" w:rsidRDefault="004C05AA" w:rsidP="0094025F">
            <w:pPr>
              <w:rPr>
                <w:ins w:id="5141" w:author="智誠 楊" w:date="2021-05-08T16:08:00Z"/>
                <w:rFonts w:ascii="標楷體" w:eastAsia="標楷體" w:hAnsi="標楷體"/>
                <w:lang w:eastAsia="zh-HK"/>
              </w:rPr>
            </w:pPr>
          </w:p>
        </w:tc>
        <w:tc>
          <w:tcPr>
            <w:tcW w:w="567" w:type="dxa"/>
            <w:tcPrChange w:id="5142" w:author="阿毛" w:date="2021-06-09T14:34:00Z">
              <w:tcPr>
                <w:tcW w:w="623" w:type="dxa"/>
                <w:gridSpan w:val="2"/>
              </w:tcPr>
            </w:tcPrChange>
          </w:tcPr>
          <w:p w14:paraId="6380A94E" w14:textId="77777777" w:rsidR="004C05AA" w:rsidRPr="00847BB7" w:rsidRDefault="004C05AA" w:rsidP="0094025F">
            <w:pPr>
              <w:rPr>
                <w:ins w:id="5143" w:author="智誠 楊" w:date="2021-05-08T16:08:00Z"/>
                <w:rFonts w:ascii="標楷體" w:eastAsia="標楷體" w:hAnsi="標楷體"/>
              </w:rPr>
            </w:pPr>
          </w:p>
        </w:tc>
        <w:tc>
          <w:tcPr>
            <w:tcW w:w="407" w:type="dxa"/>
            <w:tcPrChange w:id="5144" w:author="阿毛" w:date="2021-06-09T14:34:00Z">
              <w:tcPr>
                <w:tcW w:w="666" w:type="dxa"/>
                <w:gridSpan w:val="3"/>
              </w:tcPr>
            </w:tcPrChange>
          </w:tcPr>
          <w:p w14:paraId="59EC0CEC" w14:textId="77777777" w:rsidR="004C05AA" w:rsidRDefault="004C05AA" w:rsidP="0094025F">
            <w:pPr>
              <w:jc w:val="center"/>
              <w:rPr>
                <w:ins w:id="5145" w:author="智誠 楊" w:date="2021-05-08T16:08:00Z"/>
                <w:rFonts w:ascii="標楷體" w:eastAsia="標楷體" w:hAnsi="標楷體"/>
              </w:rPr>
            </w:pPr>
            <w:ins w:id="5146" w:author="智誠 楊" w:date="2021-05-08T16:39:00Z">
              <w:r w:rsidRPr="005856BF">
                <w:rPr>
                  <w:rFonts w:ascii="標楷體" w:eastAsia="標楷體" w:hAnsi="標楷體" w:hint="eastAsia"/>
                </w:rPr>
                <w:t>W</w:t>
              </w:r>
            </w:ins>
          </w:p>
        </w:tc>
        <w:tc>
          <w:tcPr>
            <w:tcW w:w="3402" w:type="dxa"/>
            <w:tcPrChange w:id="5147" w:author="阿毛" w:date="2021-06-09T14:34:00Z">
              <w:tcPr>
                <w:tcW w:w="2856" w:type="dxa"/>
              </w:tcPr>
            </w:tcPrChange>
          </w:tcPr>
          <w:p w14:paraId="4FB88FAD" w14:textId="77777777" w:rsidR="004C05AA" w:rsidDel="00212B26" w:rsidRDefault="004C05AA" w:rsidP="0094025F">
            <w:pPr>
              <w:snapToGrid w:val="0"/>
              <w:ind w:left="238" w:hangingChars="99" w:hanging="238"/>
              <w:jc w:val="both"/>
              <w:rPr>
                <w:ins w:id="5148" w:author="智誠 楊" w:date="2021-05-12T10:01:00Z"/>
                <w:del w:id="5149" w:author="阿毛" w:date="2021-06-09T14:35:00Z"/>
                <w:rFonts w:ascii="標楷體" w:eastAsia="標楷體" w:hAnsi="標楷體"/>
                <w:color w:val="000000" w:themeColor="text1"/>
              </w:rPr>
            </w:pPr>
            <w:ins w:id="5150" w:author="智誠 楊" w:date="2021-05-08T16:36:00Z">
              <w:r w:rsidRPr="00F558A3">
                <w:rPr>
                  <w:rFonts w:ascii="標楷體" w:eastAsia="標楷體" w:hAnsi="標楷體" w:hint="eastAsia"/>
                  <w:color w:val="000000" w:themeColor="text1"/>
                </w:rPr>
                <w:t>1.</w:t>
              </w:r>
            </w:ins>
            <w:ins w:id="5151" w:author="阿毛" w:date="2021-06-09T14:34:00Z">
              <w:r>
                <w:rPr>
                  <w:rFonts w:ascii="標楷體" w:eastAsia="標楷體" w:hAnsi="標楷體" w:hint="eastAsia"/>
                  <w:color w:val="000000" w:themeColor="text1"/>
                </w:rPr>
                <w:t>[</w:t>
              </w:r>
            </w:ins>
            <w:ins w:id="5152" w:author="智誠 楊" w:date="2021-05-08T16:36:00Z">
              <w:r>
                <w:rPr>
                  <w:rFonts w:ascii="標楷體" w:eastAsia="標楷體" w:hAnsi="標楷體" w:hint="eastAsia"/>
                  <w:color w:val="000000" w:themeColor="text1"/>
                </w:rPr>
                <w:t>還款來源</w:t>
              </w:r>
            </w:ins>
            <w:ins w:id="5153" w:author="阿毛" w:date="2021-06-09T14:34:00Z">
              <w:r>
                <w:rPr>
                  <w:rFonts w:ascii="標楷體" w:eastAsia="標楷體" w:hAnsi="標楷體" w:hint="eastAsia"/>
                  <w:color w:val="000000" w:themeColor="text1"/>
                </w:rPr>
                <w:t>]</w:t>
              </w:r>
            </w:ins>
            <w:ins w:id="5154" w:author="智誠 楊" w:date="2021-05-08T16:36:00Z">
              <w:r>
                <w:rPr>
                  <w:rFonts w:ascii="標楷體" w:eastAsia="標楷體" w:hAnsi="標楷體" w:hint="eastAsia"/>
                  <w:color w:val="000000" w:themeColor="text1"/>
                </w:rPr>
                <w:t>=</w:t>
              </w:r>
            </w:ins>
            <w:ins w:id="5155" w:author="阿毛" w:date="2021-06-09T14:34:00Z">
              <w:r>
                <w:rPr>
                  <w:rFonts w:ascii="標楷體" w:eastAsia="標楷體" w:hAnsi="標楷體" w:hint="eastAsia"/>
                  <w:color w:val="000000" w:themeColor="text1"/>
                </w:rPr>
                <w:t>[</w:t>
              </w:r>
            </w:ins>
            <w:ins w:id="5156" w:author="智誠 楊" w:date="2021-05-08T16:36:00Z">
              <w:r>
                <w:rPr>
                  <w:rFonts w:ascii="標楷體" w:eastAsia="標楷體" w:hAnsi="標楷體" w:hint="eastAsia"/>
                  <w:color w:val="000000" w:themeColor="text1"/>
                </w:rPr>
                <w:t>1</w:t>
              </w:r>
            </w:ins>
            <w:ins w:id="5157" w:author="阿毛" w:date="2021-06-09T14:34:00Z">
              <w:r>
                <w:rPr>
                  <w:rFonts w:ascii="標楷體" w:eastAsia="標楷體" w:hAnsi="標楷體" w:hint="eastAsia"/>
                  <w:color w:val="000000" w:themeColor="text1"/>
                </w:rPr>
                <w:t>,他行代償]</w:t>
              </w:r>
            </w:ins>
            <w:ins w:id="5158" w:author="智誠 楊" w:date="2021-05-08T16:36:00Z">
              <w:r>
                <w:rPr>
                  <w:rFonts w:ascii="標楷體" w:eastAsia="標楷體" w:hAnsi="標楷體" w:hint="eastAsia"/>
                  <w:color w:val="000000" w:themeColor="text1"/>
                </w:rPr>
                <w:t>時</w:t>
              </w:r>
            </w:ins>
            <w:ins w:id="5159" w:author="智誠 楊" w:date="2021-05-08T16:44:00Z">
              <w:r>
                <w:rPr>
                  <w:rFonts w:ascii="標楷體" w:eastAsia="標楷體" w:hAnsi="標楷體" w:hint="eastAsia"/>
                  <w:color w:val="000000" w:themeColor="text1"/>
                </w:rPr>
                <w:t>,</w:t>
              </w:r>
            </w:ins>
            <w:ins w:id="5160" w:author="智誠 楊" w:date="2021-05-08T16:36:00Z">
              <w:r>
                <w:rPr>
                  <w:rFonts w:ascii="標楷體" w:eastAsia="標楷體" w:hAnsi="標楷體" w:hint="eastAsia"/>
                  <w:color w:val="000000" w:themeColor="text1"/>
                </w:rPr>
                <w:t>必須輸入</w:t>
              </w:r>
            </w:ins>
            <w:ins w:id="5161" w:author="阿毛" w:date="2021-06-09T14:34:00Z">
              <w:r>
                <w:rPr>
                  <w:rFonts w:ascii="標楷體" w:eastAsia="標楷體" w:hAnsi="標楷體" w:hint="eastAsia"/>
                  <w:color w:val="000000" w:themeColor="text1"/>
                </w:rPr>
                <w:t>文字</w:t>
              </w:r>
            </w:ins>
            <w:ins w:id="5162" w:author="阿毛" w:date="2021-06-09T14:35:00Z">
              <w:r>
                <w:rPr>
                  <w:rFonts w:ascii="標楷體" w:eastAsia="標楷體" w:hAnsi="標楷體" w:hint="eastAsia"/>
                  <w:color w:val="000000" w:themeColor="text1"/>
                </w:rPr>
                <w:t>,檢核條件:不可為空白/V(7)</w:t>
              </w:r>
            </w:ins>
          </w:p>
          <w:p w14:paraId="766CC6CC" w14:textId="77777777" w:rsidR="004C05AA" w:rsidRDefault="004C05AA" w:rsidP="0094025F">
            <w:pPr>
              <w:snapToGrid w:val="0"/>
              <w:ind w:left="238" w:hangingChars="99" w:hanging="238"/>
              <w:jc w:val="both"/>
              <w:rPr>
                <w:ins w:id="5163" w:author="智誠 楊" w:date="2021-05-12T10:01:00Z"/>
                <w:rFonts w:ascii="標楷體" w:eastAsia="標楷體" w:hAnsi="標楷體"/>
                <w:color w:val="000000" w:themeColor="text1"/>
              </w:rPr>
            </w:pPr>
            <w:ins w:id="5164" w:author="智誠 楊" w:date="2021-05-12T10:01:00Z">
              <w:del w:id="5165" w:author="阿毛" w:date="2021-06-09T14:35:00Z">
                <w:r w:rsidDel="00212B26">
                  <w:rPr>
                    <w:rFonts w:ascii="標楷體" w:eastAsia="標楷體" w:hAnsi="標楷體" w:hint="eastAsia"/>
                    <w:color w:val="000000" w:themeColor="text1"/>
                  </w:rPr>
                  <w:delText>2.檢查:</w:delText>
                </w:r>
              </w:del>
            </w:ins>
          </w:p>
          <w:p w14:paraId="46136FFA" w14:textId="77777777" w:rsidR="004C05AA" w:rsidRPr="00F558A3" w:rsidDel="00212B26" w:rsidRDefault="004C05AA" w:rsidP="0094025F">
            <w:pPr>
              <w:snapToGrid w:val="0"/>
              <w:ind w:left="238" w:hangingChars="99" w:hanging="238"/>
              <w:jc w:val="both"/>
              <w:rPr>
                <w:ins w:id="5166" w:author="智誠 楊" w:date="2021-05-08T16:36:00Z"/>
                <w:del w:id="5167" w:author="阿毛" w:date="2021-06-09T14:35:00Z"/>
                <w:rFonts w:ascii="標楷體" w:eastAsia="標楷體" w:hAnsi="標楷體"/>
                <w:color w:val="000000" w:themeColor="text1"/>
              </w:rPr>
            </w:pPr>
            <w:ins w:id="5168" w:author="智誠 楊" w:date="2021-05-12T10:01:00Z">
              <w:del w:id="5169" w:author="阿毛" w:date="2021-06-09T14:35:00Z">
                <w:r w:rsidRPr="00D56434" w:rsidDel="00212B26">
                  <w:rPr>
                    <w:rFonts w:ascii="標楷體" w:eastAsia="標楷體" w:hAnsi="標楷體"/>
                    <w:color w:val="000000" w:themeColor="text1"/>
                  </w:rPr>
                  <w:delText>C(3,#RepaySource,1,</w:delText>
                </w:r>
              </w:del>
            </w:ins>
            <w:ins w:id="5170" w:author="智誠 楊" w:date="2021-05-12T10:02:00Z">
              <w:del w:id="5171" w:author="阿毛" w:date="2021-06-09T14:35:00Z">
                <w:r w:rsidDel="00212B26">
                  <w:rPr>
                    <w:rFonts w:ascii="標楷體" w:eastAsia="標楷體" w:hAnsi="標楷體"/>
                    <w:color w:val="000000" w:themeColor="text1"/>
                  </w:rPr>
                  <w:delText>V(7)</w:delText>
                </w:r>
              </w:del>
            </w:ins>
            <w:ins w:id="5172" w:author="智誠 楊" w:date="2021-05-12T10:01:00Z">
              <w:del w:id="5173" w:author="阿毛" w:date="2021-06-09T14:35:00Z">
                <w:r w:rsidRPr="00D56434" w:rsidDel="00212B26">
                  <w:rPr>
                    <w:rFonts w:ascii="標楷體" w:eastAsia="標楷體" w:hAnsi="標楷體"/>
                    <w:color w:val="000000" w:themeColor="text1"/>
                  </w:rPr>
                  <w:delText>,s)</w:delText>
                </w:r>
              </w:del>
            </w:ins>
          </w:p>
          <w:p w14:paraId="72BBAB00" w14:textId="77777777" w:rsidR="004C05AA" w:rsidRDefault="004C05AA" w:rsidP="0094025F">
            <w:pPr>
              <w:snapToGrid w:val="0"/>
              <w:ind w:left="238" w:hangingChars="99" w:hanging="238"/>
              <w:rPr>
                <w:ins w:id="5174" w:author="智誠 楊" w:date="2021-05-08T16:08:00Z"/>
                <w:rFonts w:ascii="標楷體" w:eastAsia="標楷體" w:hAnsi="標楷體"/>
                <w:color w:val="000000" w:themeColor="text1"/>
              </w:rPr>
            </w:pPr>
            <w:ins w:id="5175" w:author="智誠 楊" w:date="2021-05-08T16:36:00Z">
              <w:r>
                <w:rPr>
                  <w:rFonts w:ascii="標楷體" w:eastAsia="標楷體" w:hAnsi="標楷體" w:hint="eastAsia"/>
                  <w:color w:val="000000" w:themeColor="text1"/>
                </w:rPr>
                <w:t>2.</w:t>
              </w:r>
            </w:ins>
            <w:ins w:id="5176" w:author="智誠 楊" w:date="2021-05-08T16:44:00Z">
              <w:r>
                <w:rPr>
                  <w:rFonts w:ascii="標楷體" w:eastAsia="標楷體" w:hAnsi="標楷體"/>
                </w:rPr>
                <w:t>MlundryRecord.RepayBank</w:t>
              </w:r>
            </w:ins>
          </w:p>
        </w:tc>
      </w:tr>
      <w:tr w:rsidR="004C05AA" w:rsidRPr="00847BB7" w14:paraId="4E8BDE84" w14:textId="77777777" w:rsidTr="0094025F">
        <w:trPr>
          <w:trHeight w:val="291"/>
          <w:jc w:val="center"/>
          <w:ins w:id="5177" w:author="智誠 楊" w:date="2021-05-08T16:08:00Z"/>
          <w:trPrChange w:id="5178" w:author="阿毛" w:date="2021-06-09T14:34:00Z">
            <w:trPr>
              <w:gridAfter w:val="0"/>
              <w:trHeight w:val="291"/>
              <w:jc w:val="center"/>
            </w:trPr>
          </w:trPrChange>
        </w:trPr>
        <w:tc>
          <w:tcPr>
            <w:tcW w:w="456" w:type="dxa"/>
            <w:tcPrChange w:id="5179" w:author="阿毛" w:date="2021-06-09T14:34:00Z">
              <w:tcPr>
                <w:tcW w:w="456" w:type="dxa"/>
                <w:gridSpan w:val="2"/>
              </w:tcPr>
            </w:tcPrChange>
          </w:tcPr>
          <w:p w14:paraId="12075ADA" w14:textId="77777777" w:rsidR="004C05AA" w:rsidRDefault="004C05AA" w:rsidP="0094025F">
            <w:pPr>
              <w:rPr>
                <w:ins w:id="5180" w:author="智誠 楊" w:date="2021-05-08T16:08:00Z"/>
                <w:rFonts w:ascii="標楷體" w:eastAsia="標楷體" w:hAnsi="標楷體"/>
              </w:rPr>
            </w:pPr>
            <w:ins w:id="5181" w:author="智誠 楊" w:date="2021-05-08T16:47:00Z">
              <w:r>
                <w:rPr>
                  <w:rFonts w:ascii="標楷體" w:eastAsia="標楷體" w:hAnsi="標楷體" w:hint="eastAsia"/>
                </w:rPr>
                <w:t>10</w:t>
              </w:r>
            </w:ins>
          </w:p>
        </w:tc>
        <w:tc>
          <w:tcPr>
            <w:tcW w:w="1736" w:type="dxa"/>
            <w:tcPrChange w:id="5182" w:author="阿毛" w:date="2021-06-09T14:34:00Z">
              <w:tcPr>
                <w:tcW w:w="1736" w:type="dxa"/>
                <w:gridSpan w:val="2"/>
              </w:tcPr>
            </w:tcPrChange>
          </w:tcPr>
          <w:p w14:paraId="3F3529C6" w14:textId="77777777" w:rsidR="004C05AA" w:rsidRDefault="004C05AA" w:rsidP="0094025F">
            <w:pPr>
              <w:rPr>
                <w:ins w:id="5183" w:author="智誠 楊" w:date="2021-05-08T16:08:00Z"/>
                <w:rFonts w:ascii="標楷體" w:eastAsia="標楷體" w:hAnsi="標楷體"/>
                <w:lang w:eastAsia="zh-HK"/>
              </w:rPr>
            </w:pPr>
            <w:ins w:id="5184" w:author="智誠 楊" w:date="2021-05-08T16:09:00Z">
              <w:r>
                <w:rPr>
                  <w:rFonts w:ascii="標楷體" w:eastAsia="標楷體" w:hAnsi="標楷體" w:hint="eastAsia"/>
                  <w:lang w:eastAsia="zh-HK"/>
                </w:rPr>
                <w:t>實際還款日期</w:t>
              </w:r>
            </w:ins>
          </w:p>
        </w:tc>
        <w:tc>
          <w:tcPr>
            <w:tcW w:w="1195" w:type="dxa"/>
            <w:tcPrChange w:id="5185" w:author="阿毛" w:date="2021-06-09T14:34:00Z">
              <w:tcPr>
                <w:tcW w:w="1602" w:type="dxa"/>
                <w:gridSpan w:val="3"/>
              </w:tcPr>
            </w:tcPrChange>
          </w:tcPr>
          <w:p w14:paraId="75905CD4" w14:textId="77777777" w:rsidR="004C05AA" w:rsidRDefault="004C05AA" w:rsidP="0094025F">
            <w:pPr>
              <w:rPr>
                <w:ins w:id="5186" w:author="智誠 楊" w:date="2021-05-08T16:08:00Z"/>
                <w:rFonts w:ascii="標楷體" w:eastAsia="標楷體" w:hAnsi="標楷體"/>
              </w:rPr>
            </w:pPr>
            <w:ins w:id="5187" w:author="智誠 楊" w:date="2021-05-08T16:09:00Z">
              <w:r>
                <w:rPr>
                  <w:rFonts w:ascii="標楷體" w:eastAsia="標楷體" w:hAnsi="標楷體" w:hint="eastAsia"/>
                </w:rPr>
                <w:t>7</w:t>
              </w:r>
            </w:ins>
          </w:p>
        </w:tc>
        <w:tc>
          <w:tcPr>
            <w:tcW w:w="850" w:type="dxa"/>
            <w:tcPrChange w:id="5188" w:author="阿毛" w:date="2021-06-09T14:34:00Z">
              <w:tcPr>
                <w:tcW w:w="992" w:type="dxa"/>
                <w:gridSpan w:val="2"/>
              </w:tcPr>
            </w:tcPrChange>
          </w:tcPr>
          <w:p w14:paraId="3E46314B" w14:textId="77777777" w:rsidR="004C05AA" w:rsidRPr="00847BB7" w:rsidRDefault="004C05AA" w:rsidP="0094025F">
            <w:pPr>
              <w:rPr>
                <w:ins w:id="5189" w:author="智誠 楊" w:date="2021-05-08T16:08:00Z"/>
                <w:rFonts w:ascii="標楷體" w:eastAsia="標楷體" w:hAnsi="標楷體"/>
              </w:rPr>
            </w:pPr>
            <w:ins w:id="5190" w:author="智誠 楊" w:date="2021-05-08T16:39:00Z">
              <w:del w:id="5191" w:author="阿毛" w:date="2021-06-09T14:28:00Z">
                <w:r w:rsidDel="00872B53">
                  <w:rPr>
                    <w:rFonts w:ascii="標楷體" w:eastAsia="標楷體" w:hAnsi="標楷體" w:hint="eastAsia"/>
                  </w:rPr>
                  <w:delText>本</w:delText>
                </w:r>
              </w:del>
              <w:r>
                <w:rPr>
                  <w:rFonts w:ascii="標楷體" w:eastAsia="標楷體" w:hAnsi="標楷體" w:hint="eastAsia"/>
                </w:rPr>
                <w:t>日曆日</w:t>
              </w:r>
            </w:ins>
          </w:p>
        </w:tc>
        <w:tc>
          <w:tcPr>
            <w:tcW w:w="2127" w:type="dxa"/>
            <w:tcPrChange w:id="5192" w:author="阿毛" w:date="2021-06-09T14:34:00Z">
              <w:tcPr>
                <w:tcW w:w="1489" w:type="dxa"/>
              </w:tcPr>
            </w:tcPrChange>
          </w:tcPr>
          <w:p w14:paraId="25DDE2E3" w14:textId="77777777" w:rsidR="004C05AA" w:rsidRPr="00847BB7" w:rsidRDefault="004C05AA" w:rsidP="0094025F">
            <w:pPr>
              <w:rPr>
                <w:ins w:id="5193" w:author="智誠 楊" w:date="2021-05-08T16:08:00Z"/>
                <w:rFonts w:ascii="標楷體" w:eastAsia="標楷體" w:hAnsi="標楷體"/>
                <w:lang w:eastAsia="zh-HK"/>
              </w:rPr>
            </w:pPr>
            <w:ins w:id="5194" w:author="阿毛" w:date="2021-06-09T14:28:00Z">
              <w:r>
                <w:rPr>
                  <w:rFonts w:ascii="標楷體" w:eastAsia="標楷體" w:hAnsi="標楷體" w:hint="eastAsia"/>
                </w:rPr>
                <w:t>日期選單</w:t>
              </w:r>
            </w:ins>
          </w:p>
        </w:tc>
        <w:tc>
          <w:tcPr>
            <w:tcW w:w="567" w:type="dxa"/>
            <w:tcPrChange w:id="5195" w:author="阿毛" w:date="2021-06-09T14:34:00Z">
              <w:tcPr>
                <w:tcW w:w="623" w:type="dxa"/>
                <w:gridSpan w:val="2"/>
              </w:tcPr>
            </w:tcPrChange>
          </w:tcPr>
          <w:p w14:paraId="4C55F3BC" w14:textId="77777777" w:rsidR="004C05AA" w:rsidRPr="00847BB7" w:rsidRDefault="004C05AA" w:rsidP="0094025F">
            <w:pPr>
              <w:rPr>
                <w:ins w:id="5196" w:author="智誠 楊" w:date="2021-05-08T16:08:00Z"/>
                <w:rFonts w:ascii="標楷體" w:eastAsia="標楷體" w:hAnsi="標楷體"/>
              </w:rPr>
            </w:pPr>
          </w:p>
        </w:tc>
        <w:tc>
          <w:tcPr>
            <w:tcW w:w="407" w:type="dxa"/>
            <w:tcPrChange w:id="5197" w:author="阿毛" w:date="2021-06-09T14:34:00Z">
              <w:tcPr>
                <w:tcW w:w="666" w:type="dxa"/>
                <w:gridSpan w:val="3"/>
              </w:tcPr>
            </w:tcPrChange>
          </w:tcPr>
          <w:p w14:paraId="187441E6" w14:textId="77777777" w:rsidR="004C05AA" w:rsidRDefault="004C05AA" w:rsidP="0094025F">
            <w:pPr>
              <w:jc w:val="center"/>
              <w:rPr>
                <w:ins w:id="5198" w:author="智誠 楊" w:date="2021-05-08T16:08:00Z"/>
                <w:rFonts w:ascii="標楷體" w:eastAsia="標楷體" w:hAnsi="標楷體"/>
              </w:rPr>
            </w:pPr>
            <w:ins w:id="5199" w:author="智誠 楊" w:date="2021-05-08T16:39:00Z">
              <w:r w:rsidRPr="005856BF">
                <w:rPr>
                  <w:rFonts w:ascii="標楷體" w:eastAsia="標楷體" w:hAnsi="標楷體" w:hint="eastAsia"/>
                </w:rPr>
                <w:t>W</w:t>
              </w:r>
            </w:ins>
          </w:p>
        </w:tc>
        <w:tc>
          <w:tcPr>
            <w:tcW w:w="3402" w:type="dxa"/>
            <w:tcPrChange w:id="5200" w:author="阿毛" w:date="2021-06-09T14:34:00Z">
              <w:tcPr>
                <w:tcW w:w="2856" w:type="dxa"/>
              </w:tcPr>
            </w:tcPrChange>
          </w:tcPr>
          <w:p w14:paraId="3F10DCC9" w14:textId="77777777" w:rsidR="004C05AA" w:rsidRDefault="004C05AA" w:rsidP="0094025F">
            <w:pPr>
              <w:snapToGrid w:val="0"/>
              <w:ind w:left="238" w:hangingChars="99" w:hanging="238"/>
              <w:rPr>
                <w:ins w:id="5201" w:author="智誠 楊" w:date="2021-05-12T10:02:00Z"/>
                <w:rFonts w:ascii="標楷體" w:eastAsia="標楷體" w:hAnsi="標楷體"/>
                <w:color w:val="000000" w:themeColor="text1"/>
              </w:rPr>
            </w:pPr>
            <w:ins w:id="5202" w:author="智誠 楊" w:date="2021-05-08T16:39:00Z">
              <w:r>
                <w:rPr>
                  <w:rFonts w:ascii="標楷體" w:eastAsia="標楷體" w:hAnsi="標楷體" w:hint="eastAsia"/>
                  <w:color w:val="000000" w:themeColor="text1"/>
                </w:rPr>
                <w:t>1.自行輸入</w:t>
              </w:r>
            </w:ins>
            <w:ins w:id="5203" w:author="阿毛" w:date="2021-06-09T14:36:00Z">
              <w:r>
                <w:rPr>
                  <w:rFonts w:ascii="標楷體" w:eastAsia="標楷體" w:hAnsi="標楷體" w:hint="eastAsia"/>
                  <w:color w:val="000000" w:themeColor="text1"/>
                </w:rPr>
                <w:t>日期,檢核條件:日期格式/</w:t>
              </w:r>
              <w:r w:rsidRPr="00D56434">
                <w:rPr>
                  <w:rFonts w:ascii="標楷體" w:eastAsia="標楷體" w:hAnsi="標楷體"/>
                  <w:color w:val="000000" w:themeColor="text1"/>
                </w:rPr>
                <w:t>A(DATE,0)</w:t>
              </w:r>
            </w:ins>
          </w:p>
          <w:p w14:paraId="04F2E8C2" w14:textId="77777777" w:rsidR="004C05AA" w:rsidDel="00212B26" w:rsidRDefault="004C05AA" w:rsidP="0094025F">
            <w:pPr>
              <w:snapToGrid w:val="0"/>
              <w:ind w:left="238" w:hangingChars="99" w:hanging="238"/>
              <w:rPr>
                <w:ins w:id="5204" w:author="智誠 楊" w:date="2021-05-12T10:02:00Z"/>
                <w:del w:id="5205" w:author="阿毛" w:date="2021-06-09T14:36:00Z"/>
                <w:rFonts w:ascii="標楷體" w:eastAsia="標楷體" w:hAnsi="標楷體"/>
                <w:color w:val="000000" w:themeColor="text1"/>
              </w:rPr>
            </w:pPr>
            <w:ins w:id="5206" w:author="智誠 楊" w:date="2021-05-12T10:02:00Z">
              <w:r>
                <w:rPr>
                  <w:rFonts w:ascii="標楷體" w:eastAsia="標楷體" w:hAnsi="標楷體" w:hint="eastAsia"/>
                  <w:color w:val="000000" w:themeColor="text1"/>
                </w:rPr>
                <w:t>2</w:t>
              </w:r>
              <w:r>
                <w:rPr>
                  <w:rFonts w:ascii="標楷體" w:eastAsia="標楷體" w:hAnsi="標楷體"/>
                  <w:color w:val="000000" w:themeColor="text1"/>
                </w:rPr>
                <w:t>.</w:t>
              </w:r>
              <w:del w:id="5207" w:author="阿毛" w:date="2021-06-09T14:36:00Z">
                <w:r w:rsidDel="00212B26">
                  <w:rPr>
                    <w:rFonts w:ascii="標楷體" w:eastAsia="標楷體" w:hAnsi="標楷體" w:hint="eastAsia"/>
                    <w:color w:val="000000" w:themeColor="text1"/>
                  </w:rPr>
                  <w:delText>檢查:</w:delText>
                </w:r>
              </w:del>
            </w:ins>
          </w:p>
          <w:p w14:paraId="75D816DE" w14:textId="77777777" w:rsidR="004C05AA" w:rsidRPr="004415DA" w:rsidDel="00212B26" w:rsidRDefault="004C05AA" w:rsidP="0094025F">
            <w:pPr>
              <w:snapToGrid w:val="0"/>
              <w:ind w:left="238" w:hangingChars="99" w:hanging="238"/>
              <w:rPr>
                <w:ins w:id="5208" w:author="智誠 楊" w:date="2021-05-08T16:39:00Z"/>
                <w:del w:id="5209" w:author="阿毛" w:date="2021-06-09T14:36:00Z"/>
                <w:rFonts w:ascii="標楷體" w:eastAsia="標楷體" w:hAnsi="標楷體"/>
                <w:color w:val="000000" w:themeColor="text1"/>
              </w:rPr>
            </w:pPr>
            <w:ins w:id="5210" w:author="智誠 楊" w:date="2021-05-12T10:02:00Z">
              <w:del w:id="5211" w:author="阿毛" w:date="2021-06-09T14:36:00Z">
                <w:r w:rsidRPr="00D56434" w:rsidDel="00212B26">
                  <w:rPr>
                    <w:rFonts w:ascii="標楷體" w:eastAsia="標楷體" w:hAnsi="標楷體"/>
                    <w:color w:val="000000" w:themeColor="text1"/>
                  </w:rPr>
                  <w:delText>A(DATE,0,#ActualRepayDate)</w:delText>
                </w:r>
              </w:del>
            </w:ins>
          </w:p>
          <w:p w14:paraId="7DF22BEB" w14:textId="77777777" w:rsidR="004C05AA" w:rsidRDefault="004C05AA" w:rsidP="0094025F">
            <w:pPr>
              <w:snapToGrid w:val="0"/>
              <w:ind w:left="238" w:hangingChars="99" w:hanging="238"/>
              <w:rPr>
                <w:ins w:id="5212" w:author="智誠 楊" w:date="2021-05-08T16:08:00Z"/>
                <w:rFonts w:ascii="標楷體" w:eastAsia="標楷體" w:hAnsi="標楷體"/>
                <w:color w:val="000000" w:themeColor="text1"/>
              </w:rPr>
            </w:pPr>
            <w:ins w:id="5213" w:author="智誠 楊" w:date="2021-05-08T16:39:00Z">
              <w:del w:id="5214" w:author="阿毛" w:date="2021-06-09T14:36:00Z">
                <w:r w:rsidDel="00212B26">
                  <w:rPr>
                    <w:rFonts w:ascii="標楷體" w:eastAsia="標楷體" w:hAnsi="標楷體" w:hint="eastAsia"/>
                    <w:color w:val="000000" w:themeColor="text1"/>
                  </w:rPr>
                  <w:delText>2.</w:delText>
                </w:r>
              </w:del>
            </w:ins>
            <w:ins w:id="5215" w:author="智誠 楊" w:date="2021-05-08T16:46:00Z">
              <w:r>
                <w:rPr>
                  <w:rFonts w:ascii="標楷體" w:eastAsia="標楷體" w:hAnsi="標楷體"/>
                </w:rPr>
                <w:t>MlundryRecord.ActualRepayDate</w:t>
              </w:r>
            </w:ins>
          </w:p>
        </w:tc>
      </w:tr>
      <w:tr w:rsidR="004C05AA" w:rsidRPr="00847BB7" w14:paraId="2C127D42" w14:textId="77777777" w:rsidTr="0094025F">
        <w:trPr>
          <w:trHeight w:val="291"/>
          <w:jc w:val="center"/>
          <w:ins w:id="5216" w:author="智誠 楊" w:date="2021-05-08T16:08:00Z"/>
          <w:trPrChange w:id="5217" w:author="阿毛" w:date="2021-06-09T14:34:00Z">
            <w:trPr>
              <w:gridAfter w:val="0"/>
              <w:trHeight w:val="291"/>
              <w:jc w:val="center"/>
            </w:trPr>
          </w:trPrChange>
        </w:trPr>
        <w:tc>
          <w:tcPr>
            <w:tcW w:w="456" w:type="dxa"/>
            <w:tcPrChange w:id="5218" w:author="阿毛" w:date="2021-06-09T14:34:00Z">
              <w:tcPr>
                <w:tcW w:w="456" w:type="dxa"/>
                <w:gridSpan w:val="2"/>
              </w:tcPr>
            </w:tcPrChange>
          </w:tcPr>
          <w:p w14:paraId="66E44970" w14:textId="77777777" w:rsidR="004C05AA" w:rsidRDefault="004C05AA" w:rsidP="0094025F">
            <w:pPr>
              <w:rPr>
                <w:ins w:id="5219" w:author="智誠 楊" w:date="2021-05-08T16:08:00Z"/>
                <w:rFonts w:ascii="標楷體" w:eastAsia="標楷體" w:hAnsi="標楷體"/>
              </w:rPr>
            </w:pPr>
            <w:ins w:id="5220" w:author="智誠 楊" w:date="2021-05-08T16:47:00Z">
              <w:r>
                <w:rPr>
                  <w:rFonts w:ascii="標楷體" w:eastAsia="標楷體" w:hAnsi="標楷體" w:hint="eastAsia"/>
                </w:rPr>
                <w:t>11</w:t>
              </w:r>
            </w:ins>
          </w:p>
        </w:tc>
        <w:tc>
          <w:tcPr>
            <w:tcW w:w="1736" w:type="dxa"/>
            <w:tcPrChange w:id="5221" w:author="阿毛" w:date="2021-06-09T14:34:00Z">
              <w:tcPr>
                <w:tcW w:w="1736" w:type="dxa"/>
                <w:gridSpan w:val="2"/>
              </w:tcPr>
            </w:tcPrChange>
          </w:tcPr>
          <w:p w14:paraId="5EE24592" w14:textId="77777777" w:rsidR="004C05AA" w:rsidRDefault="004C05AA" w:rsidP="0094025F">
            <w:pPr>
              <w:rPr>
                <w:ins w:id="5222" w:author="智誠 楊" w:date="2021-05-08T16:08:00Z"/>
                <w:rFonts w:ascii="標楷體" w:eastAsia="標楷體" w:hAnsi="標楷體"/>
                <w:lang w:eastAsia="zh-HK"/>
              </w:rPr>
            </w:pPr>
            <w:ins w:id="5223" w:author="智誠 楊" w:date="2021-05-08T16:09:00Z">
              <w:r>
                <w:rPr>
                  <w:rFonts w:ascii="標楷體" w:eastAsia="標楷體" w:hAnsi="標楷體" w:hint="eastAsia"/>
                  <w:lang w:eastAsia="zh-HK"/>
                </w:rPr>
                <w:t>其他說明</w:t>
              </w:r>
            </w:ins>
          </w:p>
        </w:tc>
        <w:tc>
          <w:tcPr>
            <w:tcW w:w="1195" w:type="dxa"/>
            <w:tcPrChange w:id="5224" w:author="阿毛" w:date="2021-06-09T14:34:00Z">
              <w:tcPr>
                <w:tcW w:w="1602" w:type="dxa"/>
                <w:gridSpan w:val="3"/>
              </w:tcPr>
            </w:tcPrChange>
          </w:tcPr>
          <w:p w14:paraId="2993E3DB" w14:textId="77777777" w:rsidR="004C05AA" w:rsidRDefault="004C05AA" w:rsidP="0094025F">
            <w:pPr>
              <w:rPr>
                <w:ins w:id="5225" w:author="智誠 楊" w:date="2021-05-08T16:08:00Z"/>
                <w:rFonts w:ascii="標楷體" w:eastAsia="標楷體" w:hAnsi="標楷體"/>
              </w:rPr>
            </w:pPr>
            <w:ins w:id="5226" w:author="智誠 楊" w:date="2021-05-08T16:09:00Z">
              <w:r>
                <w:rPr>
                  <w:rFonts w:ascii="標楷體" w:eastAsia="標楷體" w:hAnsi="標楷體" w:hint="eastAsia"/>
                </w:rPr>
                <w:t>120</w:t>
              </w:r>
            </w:ins>
          </w:p>
        </w:tc>
        <w:tc>
          <w:tcPr>
            <w:tcW w:w="850" w:type="dxa"/>
            <w:tcPrChange w:id="5227" w:author="阿毛" w:date="2021-06-09T14:34:00Z">
              <w:tcPr>
                <w:tcW w:w="992" w:type="dxa"/>
                <w:gridSpan w:val="2"/>
              </w:tcPr>
            </w:tcPrChange>
          </w:tcPr>
          <w:p w14:paraId="29991F07" w14:textId="77777777" w:rsidR="004C05AA" w:rsidRPr="00847BB7" w:rsidRDefault="004C05AA" w:rsidP="0094025F">
            <w:pPr>
              <w:rPr>
                <w:ins w:id="5228" w:author="智誠 楊" w:date="2021-05-08T16:08:00Z"/>
                <w:rFonts w:ascii="標楷體" w:eastAsia="標楷體" w:hAnsi="標楷體"/>
              </w:rPr>
            </w:pPr>
          </w:p>
        </w:tc>
        <w:tc>
          <w:tcPr>
            <w:tcW w:w="2127" w:type="dxa"/>
            <w:tcPrChange w:id="5229" w:author="阿毛" w:date="2021-06-09T14:34:00Z">
              <w:tcPr>
                <w:tcW w:w="1489" w:type="dxa"/>
              </w:tcPr>
            </w:tcPrChange>
          </w:tcPr>
          <w:p w14:paraId="72481A8B" w14:textId="77777777" w:rsidR="004C05AA" w:rsidRPr="00847BB7" w:rsidRDefault="004C05AA" w:rsidP="0094025F">
            <w:pPr>
              <w:rPr>
                <w:ins w:id="5230" w:author="智誠 楊" w:date="2021-05-08T16:08:00Z"/>
                <w:rFonts w:ascii="標楷體" w:eastAsia="標楷體" w:hAnsi="標楷體"/>
                <w:lang w:eastAsia="zh-HK"/>
              </w:rPr>
            </w:pPr>
          </w:p>
        </w:tc>
        <w:tc>
          <w:tcPr>
            <w:tcW w:w="567" w:type="dxa"/>
            <w:tcPrChange w:id="5231" w:author="阿毛" w:date="2021-06-09T14:34:00Z">
              <w:tcPr>
                <w:tcW w:w="623" w:type="dxa"/>
                <w:gridSpan w:val="2"/>
              </w:tcPr>
            </w:tcPrChange>
          </w:tcPr>
          <w:p w14:paraId="532F3FE1" w14:textId="77777777" w:rsidR="004C05AA" w:rsidRPr="00847BB7" w:rsidRDefault="004C05AA" w:rsidP="0094025F">
            <w:pPr>
              <w:rPr>
                <w:ins w:id="5232" w:author="智誠 楊" w:date="2021-05-08T16:08:00Z"/>
                <w:rFonts w:ascii="標楷體" w:eastAsia="標楷體" w:hAnsi="標楷體"/>
              </w:rPr>
            </w:pPr>
          </w:p>
        </w:tc>
        <w:tc>
          <w:tcPr>
            <w:tcW w:w="407" w:type="dxa"/>
            <w:tcPrChange w:id="5233" w:author="阿毛" w:date="2021-06-09T14:34:00Z">
              <w:tcPr>
                <w:tcW w:w="666" w:type="dxa"/>
                <w:gridSpan w:val="3"/>
              </w:tcPr>
            </w:tcPrChange>
          </w:tcPr>
          <w:p w14:paraId="56B27E77" w14:textId="77777777" w:rsidR="004C05AA" w:rsidRDefault="004C05AA" w:rsidP="0094025F">
            <w:pPr>
              <w:jc w:val="center"/>
              <w:rPr>
                <w:ins w:id="5234" w:author="智誠 楊" w:date="2021-05-08T16:08:00Z"/>
                <w:rFonts w:ascii="標楷體" w:eastAsia="標楷體" w:hAnsi="標楷體"/>
              </w:rPr>
            </w:pPr>
            <w:ins w:id="5235" w:author="智誠 楊" w:date="2021-05-08T16:39:00Z">
              <w:r w:rsidRPr="005856BF">
                <w:rPr>
                  <w:rFonts w:ascii="標楷體" w:eastAsia="標楷體" w:hAnsi="標楷體" w:hint="eastAsia"/>
                </w:rPr>
                <w:t>W</w:t>
              </w:r>
            </w:ins>
          </w:p>
        </w:tc>
        <w:tc>
          <w:tcPr>
            <w:tcW w:w="3402" w:type="dxa"/>
            <w:tcPrChange w:id="5236" w:author="阿毛" w:date="2021-06-09T14:34:00Z">
              <w:tcPr>
                <w:tcW w:w="2856" w:type="dxa"/>
              </w:tcPr>
            </w:tcPrChange>
          </w:tcPr>
          <w:p w14:paraId="18AA925F" w14:textId="77777777" w:rsidR="004C05AA" w:rsidRPr="004415DA" w:rsidRDefault="004C05AA" w:rsidP="0094025F">
            <w:pPr>
              <w:snapToGrid w:val="0"/>
              <w:ind w:left="238" w:hangingChars="99" w:hanging="238"/>
              <w:rPr>
                <w:ins w:id="5237" w:author="智誠 楊" w:date="2021-05-08T16:39:00Z"/>
                <w:rFonts w:ascii="標楷體" w:eastAsia="標楷體" w:hAnsi="標楷體"/>
                <w:color w:val="000000" w:themeColor="text1"/>
              </w:rPr>
            </w:pPr>
            <w:ins w:id="5238" w:author="智誠 楊" w:date="2021-05-08T16:39:00Z">
              <w:r>
                <w:rPr>
                  <w:rFonts w:ascii="標楷體" w:eastAsia="標楷體" w:hAnsi="標楷體" w:hint="eastAsia"/>
                  <w:color w:val="000000" w:themeColor="text1"/>
                </w:rPr>
                <w:t>1.自行輸入</w:t>
              </w:r>
            </w:ins>
            <w:ins w:id="5239" w:author="阿毛" w:date="2021-06-09T14:37:00Z">
              <w:r>
                <w:rPr>
                  <w:rFonts w:ascii="標楷體" w:eastAsia="標楷體" w:hAnsi="標楷體" w:hint="eastAsia"/>
                  <w:color w:val="000000" w:themeColor="text1"/>
                </w:rPr>
                <w:t>文字</w:t>
              </w:r>
            </w:ins>
          </w:p>
          <w:p w14:paraId="62BDF2A5" w14:textId="77777777" w:rsidR="004C05AA" w:rsidRDefault="004C05AA" w:rsidP="0094025F">
            <w:pPr>
              <w:snapToGrid w:val="0"/>
              <w:ind w:left="238" w:hangingChars="99" w:hanging="238"/>
              <w:rPr>
                <w:ins w:id="5240" w:author="智誠 楊" w:date="2021-05-08T16:08:00Z"/>
                <w:rFonts w:ascii="標楷體" w:eastAsia="標楷體" w:hAnsi="標楷體"/>
                <w:color w:val="000000" w:themeColor="text1"/>
              </w:rPr>
            </w:pPr>
            <w:ins w:id="5241" w:author="智誠 楊" w:date="2021-05-08T16:39:00Z">
              <w:r>
                <w:rPr>
                  <w:rFonts w:ascii="標楷體" w:eastAsia="標楷體" w:hAnsi="標楷體" w:hint="eastAsia"/>
                  <w:color w:val="000000" w:themeColor="text1"/>
                </w:rPr>
                <w:t>2.</w:t>
              </w:r>
            </w:ins>
            <w:ins w:id="5242" w:author="智誠 楊" w:date="2021-05-08T16:46:00Z">
              <w:r>
                <w:rPr>
                  <w:rFonts w:ascii="標楷體" w:eastAsia="標楷體" w:hAnsi="標楷體"/>
                </w:rPr>
                <w:t>MlundryRecord.</w:t>
              </w:r>
            </w:ins>
            <w:ins w:id="5243" w:author="智誠 楊" w:date="2021-05-08T16:47:00Z">
              <w:r w:rsidRPr="009456CD">
                <w:rPr>
                  <w:rFonts w:ascii="標楷體" w:eastAsia="標楷體" w:hAnsi="標楷體"/>
                </w:rPr>
                <w:t>Description</w:t>
              </w:r>
            </w:ins>
          </w:p>
        </w:tc>
      </w:tr>
    </w:tbl>
    <w:p w14:paraId="5C5C143B" w14:textId="77777777" w:rsidR="004C05AA" w:rsidRDefault="004C05AA" w:rsidP="004C05AA">
      <w:pPr>
        <w:rPr>
          <w:ins w:id="5244" w:author="智誠 楊" w:date="2021-05-12T10:04:00Z"/>
          <w:rFonts w:ascii="標楷體" w:eastAsia="標楷體" w:hAnsi="標楷體"/>
        </w:rPr>
      </w:pPr>
    </w:p>
    <w:p w14:paraId="538111AB" w14:textId="77777777" w:rsidR="004C05AA" w:rsidRDefault="004C05AA" w:rsidP="004C05AA">
      <w:pPr>
        <w:widowControl/>
        <w:rPr>
          <w:ins w:id="5245" w:author="智誠 楊" w:date="2021-05-12T10:04:00Z"/>
          <w:rFonts w:ascii="標楷體" w:eastAsia="標楷體" w:hAnsi="標楷體"/>
        </w:rPr>
      </w:pPr>
      <w:ins w:id="5246" w:author="智誠 楊" w:date="2021-05-12T10:04:00Z">
        <w:r>
          <w:rPr>
            <w:rFonts w:ascii="標楷體" w:eastAsia="標楷體" w:hAnsi="標楷體"/>
          </w:rPr>
          <w:br w:type="page"/>
        </w:r>
      </w:ins>
    </w:p>
    <w:p w14:paraId="198FBF17" w14:textId="77777777" w:rsidR="004C05AA" w:rsidRPr="00362205" w:rsidRDefault="004C05AA" w:rsidP="004C05AA">
      <w:pPr>
        <w:pStyle w:val="a"/>
        <w:numPr>
          <w:ilvl w:val="0"/>
          <w:numId w:val="1"/>
        </w:numPr>
        <w:tabs>
          <w:tab w:val="clear" w:pos="1134"/>
        </w:tabs>
        <w:ind w:left="1440" w:hanging="480"/>
        <w:rPr>
          <w:ins w:id="5247" w:author="智誠 楊" w:date="2021-05-12T10:04:00Z"/>
        </w:rPr>
      </w:pPr>
      <w:ins w:id="5248" w:author="智誠 楊" w:date="2021-05-12T10:04:00Z">
        <w:r w:rsidRPr="00362205">
          <w:lastRenderedPageBreak/>
          <w:t>UI畫面</w:t>
        </w:r>
      </w:ins>
      <w:ins w:id="5249" w:author="智誠 楊" w:date="2021-05-12T14:37:00Z">
        <w:r>
          <w:rPr>
            <w:rFonts w:hint="eastAsia"/>
          </w:rPr>
          <w:t>-修改</w:t>
        </w:r>
      </w:ins>
    </w:p>
    <w:p w14:paraId="3AA29366" w14:textId="77777777" w:rsidR="004C05AA" w:rsidRDefault="004C05AA" w:rsidP="004C05AA">
      <w:pPr>
        <w:pStyle w:val="42"/>
        <w:spacing w:after="72"/>
        <w:ind w:leftChars="196" w:left="470"/>
        <w:rPr>
          <w:ins w:id="5250" w:author="智誠 楊" w:date="2021-05-12T10:04:00Z"/>
          <w:rFonts w:ascii="標楷體" w:hAnsi="標楷體"/>
        </w:rPr>
      </w:pPr>
      <w:ins w:id="5251" w:author="智誠 楊" w:date="2021-05-12T10:04:00Z">
        <w:r w:rsidRPr="00362205">
          <w:rPr>
            <w:rFonts w:ascii="標楷體" w:hAnsi="標楷體" w:hint="eastAsia"/>
          </w:rPr>
          <w:t>輸入畫面：</w:t>
        </w:r>
      </w:ins>
    </w:p>
    <w:p w14:paraId="09FD72D2" w14:textId="77777777" w:rsidR="004C05AA" w:rsidRPr="00D13949" w:rsidRDefault="004C05AA" w:rsidP="004C05AA">
      <w:pPr>
        <w:pStyle w:val="42"/>
        <w:spacing w:after="72"/>
        <w:ind w:leftChars="196" w:left="470"/>
        <w:rPr>
          <w:ins w:id="5252" w:author="智誠 楊" w:date="2021-05-12T10:04:00Z"/>
          <w:rFonts w:ascii="標楷體" w:hAnsi="標楷體"/>
        </w:rPr>
      </w:pPr>
      <w:ins w:id="5253" w:author="智誠 楊" w:date="2021-05-12T10:04:00Z">
        <w:r w:rsidRPr="00D56434">
          <w:rPr>
            <w:rFonts w:ascii="標楷體" w:hAnsi="標楷體"/>
            <w:noProof/>
          </w:rPr>
          <w:drawing>
            <wp:inline distT="0" distB="0" distL="0" distR="0" wp14:anchorId="7D4CF992" wp14:editId="0D0F4CE1">
              <wp:extent cx="6479540" cy="3223895"/>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3223895"/>
                      </a:xfrm>
                      <a:prstGeom prst="rect">
                        <a:avLst/>
                      </a:prstGeom>
                    </pic:spPr>
                  </pic:pic>
                </a:graphicData>
              </a:graphic>
            </wp:inline>
          </w:drawing>
        </w:r>
      </w:ins>
    </w:p>
    <w:p w14:paraId="5B2A8FB2" w14:textId="77777777" w:rsidR="004C05AA" w:rsidRDefault="004C05AA" w:rsidP="004C05AA">
      <w:pPr>
        <w:pStyle w:val="a"/>
        <w:numPr>
          <w:ilvl w:val="0"/>
          <w:numId w:val="1"/>
        </w:numPr>
        <w:tabs>
          <w:tab w:val="clear" w:pos="1134"/>
        </w:tabs>
        <w:ind w:left="1440" w:hanging="480"/>
        <w:rPr>
          <w:ins w:id="5254" w:author="智誠 楊" w:date="2021-05-13T14:48:00Z"/>
        </w:rPr>
      </w:pPr>
      <w:ins w:id="5255" w:author="智誠 楊" w:date="2021-05-13T14:48:00Z">
        <w:r>
          <w:t>輸入畫面</w:t>
        </w:r>
        <w:r>
          <w:rPr>
            <w:rFonts w:hint="eastAsia"/>
            <w:lang w:eastAsia="zh-HK"/>
          </w:rPr>
          <w:t>按鈕</w:t>
        </w:r>
        <w:r>
          <w:t>說明</w:t>
        </w:r>
        <w:r>
          <w:rPr>
            <w:rFonts w:hint="eastAsia"/>
          </w:rPr>
          <w:t>-修改</w:t>
        </w:r>
      </w:ins>
    </w:p>
    <w:p w14:paraId="0AD77C5B" w14:textId="77777777" w:rsidR="004C05AA" w:rsidRPr="00F5236F" w:rsidRDefault="004C05AA" w:rsidP="004C05AA">
      <w:pPr>
        <w:rPr>
          <w:ins w:id="5256" w:author="智誠 楊" w:date="2021-05-13T14:48:00Z"/>
        </w:rPr>
      </w:pPr>
    </w:p>
    <w:tbl>
      <w:tblPr>
        <w:tblStyle w:val="ac"/>
        <w:tblW w:w="0" w:type="auto"/>
        <w:tblInd w:w="250" w:type="dxa"/>
        <w:tblLook w:val="04A0" w:firstRow="1" w:lastRow="0" w:firstColumn="1" w:lastColumn="0" w:noHBand="0" w:noVBand="1"/>
      </w:tblPr>
      <w:tblGrid>
        <w:gridCol w:w="847"/>
        <w:gridCol w:w="2110"/>
        <w:gridCol w:w="6987"/>
      </w:tblGrid>
      <w:tr w:rsidR="004C05AA" w:rsidRPr="00A97C81" w14:paraId="30A16030" w14:textId="77777777" w:rsidTr="0094025F">
        <w:trPr>
          <w:ins w:id="5257" w:author="智誠 楊" w:date="2021-05-13T14:48:00Z"/>
        </w:trPr>
        <w:tc>
          <w:tcPr>
            <w:tcW w:w="851" w:type="dxa"/>
            <w:shd w:val="clear" w:color="auto" w:fill="D9D9D9" w:themeFill="background1" w:themeFillShade="D9"/>
          </w:tcPr>
          <w:p w14:paraId="07CA56A0" w14:textId="77777777" w:rsidR="004C05AA" w:rsidRPr="00A97C81" w:rsidRDefault="004C05AA" w:rsidP="0094025F">
            <w:pPr>
              <w:jc w:val="center"/>
              <w:rPr>
                <w:ins w:id="5258" w:author="智誠 楊" w:date="2021-05-13T14:48:00Z"/>
                <w:rFonts w:ascii="標楷體" w:eastAsia="標楷體" w:hAnsi="標楷體"/>
              </w:rPr>
            </w:pPr>
            <w:ins w:id="5259" w:author="智誠 楊" w:date="2021-05-13T14:48:00Z">
              <w:r w:rsidRPr="00A97C81">
                <w:rPr>
                  <w:rFonts w:ascii="標楷體" w:eastAsia="標楷體" w:hAnsi="標楷體" w:hint="eastAsia"/>
                  <w:lang w:eastAsia="zh-HK"/>
                </w:rPr>
                <w:t>序號</w:t>
              </w:r>
            </w:ins>
          </w:p>
        </w:tc>
        <w:tc>
          <w:tcPr>
            <w:tcW w:w="2126" w:type="dxa"/>
            <w:shd w:val="clear" w:color="auto" w:fill="D9D9D9" w:themeFill="background1" w:themeFillShade="D9"/>
          </w:tcPr>
          <w:p w14:paraId="7869E800" w14:textId="77777777" w:rsidR="004C05AA" w:rsidRPr="00A97C81" w:rsidRDefault="004C05AA" w:rsidP="0094025F">
            <w:pPr>
              <w:jc w:val="center"/>
              <w:rPr>
                <w:ins w:id="5260" w:author="智誠 楊" w:date="2021-05-13T14:48:00Z"/>
                <w:rFonts w:ascii="標楷體" w:eastAsia="標楷體" w:hAnsi="標楷體"/>
              </w:rPr>
            </w:pPr>
            <w:ins w:id="5261" w:author="智誠 楊" w:date="2021-05-13T14:48:00Z">
              <w:r w:rsidRPr="00A97C81">
                <w:rPr>
                  <w:rFonts w:ascii="標楷體" w:eastAsia="標楷體" w:hAnsi="標楷體" w:hint="eastAsia"/>
                  <w:lang w:eastAsia="zh-HK"/>
                </w:rPr>
                <w:t>按鈕名稱</w:t>
              </w:r>
            </w:ins>
          </w:p>
        </w:tc>
        <w:tc>
          <w:tcPr>
            <w:tcW w:w="7033" w:type="dxa"/>
            <w:shd w:val="clear" w:color="auto" w:fill="D9D9D9" w:themeFill="background1" w:themeFillShade="D9"/>
          </w:tcPr>
          <w:p w14:paraId="11F64AD4" w14:textId="77777777" w:rsidR="004C05AA" w:rsidRPr="00A97C81" w:rsidRDefault="004C05AA" w:rsidP="0094025F">
            <w:pPr>
              <w:jc w:val="center"/>
              <w:rPr>
                <w:ins w:id="5262" w:author="智誠 楊" w:date="2021-05-13T14:48:00Z"/>
                <w:rFonts w:ascii="標楷體" w:eastAsia="標楷體" w:hAnsi="標楷體"/>
              </w:rPr>
            </w:pPr>
            <w:ins w:id="5263" w:author="智誠 楊" w:date="2021-05-13T14:48:00Z">
              <w:r w:rsidRPr="00A97C81">
                <w:rPr>
                  <w:rFonts w:ascii="標楷體" w:eastAsia="標楷體" w:hAnsi="標楷體" w:hint="eastAsia"/>
                  <w:lang w:eastAsia="zh-HK"/>
                </w:rPr>
                <w:t>功能說明</w:t>
              </w:r>
            </w:ins>
          </w:p>
        </w:tc>
      </w:tr>
      <w:tr w:rsidR="004C05AA" w:rsidRPr="00A97C81" w14:paraId="2FCD0855" w14:textId="77777777" w:rsidTr="0094025F">
        <w:trPr>
          <w:ins w:id="5264" w:author="智誠 楊" w:date="2021-05-13T14:48:00Z"/>
        </w:trPr>
        <w:tc>
          <w:tcPr>
            <w:tcW w:w="851" w:type="dxa"/>
          </w:tcPr>
          <w:p w14:paraId="39F3DB9E" w14:textId="77777777" w:rsidR="004C05AA" w:rsidRPr="00A97C81" w:rsidRDefault="004C05AA" w:rsidP="0094025F">
            <w:pPr>
              <w:jc w:val="center"/>
              <w:rPr>
                <w:ins w:id="5265" w:author="智誠 楊" w:date="2021-05-13T14:48:00Z"/>
                <w:rFonts w:ascii="標楷體" w:eastAsia="標楷體" w:hAnsi="標楷體"/>
              </w:rPr>
            </w:pPr>
            <w:ins w:id="5266" w:author="智誠 楊" w:date="2021-05-13T14:48:00Z">
              <w:r>
                <w:rPr>
                  <w:rFonts w:ascii="標楷體" w:eastAsia="標楷體" w:hAnsi="標楷體" w:hint="eastAsia"/>
                </w:rPr>
                <w:t>1</w:t>
              </w:r>
            </w:ins>
          </w:p>
        </w:tc>
        <w:tc>
          <w:tcPr>
            <w:tcW w:w="2126" w:type="dxa"/>
          </w:tcPr>
          <w:p w14:paraId="5B3D0F7E" w14:textId="77777777" w:rsidR="004C05AA" w:rsidRPr="00A97C81" w:rsidRDefault="004C05AA" w:rsidP="0094025F">
            <w:pPr>
              <w:rPr>
                <w:ins w:id="5267" w:author="智誠 楊" w:date="2021-05-13T14:48:00Z"/>
                <w:rFonts w:ascii="標楷體" w:eastAsia="標楷體" w:hAnsi="標楷體"/>
                <w:lang w:eastAsia="zh-HK"/>
              </w:rPr>
            </w:pPr>
            <w:ins w:id="5268" w:author="智誠 楊" w:date="2021-05-13T14:48:00Z">
              <w:r w:rsidRPr="00A97C81">
                <w:rPr>
                  <w:rFonts w:ascii="標楷體" w:eastAsia="標楷體" w:hAnsi="標楷體" w:hint="eastAsia"/>
                  <w:lang w:eastAsia="zh-HK"/>
                </w:rPr>
                <w:t>修改</w:t>
              </w:r>
            </w:ins>
          </w:p>
        </w:tc>
        <w:tc>
          <w:tcPr>
            <w:tcW w:w="7033" w:type="dxa"/>
          </w:tcPr>
          <w:p w14:paraId="50883F78" w14:textId="77777777" w:rsidR="004C05AA" w:rsidRPr="00A97C81" w:rsidRDefault="004C05AA" w:rsidP="0094025F">
            <w:pPr>
              <w:rPr>
                <w:ins w:id="5269" w:author="智誠 楊" w:date="2021-05-13T14:48:00Z"/>
                <w:rFonts w:ascii="標楷體" w:eastAsia="標楷體" w:hAnsi="標楷體"/>
                <w:lang w:eastAsia="zh-HK"/>
              </w:rPr>
            </w:pPr>
            <w:ins w:id="5270" w:author="智誠 楊" w:date="2021-05-13T14:48:00Z">
              <w:r w:rsidRPr="00A97C81">
                <w:rPr>
                  <w:rFonts w:ascii="標楷體" w:eastAsia="標楷體" w:hAnsi="標楷體" w:hint="eastAsia"/>
                </w:rPr>
                <w:t>1.【</w:t>
              </w:r>
              <w:r w:rsidRPr="00A97C81">
                <w:rPr>
                  <w:rFonts w:ascii="標楷體" w:eastAsia="標楷體" w:hAnsi="標楷體"/>
                  <w:lang w:eastAsia="zh-HK"/>
                </w:rPr>
                <w:t>L</w:t>
              </w:r>
              <w:r>
                <w:rPr>
                  <w:rFonts w:ascii="標楷體" w:eastAsia="標楷體" w:hAnsi="標楷體" w:hint="eastAsia"/>
                </w:rPr>
                <w:t>8923疑似洗錢交易訪談紀錄查詢</w:t>
              </w:r>
              <w:r w:rsidRPr="00A97C81">
                <w:rPr>
                  <w:rFonts w:ascii="標楷體" w:eastAsia="標楷體" w:hAnsi="標楷體" w:hint="eastAsia"/>
                </w:rPr>
                <w:t>】</w:t>
              </w:r>
              <w:r w:rsidRPr="00A97C81">
                <w:rPr>
                  <w:rFonts w:ascii="標楷體" w:eastAsia="標楷體" w:hAnsi="標楷體"/>
                  <w:lang w:eastAsia="zh-HK"/>
                </w:rPr>
                <w:t>功能</w:t>
              </w:r>
              <w:r w:rsidRPr="00A97C81">
                <w:rPr>
                  <w:rFonts w:ascii="標楷體" w:eastAsia="標楷體" w:hAnsi="標楷體" w:hint="eastAsia"/>
                </w:rPr>
                <w:t>點「</w:t>
              </w:r>
              <w:r>
                <w:rPr>
                  <w:rFonts w:ascii="標楷體" w:eastAsia="標楷體" w:hAnsi="標楷體" w:hint="eastAsia"/>
                </w:rPr>
                <w:t>修改</w:t>
              </w:r>
              <w:r w:rsidRPr="00A97C81">
                <w:rPr>
                  <w:rFonts w:ascii="標楷體" w:eastAsia="標楷體" w:hAnsi="標楷體" w:hint="eastAsia"/>
                </w:rPr>
                <w:t>」</w:t>
              </w:r>
              <w:r w:rsidRPr="00A97C81">
                <w:rPr>
                  <w:rFonts w:ascii="標楷體" w:eastAsia="標楷體" w:hAnsi="標楷體"/>
                  <w:lang w:eastAsia="zh-HK"/>
                </w:rPr>
                <w:t>時顯示</w:t>
              </w:r>
              <w:r w:rsidRPr="00A97C81">
                <w:rPr>
                  <w:rFonts w:ascii="標楷體" w:eastAsia="標楷體" w:hAnsi="標楷體" w:hint="eastAsia"/>
                </w:rPr>
                <w:t>。</w:t>
              </w:r>
            </w:ins>
          </w:p>
          <w:p w14:paraId="15F7D19D" w14:textId="77777777" w:rsidR="004C05AA" w:rsidRDefault="004C05AA" w:rsidP="0094025F">
            <w:pPr>
              <w:rPr>
                <w:ins w:id="5271" w:author="阿毛" w:date="2021-06-09T14:38:00Z"/>
                <w:rFonts w:ascii="標楷體" w:eastAsia="標楷體" w:hAnsi="標楷體"/>
                <w:shd w:val="pct15" w:color="auto" w:fill="FFFFFF"/>
              </w:rPr>
            </w:pPr>
            <w:ins w:id="5272" w:author="阿毛" w:date="2021-06-09T14:38:00Z">
              <w:r w:rsidRPr="00554A02">
                <w:rPr>
                  <w:rFonts w:ascii="標楷體" w:eastAsia="標楷體" w:hAnsi="標楷體" w:hint="eastAsia"/>
                  <w:shd w:val="pct15" w:color="auto" w:fill="FFFFFF"/>
                </w:rPr>
                <w:t>&lt;&lt;檢查說明&gt;&gt;</w:t>
              </w:r>
            </w:ins>
          </w:p>
          <w:p w14:paraId="5F31208A" w14:textId="77777777" w:rsidR="004C05AA" w:rsidRDefault="004C05AA" w:rsidP="0094025F">
            <w:pPr>
              <w:rPr>
                <w:ins w:id="5273" w:author="阿毛" w:date="2021-06-09T14:38:00Z"/>
                <w:rFonts w:ascii="標楷體" w:eastAsia="標楷體" w:hAnsi="標楷體"/>
                <w:lang w:eastAsia="zh-HK"/>
              </w:rPr>
            </w:pPr>
            <w:ins w:id="5274" w:author="阿毛" w:date="2021-06-09T14:38:00Z">
              <w:r w:rsidRPr="00657DFD">
                <w:rPr>
                  <w:rFonts w:ascii="標楷體" w:eastAsia="標楷體" w:hAnsi="標楷體" w:hint="eastAsia"/>
                </w:rPr>
                <w:t>1.</w:t>
              </w:r>
              <w:r w:rsidRPr="00554A02">
                <w:rPr>
                  <w:rFonts w:ascii="標楷體" w:eastAsia="標楷體" w:hAnsi="標楷體" w:hint="eastAsia"/>
                </w:rPr>
                <w:t>執行</w:t>
              </w:r>
              <w:r>
                <w:rPr>
                  <w:rFonts w:ascii="標楷體" w:eastAsia="標楷體" w:hAnsi="標楷體" w:hint="eastAsia"/>
                </w:rPr>
                <w:t>修改</w:t>
              </w:r>
              <w:r w:rsidRPr="00554A02">
                <w:rPr>
                  <w:rFonts w:ascii="標楷體" w:eastAsia="標楷體" w:hAnsi="標楷體" w:hint="eastAsia"/>
                </w:rPr>
                <w:t>時,若該</w:t>
              </w:r>
              <w:r>
                <w:rPr>
                  <w:rFonts w:ascii="標楷體" w:eastAsia="標楷體" w:hAnsi="標楷體" w:hint="eastAsia"/>
                </w:rPr>
                <w:t>修改</w:t>
              </w:r>
              <w:r w:rsidRPr="00554A02">
                <w:rPr>
                  <w:rFonts w:ascii="標楷體" w:eastAsia="標楷體" w:hAnsi="標楷體" w:hint="eastAsia"/>
                </w:rPr>
                <w:t>資料</w:t>
              </w:r>
              <w:r>
                <w:rPr>
                  <w:rFonts w:ascii="標楷體" w:eastAsia="標楷體" w:hAnsi="標楷體" w:hint="eastAsia"/>
                </w:rPr>
                <w:t>不</w:t>
              </w:r>
              <w:r w:rsidRPr="00554A02">
                <w:rPr>
                  <w:rFonts w:ascii="標楷體" w:eastAsia="標楷體" w:hAnsi="標楷體" w:hint="eastAsia"/>
                </w:rPr>
                <w:t>存在[</w:t>
              </w:r>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r>
                <w:rPr>
                  <w:rFonts w:ascii="標楷體" w:eastAsia="標楷體" w:hAnsi="標楷體" w:hint="eastAsia"/>
                </w:rPr>
                <w:t xml:space="preserve"> </w:t>
              </w:r>
            </w:ins>
          </w:p>
          <w:p w14:paraId="7ABA4A49" w14:textId="77777777" w:rsidR="004C05AA" w:rsidRPr="00554A02" w:rsidRDefault="004C05AA" w:rsidP="0094025F">
            <w:pPr>
              <w:rPr>
                <w:ins w:id="5275" w:author="阿毛" w:date="2021-06-09T14:38:00Z"/>
                <w:rFonts w:ascii="標楷體" w:eastAsia="標楷體" w:hAnsi="標楷體"/>
              </w:rPr>
            </w:pPr>
            <w:ins w:id="5276" w:author="阿毛" w:date="2021-06-09T14:38:00Z">
              <w:r>
                <w:rPr>
                  <w:rFonts w:ascii="標楷體" w:eastAsia="標楷體" w:hAnsi="標楷體" w:hint="eastAsia"/>
                </w:rPr>
                <w:t xml:space="preserve">  </w:t>
              </w:r>
              <w:r w:rsidRPr="00554A02">
                <w:rPr>
                  <w:rFonts w:ascii="標楷體" w:eastAsia="標楷體" w:hAnsi="標楷體" w:hint="eastAsia"/>
                </w:rPr>
                <w:t>(</w:t>
              </w:r>
              <w:proofErr w:type="spellStart"/>
              <w:r>
                <w:rPr>
                  <w:rFonts w:ascii="標楷體" w:eastAsia="標楷體" w:hAnsi="標楷體" w:hint="eastAsia"/>
                </w:rPr>
                <w:t>Ml</w:t>
              </w:r>
              <w:r>
                <w:rPr>
                  <w:rFonts w:ascii="標楷體" w:eastAsia="標楷體" w:hAnsi="標楷體"/>
                </w:rPr>
                <w:t>aundryRecord</w:t>
              </w:r>
              <w:proofErr w:type="spellEnd"/>
              <w:r w:rsidRPr="00554A02">
                <w:rPr>
                  <w:rFonts w:ascii="標楷體" w:eastAsia="標楷體" w:hAnsi="標楷體" w:hint="eastAsia"/>
                </w:rPr>
                <w:t>)],顯示錯誤訊息:"E000</w:t>
              </w:r>
              <w:r>
                <w:rPr>
                  <w:rFonts w:ascii="標楷體" w:eastAsia="標楷體" w:hAnsi="標楷體" w:hint="eastAsia"/>
                </w:rPr>
                <w:t>3</w:t>
              </w:r>
              <w:r w:rsidRPr="00554A02">
                <w:rPr>
                  <w:rFonts w:ascii="標楷體" w:eastAsia="標楷體" w:hAnsi="標楷體"/>
                </w:rPr>
                <w:t>:</w:t>
              </w:r>
              <w:r>
                <w:rPr>
                  <w:rFonts w:ascii="標楷體" w:eastAsia="標楷體" w:hAnsi="標楷體" w:hint="eastAsia"/>
                </w:rPr>
                <w:t>修改</w:t>
              </w:r>
              <w:r w:rsidRPr="00554A02">
                <w:rPr>
                  <w:rFonts w:ascii="標楷體" w:eastAsia="標楷體" w:hAnsi="標楷體" w:hint="eastAsia"/>
                </w:rPr>
                <w:t>資料</w:t>
              </w:r>
              <w:r>
                <w:rPr>
                  <w:rFonts w:ascii="標楷體" w:eastAsia="標楷體" w:hAnsi="標楷體" w:hint="eastAsia"/>
                </w:rPr>
                <w:t>不</w:t>
              </w:r>
              <w:r w:rsidRPr="00554A02">
                <w:rPr>
                  <w:rFonts w:ascii="標楷體" w:eastAsia="標楷體" w:hAnsi="標楷體" w:hint="eastAsia"/>
                </w:rPr>
                <w:t>存在"</w:t>
              </w:r>
            </w:ins>
          </w:p>
          <w:p w14:paraId="57C0D1E6" w14:textId="77777777" w:rsidR="004C05AA" w:rsidRPr="00554A02" w:rsidRDefault="004C05AA" w:rsidP="0094025F">
            <w:pPr>
              <w:rPr>
                <w:ins w:id="5277" w:author="阿毛" w:date="2021-06-09T14:38:00Z"/>
                <w:rFonts w:ascii="標楷體" w:eastAsia="標楷體" w:hAnsi="標楷體"/>
                <w:shd w:val="pct15" w:color="auto" w:fill="FFFFFF"/>
                <w:lang w:eastAsia="zh-HK"/>
              </w:rPr>
            </w:pPr>
            <w:ins w:id="5278" w:author="阿毛" w:date="2021-06-09T14:38:00Z">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ins>
          </w:p>
          <w:p w14:paraId="1B41364E" w14:textId="77777777" w:rsidR="004C05AA" w:rsidRPr="00A97C81" w:rsidRDefault="004C05AA" w:rsidP="0094025F">
            <w:pPr>
              <w:rPr>
                <w:ins w:id="5279" w:author="智誠 楊" w:date="2021-05-13T14:48:00Z"/>
                <w:rFonts w:ascii="標楷體" w:eastAsia="標楷體" w:hAnsi="標楷體"/>
              </w:rPr>
            </w:pPr>
            <w:ins w:id="5280" w:author="阿毛" w:date="2021-06-09T14:38:00Z">
              <w:r>
                <w:rPr>
                  <w:rFonts w:ascii="標楷體" w:eastAsia="標楷體" w:hAnsi="標楷體" w:hint="eastAsia"/>
                </w:rPr>
                <w:t>1</w:t>
              </w:r>
              <w:r w:rsidRPr="00554A02">
                <w:rPr>
                  <w:rFonts w:ascii="標楷體" w:eastAsia="標楷體" w:hAnsi="標楷體" w:hint="eastAsia"/>
                </w:rPr>
                <w:t>.</w:t>
              </w:r>
              <w:r>
                <w:rPr>
                  <w:rFonts w:ascii="標楷體" w:eastAsia="標楷體" w:hAnsi="標楷體" w:hint="eastAsia"/>
                </w:rPr>
                <w:t>維護[</w:t>
              </w:r>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r>
                <w:rPr>
                  <w:rFonts w:ascii="標楷體" w:eastAsia="標楷體" w:hAnsi="標楷體" w:hint="eastAsia"/>
                </w:rPr>
                <w:t>(</w:t>
              </w:r>
              <w:proofErr w:type="spellStart"/>
              <w:r>
                <w:rPr>
                  <w:rFonts w:ascii="標楷體" w:eastAsia="標楷體" w:hAnsi="標楷體" w:hint="eastAsia"/>
                </w:rPr>
                <w:t>Ml</w:t>
              </w:r>
              <w:r>
                <w:rPr>
                  <w:rFonts w:ascii="標楷體" w:eastAsia="標楷體" w:hAnsi="標楷體"/>
                </w:rPr>
                <w:t>aundryRecord</w:t>
              </w:r>
              <w:proofErr w:type="spellEnd"/>
              <w:r>
                <w:rPr>
                  <w:rFonts w:ascii="標楷體" w:eastAsia="標楷體" w:hAnsi="標楷體" w:hint="eastAsia"/>
                </w:rPr>
                <w:t>)]</w:t>
              </w:r>
              <w:r>
                <w:rPr>
                  <w:rFonts w:ascii="標楷體" w:eastAsia="標楷體" w:hAnsi="標楷體" w:hint="eastAsia"/>
                  <w:lang w:eastAsia="zh-HK"/>
                </w:rPr>
                <w:t>資料</w:t>
              </w:r>
            </w:ins>
            <w:ins w:id="5281" w:author="智誠 楊" w:date="2021-05-13T14:48:00Z">
              <w:del w:id="5282" w:author="阿毛" w:date="2021-06-09T14:38:00Z">
                <w:r w:rsidRPr="00A97C81" w:rsidDel="00212B26">
                  <w:rPr>
                    <w:rFonts w:ascii="標楷體" w:eastAsia="標楷體" w:hAnsi="標楷體" w:hint="eastAsia"/>
                  </w:rPr>
                  <w:delText>2.</w:delText>
                </w:r>
                <w:r w:rsidRPr="00A97C81" w:rsidDel="00212B26">
                  <w:rPr>
                    <w:rFonts w:ascii="標楷體" w:eastAsia="標楷體" w:hAnsi="標楷體" w:hint="eastAsia"/>
                    <w:lang w:eastAsia="zh-HK"/>
                  </w:rPr>
                  <w:delText>功能修改時顯示</w:delText>
                </w:r>
                <w:r w:rsidRPr="00A97C81" w:rsidDel="00212B26">
                  <w:rPr>
                    <w:rFonts w:ascii="標楷體" w:eastAsia="標楷體" w:hAnsi="標楷體" w:hint="eastAsia"/>
                  </w:rPr>
                  <w:delText>,</w:delText>
                </w:r>
                <w:r w:rsidRPr="00A97C81" w:rsidDel="00212B26">
                  <w:rPr>
                    <w:rFonts w:ascii="標楷體" w:eastAsia="標楷體" w:hAnsi="標楷體" w:hint="eastAsia"/>
                    <w:lang w:eastAsia="zh-HK"/>
                  </w:rPr>
                  <w:delText>執行修改</w:delText>
                </w:r>
                <w:r w:rsidDel="00212B26">
                  <w:rPr>
                    <w:rFonts w:ascii="標楷體" w:eastAsia="標楷體" w:hAnsi="標楷體" w:hint="eastAsia"/>
                  </w:rPr>
                  <w:delText>疑似洗錢交易訪談紀錄資料</w:delText>
                </w:r>
                <w:r w:rsidRPr="00A97C81" w:rsidDel="00212B26">
                  <w:rPr>
                    <w:rFonts w:ascii="標楷體" w:eastAsia="標楷體" w:hAnsi="標楷體" w:hint="eastAsia"/>
                  </w:rPr>
                  <w:delText>。</w:delText>
                </w:r>
              </w:del>
            </w:ins>
          </w:p>
        </w:tc>
      </w:tr>
      <w:tr w:rsidR="004C05AA" w:rsidRPr="00A97C81" w14:paraId="0516AA9E" w14:textId="77777777" w:rsidTr="0094025F">
        <w:trPr>
          <w:ins w:id="5283" w:author="智誠 楊" w:date="2021-05-13T14:48:00Z"/>
        </w:trPr>
        <w:tc>
          <w:tcPr>
            <w:tcW w:w="851" w:type="dxa"/>
          </w:tcPr>
          <w:p w14:paraId="67C56EFB" w14:textId="77777777" w:rsidR="004C05AA" w:rsidRPr="00A97C81" w:rsidRDefault="004C05AA" w:rsidP="0094025F">
            <w:pPr>
              <w:jc w:val="center"/>
              <w:rPr>
                <w:ins w:id="5284" w:author="智誠 楊" w:date="2021-05-13T14:48:00Z"/>
                <w:rFonts w:ascii="標楷體" w:eastAsia="標楷體" w:hAnsi="標楷體"/>
              </w:rPr>
            </w:pPr>
            <w:ins w:id="5285" w:author="智誠 楊" w:date="2021-05-13T14:48:00Z">
              <w:r>
                <w:rPr>
                  <w:rFonts w:ascii="標楷體" w:eastAsia="標楷體" w:hAnsi="標楷體" w:hint="eastAsia"/>
                </w:rPr>
                <w:t>2</w:t>
              </w:r>
            </w:ins>
          </w:p>
        </w:tc>
        <w:tc>
          <w:tcPr>
            <w:tcW w:w="2126" w:type="dxa"/>
          </w:tcPr>
          <w:p w14:paraId="1C3F85AD" w14:textId="77777777" w:rsidR="004C05AA" w:rsidRPr="00A97C81" w:rsidRDefault="004C05AA" w:rsidP="0094025F">
            <w:pPr>
              <w:rPr>
                <w:ins w:id="5286" w:author="智誠 楊" w:date="2021-05-13T14:48:00Z"/>
                <w:rFonts w:ascii="標楷體" w:eastAsia="標楷體" w:hAnsi="標楷體"/>
                <w:lang w:eastAsia="zh-HK"/>
              </w:rPr>
            </w:pPr>
            <w:ins w:id="5287" w:author="智誠 楊" w:date="2021-05-13T14:48:00Z">
              <w:r w:rsidRPr="00A97C81">
                <w:rPr>
                  <w:rFonts w:ascii="標楷體" w:eastAsia="標楷體" w:hAnsi="標楷體" w:hint="eastAsia"/>
                  <w:lang w:eastAsia="zh-HK"/>
                </w:rPr>
                <w:t>離開</w:t>
              </w:r>
            </w:ins>
          </w:p>
        </w:tc>
        <w:tc>
          <w:tcPr>
            <w:tcW w:w="7033" w:type="dxa"/>
          </w:tcPr>
          <w:p w14:paraId="4BF8064E" w14:textId="77777777" w:rsidR="004C05AA" w:rsidRPr="00A97C81" w:rsidRDefault="004C05AA" w:rsidP="0094025F">
            <w:pPr>
              <w:rPr>
                <w:ins w:id="5288" w:author="智誠 楊" w:date="2021-05-13T14:48:00Z"/>
                <w:rFonts w:ascii="標楷體" w:eastAsia="標楷體" w:hAnsi="標楷體"/>
                <w:lang w:eastAsia="zh-HK"/>
              </w:rPr>
            </w:pPr>
            <w:ins w:id="5289" w:author="智誠 楊" w:date="2021-05-13T14:48:00Z">
              <w:r w:rsidRPr="00A97C81">
                <w:rPr>
                  <w:rFonts w:ascii="標楷體" w:eastAsia="標楷體" w:hAnsi="標楷體" w:hint="eastAsia"/>
                  <w:lang w:eastAsia="zh-HK"/>
                </w:rPr>
                <w:t>關閉此畫面</w:t>
              </w:r>
            </w:ins>
          </w:p>
        </w:tc>
      </w:tr>
    </w:tbl>
    <w:p w14:paraId="519C1F6D" w14:textId="77777777" w:rsidR="004C05AA" w:rsidRPr="00AF1102" w:rsidRDefault="004C05AA" w:rsidP="004C05AA">
      <w:pPr>
        <w:rPr>
          <w:ins w:id="5290" w:author="智誠 楊" w:date="2021-05-12T10:04:00Z"/>
        </w:rPr>
      </w:pPr>
    </w:p>
    <w:p w14:paraId="6D6E82FE" w14:textId="77777777" w:rsidR="004C05AA" w:rsidRPr="00362205" w:rsidRDefault="004C05AA" w:rsidP="004C05AA">
      <w:pPr>
        <w:pStyle w:val="a"/>
        <w:numPr>
          <w:ilvl w:val="0"/>
          <w:numId w:val="1"/>
        </w:numPr>
        <w:tabs>
          <w:tab w:val="clear" w:pos="1134"/>
        </w:tabs>
        <w:ind w:left="1440" w:hanging="480"/>
        <w:rPr>
          <w:ins w:id="5291" w:author="智誠 楊" w:date="2021-05-12T10:04:00Z"/>
        </w:rPr>
      </w:pPr>
      <w:ins w:id="5292" w:author="智誠 楊" w:date="2021-05-12T10:04:00Z">
        <w:r>
          <w:t>輸入畫面資料說明</w:t>
        </w:r>
      </w:ins>
      <w:ins w:id="5293" w:author="智誠 楊" w:date="2021-05-12T14:37:00Z">
        <w:r>
          <w:rPr>
            <w:rFonts w:hint="eastAsia"/>
          </w:rPr>
          <w:t>-修改</w:t>
        </w:r>
      </w:ins>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53"/>
        <w:gridCol w:w="992"/>
        <w:gridCol w:w="2038"/>
        <w:gridCol w:w="354"/>
        <w:gridCol w:w="709"/>
        <w:gridCol w:w="3402"/>
        <w:tblGridChange w:id="5294">
          <w:tblGrid>
            <w:gridCol w:w="113"/>
            <w:gridCol w:w="343"/>
            <w:gridCol w:w="113"/>
            <w:gridCol w:w="1623"/>
            <w:gridCol w:w="113"/>
            <w:gridCol w:w="1489"/>
            <w:gridCol w:w="992"/>
            <w:gridCol w:w="1489"/>
            <w:gridCol w:w="354"/>
            <w:gridCol w:w="709"/>
            <w:gridCol w:w="113"/>
            <w:gridCol w:w="3289"/>
            <w:gridCol w:w="113"/>
          </w:tblGrid>
        </w:tblGridChange>
      </w:tblGrid>
      <w:tr w:rsidR="004C05AA" w:rsidRPr="00847BB7" w14:paraId="045A3939" w14:textId="77777777" w:rsidTr="0094025F">
        <w:trPr>
          <w:trHeight w:val="388"/>
          <w:tblHeader/>
          <w:jc w:val="center"/>
          <w:ins w:id="5295" w:author="智誠 楊" w:date="2021-05-12T10:04:00Z"/>
        </w:trPr>
        <w:tc>
          <w:tcPr>
            <w:tcW w:w="456" w:type="dxa"/>
            <w:vMerge w:val="restart"/>
            <w:shd w:val="clear" w:color="auto" w:fill="D9D9D9" w:themeFill="background1" w:themeFillShade="D9"/>
          </w:tcPr>
          <w:p w14:paraId="43A447C7" w14:textId="77777777" w:rsidR="004C05AA" w:rsidRPr="00847BB7" w:rsidRDefault="004C05AA" w:rsidP="0094025F">
            <w:pPr>
              <w:rPr>
                <w:ins w:id="5296" w:author="智誠 楊" w:date="2021-05-12T10:04:00Z"/>
                <w:rFonts w:ascii="標楷體" w:eastAsia="標楷體" w:hAnsi="標楷體"/>
              </w:rPr>
            </w:pPr>
            <w:ins w:id="5297" w:author="智誠 楊" w:date="2021-05-12T10:04:00Z">
              <w:r w:rsidRPr="00847BB7">
                <w:rPr>
                  <w:rFonts w:ascii="標楷體" w:eastAsia="標楷體" w:hAnsi="標楷體"/>
                </w:rPr>
                <w:t>序號</w:t>
              </w:r>
            </w:ins>
          </w:p>
        </w:tc>
        <w:tc>
          <w:tcPr>
            <w:tcW w:w="1736" w:type="dxa"/>
            <w:vMerge w:val="restart"/>
            <w:shd w:val="clear" w:color="auto" w:fill="D9D9D9" w:themeFill="background1" w:themeFillShade="D9"/>
          </w:tcPr>
          <w:p w14:paraId="106280BA" w14:textId="77777777" w:rsidR="004C05AA" w:rsidRPr="00847BB7" w:rsidRDefault="004C05AA" w:rsidP="0094025F">
            <w:pPr>
              <w:rPr>
                <w:ins w:id="5298" w:author="智誠 楊" w:date="2021-05-12T10:04:00Z"/>
                <w:rFonts w:ascii="標楷體" w:eastAsia="標楷體" w:hAnsi="標楷體"/>
              </w:rPr>
            </w:pPr>
            <w:ins w:id="5299" w:author="智誠 楊" w:date="2021-05-12T10:04:00Z">
              <w:r w:rsidRPr="00847BB7">
                <w:rPr>
                  <w:rFonts w:ascii="標楷體" w:eastAsia="標楷體" w:hAnsi="標楷體"/>
                </w:rPr>
                <w:t>欄位</w:t>
              </w:r>
            </w:ins>
          </w:p>
        </w:tc>
        <w:tc>
          <w:tcPr>
            <w:tcW w:w="5146" w:type="dxa"/>
            <w:gridSpan w:val="5"/>
            <w:shd w:val="clear" w:color="auto" w:fill="D9D9D9" w:themeFill="background1" w:themeFillShade="D9"/>
          </w:tcPr>
          <w:p w14:paraId="2DF11479" w14:textId="77777777" w:rsidR="004C05AA" w:rsidRPr="00847BB7" w:rsidRDefault="004C05AA" w:rsidP="0094025F">
            <w:pPr>
              <w:jc w:val="center"/>
              <w:rPr>
                <w:ins w:id="5300" w:author="智誠 楊" w:date="2021-05-12T10:04:00Z"/>
                <w:rFonts w:ascii="標楷體" w:eastAsia="標楷體" w:hAnsi="標楷體"/>
              </w:rPr>
            </w:pPr>
            <w:ins w:id="5301" w:author="智誠 楊" w:date="2021-05-12T10:04:00Z">
              <w:r w:rsidRPr="00847BB7">
                <w:rPr>
                  <w:rFonts w:ascii="標楷體" w:eastAsia="標楷體" w:hAnsi="標楷體"/>
                </w:rPr>
                <w:t>說明</w:t>
              </w:r>
            </w:ins>
          </w:p>
        </w:tc>
        <w:tc>
          <w:tcPr>
            <w:tcW w:w="3402" w:type="dxa"/>
            <w:vMerge w:val="restart"/>
            <w:shd w:val="clear" w:color="auto" w:fill="D9D9D9" w:themeFill="background1" w:themeFillShade="D9"/>
          </w:tcPr>
          <w:p w14:paraId="14AB2294" w14:textId="77777777" w:rsidR="004C05AA" w:rsidRPr="00847BB7" w:rsidRDefault="004C05AA" w:rsidP="0094025F">
            <w:pPr>
              <w:rPr>
                <w:ins w:id="5302" w:author="智誠 楊" w:date="2021-05-12T10:04:00Z"/>
                <w:rFonts w:ascii="標楷體" w:eastAsia="標楷體" w:hAnsi="標楷體"/>
              </w:rPr>
            </w:pPr>
            <w:ins w:id="5303" w:author="智誠 楊" w:date="2021-05-12T10:04:00Z">
              <w:r w:rsidRPr="00847BB7">
                <w:rPr>
                  <w:rFonts w:ascii="標楷體" w:eastAsia="標楷體" w:hAnsi="標楷體"/>
                </w:rPr>
                <w:t>處理邏輯及注意事項</w:t>
              </w:r>
            </w:ins>
          </w:p>
        </w:tc>
      </w:tr>
      <w:tr w:rsidR="004C05AA" w:rsidRPr="00847BB7" w14:paraId="6155811D"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304"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44"/>
          <w:tblHeader/>
          <w:jc w:val="center"/>
          <w:ins w:id="5305" w:author="智誠 楊" w:date="2021-05-12T10:04:00Z"/>
          <w:trPrChange w:id="5306" w:author="阿毛" w:date="2021-06-09T14:41:00Z">
            <w:trPr>
              <w:gridAfter w:val="0"/>
              <w:trHeight w:val="244"/>
              <w:tblHeader/>
              <w:jc w:val="center"/>
            </w:trPr>
          </w:trPrChange>
        </w:trPr>
        <w:tc>
          <w:tcPr>
            <w:tcW w:w="456" w:type="dxa"/>
            <w:vMerge/>
            <w:shd w:val="clear" w:color="auto" w:fill="D9D9D9" w:themeFill="background1" w:themeFillShade="D9"/>
            <w:tcPrChange w:id="5307" w:author="阿毛" w:date="2021-06-09T14:41:00Z">
              <w:tcPr>
                <w:tcW w:w="456" w:type="dxa"/>
                <w:gridSpan w:val="2"/>
                <w:vMerge/>
                <w:shd w:val="clear" w:color="auto" w:fill="D9D9D9" w:themeFill="background1" w:themeFillShade="D9"/>
              </w:tcPr>
            </w:tcPrChange>
          </w:tcPr>
          <w:p w14:paraId="1451EEB1" w14:textId="77777777" w:rsidR="004C05AA" w:rsidRPr="00847BB7" w:rsidRDefault="004C05AA" w:rsidP="0094025F">
            <w:pPr>
              <w:rPr>
                <w:ins w:id="5308" w:author="智誠 楊" w:date="2021-05-12T10:04:00Z"/>
                <w:rFonts w:ascii="標楷體" w:eastAsia="標楷體" w:hAnsi="標楷體"/>
              </w:rPr>
            </w:pPr>
          </w:p>
        </w:tc>
        <w:tc>
          <w:tcPr>
            <w:tcW w:w="1736" w:type="dxa"/>
            <w:vMerge/>
            <w:shd w:val="clear" w:color="auto" w:fill="D9D9D9" w:themeFill="background1" w:themeFillShade="D9"/>
            <w:tcPrChange w:id="5309" w:author="阿毛" w:date="2021-06-09T14:41:00Z">
              <w:tcPr>
                <w:tcW w:w="1736" w:type="dxa"/>
                <w:gridSpan w:val="2"/>
                <w:vMerge/>
                <w:shd w:val="clear" w:color="auto" w:fill="D9D9D9" w:themeFill="background1" w:themeFillShade="D9"/>
              </w:tcPr>
            </w:tcPrChange>
          </w:tcPr>
          <w:p w14:paraId="263EAB82" w14:textId="77777777" w:rsidR="004C05AA" w:rsidRPr="00847BB7" w:rsidRDefault="004C05AA" w:rsidP="0094025F">
            <w:pPr>
              <w:rPr>
                <w:ins w:id="5310" w:author="智誠 楊" w:date="2021-05-12T10:04:00Z"/>
                <w:rFonts w:ascii="標楷體" w:eastAsia="標楷體" w:hAnsi="標楷體"/>
              </w:rPr>
            </w:pPr>
          </w:p>
        </w:tc>
        <w:tc>
          <w:tcPr>
            <w:tcW w:w="1053" w:type="dxa"/>
            <w:shd w:val="clear" w:color="auto" w:fill="D9D9D9" w:themeFill="background1" w:themeFillShade="D9"/>
            <w:tcPrChange w:id="5311" w:author="阿毛" w:date="2021-06-09T14:41:00Z">
              <w:tcPr>
                <w:tcW w:w="1602" w:type="dxa"/>
                <w:gridSpan w:val="2"/>
                <w:shd w:val="clear" w:color="auto" w:fill="D9D9D9" w:themeFill="background1" w:themeFillShade="D9"/>
              </w:tcPr>
            </w:tcPrChange>
          </w:tcPr>
          <w:p w14:paraId="4D465E56" w14:textId="77777777" w:rsidR="004C05AA" w:rsidRPr="00847BB7" w:rsidRDefault="004C05AA" w:rsidP="0094025F">
            <w:pPr>
              <w:rPr>
                <w:ins w:id="5312" w:author="智誠 楊" w:date="2021-05-12T10:04:00Z"/>
                <w:rFonts w:ascii="標楷體" w:eastAsia="標楷體" w:hAnsi="標楷體"/>
              </w:rPr>
            </w:pPr>
            <w:ins w:id="5313" w:author="智誠 楊" w:date="2021-05-12T10:04:00Z">
              <w:del w:id="5314" w:author="阿毛" w:date="2021-06-03T09:53:00Z">
                <w:r w:rsidRPr="00847BB7" w:rsidDel="00E27902">
                  <w:rPr>
                    <w:rFonts w:ascii="標楷體" w:eastAsia="標楷體" w:hAnsi="標楷體" w:hint="eastAsia"/>
                  </w:rPr>
                  <w:delText>資料型態長度</w:delText>
                </w:r>
              </w:del>
            </w:ins>
            <w:ins w:id="5315" w:author="阿毛" w:date="2021-06-03T09:53:00Z">
              <w:r>
                <w:rPr>
                  <w:rFonts w:ascii="標楷體" w:eastAsia="標楷體" w:hAnsi="標楷體" w:hint="eastAsia"/>
                </w:rPr>
                <w:t>資料長度</w:t>
              </w:r>
            </w:ins>
          </w:p>
        </w:tc>
        <w:tc>
          <w:tcPr>
            <w:tcW w:w="992" w:type="dxa"/>
            <w:shd w:val="clear" w:color="auto" w:fill="D9D9D9" w:themeFill="background1" w:themeFillShade="D9"/>
            <w:tcPrChange w:id="5316" w:author="阿毛" w:date="2021-06-09T14:41:00Z">
              <w:tcPr>
                <w:tcW w:w="992" w:type="dxa"/>
                <w:shd w:val="clear" w:color="auto" w:fill="D9D9D9" w:themeFill="background1" w:themeFillShade="D9"/>
              </w:tcPr>
            </w:tcPrChange>
          </w:tcPr>
          <w:p w14:paraId="1F9DE75B" w14:textId="77777777" w:rsidR="004C05AA" w:rsidRPr="00847BB7" w:rsidRDefault="004C05AA" w:rsidP="0094025F">
            <w:pPr>
              <w:rPr>
                <w:ins w:id="5317" w:author="智誠 楊" w:date="2021-05-12T10:04:00Z"/>
                <w:rFonts w:ascii="標楷體" w:eastAsia="標楷體" w:hAnsi="標楷體"/>
              </w:rPr>
            </w:pPr>
            <w:ins w:id="5318" w:author="智誠 楊" w:date="2021-05-12T10:04:00Z">
              <w:r w:rsidRPr="00847BB7">
                <w:rPr>
                  <w:rFonts w:ascii="標楷體" w:eastAsia="標楷體" w:hAnsi="標楷體"/>
                </w:rPr>
                <w:t>預設值</w:t>
              </w:r>
            </w:ins>
          </w:p>
        </w:tc>
        <w:tc>
          <w:tcPr>
            <w:tcW w:w="2038" w:type="dxa"/>
            <w:shd w:val="clear" w:color="auto" w:fill="D9D9D9" w:themeFill="background1" w:themeFillShade="D9"/>
            <w:tcPrChange w:id="5319" w:author="阿毛" w:date="2021-06-09T14:41:00Z">
              <w:tcPr>
                <w:tcW w:w="1489" w:type="dxa"/>
                <w:shd w:val="clear" w:color="auto" w:fill="D9D9D9" w:themeFill="background1" w:themeFillShade="D9"/>
              </w:tcPr>
            </w:tcPrChange>
          </w:tcPr>
          <w:p w14:paraId="07C146EF" w14:textId="77777777" w:rsidR="004C05AA" w:rsidRPr="00847BB7" w:rsidRDefault="004C05AA" w:rsidP="0094025F">
            <w:pPr>
              <w:rPr>
                <w:ins w:id="5320" w:author="智誠 楊" w:date="2021-05-12T10:04:00Z"/>
                <w:rFonts w:ascii="標楷體" w:eastAsia="標楷體" w:hAnsi="標楷體"/>
              </w:rPr>
            </w:pPr>
            <w:ins w:id="5321" w:author="智誠 楊" w:date="2021-05-12T10:04:00Z">
              <w:r w:rsidRPr="00847BB7">
                <w:rPr>
                  <w:rFonts w:ascii="標楷體" w:eastAsia="標楷體" w:hAnsi="標楷體"/>
                </w:rPr>
                <w:t>選單內容</w:t>
              </w:r>
            </w:ins>
          </w:p>
        </w:tc>
        <w:tc>
          <w:tcPr>
            <w:tcW w:w="354" w:type="dxa"/>
            <w:shd w:val="clear" w:color="auto" w:fill="D9D9D9" w:themeFill="background1" w:themeFillShade="D9"/>
            <w:tcPrChange w:id="5322" w:author="阿毛" w:date="2021-06-09T14:41:00Z">
              <w:tcPr>
                <w:tcW w:w="354" w:type="dxa"/>
                <w:shd w:val="clear" w:color="auto" w:fill="D9D9D9" w:themeFill="background1" w:themeFillShade="D9"/>
              </w:tcPr>
            </w:tcPrChange>
          </w:tcPr>
          <w:p w14:paraId="1CCAED22" w14:textId="77777777" w:rsidR="004C05AA" w:rsidRPr="00847BB7" w:rsidRDefault="004C05AA" w:rsidP="0094025F">
            <w:pPr>
              <w:rPr>
                <w:ins w:id="5323" w:author="智誠 楊" w:date="2021-05-12T10:04:00Z"/>
                <w:rFonts w:ascii="標楷體" w:eastAsia="標楷體" w:hAnsi="標楷體"/>
              </w:rPr>
            </w:pPr>
            <w:ins w:id="5324" w:author="智誠 楊" w:date="2021-05-12T10:04:00Z">
              <w:r w:rsidRPr="00847BB7">
                <w:rPr>
                  <w:rFonts w:ascii="標楷體" w:eastAsia="標楷體" w:hAnsi="標楷體"/>
                </w:rPr>
                <w:t>必填</w:t>
              </w:r>
            </w:ins>
          </w:p>
        </w:tc>
        <w:tc>
          <w:tcPr>
            <w:tcW w:w="709" w:type="dxa"/>
            <w:shd w:val="clear" w:color="auto" w:fill="D9D9D9" w:themeFill="background1" w:themeFillShade="D9"/>
            <w:tcPrChange w:id="5325" w:author="阿毛" w:date="2021-06-09T14:41:00Z">
              <w:tcPr>
                <w:tcW w:w="709" w:type="dxa"/>
                <w:shd w:val="clear" w:color="auto" w:fill="D9D9D9" w:themeFill="background1" w:themeFillShade="D9"/>
              </w:tcPr>
            </w:tcPrChange>
          </w:tcPr>
          <w:p w14:paraId="2FF7EE92" w14:textId="77777777" w:rsidR="004C05AA" w:rsidRPr="00847BB7" w:rsidRDefault="004C05AA" w:rsidP="0094025F">
            <w:pPr>
              <w:rPr>
                <w:ins w:id="5326" w:author="智誠 楊" w:date="2021-05-12T10:04:00Z"/>
                <w:rFonts w:ascii="標楷體" w:eastAsia="標楷體" w:hAnsi="標楷體"/>
              </w:rPr>
            </w:pPr>
            <w:ins w:id="5327" w:author="智誠 楊" w:date="2021-05-12T10:04:00Z">
              <w:r w:rsidRPr="00847BB7">
                <w:rPr>
                  <w:rFonts w:ascii="標楷體" w:eastAsia="標楷體" w:hAnsi="標楷體"/>
                </w:rPr>
                <w:t>R/W</w:t>
              </w:r>
            </w:ins>
          </w:p>
        </w:tc>
        <w:tc>
          <w:tcPr>
            <w:tcW w:w="3402" w:type="dxa"/>
            <w:vMerge/>
            <w:shd w:val="clear" w:color="auto" w:fill="D9D9D9" w:themeFill="background1" w:themeFillShade="D9"/>
            <w:tcPrChange w:id="5328" w:author="阿毛" w:date="2021-06-09T14:41:00Z">
              <w:tcPr>
                <w:tcW w:w="3402" w:type="dxa"/>
                <w:gridSpan w:val="2"/>
                <w:vMerge/>
                <w:shd w:val="clear" w:color="auto" w:fill="D9D9D9" w:themeFill="background1" w:themeFillShade="D9"/>
              </w:tcPr>
            </w:tcPrChange>
          </w:tcPr>
          <w:p w14:paraId="558819E0" w14:textId="77777777" w:rsidR="004C05AA" w:rsidRPr="00847BB7" w:rsidRDefault="004C05AA" w:rsidP="0094025F">
            <w:pPr>
              <w:rPr>
                <w:ins w:id="5329" w:author="智誠 楊" w:date="2021-05-12T10:04:00Z"/>
                <w:rFonts w:ascii="標楷體" w:eastAsia="標楷體" w:hAnsi="標楷體"/>
              </w:rPr>
            </w:pPr>
          </w:p>
        </w:tc>
      </w:tr>
      <w:tr w:rsidR="004C05AA" w:rsidRPr="00847BB7" w14:paraId="188A049C"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330"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44"/>
          <w:jc w:val="center"/>
          <w:ins w:id="5331" w:author="智誠 楊" w:date="2021-05-12T10:04:00Z"/>
          <w:trPrChange w:id="5332" w:author="阿毛" w:date="2021-06-09T14:41:00Z">
            <w:trPr>
              <w:gridAfter w:val="0"/>
              <w:trHeight w:val="244"/>
              <w:jc w:val="center"/>
            </w:trPr>
          </w:trPrChange>
        </w:trPr>
        <w:tc>
          <w:tcPr>
            <w:tcW w:w="456" w:type="dxa"/>
            <w:tcPrChange w:id="5333" w:author="阿毛" w:date="2021-06-09T14:41:00Z">
              <w:tcPr>
                <w:tcW w:w="456" w:type="dxa"/>
                <w:gridSpan w:val="2"/>
              </w:tcPr>
            </w:tcPrChange>
          </w:tcPr>
          <w:p w14:paraId="28470E1A" w14:textId="77777777" w:rsidR="004C05AA" w:rsidRPr="00847BB7" w:rsidRDefault="004C05AA" w:rsidP="0094025F">
            <w:pPr>
              <w:rPr>
                <w:ins w:id="5334" w:author="智誠 楊" w:date="2021-05-12T10:04:00Z"/>
                <w:rFonts w:ascii="標楷體" w:eastAsia="標楷體" w:hAnsi="標楷體"/>
              </w:rPr>
            </w:pPr>
            <w:ins w:id="5335" w:author="智誠 楊" w:date="2021-05-12T10:04:00Z">
              <w:r>
                <w:rPr>
                  <w:rFonts w:ascii="標楷體" w:eastAsia="標楷體" w:hAnsi="標楷體" w:hint="eastAsia"/>
                </w:rPr>
                <w:t>1</w:t>
              </w:r>
            </w:ins>
          </w:p>
        </w:tc>
        <w:tc>
          <w:tcPr>
            <w:tcW w:w="1736" w:type="dxa"/>
            <w:tcPrChange w:id="5336" w:author="阿毛" w:date="2021-06-09T14:41:00Z">
              <w:tcPr>
                <w:tcW w:w="1736" w:type="dxa"/>
                <w:gridSpan w:val="2"/>
              </w:tcPr>
            </w:tcPrChange>
          </w:tcPr>
          <w:p w14:paraId="48F4C9BF" w14:textId="77777777" w:rsidR="004C05AA" w:rsidRPr="00847BB7" w:rsidRDefault="004C05AA" w:rsidP="0094025F">
            <w:pPr>
              <w:rPr>
                <w:ins w:id="5337" w:author="智誠 楊" w:date="2021-05-12T10:04:00Z"/>
                <w:rFonts w:ascii="標楷體" w:eastAsia="標楷體" w:hAnsi="標楷體"/>
              </w:rPr>
            </w:pPr>
            <w:ins w:id="5338" w:author="智誠 楊" w:date="2021-05-12T10:04:00Z">
              <w:r w:rsidRPr="00847BB7">
                <w:rPr>
                  <w:rFonts w:ascii="標楷體" w:eastAsia="標楷體" w:hAnsi="標楷體" w:hint="eastAsia"/>
                  <w:lang w:eastAsia="zh-HK"/>
                </w:rPr>
                <w:t>功能選項</w:t>
              </w:r>
            </w:ins>
          </w:p>
        </w:tc>
        <w:tc>
          <w:tcPr>
            <w:tcW w:w="1053" w:type="dxa"/>
            <w:tcPrChange w:id="5339" w:author="阿毛" w:date="2021-06-09T14:41:00Z">
              <w:tcPr>
                <w:tcW w:w="1602" w:type="dxa"/>
                <w:gridSpan w:val="2"/>
              </w:tcPr>
            </w:tcPrChange>
          </w:tcPr>
          <w:p w14:paraId="71EC771B" w14:textId="77777777" w:rsidR="004C05AA" w:rsidRPr="00847BB7" w:rsidRDefault="004C05AA" w:rsidP="0094025F">
            <w:pPr>
              <w:rPr>
                <w:ins w:id="5340" w:author="智誠 楊" w:date="2021-05-12T10:04:00Z"/>
                <w:rFonts w:ascii="標楷體" w:eastAsia="標楷體" w:hAnsi="標楷體"/>
              </w:rPr>
            </w:pPr>
            <w:ins w:id="5341" w:author="智誠 楊" w:date="2021-05-12T10:04:00Z">
              <w:r w:rsidRPr="00847BB7">
                <w:rPr>
                  <w:rFonts w:ascii="標楷體" w:eastAsia="標楷體" w:hAnsi="標楷體"/>
                </w:rPr>
                <w:t xml:space="preserve">                  </w:t>
              </w:r>
            </w:ins>
          </w:p>
        </w:tc>
        <w:tc>
          <w:tcPr>
            <w:tcW w:w="992" w:type="dxa"/>
            <w:tcPrChange w:id="5342" w:author="阿毛" w:date="2021-06-09T14:41:00Z">
              <w:tcPr>
                <w:tcW w:w="992" w:type="dxa"/>
              </w:tcPr>
            </w:tcPrChange>
          </w:tcPr>
          <w:p w14:paraId="17A23508" w14:textId="77777777" w:rsidR="004C05AA" w:rsidRPr="00847BB7" w:rsidRDefault="004C05AA" w:rsidP="0094025F">
            <w:pPr>
              <w:rPr>
                <w:ins w:id="5343" w:author="智誠 楊" w:date="2021-05-12T10:04:00Z"/>
                <w:rFonts w:ascii="標楷體" w:eastAsia="標楷體" w:hAnsi="標楷體"/>
              </w:rPr>
            </w:pPr>
            <w:ins w:id="5344" w:author="阿毛" w:date="2021-06-09T14:38:00Z">
              <w:r>
                <w:rPr>
                  <w:rFonts w:ascii="標楷體" w:eastAsia="標楷體" w:hAnsi="標楷體" w:hint="eastAsia"/>
                  <w:lang w:eastAsia="zh-HK"/>
                </w:rPr>
                <w:t>修改</w:t>
              </w:r>
            </w:ins>
          </w:p>
        </w:tc>
        <w:tc>
          <w:tcPr>
            <w:tcW w:w="2038" w:type="dxa"/>
            <w:tcPrChange w:id="5345" w:author="阿毛" w:date="2021-06-09T14:41:00Z">
              <w:tcPr>
                <w:tcW w:w="1489" w:type="dxa"/>
              </w:tcPr>
            </w:tcPrChange>
          </w:tcPr>
          <w:p w14:paraId="44D92EE0" w14:textId="77777777" w:rsidR="004C05AA" w:rsidRPr="00847BB7" w:rsidRDefault="004C05AA" w:rsidP="0094025F">
            <w:pPr>
              <w:rPr>
                <w:ins w:id="5346" w:author="智誠 楊" w:date="2021-05-12T10:04:00Z"/>
                <w:rFonts w:ascii="標楷體" w:eastAsia="標楷體" w:hAnsi="標楷體"/>
              </w:rPr>
            </w:pPr>
          </w:p>
        </w:tc>
        <w:tc>
          <w:tcPr>
            <w:tcW w:w="354" w:type="dxa"/>
            <w:tcPrChange w:id="5347" w:author="阿毛" w:date="2021-06-09T14:41:00Z">
              <w:tcPr>
                <w:tcW w:w="354" w:type="dxa"/>
              </w:tcPr>
            </w:tcPrChange>
          </w:tcPr>
          <w:p w14:paraId="5AE81F57" w14:textId="77777777" w:rsidR="004C05AA" w:rsidRPr="00847BB7" w:rsidRDefault="004C05AA" w:rsidP="0094025F">
            <w:pPr>
              <w:rPr>
                <w:ins w:id="5348" w:author="智誠 楊" w:date="2021-05-12T10:04:00Z"/>
                <w:rFonts w:ascii="標楷體" w:eastAsia="標楷體" w:hAnsi="標楷體"/>
              </w:rPr>
            </w:pPr>
          </w:p>
        </w:tc>
        <w:tc>
          <w:tcPr>
            <w:tcW w:w="709" w:type="dxa"/>
            <w:tcPrChange w:id="5349" w:author="阿毛" w:date="2021-06-09T14:41:00Z">
              <w:tcPr>
                <w:tcW w:w="709" w:type="dxa"/>
              </w:tcPr>
            </w:tcPrChange>
          </w:tcPr>
          <w:p w14:paraId="16072FE3" w14:textId="77777777" w:rsidR="004C05AA" w:rsidRPr="00847BB7" w:rsidRDefault="004C05AA" w:rsidP="0094025F">
            <w:pPr>
              <w:jc w:val="center"/>
              <w:rPr>
                <w:ins w:id="5350" w:author="智誠 楊" w:date="2021-05-12T10:04:00Z"/>
                <w:rFonts w:ascii="標楷體" w:eastAsia="標楷體" w:hAnsi="標楷體"/>
              </w:rPr>
            </w:pPr>
            <w:ins w:id="5351" w:author="智誠 楊" w:date="2021-05-12T10:04:00Z">
              <w:r>
                <w:rPr>
                  <w:rFonts w:ascii="標楷體" w:eastAsia="標楷體" w:hAnsi="標楷體" w:hint="eastAsia"/>
                </w:rPr>
                <w:t>R</w:t>
              </w:r>
            </w:ins>
          </w:p>
        </w:tc>
        <w:tc>
          <w:tcPr>
            <w:tcW w:w="3402" w:type="dxa"/>
            <w:tcPrChange w:id="5352" w:author="阿毛" w:date="2021-06-09T14:41:00Z">
              <w:tcPr>
                <w:tcW w:w="3402" w:type="dxa"/>
                <w:gridSpan w:val="2"/>
              </w:tcPr>
            </w:tcPrChange>
          </w:tcPr>
          <w:p w14:paraId="2CC4E4CB" w14:textId="77777777" w:rsidR="004C05AA" w:rsidRPr="00847BB7" w:rsidRDefault="004C05AA" w:rsidP="0094025F">
            <w:pPr>
              <w:rPr>
                <w:ins w:id="5353" w:author="智誠 楊" w:date="2021-05-12T10:04:00Z"/>
                <w:rFonts w:ascii="標楷體" w:eastAsia="標楷體" w:hAnsi="標楷體"/>
              </w:rPr>
            </w:pPr>
            <w:ins w:id="5354" w:author="智誠 楊" w:date="2021-05-12T10:04:00Z">
              <w:r w:rsidRPr="00847BB7">
                <w:rPr>
                  <w:rFonts w:ascii="標楷體" w:eastAsia="標楷體" w:hAnsi="標楷體" w:hint="eastAsia"/>
                </w:rPr>
                <w:t>自動顯示</w:t>
              </w:r>
              <w:del w:id="5355" w:author="阿毛" w:date="2021-06-09T14:38:00Z">
                <w:r w:rsidDel="00212B26">
                  <w:rPr>
                    <w:rFonts w:ascii="標楷體" w:eastAsia="標楷體" w:hAnsi="標楷體" w:hint="eastAsia"/>
                  </w:rPr>
                  <w:delText>:</w:delText>
                </w:r>
              </w:del>
            </w:ins>
            <w:ins w:id="5356" w:author="智誠 楊" w:date="2021-05-12T10:05:00Z">
              <w:del w:id="5357" w:author="阿毛" w:date="2021-06-09T14:38:00Z">
                <w:r w:rsidDel="00212B26">
                  <w:rPr>
                    <w:rFonts w:ascii="標楷體" w:eastAsia="標楷體" w:hAnsi="標楷體" w:hint="eastAsia"/>
                    <w:lang w:eastAsia="zh-HK"/>
                  </w:rPr>
                  <w:delText>修改</w:delText>
                </w:r>
              </w:del>
            </w:ins>
          </w:p>
        </w:tc>
      </w:tr>
      <w:tr w:rsidR="004C05AA" w:rsidRPr="00847BB7" w14:paraId="236F0137"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358"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44"/>
          <w:jc w:val="center"/>
          <w:ins w:id="5359" w:author="智誠 楊" w:date="2021-05-12T10:04:00Z"/>
          <w:trPrChange w:id="5360" w:author="阿毛" w:date="2021-06-09T14:41:00Z">
            <w:trPr>
              <w:gridAfter w:val="0"/>
              <w:trHeight w:val="244"/>
              <w:jc w:val="center"/>
            </w:trPr>
          </w:trPrChange>
        </w:trPr>
        <w:tc>
          <w:tcPr>
            <w:tcW w:w="456" w:type="dxa"/>
            <w:tcPrChange w:id="5361" w:author="阿毛" w:date="2021-06-09T14:41:00Z">
              <w:tcPr>
                <w:tcW w:w="456" w:type="dxa"/>
                <w:gridSpan w:val="2"/>
              </w:tcPr>
            </w:tcPrChange>
          </w:tcPr>
          <w:p w14:paraId="01DF8561" w14:textId="77777777" w:rsidR="004C05AA" w:rsidRPr="00847BB7" w:rsidRDefault="004C05AA" w:rsidP="0094025F">
            <w:pPr>
              <w:rPr>
                <w:ins w:id="5362" w:author="智誠 楊" w:date="2021-05-12T10:04:00Z"/>
                <w:rFonts w:ascii="標楷體" w:eastAsia="標楷體" w:hAnsi="標楷體"/>
              </w:rPr>
            </w:pPr>
            <w:ins w:id="5363" w:author="智誠 楊" w:date="2021-05-12T10:04:00Z">
              <w:r w:rsidRPr="00847BB7">
                <w:rPr>
                  <w:rFonts w:ascii="標楷體" w:eastAsia="標楷體" w:hAnsi="標楷體" w:hint="eastAsia"/>
                </w:rPr>
                <w:t>2</w:t>
              </w:r>
            </w:ins>
          </w:p>
        </w:tc>
        <w:tc>
          <w:tcPr>
            <w:tcW w:w="1736" w:type="dxa"/>
            <w:tcPrChange w:id="5364" w:author="阿毛" w:date="2021-06-09T14:41:00Z">
              <w:tcPr>
                <w:tcW w:w="1736" w:type="dxa"/>
                <w:gridSpan w:val="2"/>
              </w:tcPr>
            </w:tcPrChange>
          </w:tcPr>
          <w:p w14:paraId="770C9042" w14:textId="77777777" w:rsidR="004C05AA" w:rsidRPr="00847BB7" w:rsidRDefault="004C05AA" w:rsidP="0094025F">
            <w:pPr>
              <w:rPr>
                <w:ins w:id="5365" w:author="智誠 楊" w:date="2021-05-12T10:04:00Z"/>
                <w:rFonts w:ascii="標楷體" w:eastAsia="標楷體" w:hAnsi="標楷體"/>
              </w:rPr>
            </w:pPr>
            <w:ins w:id="5366" w:author="智誠 楊" w:date="2021-05-12T10:04:00Z">
              <w:r>
                <w:rPr>
                  <w:rFonts w:ascii="標楷體" w:eastAsia="標楷體" w:hAnsi="標楷體" w:hint="eastAsia"/>
                </w:rPr>
                <w:t>訪談日期</w:t>
              </w:r>
            </w:ins>
          </w:p>
        </w:tc>
        <w:tc>
          <w:tcPr>
            <w:tcW w:w="1053" w:type="dxa"/>
            <w:tcPrChange w:id="5367" w:author="阿毛" w:date="2021-06-09T14:41:00Z">
              <w:tcPr>
                <w:tcW w:w="1602" w:type="dxa"/>
                <w:gridSpan w:val="2"/>
              </w:tcPr>
            </w:tcPrChange>
          </w:tcPr>
          <w:p w14:paraId="380732C2" w14:textId="77777777" w:rsidR="004C05AA" w:rsidRPr="00847BB7" w:rsidRDefault="004C05AA" w:rsidP="0094025F">
            <w:pPr>
              <w:rPr>
                <w:ins w:id="5368" w:author="智誠 楊" w:date="2021-05-12T10:04:00Z"/>
                <w:rFonts w:ascii="標楷體" w:eastAsia="標楷體" w:hAnsi="標楷體"/>
              </w:rPr>
            </w:pPr>
          </w:p>
        </w:tc>
        <w:tc>
          <w:tcPr>
            <w:tcW w:w="992" w:type="dxa"/>
            <w:tcPrChange w:id="5369" w:author="阿毛" w:date="2021-06-09T14:41:00Z">
              <w:tcPr>
                <w:tcW w:w="992" w:type="dxa"/>
              </w:tcPr>
            </w:tcPrChange>
          </w:tcPr>
          <w:p w14:paraId="073313EC" w14:textId="77777777" w:rsidR="004C05AA" w:rsidRPr="00847BB7" w:rsidRDefault="004C05AA" w:rsidP="0094025F">
            <w:pPr>
              <w:rPr>
                <w:ins w:id="5370" w:author="智誠 楊" w:date="2021-05-12T10:04:00Z"/>
                <w:rFonts w:ascii="標楷體" w:eastAsia="標楷體" w:hAnsi="標楷體"/>
              </w:rPr>
            </w:pPr>
          </w:p>
        </w:tc>
        <w:tc>
          <w:tcPr>
            <w:tcW w:w="2038" w:type="dxa"/>
            <w:tcPrChange w:id="5371" w:author="阿毛" w:date="2021-06-09T14:41:00Z">
              <w:tcPr>
                <w:tcW w:w="1489" w:type="dxa"/>
              </w:tcPr>
            </w:tcPrChange>
          </w:tcPr>
          <w:p w14:paraId="4D8FF73C" w14:textId="77777777" w:rsidR="004C05AA" w:rsidRPr="00847BB7" w:rsidRDefault="004C05AA" w:rsidP="0094025F">
            <w:pPr>
              <w:rPr>
                <w:ins w:id="5372" w:author="智誠 楊" w:date="2021-05-12T10:04:00Z"/>
                <w:rFonts w:ascii="標楷體" w:eastAsia="標楷體" w:hAnsi="標楷體"/>
              </w:rPr>
            </w:pPr>
          </w:p>
        </w:tc>
        <w:tc>
          <w:tcPr>
            <w:tcW w:w="354" w:type="dxa"/>
            <w:tcPrChange w:id="5373" w:author="阿毛" w:date="2021-06-09T14:41:00Z">
              <w:tcPr>
                <w:tcW w:w="354" w:type="dxa"/>
              </w:tcPr>
            </w:tcPrChange>
          </w:tcPr>
          <w:p w14:paraId="270CA2F9" w14:textId="77777777" w:rsidR="004C05AA" w:rsidRPr="00847BB7" w:rsidRDefault="004C05AA" w:rsidP="0094025F">
            <w:pPr>
              <w:rPr>
                <w:ins w:id="5374" w:author="智誠 楊" w:date="2021-05-12T10:04:00Z"/>
                <w:rFonts w:ascii="標楷體" w:eastAsia="標楷體" w:hAnsi="標楷體"/>
              </w:rPr>
            </w:pPr>
          </w:p>
        </w:tc>
        <w:tc>
          <w:tcPr>
            <w:tcW w:w="709" w:type="dxa"/>
            <w:tcPrChange w:id="5375" w:author="阿毛" w:date="2021-06-09T14:41:00Z">
              <w:tcPr>
                <w:tcW w:w="709" w:type="dxa"/>
              </w:tcPr>
            </w:tcPrChange>
          </w:tcPr>
          <w:p w14:paraId="2AD4ECB2" w14:textId="77777777" w:rsidR="004C05AA" w:rsidRPr="00A01A6B" w:rsidRDefault="004C05AA" w:rsidP="0094025F">
            <w:pPr>
              <w:jc w:val="center"/>
              <w:rPr>
                <w:ins w:id="5376" w:author="智誠 楊" w:date="2021-05-12T10:04:00Z"/>
                <w:rFonts w:ascii="標楷體" w:eastAsia="標楷體" w:hAnsi="標楷體"/>
              </w:rPr>
            </w:pPr>
            <w:ins w:id="5377" w:author="智誠 楊" w:date="2021-05-12T10:05:00Z">
              <w:r>
                <w:rPr>
                  <w:rFonts w:ascii="標楷體" w:eastAsia="標楷體" w:hAnsi="標楷體" w:hint="eastAsia"/>
                </w:rPr>
                <w:t>R</w:t>
              </w:r>
            </w:ins>
          </w:p>
        </w:tc>
        <w:tc>
          <w:tcPr>
            <w:tcW w:w="3402" w:type="dxa"/>
            <w:tcPrChange w:id="5378" w:author="阿毛" w:date="2021-06-09T14:41:00Z">
              <w:tcPr>
                <w:tcW w:w="3402" w:type="dxa"/>
                <w:gridSpan w:val="2"/>
              </w:tcPr>
            </w:tcPrChange>
          </w:tcPr>
          <w:p w14:paraId="45893205" w14:textId="77777777" w:rsidR="004C05AA" w:rsidRDefault="004C05AA" w:rsidP="0094025F">
            <w:pPr>
              <w:snapToGrid w:val="0"/>
              <w:ind w:left="238" w:hangingChars="99" w:hanging="238"/>
              <w:rPr>
                <w:ins w:id="5379" w:author="智誠 楊" w:date="2021-05-12T10:04:00Z"/>
                <w:rFonts w:ascii="標楷體" w:eastAsia="標楷體" w:hAnsi="標楷體"/>
                <w:color w:val="000000" w:themeColor="text1"/>
              </w:rPr>
            </w:pPr>
            <w:ins w:id="5380" w:author="智誠 楊" w:date="2021-05-12T10:04:00Z">
              <w:r w:rsidRPr="00A01A6B">
                <w:rPr>
                  <w:rFonts w:ascii="標楷體" w:eastAsia="標楷體" w:hAnsi="標楷體" w:hint="eastAsia"/>
                  <w:color w:val="000000" w:themeColor="text1"/>
                </w:rPr>
                <w:t>1.</w:t>
              </w:r>
            </w:ins>
            <w:ins w:id="5381" w:author="智誠 楊" w:date="2021-05-12T10:05:00Z">
              <w:r>
                <w:rPr>
                  <w:rFonts w:ascii="標楷體" w:eastAsia="標楷體" w:hAnsi="標楷體" w:hint="eastAsia"/>
                  <w:color w:val="000000" w:themeColor="text1"/>
                </w:rPr>
                <w:t>自動顯示原值,不可修改</w:t>
              </w:r>
            </w:ins>
          </w:p>
          <w:p w14:paraId="3B50BCFD" w14:textId="77777777" w:rsidR="004C05AA" w:rsidRPr="00A01A6B" w:rsidRDefault="004C05AA" w:rsidP="0094025F">
            <w:pPr>
              <w:snapToGrid w:val="0"/>
              <w:ind w:left="238" w:hangingChars="99" w:hanging="238"/>
              <w:rPr>
                <w:ins w:id="5382" w:author="智誠 楊" w:date="2021-05-12T10:04:00Z"/>
                <w:rFonts w:ascii="標楷體" w:eastAsia="標楷體" w:hAnsi="標楷體"/>
              </w:rPr>
            </w:pPr>
            <w:ins w:id="5383" w:author="智誠 楊" w:date="2021-05-12T10:04:00Z">
              <w:r>
                <w:rPr>
                  <w:rFonts w:ascii="標楷體" w:eastAsia="標楷體" w:hAnsi="標楷體"/>
                  <w:color w:val="000000" w:themeColor="text1"/>
                </w:rPr>
                <w:t>2.</w:t>
              </w:r>
              <w:r>
                <w:rPr>
                  <w:rFonts w:ascii="標楷體" w:eastAsia="標楷體" w:hAnsi="標楷體"/>
                </w:rPr>
                <w:t>MlundryRecord.RecordDate</w:t>
              </w:r>
            </w:ins>
          </w:p>
        </w:tc>
      </w:tr>
      <w:tr w:rsidR="004C05AA" w:rsidRPr="00847BB7" w14:paraId="2FAB21A7"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384"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1106"/>
          <w:jc w:val="center"/>
          <w:ins w:id="5385" w:author="智誠 楊" w:date="2021-05-12T10:04:00Z"/>
          <w:trPrChange w:id="5386" w:author="阿毛" w:date="2021-06-09T14:41:00Z">
            <w:trPr>
              <w:gridAfter w:val="0"/>
              <w:trHeight w:val="1106"/>
              <w:jc w:val="center"/>
            </w:trPr>
          </w:trPrChange>
        </w:trPr>
        <w:tc>
          <w:tcPr>
            <w:tcW w:w="456" w:type="dxa"/>
            <w:tcPrChange w:id="5387" w:author="阿毛" w:date="2021-06-09T14:41:00Z">
              <w:tcPr>
                <w:tcW w:w="456" w:type="dxa"/>
                <w:gridSpan w:val="2"/>
              </w:tcPr>
            </w:tcPrChange>
          </w:tcPr>
          <w:p w14:paraId="748E6382" w14:textId="77777777" w:rsidR="004C05AA" w:rsidRPr="00847BB7" w:rsidRDefault="004C05AA" w:rsidP="0094025F">
            <w:pPr>
              <w:rPr>
                <w:ins w:id="5388" w:author="智誠 楊" w:date="2021-05-12T10:04:00Z"/>
                <w:rFonts w:ascii="標楷體" w:eastAsia="標楷體" w:hAnsi="標楷體"/>
              </w:rPr>
            </w:pPr>
            <w:ins w:id="5389" w:author="智誠 楊" w:date="2021-05-12T10:04:00Z">
              <w:r>
                <w:rPr>
                  <w:rFonts w:ascii="標楷體" w:eastAsia="標楷體" w:hAnsi="標楷體" w:hint="eastAsia"/>
                </w:rPr>
                <w:lastRenderedPageBreak/>
                <w:t>3</w:t>
              </w:r>
              <w:r>
                <w:rPr>
                  <w:rFonts w:ascii="標楷體" w:eastAsia="標楷體" w:hAnsi="標楷體"/>
                </w:rPr>
                <w:t xml:space="preserve"> </w:t>
              </w:r>
            </w:ins>
          </w:p>
        </w:tc>
        <w:tc>
          <w:tcPr>
            <w:tcW w:w="1736" w:type="dxa"/>
            <w:tcPrChange w:id="5390" w:author="阿毛" w:date="2021-06-09T14:41:00Z">
              <w:tcPr>
                <w:tcW w:w="1736" w:type="dxa"/>
                <w:gridSpan w:val="2"/>
              </w:tcPr>
            </w:tcPrChange>
          </w:tcPr>
          <w:p w14:paraId="158C6BD7" w14:textId="77777777" w:rsidR="004C05AA" w:rsidRPr="00847BB7" w:rsidRDefault="004C05AA" w:rsidP="0094025F">
            <w:pPr>
              <w:rPr>
                <w:ins w:id="5391" w:author="智誠 楊" w:date="2021-05-12T10:04:00Z"/>
                <w:rFonts w:ascii="標楷體" w:eastAsia="標楷體" w:hAnsi="標楷體"/>
              </w:rPr>
            </w:pPr>
            <w:ins w:id="5392" w:author="智誠 楊" w:date="2021-05-12T10:04:00Z">
              <w:r>
                <w:rPr>
                  <w:rFonts w:ascii="標楷體" w:eastAsia="標楷體" w:hAnsi="標楷體" w:hint="eastAsia"/>
                </w:rPr>
                <w:t>借款人戶號</w:t>
              </w:r>
            </w:ins>
            <w:r>
              <w:rPr>
                <w:rFonts w:ascii="標楷體" w:eastAsia="標楷體" w:hAnsi="標楷體" w:hint="eastAsia"/>
              </w:rPr>
              <w:t>-額度-撥款序號</w:t>
            </w:r>
          </w:p>
        </w:tc>
        <w:tc>
          <w:tcPr>
            <w:tcW w:w="1053" w:type="dxa"/>
            <w:tcPrChange w:id="5393" w:author="阿毛" w:date="2021-06-09T14:41:00Z">
              <w:tcPr>
                <w:tcW w:w="1602" w:type="dxa"/>
                <w:gridSpan w:val="2"/>
              </w:tcPr>
            </w:tcPrChange>
          </w:tcPr>
          <w:p w14:paraId="4711C317" w14:textId="77777777" w:rsidR="004C05AA" w:rsidRPr="00847BB7" w:rsidRDefault="004C05AA" w:rsidP="0094025F">
            <w:pPr>
              <w:rPr>
                <w:ins w:id="5394" w:author="智誠 楊" w:date="2021-05-12T10:04:00Z"/>
                <w:rFonts w:ascii="標楷體" w:eastAsia="標楷體" w:hAnsi="標楷體"/>
              </w:rPr>
            </w:pPr>
          </w:p>
        </w:tc>
        <w:tc>
          <w:tcPr>
            <w:tcW w:w="992" w:type="dxa"/>
            <w:tcPrChange w:id="5395" w:author="阿毛" w:date="2021-06-09T14:41:00Z">
              <w:tcPr>
                <w:tcW w:w="992" w:type="dxa"/>
              </w:tcPr>
            </w:tcPrChange>
          </w:tcPr>
          <w:p w14:paraId="0F7614BD" w14:textId="77777777" w:rsidR="004C05AA" w:rsidRPr="00847BB7" w:rsidRDefault="004C05AA" w:rsidP="0094025F">
            <w:pPr>
              <w:rPr>
                <w:ins w:id="5396" w:author="智誠 楊" w:date="2021-05-12T10:04:00Z"/>
                <w:rFonts w:ascii="標楷體" w:eastAsia="標楷體" w:hAnsi="標楷體"/>
              </w:rPr>
            </w:pPr>
          </w:p>
        </w:tc>
        <w:tc>
          <w:tcPr>
            <w:tcW w:w="2038" w:type="dxa"/>
            <w:tcPrChange w:id="5397" w:author="阿毛" w:date="2021-06-09T14:41:00Z">
              <w:tcPr>
                <w:tcW w:w="1489" w:type="dxa"/>
              </w:tcPr>
            </w:tcPrChange>
          </w:tcPr>
          <w:p w14:paraId="40063FCC" w14:textId="77777777" w:rsidR="004C05AA" w:rsidRPr="00847BB7" w:rsidRDefault="004C05AA" w:rsidP="0094025F">
            <w:pPr>
              <w:rPr>
                <w:ins w:id="5398" w:author="智誠 楊" w:date="2021-05-12T10:04:00Z"/>
                <w:rFonts w:ascii="標楷體" w:eastAsia="標楷體" w:hAnsi="標楷體"/>
              </w:rPr>
            </w:pPr>
          </w:p>
        </w:tc>
        <w:tc>
          <w:tcPr>
            <w:tcW w:w="354" w:type="dxa"/>
            <w:tcPrChange w:id="5399" w:author="阿毛" w:date="2021-06-09T14:41:00Z">
              <w:tcPr>
                <w:tcW w:w="354" w:type="dxa"/>
              </w:tcPr>
            </w:tcPrChange>
          </w:tcPr>
          <w:p w14:paraId="4ACA443C" w14:textId="77777777" w:rsidR="004C05AA" w:rsidRPr="00847BB7" w:rsidRDefault="004C05AA" w:rsidP="0094025F">
            <w:pPr>
              <w:rPr>
                <w:ins w:id="5400" w:author="智誠 楊" w:date="2021-05-12T10:04:00Z"/>
                <w:rFonts w:ascii="標楷體" w:eastAsia="標楷體" w:hAnsi="標楷體"/>
              </w:rPr>
            </w:pPr>
          </w:p>
        </w:tc>
        <w:tc>
          <w:tcPr>
            <w:tcW w:w="709" w:type="dxa"/>
            <w:tcPrChange w:id="5401" w:author="阿毛" w:date="2021-06-09T14:41:00Z">
              <w:tcPr>
                <w:tcW w:w="709" w:type="dxa"/>
              </w:tcPr>
            </w:tcPrChange>
          </w:tcPr>
          <w:p w14:paraId="4CA88471" w14:textId="77777777" w:rsidR="004C05AA" w:rsidRPr="00847BB7" w:rsidRDefault="004C05AA" w:rsidP="0094025F">
            <w:pPr>
              <w:jc w:val="center"/>
              <w:rPr>
                <w:ins w:id="5402" w:author="智誠 楊" w:date="2021-05-12T10:04:00Z"/>
                <w:rFonts w:ascii="標楷體" w:eastAsia="標楷體" w:hAnsi="標楷體"/>
              </w:rPr>
            </w:pPr>
            <w:ins w:id="5403" w:author="智誠 楊" w:date="2021-05-12T10:05:00Z">
              <w:r>
                <w:rPr>
                  <w:rFonts w:ascii="標楷體" w:eastAsia="標楷體" w:hAnsi="標楷體" w:hint="eastAsia"/>
                </w:rPr>
                <w:t>R</w:t>
              </w:r>
            </w:ins>
          </w:p>
        </w:tc>
        <w:tc>
          <w:tcPr>
            <w:tcW w:w="3402" w:type="dxa"/>
            <w:tcPrChange w:id="5404" w:author="阿毛" w:date="2021-06-09T14:41:00Z">
              <w:tcPr>
                <w:tcW w:w="3402" w:type="dxa"/>
                <w:gridSpan w:val="2"/>
              </w:tcPr>
            </w:tcPrChange>
          </w:tcPr>
          <w:p w14:paraId="77EDCA4D" w14:textId="77777777" w:rsidR="004C05AA" w:rsidRDefault="004C05AA" w:rsidP="0094025F">
            <w:pPr>
              <w:snapToGrid w:val="0"/>
              <w:ind w:left="238" w:hangingChars="99" w:hanging="238"/>
              <w:rPr>
                <w:ins w:id="5405" w:author="智誠 楊" w:date="2021-05-12T10:05:00Z"/>
                <w:rFonts w:ascii="標楷體" w:eastAsia="標楷體" w:hAnsi="標楷體"/>
                <w:color w:val="000000" w:themeColor="text1"/>
              </w:rPr>
            </w:pPr>
            <w:ins w:id="5406" w:author="智誠 楊" w:date="2021-05-12T10:05: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ins>
          </w:p>
          <w:p w14:paraId="7876D159" w14:textId="77777777" w:rsidR="004C05AA" w:rsidRDefault="004C05AA" w:rsidP="0094025F">
            <w:pPr>
              <w:snapToGrid w:val="0"/>
              <w:ind w:left="238" w:hangingChars="99" w:hanging="238"/>
              <w:rPr>
                <w:ins w:id="5407" w:author="智誠 楊" w:date="2021-05-12T10:04:00Z"/>
                <w:rFonts w:ascii="標楷體" w:eastAsia="標楷體" w:hAnsi="標楷體"/>
              </w:rPr>
            </w:pPr>
            <w:ins w:id="5408" w:author="智誠 楊" w:date="2021-05-12T10:04:00Z">
              <w:r>
                <w:rPr>
                  <w:rFonts w:ascii="標楷體" w:eastAsia="標楷體" w:hAnsi="標楷體" w:hint="eastAsia"/>
                  <w:color w:val="000000" w:themeColor="text1"/>
                </w:rPr>
                <w:t>2</w:t>
              </w:r>
            </w:ins>
            <w:ins w:id="5409" w:author="智誠 楊" w:date="2021-05-12T10:06:00Z">
              <w:r>
                <w:rPr>
                  <w:rFonts w:ascii="標楷體" w:eastAsia="標楷體" w:hAnsi="標楷體" w:hint="eastAsia"/>
                  <w:color w:val="000000" w:themeColor="text1"/>
                </w:rPr>
                <w:t>.</w:t>
              </w:r>
            </w:ins>
            <w:ins w:id="5410" w:author="智誠 楊" w:date="2021-05-12T10:04:00Z">
              <w:r>
                <w:rPr>
                  <w:rFonts w:ascii="標楷體" w:eastAsia="標楷體" w:hAnsi="標楷體"/>
                </w:rPr>
                <w:t>MlundryRecord.CustNo</w:t>
              </w:r>
            </w:ins>
          </w:p>
          <w:p w14:paraId="014A3A66" w14:textId="77777777" w:rsidR="004C05AA" w:rsidRDefault="004C05AA" w:rsidP="0094025F">
            <w:pPr>
              <w:snapToGrid w:val="0"/>
              <w:ind w:left="238" w:hangingChars="99" w:hanging="238"/>
              <w:rPr>
                <w:ins w:id="5411" w:author="智誠 楊" w:date="2021-05-12T10:04:00Z"/>
                <w:rFonts w:ascii="標楷體" w:eastAsia="標楷體" w:hAnsi="標楷體"/>
              </w:rPr>
            </w:pPr>
            <w:ins w:id="5412" w:author="智誠 楊" w:date="2021-05-12T10:06:00Z">
              <w:r>
                <w:rPr>
                  <w:rFonts w:ascii="標楷體" w:eastAsia="標楷體" w:hAnsi="標楷體" w:hint="eastAsia"/>
                </w:rPr>
                <w:t>3</w:t>
              </w:r>
            </w:ins>
            <w:ins w:id="5413" w:author="智誠 楊" w:date="2021-05-12T10:04:00Z">
              <w:r>
                <w:rPr>
                  <w:rFonts w:ascii="標楷體" w:eastAsia="標楷體" w:hAnsi="標楷體"/>
                </w:rPr>
                <w:t>.MlundryRecord.FacmNo</w:t>
              </w:r>
            </w:ins>
          </w:p>
          <w:p w14:paraId="17AF004C" w14:textId="77777777" w:rsidR="004C05AA" w:rsidRPr="00847BB7" w:rsidRDefault="004C05AA" w:rsidP="0094025F">
            <w:pPr>
              <w:snapToGrid w:val="0"/>
              <w:ind w:left="238" w:hangingChars="99" w:hanging="238"/>
              <w:rPr>
                <w:ins w:id="5414" w:author="智誠 楊" w:date="2021-05-12T10:04:00Z"/>
                <w:rFonts w:ascii="標楷體" w:eastAsia="標楷體" w:hAnsi="標楷體"/>
                <w:lang w:eastAsia="zh-HK"/>
              </w:rPr>
            </w:pPr>
            <w:ins w:id="5415" w:author="智誠 楊" w:date="2021-05-12T10:06:00Z">
              <w:r>
                <w:rPr>
                  <w:rFonts w:ascii="標楷體" w:eastAsia="標楷體" w:hAnsi="標楷體" w:hint="eastAsia"/>
                </w:rPr>
                <w:t>4</w:t>
              </w:r>
            </w:ins>
            <w:ins w:id="5416" w:author="智誠 楊" w:date="2021-05-12T10:04:00Z">
              <w:r>
                <w:rPr>
                  <w:rFonts w:ascii="標楷體" w:eastAsia="標楷體" w:hAnsi="標楷體"/>
                </w:rPr>
                <w:t>.MlundryRecord.BormNo</w:t>
              </w:r>
            </w:ins>
          </w:p>
        </w:tc>
      </w:tr>
      <w:tr w:rsidR="004C05AA" w:rsidRPr="00847BB7" w14:paraId="322DED23"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417"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5418" w:author="智誠 楊" w:date="2021-05-12T10:04:00Z"/>
          <w:trPrChange w:id="5419" w:author="阿毛" w:date="2021-06-09T14:41:00Z">
            <w:trPr>
              <w:gridAfter w:val="0"/>
              <w:trHeight w:val="291"/>
              <w:jc w:val="center"/>
            </w:trPr>
          </w:trPrChange>
        </w:trPr>
        <w:tc>
          <w:tcPr>
            <w:tcW w:w="456" w:type="dxa"/>
            <w:tcPrChange w:id="5420" w:author="阿毛" w:date="2021-06-09T14:41:00Z">
              <w:tcPr>
                <w:tcW w:w="456" w:type="dxa"/>
                <w:gridSpan w:val="2"/>
              </w:tcPr>
            </w:tcPrChange>
          </w:tcPr>
          <w:p w14:paraId="5336D1EE" w14:textId="77777777" w:rsidR="004C05AA" w:rsidRPr="00847BB7" w:rsidRDefault="004C05AA" w:rsidP="0094025F">
            <w:pPr>
              <w:rPr>
                <w:ins w:id="5421" w:author="智誠 楊" w:date="2021-05-12T10:04:00Z"/>
                <w:rFonts w:ascii="標楷體" w:eastAsia="標楷體" w:hAnsi="標楷體"/>
              </w:rPr>
            </w:pPr>
            <w:ins w:id="5422" w:author="智誠 楊" w:date="2021-05-12T10:04:00Z">
              <w:r>
                <w:rPr>
                  <w:rFonts w:ascii="標楷體" w:eastAsia="標楷體" w:hAnsi="標楷體" w:hint="eastAsia"/>
                </w:rPr>
                <w:t>4</w:t>
              </w:r>
            </w:ins>
          </w:p>
        </w:tc>
        <w:tc>
          <w:tcPr>
            <w:tcW w:w="1736" w:type="dxa"/>
            <w:tcPrChange w:id="5423" w:author="阿毛" w:date="2021-06-09T14:41:00Z">
              <w:tcPr>
                <w:tcW w:w="1736" w:type="dxa"/>
                <w:gridSpan w:val="2"/>
              </w:tcPr>
            </w:tcPrChange>
          </w:tcPr>
          <w:p w14:paraId="792079E0" w14:textId="77777777" w:rsidR="004C05AA" w:rsidRPr="00847BB7" w:rsidRDefault="004C05AA" w:rsidP="0094025F">
            <w:pPr>
              <w:rPr>
                <w:ins w:id="5424" w:author="智誠 楊" w:date="2021-05-12T10:04:00Z"/>
                <w:rFonts w:ascii="標楷體" w:eastAsia="標楷體" w:hAnsi="標楷體"/>
              </w:rPr>
            </w:pPr>
            <w:ins w:id="5425" w:author="智誠 楊" w:date="2021-05-12T10:04:00Z">
              <w:r>
                <w:rPr>
                  <w:rFonts w:ascii="標楷體" w:eastAsia="標楷體" w:hAnsi="標楷體" w:hint="eastAsia"/>
                </w:rPr>
                <w:t>預定還款日期</w:t>
              </w:r>
            </w:ins>
          </w:p>
        </w:tc>
        <w:tc>
          <w:tcPr>
            <w:tcW w:w="1053" w:type="dxa"/>
            <w:tcPrChange w:id="5426" w:author="阿毛" w:date="2021-06-09T14:41:00Z">
              <w:tcPr>
                <w:tcW w:w="1602" w:type="dxa"/>
                <w:gridSpan w:val="2"/>
              </w:tcPr>
            </w:tcPrChange>
          </w:tcPr>
          <w:p w14:paraId="6DF089CC" w14:textId="77777777" w:rsidR="004C05AA" w:rsidRPr="00847BB7" w:rsidRDefault="004C05AA" w:rsidP="0094025F">
            <w:pPr>
              <w:rPr>
                <w:ins w:id="5427" w:author="智誠 楊" w:date="2021-05-12T10:04:00Z"/>
                <w:rFonts w:ascii="標楷體" w:eastAsia="標楷體" w:hAnsi="標楷體"/>
              </w:rPr>
            </w:pPr>
            <w:ins w:id="5428" w:author="智誠 楊" w:date="2021-05-12T10:04:00Z">
              <w:r>
                <w:rPr>
                  <w:rFonts w:ascii="標楷體" w:eastAsia="標楷體" w:hAnsi="標楷體" w:hint="eastAsia"/>
                </w:rPr>
                <w:t>7</w:t>
              </w:r>
            </w:ins>
          </w:p>
        </w:tc>
        <w:tc>
          <w:tcPr>
            <w:tcW w:w="992" w:type="dxa"/>
            <w:tcPrChange w:id="5429" w:author="阿毛" w:date="2021-06-09T14:41:00Z">
              <w:tcPr>
                <w:tcW w:w="992" w:type="dxa"/>
              </w:tcPr>
            </w:tcPrChange>
          </w:tcPr>
          <w:p w14:paraId="3FE34807" w14:textId="77777777" w:rsidR="004C05AA" w:rsidRPr="00847BB7" w:rsidRDefault="004C05AA" w:rsidP="0094025F">
            <w:pPr>
              <w:rPr>
                <w:ins w:id="5430" w:author="智誠 楊" w:date="2021-05-12T10:04:00Z"/>
                <w:rFonts w:ascii="標楷體" w:eastAsia="標楷體" w:hAnsi="標楷體"/>
              </w:rPr>
            </w:pPr>
          </w:p>
        </w:tc>
        <w:tc>
          <w:tcPr>
            <w:tcW w:w="2038" w:type="dxa"/>
            <w:tcPrChange w:id="5431" w:author="阿毛" w:date="2021-06-09T14:41:00Z">
              <w:tcPr>
                <w:tcW w:w="1489" w:type="dxa"/>
              </w:tcPr>
            </w:tcPrChange>
          </w:tcPr>
          <w:p w14:paraId="0D4F0432" w14:textId="77777777" w:rsidR="004C05AA" w:rsidRPr="00847BB7" w:rsidRDefault="004C05AA" w:rsidP="0094025F">
            <w:pPr>
              <w:rPr>
                <w:ins w:id="5432" w:author="智誠 楊" w:date="2021-05-12T10:04:00Z"/>
                <w:rFonts w:ascii="標楷體" w:eastAsia="標楷體" w:hAnsi="標楷體"/>
              </w:rPr>
            </w:pPr>
            <w:ins w:id="5433" w:author="阿毛" w:date="2021-06-09T16:18:00Z">
              <w:r>
                <w:rPr>
                  <w:rFonts w:ascii="標楷體" w:eastAsia="標楷體" w:hAnsi="標楷體" w:hint="eastAsia"/>
                </w:rPr>
                <w:t>日期選單</w:t>
              </w:r>
            </w:ins>
          </w:p>
        </w:tc>
        <w:tc>
          <w:tcPr>
            <w:tcW w:w="354" w:type="dxa"/>
            <w:tcPrChange w:id="5434" w:author="阿毛" w:date="2021-06-09T14:41:00Z">
              <w:tcPr>
                <w:tcW w:w="354" w:type="dxa"/>
              </w:tcPr>
            </w:tcPrChange>
          </w:tcPr>
          <w:p w14:paraId="2B60A8DD" w14:textId="77777777" w:rsidR="004C05AA" w:rsidRPr="00847BB7" w:rsidRDefault="004C05AA" w:rsidP="0094025F">
            <w:pPr>
              <w:rPr>
                <w:ins w:id="5435" w:author="智誠 楊" w:date="2021-05-12T10:04:00Z"/>
                <w:rFonts w:ascii="標楷體" w:eastAsia="標楷體" w:hAnsi="標楷體"/>
              </w:rPr>
            </w:pPr>
            <w:ins w:id="5436" w:author="智誠 楊" w:date="2021-05-12T10:04:00Z">
              <w:r>
                <w:rPr>
                  <w:rFonts w:ascii="標楷體" w:eastAsia="標楷體" w:hAnsi="標楷體"/>
                </w:rPr>
                <w:t>V</w:t>
              </w:r>
            </w:ins>
          </w:p>
        </w:tc>
        <w:tc>
          <w:tcPr>
            <w:tcW w:w="709" w:type="dxa"/>
            <w:tcPrChange w:id="5437" w:author="阿毛" w:date="2021-06-09T14:41:00Z">
              <w:tcPr>
                <w:tcW w:w="709" w:type="dxa"/>
              </w:tcPr>
            </w:tcPrChange>
          </w:tcPr>
          <w:p w14:paraId="363AF0B1" w14:textId="77777777" w:rsidR="004C05AA" w:rsidRPr="00847BB7" w:rsidRDefault="004C05AA" w:rsidP="0094025F">
            <w:pPr>
              <w:jc w:val="center"/>
              <w:rPr>
                <w:ins w:id="5438" w:author="智誠 楊" w:date="2021-05-12T10:04:00Z"/>
                <w:rFonts w:ascii="標楷體" w:eastAsia="標楷體" w:hAnsi="標楷體"/>
              </w:rPr>
            </w:pPr>
            <w:ins w:id="5439" w:author="智誠 楊" w:date="2021-05-12T10:04:00Z">
              <w:r>
                <w:rPr>
                  <w:rFonts w:ascii="標楷體" w:eastAsia="標楷體" w:hAnsi="標楷體" w:hint="eastAsia"/>
                </w:rPr>
                <w:t>R</w:t>
              </w:r>
            </w:ins>
          </w:p>
        </w:tc>
        <w:tc>
          <w:tcPr>
            <w:tcW w:w="3402" w:type="dxa"/>
            <w:tcPrChange w:id="5440" w:author="阿毛" w:date="2021-06-09T14:41:00Z">
              <w:tcPr>
                <w:tcW w:w="3402" w:type="dxa"/>
                <w:gridSpan w:val="2"/>
              </w:tcPr>
            </w:tcPrChange>
          </w:tcPr>
          <w:p w14:paraId="0E3077F1" w14:textId="77777777" w:rsidR="004C05AA" w:rsidDel="00212B26" w:rsidRDefault="004C05AA" w:rsidP="0094025F">
            <w:pPr>
              <w:snapToGrid w:val="0"/>
              <w:ind w:left="238" w:hangingChars="99" w:hanging="238"/>
              <w:rPr>
                <w:ins w:id="5441" w:author="智誠 楊" w:date="2021-05-12T10:09:00Z"/>
                <w:del w:id="5442" w:author="阿毛" w:date="2021-06-09T14:39:00Z"/>
                <w:rFonts w:ascii="標楷體" w:eastAsia="標楷體" w:hAnsi="標楷體"/>
                <w:color w:val="000000" w:themeColor="text1"/>
              </w:rPr>
            </w:pPr>
            <w:ins w:id="5443" w:author="智誠 楊" w:date="2021-05-12T10:09: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自動顯示原值,可以修改</w:t>
              </w:r>
            </w:ins>
            <w:ins w:id="5444" w:author="阿毛" w:date="2021-06-09T14:39:00Z">
              <w:r>
                <w:rPr>
                  <w:rFonts w:ascii="標楷體" w:eastAsia="標楷體" w:hAnsi="標楷體" w:hint="eastAsia"/>
                  <w:color w:val="000000" w:themeColor="text1"/>
                </w:rPr>
                <w:t>日期</w:t>
              </w:r>
            </w:ins>
          </w:p>
          <w:p w14:paraId="74761085" w14:textId="77777777" w:rsidR="004C05AA" w:rsidRDefault="004C05AA" w:rsidP="0094025F">
            <w:pPr>
              <w:snapToGrid w:val="0"/>
              <w:ind w:left="238" w:hangingChars="99" w:hanging="238"/>
              <w:rPr>
                <w:ins w:id="5445" w:author="阿毛" w:date="2021-06-09T14:39:00Z"/>
                <w:rFonts w:ascii="標楷體" w:eastAsia="標楷體" w:hAnsi="標楷體"/>
                <w:color w:val="000000" w:themeColor="text1"/>
              </w:rPr>
            </w:pPr>
            <w:ins w:id="5446" w:author="智誠 楊" w:date="2021-05-12T10:09:00Z">
              <w:del w:id="5447" w:author="阿毛" w:date="2021-06-09T14:39:00Z">
                <w:r w:rsidDel="00212B26">
                  <w:rPr>
                    <w:rFonts w:ascii="標楷體" w:eastAsia="標楷體" w:hAnsi="標楷體" w:hint="eastAsia"/>
                    <w:color w:val="000000" w:themeColor="text1"/>
                  </w:rPr>
                  <w:delText>2.必須輸入</w:delText>
                </w:r>
              </w:del>
            </w:ins>
            <w:ins w:id="5448" w:author="阿毛" w:date="2021-06-09T14:39:00Z">
              <w:r>
                <w:rPr>
                  <w:rFonts w:ascii="標楷體" w:eastAsia="標楷體" w:hAnsi="標楷體" w:hint="eastAsia"/>
                  <w:color w:val="000000" w:themeColor="text1"/>
                </w:rPr>
                <w:t>,檢核條件:</w:t>
              </w:r>
            </w:ins>
          </w:p>
          <w:p w14:paraId="7064B274" w14:textId="77777777" w:rsidR="004C05AA" w:rsidRDefault="004C05AA" w:rsidP="0094025F">
            <w:pPr>
              <w:snapToGrid w:val="0"/>
              <w:ind w:left="238" w:hangingChars="99" w:hanging="238"/>
              <w:rPr>
                <w:ins w:id="5449" w:author="阿毛" w:date="2021-06-09T14:39:00Z"/>
                <w:rFonts w:ascii="標楷體" w:eastAsia="標楷體" w:hAnsi="標楷體"/>
                <w:color w:val="000000" w:themeColor="text1"/>
              </w:rPr>
            </w:pPr>
            <w:ins w:id="5450" w:author="阿毛" w:date="2021-06-09T14:39:00Z">
              <w:r>
                <w:rPr>
                  <w:rFonts w:ascii="標楷體" w:eastAsia="標楷體" w:hAnsi="標楷體" w:hint="eastAsia"/>
                  <w:color w:val="000000" w:themeColor="text1"/>
                </w:rPr>
                <w:t xml:space="preserve">  (1).不可為空白/V(7)</w:t>
              </w:r>
            </w:ins>
          </w:p>
          <w:p w14:paraId="621EFAF5" w14:textId="77777777" w:rsidR="004C05AA" w:rsidRPr="00D56434" w:rsidRDefault="004C05AA" w:rsidP="0094025F">
            <w:pPr>
              <w:snapToGrid w:val="0"/>
              <w:ind w:left="238" w:hangingChars="99" w:hanging="238"/>
              <w:rPr>
                <w:ins w:id="5451" w:author="智誠 楊" w:date="2021-05-12T10:04:00Z"/>
                <w:rFonts w:ascii="標楷體" w:eastAsia="標楷體" w:hAnsi="標楷體"/>
                <w:color w:val="000000" w:themeColor="text1"/>
              </w:rPr>
              <w:pPrChange w:id="5452" w:author="智誠 楊" w:date="2021-05-12T10:09:00Z">
                <w:pPr>
                  <w:snapToGrid w:val="0"/>
                  <w:ind w:left="238" w:hangingChars="99" w:hanging="238"/>
                  <w:jc w:val="both"/>
                </w:pPr>
              </w:pPrChange>
            </w:pPr>
            <w:ins w:id="5453" w:author="阿毛" w:date="2021-06-09T14:39:00Z">
              <w:r>
                <w:rPr>
                  <w:rFonts w:ascii="標楷體" w:eastAsia="標楷體" w:hAnsi="標楷體" w:hint="eastAsia"/>
                  <w:color w:val="000000" w:themeColor="text1"/>
                </w:rPr>
                <w:t xml:space="preserve">  (2).日期格式/</w:t>
              </w:r>
              <w:r w:rsidRPr="000F793D">
                <w:rPr>
                  <w:rFonts w:ascii="標楷體" w:eastAsia="標楷體" w:hAnsi="標楷體"/>
                  <w:color w:val="000000" w:themeColor="text1"/>
                </w:rPr>
                <w:t>A(DATE,0)</w:t>
              </w:r>
            </w:ins>
          </w:p>
          <w:p w14:paraId="598E7BB8" w14:textId="77777777" w:rsidR="004C05AA" w:rsidDel="00212B26" w:rsidRDefault="004C05AA" w:rsidP="0094025F">
            <w:pPr>
              <w:snapToGrid w:val="0"/>
              <w:ind w:left="238" w:hangingChars="99" w:hanging="238"/>
              <w:jc w:val="both"/>
              <w:rPr>
                <w:ins w:id="5454" w:author="智誠 楊" w:date="2021-05-12T10:04:00Z"/>
                <w:del w:id="5455" w:author="阿毛" w:date="2021-06-09T14:39:00Z"/>
                <w:rFonts w:ascii="標楷體" w:eastAsia="標楷體" w:hAnsi="標楷體"/>
                <w:color w:val="000000" w:themeColor="text1"/>
              </w:rPr>
            </w:pPr>
            <w:ins w:id="5456" w:author="阿毛" w:date="2021-06-09T14:39:00Z">
              <w:r>
                <w:rPr>
                  <w:rFonts w:ascii="標楷體" w:eastAsia="標楷體" w:hAnsi="標楷體" w:hint="eastAsia"/>
                  <w:color w:val="000000" w:themeColor="text1"/>
                </w:rPr>
                <w:t>2</w:t>
              </w:r>
            </w:ins>
            <w:ins w:id="5457" w:author="智誠 楊" w:date="2021-05-12T10:09:00Z">
              <w:del w:id="5458" w:author="阿毛" w:date="2021-06-09T14:39:00Z">
                <w:r w:rsidDel="00212B26">
                  <w:rPr>
                    <w:rFonts w:ascii="標楷體" w:eastAsia="標楷體" w:hAnsi="標楷體" w:hint="eastAsia"/>
                    <w:color w:val="000000" w:themeColor="text1"/>
                  </w:rPr>
                  <w:delText>3</w:delText>
                </w:r>
              </w:del>
            </w:ins>
            <w:ins w:id="5459" w:author="智誠 楊" w:date="2021-05-12T10:04:00Z">
              <w:r>
                <w:rPr>
                  <w:rFonts w:ascii="標楷體" w:eastAsia="標楷體" w:hAnsi="標楷體" w:hint="eastAsia"/>
                  <w:color w:val="000000" w:themeColor="text1"/>
                </w:rPr>
                <w:t>.</w:t>
              </w:r>
              <w:del w:id="5460" w:author="阿毛" w:date="2021-06-09T14:39:00Z">
                <w:r w:rsidDel="00212B26">
                  <w:rPr>
                    <w:rFonts w:ascii="標楷體" w:eastAsia="標楷體" w:hAnsi="標楷體" w:hint="eastAsia"/>
                    <w:color w:val="000000" w:themeColor="text1"/>
                  </w:rPr>
                  <w:delText>檢查:</w:delText>
                </w:r>
              </w:del>
            </w:ins>
          </w:p>
          <w:p w14:paraId="4A2D1F34" w14:textId="77777777" w:rsidR="004C05AA" w:rsidRPr="00F558A3" w:rsidDel="00212B26" w:rsidRDefault="004C05AA" w:rsidP="0094025F">
            <w:pPr>
              <w:snapToGrid w:val="0"/>
              <w:ind w:left="238" w:hangingChars="99" w:hanging="238"/>
              <w:jc w:val="both"/>
              <w:rPr>
                <w:ins w:id="5461" w:author="智誠 楊" w:date="2021-05-12T10:04:00Z"/>
                <w:del w:id="5462" w:author="阿毛" w:date="2021-06-09T14:39:00Z"/>
                <w:rFonts w:ascii="標楷體" w:eastAsia="標楷體" w:hAnsi="標楷體"/>
                <w:color w:val="000000" w:themeColor="text1"/>
              </w:rPr>
            </w:pPr>
            <w:ins w:id="5463" w:author="智誠 楊" w:date="2021-05-12T10:04:00Z">
              <w:del w:id="5464" w:author="阿毛" w:date="2021-06-09T14:39:00Z">
                <w:r w:rsidRPr="000F793D" w:rsidDel="00212B26">
                  <w:rPr>
                    <w:rFonts w:ascii="標楷體" w:eastAsia="標楷體" w:hAnsi="標楷體"/>
                    <w:color w:val="000000" w:themeColor="text1"/>
                  </w:rPr>
                  <w:delText>V(7)A(DATE,0,#RepayDate)</w:delText>
                </w:r>
              </w:del>
            </w:ins>
          </w:p>
          <w:p w14:paraId="4012F42B" w14:textId="77777777" w:rsidR="004C05AA" w:rsidRPr="00847BB7" w:rsidRDefault="004C05AA" w:rsidP="0094025F">
            <w:pPr>
              <w:snapToGrid w:val="0"/>
              <w:ind w:left="238" w:hangingChars="99" w:hanging="238"/>
              <w:jc w:val="both"/>
              <w:rPr>
                <w:ins w:id="5465" w:author="智誠 楊" w:date="2021-05-12T10:04:00Z"/>
                <w:rFonts w:ascii="標楷體" w:eastAsia="標楷體" w:hAnsi="標楷體"/>
              </w:rPr>
              <w:pPrChange w:id="5466" w:author="阿毛" w:date="2021-06-09T14:39:00Z">
                <w:pPr>
                  <w:snapToGrid w:val="0"/>
                  <w:ind w:left="238" w:hangingChars="99" w:hanging="238"/>
                </w:pPr>
              </w:pPrChange>
            </w:pPr>
            <w:ins w:id="5467" w:author="智誠 楊" w:date="2021-05-12T10:09:00Z">
              <w:del w:id="5468" w:author="阿毛" w:date="2021-06-09T14:39:00Z">
                <w:r w:rsidDel="00212B26">
                  <w:rPr>
                    <w:rFonts w:ascii="標楷體" w:eastAsia="標楷體" w:hAnsi="標楷體" w:hint="eastAsia"/>
                    <w:color w:val="000000" w:themeColor="text1"/>
                  </w:rPr>
                  <w:delText>4</w:delText>
                </w:r>
              </w:del>
            </w:ins>
            <w:ins w:id="5469" w:author="智誠 楊" w:date="2021-05-12T10:04:00Z">
              <w:del w:id="5470" w:author="阿毛" w:date="2021-06-09T14:39:00Z">
                <w:r w:rsidDel="00212B26">
                  <w:rPr>
                    <w:rFonts w:ascii="標楷體" w:eastAsia="標楷體" w:hAnsi="標楷體" w:hint="eastAsia"/>
                    <w:color w:val="000000" w:themeColor="text1"/>
                  </w:rPr>
                  <w:delText>.</w:delText>
                </w:r>
              </w:del>
              <w:r>
                <w:rPr>
                  <w:rFonts w:ascii="標楷體" w:eastAsia="標楷體" w:hAnsi="標楷體"/>
                </w:rPr>
                <w:t>MlundryRecord.RepayDate</w:t>
              </w:r>
            </w:ins>
          </w:p>
        </w:tc>
      </w:tr>
      <w:tr w:rsidR="004C05AA" w:rsidRPr="00847BB7" w14:paraId="5F5F6473"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471"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5472" w:author="智誠 楊" w:date="2021-05-12T10:04:00Z"/>
          <w:trPrChange w:id="5473" w:author="阿毛" w:date="2021-06-09T14:41:00Z">
            <w:trPr>
              <w:gridAfter w:val="0"/>
              <w:trHeight w:val="291"/>
              <w:jc w:val="center"/>
            </w:trPr>
          </w:trPrChange>
        </w:trPr>
        <w:tc>
          <w:tcPr>
            <w:tcW w:w="456" w:type="dxa"/>
            <w:tcPrChange w:id="5474" w:author="阿毛" w:date="2021-06-09T14:41:00Z">
              <w:tcPr>
                <w:tcW w:w="456" w:type="dxa"/>
                <w:gridSpan w:val="2"/>
              </w:tcPr>
            </w:tcPrChange>
          </w:tcPr>
          <w:p w14:paraId="26EF378D" w14:textId="77777777" w:rsidR="004C05AA" w:rsidRPr="00847BB7" w:rsidRDefault="004C05AA" w:rsidP="0094025F">
            <w:pPr>
              <w:rPr>
                <w:ins w:id="5475" w:author="智誠 楊" w:date="2021-05-12T10:04:00Z"/>
                <w:rFonts w:ascii="標楷體" w:eastAsia="標楷體" w:hAnsi="標楷體"/>
              </w:rPr>
            </w:pPr>
            <w:ins w:id="5476" w:author="智誠 楊" w:date="2021-05-12T10:04:00Z">
              <w:r w:rsidRPr="00847BB7">
                <w:rPr>
                  <w:rFonts w:ascii="標楷體" w:eastAsia="標楷體" w:hAnsi="標楷體" w:hint="eastAsia"/>
                </w:rPr>
                <w:t>5</w:t>
              </w:r>
            </w:ins>
          </w:p>
        </w:tc>
        <w:tc>
          <w:tcPr>
            <w:tcW w:w="1736" w:type="dxa"/>
            <w:tcPrChange w:id="5477" w:author="阿毛" w:date="2021-06-09T14:41:00Z">
              <w:tcPr>
                <w:tcW w:w="1736" w:type="dxa"/>
                <w:gridSpan w:val="2"/>
              </w:tcPr>
            </w:tcPrChange>
          </w:tcPr>
          <w:p w14:paraId="4232DBE9" w14:textId="77777777" w:rsidR="004C05AA" w:rsidRPr="00847BB7" w:rsidRDefault="004C05AA" w:rsidP="0094025F">
            <w:pPr>
              <w:rPr>
                <w:ins w:id="5478" w:author="智誠 楊" w:date="2021-05-12T10:04:00Z"/>
                <w:rFonts w:ascii="標楷體" w:eastAsia="標楷體" w:hAnsi="標楷體"/>
              </w:rPr>
            </w:pPr>
            <w:ins w:id="5479" w:author="智誠 楊" w:date="2021-05-12T10:04:00Z">
              <w:r>
                <w:rPr>
                  <w:rFonts w:ascii="標楷體" w:eastAsia="標楷體" w:hAnsi="標楷體" w:hint="eastAsia"/>
                </w:rPr>
                <w:t>還款金額</w:t>
              </w:r>
            </w:ins>
          </w:p>
        </w:tc>
        <w:tc>
          <w:tcPr>
            <w:tcW w:w="1053" w:type="dxa"/>
            <w:tcPrChange w:id="5480" w:author="阿毛" w:date="2021-06-09T14:41:00Z">
              <w:tcPr>
                <w:tcW w:w="1602" w:type="dxa"/>
                <w:gridSpan w:val="2"/>
              </w:tcPr>
            </w:tcPrChange>
          </w:tcPr>
          <w:p w14:paraId="342B629F" w14:textId="77777777" w:rsidR="004C05AA" w:rsidRPr="00847BB7" w:rsidRDefault="004C05AA" w:rsidP="0094025F">
            <w:pPr>
              <w:rPr>
                <w:ins w:id="5481" w:author="智誠 楊" w:date="2021-05-12T10:04:00Z"/>
                <w:rFonts w:ascii="標楷體" w:eastAsia="標楷體" w:hAnsi="標楷體"/>
              </w:rPr>
            </w:pPr>
            <w:ins w:id="5482" w:author="智誠 楊" w:date="2021-05-12T10:04:00Z">
              <w:r>
                <w:rPr>
                  <w:rFonts w:ascii="標楷體" w:eastAsia="標楷體" w:hAnsi="標楷體" w:hint="eastAsia"/>
                </w:rPr>
                <w:t>14</w:t>
              </w:r>
            </w:ins>
          </w:p>
        </w:tc>
        <w:tc>
          <w:tcPr>
            <w:tcW w:w="992" w:type="dxa"/>
            <w:tcPrChange w:id="5483" w:author="阿毛" w:date="2021-06-09T14:41:00Z">
              <w:tcPr>
                <w:tcW w:w="992" w:type="dxa"/>
              </w:tcPr>
            </w:tcPrChange>
          </w:tcPr>
          <w:p w14:paraId="7F733397" w14:textId="77777777" w:rsidR="004C05AA" w:rsidRPr="00847BB7" w:rsidRDefault="004C05AA" w:rsidP="0094025F">
            <w:pPr>
              <w:rPr>
                <w:ins w:id="5484" w:author="智誠 楊" w:date="2021-05-12T10:04:00Z"/>
                <w:rFonts w:ascii="標楷體" w:eastAsia="標楷體" w:hAnsi="標楷體"/>
                <w:color w:val="FF0000"/>
              </w:rPr>
            </w:pPr>
          </w:p>
        </w:tc>
        <w:tc>
          <w:tcPr>
            <w:tcW w:w="2038" w:type="dxa"/>
            <w:tcPrChange w:id="5485" w:author="阿毛" w:date="2021-06-09T14:41:00Z">
              <w:tcPr>
                <w:tcW w:w="1489" w:type="dxa"/>
              </w:tcPr>
            </w:tcPrChange>
          </w:tcPr>
          <w:p w14:paraId="018F3327" w14:textId="77777777" w:rsidR="004C05AA" w:rsidRPr="00847BB7" w:rsidRDefault="004C05AA" w:rsidP="0094025F">
            <w:pPr>
              <w:rPr>
                <w:ins w:id="5486" w:author="智誠 楊" w:date="2021-05-12T10:04:00Z"/>
                <w:rFonts w:ascii="標楷體" w:eastAsia="標楷體" w:hAnsi="標楷體"/>
                <w:color w:val="FF0000"/>
              </w:rPr>
            </w:pPr>
          </w:p>
        </w:tc>
        <w:tc>
          <w:tcPr>
            <w:tcW w:w="354" w:type="dxa"/>
            <w:tcPrChange w:id="5487" w:author="阿毛" w:date="2021-06-09T14:41:00Z">
              <w:tcPr>
                <w:tcW w:w="354" w:type="dxa"/>
              </w:tcPr>
            </w:tcPrChange>
          </w:tcPr>
          <w:p w14:paraId="6DAA060E" w14:textId="77777777" w:rsidR="004C05AA" w:rsidRPr="00847BB7" w:rsidRDefault="004C05AA" w:rsidP="0094025F">
            <w:pPr>
              <w:rPr>
                <w:ins w:id="5488" w:author="智誠 楊" w:date="2021-05-12T10:04:00Z"/>
                <w:rFonts w:ascii="標楷體" w:eastAsia="標楷體" w:hAnsi="標楷體"/>
              </w:rPr>
            </w:pPr>
            <w:ins w:id="5489" w:author="智誠 楊" w:date="2021-05-12T10:04:00Z">
              <w:r>
                <w:rPr>
                  <w:rFonts w:ascii="標楷體" w:eastAsia="標楷體" w:hAnsi="標楷體"/>
                </w:rPr>
                <w:t>V</w:t>
              </w:r>
            </w:ins>
          </w:p>
        </w:tc>
        <w:tc>
          <w:tcPr>
            <w:tcW w:w="709" w:type="dxa"/>
            <w:tcPrChange w:id="5490" w:author="阿毛" w:date="2021-06-09T14:41:00Z">
              <w:tcPr>
                <w:tcW w:w="709" w:type="dxa"/>
              </w:tcPr>
            </w:tcPrChange>
          </w:tcPr>
          <w:p w14:paraId="2EB72B58" w14:textId="77777777" w:rsidR="004C05AA" w:rsidRPr="00847BB7" w:rsidRDefault="004C05AA" w:rsidP="0094025F">
            <w:pPr>
              <w:jc w:val="center"/>
              <w:rPr>
                <w:ins w:id="5491" w:author="智誠 楊" w:date="2021-05-12T10:04:00Z"/>
                <w:rFonts w:ascii="標楷體" w:eastAsia="標楷體" w:hAnsi="標楷體"/>
              </w:rPr>
            </w:pPr>
            <w:ins w:id="5492" w:author="智誠 楊" w:date="2021-05-12T10:04:00Z">
              <w:r>
                <w:rPr>
                  <w:rFonts w:ascii="標楷體" w:eastAsia="標楷體" w:hAnsi="標楷體" w:hint="eastAsia"/>
                </w:rPr>
                <w:t>W</w:t>
              </w:r>
            </w:ins>
          </w:p>
        </w:tc>
        <w:tc>
          <w:tcPr>
            <w:tcW w:w="3402" w:type="dxa"/>
            <w:tcPrChange w:id="5493" w:author="阿毛" w:date="2021-06-09T14:41:00Z">
              <w:tcPr>
                <w:tcW w:w="3402" w:type="dxa"/>
                <w:gridSpan w:val="2"/>
              </w:tcPr>
            </w:tcPrChange>
          </w:tcPr>
          <w:p w14:paraId="44068F55" w14:textId="77777777" w:rsidR="004C05AA" w:rsidRDefault="004C05AA" w:rsidP="0094025F">
            <w:pPr>
              <w:snapToGrid w:val="0"/>
              <w:ind w:left="238" w:hangingChars="99" w:hanging="238"/>
              <w:rPr>
                <w:ins w:id="5494" w:author="阿毛" w:date="2021-06-09T14:40:00Z"/>
                <w:rFonts w:ascii="標楷體" w:eastAsia="標楷體" w:hAnsi="標楷體"/>
                <w:color w:val="000000" w:themeColor="text1"/>
              </w:rPr>
            </w:pPr>
            <w:ins w:id="5495" w:author="智誠 楊" w:date="2021-05-12T10:10: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自動顯示原值,可以修改</w:t>
              </w:r>
            </w:ins>
            <w:ins w:id="5496" w:author="阿毛" w:date="2021-06-09T14:40:00Z">
              <w:r>
                <w:rPr>
                  <w:rFonts w:ascii="標楷體" w:eastAsia="標楷體" w:hAnsi="標楷體" w:hint="eastAsia"/>
                  <w:color w:val="000000" w:themeColor="text1"/>
                </w:rPr>
                <w:t>數字,檢核條件:不可輸入0/</w:t>
              </w:r>
            </w:ins>
          </w:p>
          <w:p w14:paraId="4AB58AD7" w14:textId="77777777" w:rsidR="004C05AA" w:rsidRDefault="004C05AA" w:rsidP="0094025F">
            <w:pPr>
              <w:snapToGrid w:val="0"/>
              <w:ind w:left="238"/>
              <w:rPr>
                <w:ins w:id="5497" w:author="智誠 楊" w:date="2021-05-12T10:10:00Z"/>
                <w:rFonts w:ascii="標楷體" w:eastAsia="標楷體" w:hAnsi="標楷體"/>
                <w:color w:val="000000" w:themeColor="text1"/>
              </w:rPr>
              <w:pPrChange w:id="5498" w:author="阿毛" w:date="2021-06-09T14:40:00Z">
                <w:pPr>
                  <w:snapToGrid w:val="0"/>
                  <w:ind w:left="238" w:hangingChars="99" w:hanging="238"/>
                </w:pPr>
              </w:pPrChange>
            </w:pPr>
            <w:ins w:id="5499" w:author="阿毛" w:date="2021-06-09T14:40:00Z">
              <w:r>
                <w:rPr>
                  <w:rFonts w:ascii="標楷體" w:eastAsia="標楷體" w:hAnsi="標楷體" w:hint="eastAsia"/>
                  <w:color w:val="000000" w:themeColor="text1"/>
                </w:rPr>
                <w:t>V(2,</w:t>
              </w:r>
              <w:r>
                <w:rPr>
                  <w:rFonts w:ascii="標楷體" w:eastAsia="標楷體" w:hAnsi="標楷體"/>
                  <w:color w:val="000000" w:themeColor="text1"/>
                </w:rPr>
                <w:t>0)</w:t>
              </w:r>
            </w:ins>
          </w:p>
          <w:p w14:paraId="319C4794" w14:textId="77777777" w:rsidR="004C05AA" w:rsidDel="00212B26" w:rsidRDefault="004C05AA" w:rsidP="0094025F">
            <w:pPr>
              <w:snapToGrid w:val="0"/>
              <w:ind w:left="238" w:hangingChars="99" w:hanging="238"/>
              <w:jc w:val="both"/>
              <w:rPr>
                <w:ins w:id="5500" w:author="智誠 楊" w:date="2021-05-12T10:04:00Z"/>
                <w:del w:id="5501" w:author="阿毛" w:date="2021-06-09T14:40:00Z"/>
                <w:rFonts w:ascii="標楷體" w:eastAsia="標楷體" w:hAnsi="標楷體"/>
                <w:color w:val="000000" w:themeColor="text1"/>
              </w:rPr>
            </w:pPr>
            <w:ins w:id="5502" w:author="智誠 楊" w:date="2021-05-12T10:10:00Z">
              <w:r>
                <w:rPr>
                  <w:rFonts w:ascii="標楷體" w:eastAsia="標楷體" w:hAnsi="標楷體" w:hint="eastAsia"/>
                  <w:color w:val="000000" w:themeColor="text1"/>
                </w:rPr>
                <w:t>2</w:t>
              </w:r>
            </w:ins>
            <w:ins w:id="5503" w:author="智誠 楊" w:date="2021-05-12T10:04:00Z">
              <w:r w:rsidRPr="00F558A3">
                <w:rPr>
                  <w:rFonts w:ascii="標楷體" w:eastAsia="標楷體" w:hAnsi="標楷體" w:hint="eastAsia"/>
                  <w:color w:val="000000" w:themeColor="text1"/>
                </w:rPr>
                <w:t>.</w:t>
              </w:r>
              <w:del w:id="5504" w:author="阿毛" w:date="2021-06-09T14:40:00Z">
                <w:r w:rsidRPr="00F558A3" w:rsidDel="00212B26">
                  <w:rPr>
                    <w:rFonts w:ascii="標楷體" w:eastAsia="標楷體" w:hAnsi="標楷體" w:hint="eastAsia"/>
                    <w:color w:val="000000" w:themeColor="text1"/>
                  </w:rPr>
                  <w:delText>必須輸入</w:delText>
                </w:r>
              </w:del>
            </w:ins>
          </w:p>
          <w:p w14:paraId="5372BAB4" w14:textId="77777777" w:rsidR="004C05AA" w:rsidRPr="00F558A3" w:rsidDel="00212B26" w:rsidRDefault="004C05AA" w:rsidP="0094025F">
            <w:pPr>
              <w:snapToGrid w:val="0"/>
              <w:ind w:left="238" w:hangingChars="99" w:hanging="238"/>
              <w:jc w:val="both"/>
              <w:rPr>
                <w:ins w:id="5505" w:author="智誠 楊" w:date="2021-05-12T10:04:00Z"/>
                <w:del w:id="5506" w:author="阿毛" w:date="2021-06-09T14:40:00Z"/>
                <w:rFonts w:ascii="標楷體" w:eastAsia="標楷體" w:hAnsi="標楷體"/>
                <w:color w:val="000000" w:themeColor="text1"/>
              </w:rPr>
            </w:pPr>
            <w:ins w:id="5507" w:author="智誠 楊" w:date="2021-05-12T10:10:00Z">
              <w:del w:id="5508" w:author="阿毛" w:date="2021-06-09T14:40:00Z">
                <w:r w:rsidDel="00212B26">
                  <w:rPr>
                    <w:rFonts w:ascii="標楷體" w:eastAsia="標楷體" w:hAnsi="標楷體" w:hint="eastAsia"/>
                    <w:color w:val="000000" w:themeColor="text1"/>
                  </w:rPr>
                  <w:delText>3</w:delText>
                </w:r>
              </w:del>
            </w:ins>
            <w:ins w:id="5509" w:author="智誠 楊" w:date="2021-05-12T10:04:00Z">
              <w:del w:id="5510" w:author="阿毛" w:date="2021-06-09T14:40:00Z">
                <w:r w:rsidDel="00212B26">
                  <w:rPr>
                    <w:rFonts w:ascii="標楷體" w:eastAsia="標楷體" w:hAnsi="標楷體" w:hint="eastAsia"/>
                    <w:color w:val="000000" w:themeColor="text1"/>
                  </w:rPr>
                  <w:delText>.檢查:</w:delText>
                </w:r>
                <w:r w:rsidDel="00212B26">
                  <w:delText xml:space="preserve"> </w:delText>
                </w:r>
                <w:r w:rsidRPr="000F793D" w:rsidDel="00212B26">
                  <w:rPr>
                    <w:rFonts w:ascii="標楷體" w:eastAsia="標楷體" w:hAnsi="標楷體"/>
                    <w:color w:val="000000" w:themeColor="text1"/>
                  </w:rPr>
                  <w:delText>V(2,0)</w:delText>
                </w:r>
              </w:del>
            </w:ins>
          </w:p>
          <w:p w14:paraId="73715F3C" w14:textId="77777777" w:rsidR="004C05AA" w:rsidRPr="004415DA" w:rsidRDefault="004C05AA" w:rsidP="0094025F">
            <w:pPr>
              <w:snapToGrid w:val="0"/>
              <w:ind w:left="238" w:hangingChars="99" w:hanging="238"/>
              <w:jc w:val="both"/>
              <w:rPr>
                <w:ins w:id="5511" w:author="智誠 楊" w:date="2021-05-12T10:04:00Z"/>
                <w:rFonts w:ascii="標楷體" w:eastAsia="標楷體" w:hAnsi="標楷體"/>
                <w:lang w:eastAsia="zh-HK"/>
              </w:rPr>
              <w:pPrChange w:id="5512" w:author="阿毛" w:date="2021-06-09T14:40:00Z">
                <w:pPr/>
              </w:pPrChange>
            </w:pPr>
            <w:ins w:id="5513" w:author="智誠 楊" w:date="2021-05-12T10:10:00Z">
              <w:del w:id="5514" w:author="阿毛" w:date="2021-06-09T14:40:00Z">
                <w:r w:rsidDel="00212B26">
                  <w:rPr>
                    <w:rFonts w:ascii="標楷體" w:eastAsia="標楷體" w:hAnsi="標楷體" w:hint="eastAsia"/>
                    <w:color w:val="000000" w:themeColor="text1"/>
                  </w:rPr>
                  <w:delText>4</w:delText>
                </w:r>
              </w:del>
            </w:ins>
            <w:ins w:id="5515" w:author="智誠 楊" w:date="2021-05-12T10:04:00Z">
              <w:del w:id="5516" w:author="阿毛" w:date="2021-06-09T14:40:00Z">
                <w:r w:rsidDel="00212B26">
                  <w:rPr>
                    <w:rFonts w:ascii="標楷體" w:eastAsia="標楷體" w:hAnsi="標楷體" w:hint="eastAsia"/>
                    <w:color w:val="000000" w:themeColor="text1"/>
                  </w:rPr>
                  <w:delText>.</w:delText>
                </w:r>
              </w:del>
              <w:r>
                <w:rPr>
                  <w:rFonts w:ascii="標楷體" w:eastAsia="標楷體" w:hAnsi="標楷體"/>
                </w:rPr>
                <w:t>MlundryRecord.RepayAmt</w:t>
              </w:r>
            </w:ins>
          </w:p>
        </w:tc>
      </w:tr>
      <w:tr w:rsidR="004C05AA" w:rsidRPr="00847BB7" w14:paraId="18D4BF57"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517"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5518" w:author="智誠 楊" w:date="2021-05-12T10:04:00Z"/>
          <w:trPrChange w:id="5519" w:author="阿毛" w:date="2021-06-09T14:41:00Z">
            <w:trPr>
              <w:gridAfter w:val="0"/>
              <w:trHeight w:val="291"/>
              <w:jc w:val="center"/>
            </w:trPr>
          </w:trPrChange>
        </w:trPr>
        <w:tc>
          <w:tcPr>
            <w:tcW w:w="456" w:type="dxa"/>
            <w:tcPrChange w:id="5520" w:author="阿毛" w:date="2021-06-09T14:41:00Z">
              <w:tcPr>
                <w:tcW w:w="456" w:type="dxa"/>
                <w:gridSpan w:val="2"/>
              </w:tcPr>
            </w:tcPrChange>
          </w:tcPr>
          <w:p w14:paraId="699D8018" w14:textId="77777777" w:rsidR="004C05AA" w:rsidRPr="00847BB7" w:rsidRDefault="004C05AA" w:rsidP="0094025F">
            <w:pPr>
              <w:rPr>
                <w:ins w:id="5521" w:author="智誠 楊" w:date="2021-05-12T10:04:00Z"/>
                <w:rFonts w:ascii="標楷體" w:eastAsia="標楷體" w:hAnsi="標楷體"/>
              </w:rPr>
            </w:pPr>
            <w:ins w:id="5522" w:author="智誠 楊" w:date="2021-05-12T10:04:00Z">
              <w:r>
                <w:rPr>
                  <w:rFonts w:ascii="標楷體" w:eastAsia="標楷體" w:hAnsi="標楷體" w:hint="eastAsia"/>
                </w:rPr>
                <w:t>6</w:t>
              </w:r>
            </w:ins>
          </w:p>
        </w:tc>
        <w:tc>
          <w:tcPr>
            <w:tcW w:w="1736" w:type="dxa"/>
            <w:tcPrChange w:id="5523" w:author="阿毛" w:date="2021-06-09T14:41:00Z">
              <w:tcPr>
                <w:tcW w:w="1736" w:type="dxa"/>
                <w:gridSpan w:val="2"/>
              </w:tcPr>
            </w:tcPrChange>
          </w:tcPr>
          <w:p w14:paraId="5A47FD45" w14:textId="77777777" w:rsidR="004C05AA" w:rsidRPr="00847BB7" w:rsidRDefault="004C05AA" w:rsidP="0094025F">
            <w:pPr>
              <w:rPr>
                <w:ins w:id="5524" w:author="智誠 楊" w:date="2021-05-12T10:04:00Z"/>
                <w:rFonts w:ascii="標楷體" w:eastAsia="標楷體" w:hAnsi="標楷體"/>
              </w:rPr>
            </w:pPr>
            <w:ins w:id="5525" w:author="智誠 楊" w:date="2021-05-12T10:04:00Z">
              <w:r>
                <w:rPr>
                  <w:rFonts w:ascii="標楷體" w:eastAsia="標楷體" w:hAnsi="標楷體" w:hint="eastAsia"/>
                </w:rPr>
                <w:t>職業別</w:t>
              </w:r>
            </w:ins>
          </w:p>
        </w:tc>
        <w:tc>
          <w:tcPr>
            <w:tcW w:w="1053" w:type="dxa"/>
            <w:tcPrChange w:id="5526" w:author="阿毛" w:date="2021-06-09T14:41:00Z">
              <w:tcPr>
                <w:tcW w:w="1602" w:type="dxa"/>
                <w:gridSpan w:val="2"/>
              </w:tcPr>
            </w:tcPrChange>
          </w:tcPr>
          <w:p w14:paraId="16CC3721" w14:textId="77777777" w:rsidR="004C05AA" w:rsidRPr="00847BB7" w:rsidRDefault="004C05AA" w:rsidP="0094025F">
            <w:pPr>
              <w:rPr>
                <w:ins w:id="5527" w:author="智誠 楊" w:date="2021-05-12T10:04:00Z"/>
                <w:rFonts w:ascii="標楷體" w:eastAsia="標楷體" w:hAnsi="標楷體"/>
              </w:rPr>
            </w:pPr>
            <w:ins w:id="5528" w:author="智誠 楊" w:date="2021-05-12T10:04:00Z">
              <w:r>
                <w:rPr>
                  <w:rFonts w:ascii="標楷體" w:eastAsia="標楷體" w:hAnsi="標楷體" w:hint="eastAsia"/>
                </w:rPr>
                <w:t>40</w:t>
              </w:r>
            </w:ins>
          </w:p>
        </w:tc>
        <w:tc>
          <w:tcPr>
            <w:tcW w:w="992" w:type="dxa"/>
            <w:tcPrChange w:id="5529" w:author="阿毛" w:date="2021-06-09T14:41:00Z">
              <w:tcPr>
                <w:tcW w:w="992" w:type="dxa"/>
              </w:tcPr>
            </w:tcPrChange>
          </w:tcPr>
          <w:p w14:paraId="336BB884" w14:textId="77777777" w:rsidR="004C05AA" w:rsidRPr="00847BB7" w:rsidRDefault="004C05AA" w:rsidP="0094025F">
            <w:pPr>
              <w:rPr>
                <w:ins w:id="5530" w:author="智誠 楊" w:date="2021-05-12T10:04:00Z"/>
                <w:rFonts w:ascii="標楷體" w:eastAsia="標楷體" w:hAnsi="標楷體"/>
                <w:color w:val="FF0000"/>
              </w:rPr>
            </w:pPr>
          </w:p>
        </w:tc>
        <w:tc>
          <w:tcPr>
            <w:tcW w:w="2038" w:type="dxa"/>
            <w:tcPrChange w:id="5531" w:author="阿毛" w:date="2021-06-09T14:41:00Z">
              <w:tcPr>
                <w:tcW w:w="1489" w:type="dxa"/>
              </w:tcPr>
            </w:tcPrChange>
          </w:tcPr>
          <w:p w14:paraId="46927D63" w14:textId="77777777" w:rsidR="004C05AA" w:rsidRPr="00847BB7" w:rsidRDefault="004C05AA" w:rsidP="009402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5532" w:author="智誠 楊" w:date="2021-05-12T10:04:00Z"/>
                <w:rFonts w:ascii="標楷體" w:eastAsia="標楷體" w:hAnsi="標楷體" w:cs="細明體"/>
                <w:color w:val="000000"/>
                <w:spacing w:val="15"/>
                <w:kern w:val="0"/>
              </w:rPr>
            </w:pPr>
          </w:p>
        </w:tc>
        <w:tc>
          <w:tcPr>
            <w:tcW w:w="354" w:type="dxa"/>
            <w:tcPrChange w:id="5533" w:author="阿毛" w:date="2021-06-09T14:41:00Z">
              <w:tcPr>
                <w:tcW w:w="354" w:type="dxa"/>
              </w:tcPr>
            </w:tcPrChange>
          </w:tcPr>
          <w:p w14:paraId="7CE12C35" w14:textId="77777777" w:rsidR="004C05AA" w:rsidRPr="00847BB7" w:rsidRDefault="004C05AA" w:rsidP="0094025F">
            <w:pPr>
              <w:rPr>
                <w:ins w:id="5534" w:author="智誠 楊" w:date="2021-05-12T10:04:00Z"/>
                <w:rFonts w:ascii="標楷體" w:eastAsia="標楷體" w:hAnsi="標楷體"/>
              </w:rPr>
            </w:pPr>
          </w:p>
        </w:tc>
        <w:tc>
          <w:tcPr>
            <w:tcW w:w="709" w:type="dxa"/>
            <w:tcPrChange w:id="5535" w:author="阿毛" w:date="2021-06-09T14:41:00Z">
              <w:tcPr>
                <w:tcW w:w="709" w:type="dxa"/>
              </w:tcPr>
            </w:tcPrChange>
          </w:tcPr>
          <w:p w14:paraId="6569E703" w14:textId="77777777" w:rsidR="004C05AA" w:rsidRPr="00847BB7" w:rsidRDefault="004C05AA" w:rsidP="0094025F">
            <w:pPr>
              <w:jc w:val="center"/>
              <w:rPr>
                <w:ins w:id="5536" w:author="智誠 楊" w:date="2021-05-12T10:04:00Z"/>
                <w:rFonts w:ascii="標楷體" w:eastAsia="標楷體" w:hAnsi="標楷體"/>
              </w:rPr>
            </w:pPr>
            <w:ins w:id="5537" w:author="智誠 楊" w:date="2021-05-12T10:04:00Z">
              <w:r>
                <w:rPr>
                  <w:rFonts w:ascii="標楷體" w:eastAsia="標楷體" w:hAnsi="標楷體" w:hint="eastAsia"/>
                </w:rPr>
                <w:t>W</w:t>
              </w:r>
            </w:ins>
          </w:p>
        </w:tc>
        <w:tc>
          <w:tcPr>
            <w:tcW w:w="3402" w:type="dxa"/>
            <w:tcPrChange w:id="5538" w:author="阿毛" w:date="2021-06-09T14:41:00Z">
              <w:tcPr>
                <w:tcW w:w="3402" w:type="dxa"/>
                <w:gridSpan w:val="2"/>
              </w:tcPr>
            </w:tcPrChange>
          </w:tcPr>
          <w:p w14:paraId="2AD03E60" w14:textId="77777777" w:rsidR="004C05AA" w:rsidRPr="004415DA" w:rsidRDefault="004C05AA" w:rsidP="0094025F">
            <w:pPr>
              <w:snapToGrid w:val="0"/>
              <w:ind w:left="238" w:hangingChars="99" w:hanging="238"/>
              <w:rPr>
                <w:ins w:id="5539" w:author="智誠 楊" w:date="2021-05-12T10:04:00Z"/>
                <w:rFonts w:ascii="標楷體" w:eastAsia="標楷體" w:hAnsi="標楷體"/>
                <w:color w:val="000000" w:themeColor="text1"/>
              </w:rPr>
            </w:pPr>
            <w:ins w:id="5540" w:author="智誠 楊" w:date="2021-05-12T10:04:00Z">
              <w:r>
                <w:rPr>
                  <w:rFonts w:ascii="標楷體" w:eastAsia="標楷體" w:hAnsi="標楷體" w:hint="eastAsia"/>
                  <w:color w:val="000000" w:themeColor="text1"/>
                </w:rPr>
                <w:t>1.</w:t>
              </w:r>
            </w:ins>
            <w:ins w:id="5541" w:author="智誠 楊" w:date="2021-05-12T10:10:00Z">
              <w:r>
                <w:rPr>
                  <w:rFonts w:ascii="標楷體" w:eastAsia="標楷體" w:hAnsi="標楷體" w:hint="eastAsia"/>
                  <w:color w:val="000000" w:themeColor="text1"/>
                </w:rPr>
                <w:t>自動顯示原值,可以修改</w:t>
              </w:r>
            </w:ins>
            <w:ins w:id="5542" w:author="阿毛" w:date="2021-06-09T14:40:00Z">
              <w:r>
                <w:rPr>
                  <w:rFonts w:ascii="標楷體" w:eastAsia="標楷體" w:hAnsi="標楷體" w:hint="eastAsia"/>
                  <w:color w:val="000000" w:themeColor="text1"/>
                </w:rPr>
                <w:t>文字</w:t>
              </w:r>
            </w:ins>
          </w:p>
          <w:p w14:paraId="11F5AC04" w14:textId="77777777" w:rsidR="004C05AA" w:rsidRPr="00847BB7" w:rsidRDefault="004C05AA" w:rsidP="0094025F">
            <w:pPr>
              <w:rPr>
                <w:ins w:id="5543" w:author="智誠 楊" w:date="2021-05-12T10:04:00Z"/>
                <w:rFonts w:ascii="標楷體" w:eastAsia="標楷體" w:hAnsi="標楷體"/>
              </w:rPr>
            </w:pPr>
            <w:ins w:id="5544" w:author="智誠 楊" w:date="2021-05-12T10:04:00Z">
              <w:r>
                <w:rPr>
                  <w:rFonts w:ascii="標楷體" w:eastAsia="標楷體" w:hAnsi="標楷體" w:hint="eastAsia"/>
                  <w:color w:val="000000" w:themeColor="text1"/>
                </w:rPr>
                <w:t>2.</w:t>
              </w:r>
              <w:r>
                <w:rPr>
                  <w:rFonts w:ascii="標楷體" w:eastAsia="標楷體" w:hAnsi="標楷體"/>
                </w:rPr>
                <w:t>MlundryRecord.Career</w:t>
              </w:r>
            </w:ins>
          </w:p>
        </w:tc>
      </w:tr>
      <w:tr w:rsidR="004C05AA" w:rsidRPr="00847BB7" w14:paraId="5C471DAB"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545"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5546" w:author="智誠 楊" w:date="2021-05-12T10:04:00Z"/>
          <w:trPrChange w:id="5547" w:author="阿毛" w:date="2021-06-09T14:41:00Z">
            <w:trPr>
              <w:gridAfter w:val="0"/>
              <w:trHeight w:val="291"/>
              <w:jc w:val="center"/>
            </w:trPr>
          </w:trPrChange>
        </w:trPr>
        <w:tc>
          <w:tcPr>
            <w:tcW w:w="456" w:type="dxa"/>
            <w:tcPrChange w:id="5548" w:author="阿毛" w:date="2021-06-09T14:41:00Z">
              <w:tcPr>
                <w:tcW w:w="456" w:type="dxa"/>
                <w:gridSpan w:val="2"/>
              </w:tcPr>
            </w:tcPrChange>
          </w:tcPr>
          <w:p w14:paraId="34BD34B0" w14:textId="77777777" w:rsidR="004C05AA" w:rsidRPr="00847BB7" w:rsidRDefault="004C05AA" w:rsidP="0094025F">
            <w:pPr>
              <w:rPr>
                <w:ins w:id="5549" w:author="智誠 楊" w:date="2021-05-12T10:04:00Z"/>
                <w:rFonts w:ascii="標楷體" w:eastAsia="標楷體" w:hAnsi="標楷體"/>
              </w:rPr>
            </w:pPr>
            <w:ins w:id="5550" w:author="智誠 楊" w:date="2021-05-12T10:04:00Z">
              <w:r>
                <w:rPr>
                  <w:rFonts w:ascii="標楷體" w:eastAsia="標楷體" w:hAnsi="標楷體" w:hint="eastAsia"/>
                </w:rPr>
                <w:t>7</w:t>
              </w:r>
            </w:ins>
          </w:p>
        </w:tc>
        <w:tc>
          <w:tcPr>
            <w:tcW w:w="1736" w:type="dxa"/>
            <w:tcPrChange w:id="5551" w:author="阿毛" w:date="2021-06-09T14:41:00Z">
              <w:tcPr>
                <w:tcW w:w="1736" w:type="dxa"/>
                <w:gridSpan w:val="2"/>
              </w:tcPr>
            </w:tcPrChange>
          </w:tcPr>
          <w:p w14:paraId="599B13BC" w14:textId="77777777" w:rsidR="004C05AA" w:rsidRPr="00847BB7" w:rsidRDefault="004C05AA" w:rsidP="0094025F">
            <w:pPr>
              <w:rPr>
                <w:ins w:id="5552" w:author="智誠 楊" w:date="2021-05-12T10:04:00Z"/>
                <w:rFonts w:ascii="標楷體" w:eastAsia="標楷體" w:hAnsi="標楷體"/>
              </w:rPr>
            </w:pPr>
            <w:ins w:id="5553" w:author="智誠 楊" w:date="2021-05-12T10:04:00Z">
              <w:r>
                <w:rPr>
                  <w:rFonts w:ascii="標楷體" w:eastAsia="標楷體" w:hAnsi="標楷體" w:hint="eastAsia"/>
                  <w:lang w:eastAsia="zh-HK"/>
                </w:rPr>
                <w:t>年收入</w:t>
              </w:r>
              <w:r>
                <w:rPr>
                  <w:rFonts w:ascii="標楷體" w:eastAsia="標楷體" w:hAnsi="標楷體" w:hint="eastAsia"/>
                </w:rPr>
                <w:t>(萬)</w:t>
              </w:r>
            </w:ins>
          </w:p>
        </w:tc>
        <w:tc>
          <w:tcPr>
            <w:tcW w:w="1053" w:type="dxa"/>
            <w:tcPrChange w:id="5554" w:author="阿毛" w:date="2021-06-09T14:41:00Z">
              <w:tcPr>
                <w:tcW w:w="1602" w:type="dxa"/>
                <w:gridSpan w:val="2"/>
              </w:tcPr>
            </w:tcPrChange>
          </w:tcPr>
          <w:p w14:paraId="2D50FE4C" w14:textId="77777777" w:rsidR="004C05AA" w:rsidRPr="00847BB7" w:rsidRDefault="004C05AA" w:rsidP="0094025F">
            <w:pPr>
              <w:rPr>
                <w:ins w:id="5555" w:author="智誠 楊" w:date="2021-05-12T10:04:00Z"/>
                <w:rFonts w:ascii="標楷體" w:eastAsia="標楷體" w:hAnsi="標楷體"/>
              </w:rPr>
            </w:pPr>
            <w:ins w:id="5556" w:author="智誠 楊" w:date="2021-05-12T10:04:00Z">
              <w:r>
                <w:rPr>
                  <w:rFonts w:ascii="標楷體" w:eastAsia="標楷體" w:hAnsi="標楷體" w:hint="eastAsia"/>
                </w:rPr>
                <w:t>30</w:t>
              </w:r>
              <w:r w:rsidRPr="00847BB7">
                <w:rPr>
                  <w:rFonts w:ascii="標楷體" w:eastAsia="標楷體" w:hAnsi="標楷體"/>
                </w:rPr>
                <w:t xml:space="preserve">    </w:t>
              </w:r>
            </w:ins>
          </w:p>
        </w:tc>
        <w:tc>
          <w:tcPr>
            <w:tcW w:w="992" w:type="dxa"/>
            <w:tcPrChange w:id="5557" w:author="阿毛" w:date="2021-06-09T14:41:00Z">
              <w:tcPr>
                <w:tcW w:w="992" w:type="dxa"/>
              </w:tcPr>
            </w:tcPrChange>
          </w:tcPr>
          <w:p w14:paraId="17386BC6" w14:textId="77777777" w:rsidR="004C05AA" w:rsidRPr="00847BB7" w:rsidRDefault="004C05AA" w:rsidP="0094025F">
            <w:pPr>
              <w:rPr>
                <w:ins w:id="5558" w:author="智誠 楊" w:date="2021-05-12T10:04:00Z"/>
                <w:rFonts w:ascii="標楷體" w:eastAsia="標楷體" w:hAnsi="標楷體"/>
              </w:rPr>
            </w:pPr>
          </w:p>
        </w:tc>
        <w:tc>
          <w:tcPr>
            <w:tcW w:w="2038" w:type="dxa"/>
            <w:tcPrChange w:id="5559" w:author="阿毛" w:date="2021-06-09T14:41:00Z">
              <w:tcPr>
                <w:tcW w:w="1489" w:type="dxa"/>
              </w:tcPr>
            </w:tcPrChange>
          </w:tcPr>
          <w:p w14:paraId="6A8B4D50" w14:textId="77777777" w:rsidR="004C05AA" w:rsidRPr="00847BB7" w:rsidRDefault="004C05AA" w:rsidP="0094025F">
            <w:pPr>
              <w:rPr>
                <w:ins w:id="5560" w:author="智誠 楊" w:date="2021-05-12T10:04:00Z"/>
                <w:rFonts w:ascii="標楷體" w:eastAsia="標楷體" w:hAnsi="標楷體"/>
                <w:lang w:eastAsia="zh-HK"/>
              </w:rPr>
            </w:pPr>
          </w:p>
        </w:tc>
        <w:tc>
          <w:tcPr>
            <w:tcW w:w="354" w:type="dxa"/>
            <w:tcPrChange w:id="5561" w:author="阿毛" w:date="2021-06-09T14:41:00Z">
              <w:tcPr>
                <w:tcW w:w="354" w:type="dxa"/>
              </w:tcPr>
            </w:tcPrChange>
          </w:tcPr>
          <w:p w14:paraId="7D21F3B7" w14:textId="77777777" w:rsidR="004C05AA" w:rsidRPr="00847BB7" w:rsidRDefault="004C05AA" w:rsidP="0094025F">
            <w:pPr>
              <w:rPr>
                <w:ins w:id="5562" w:author="智誠 楊" w:date="2021-05-12T10:04:00Z"/>
                <w:rFonts w:ascii="標楷體" w:eastAsia="標楷體" w:hAnsi="標楷體"/>
              </w:rPr>
            </w:pPr>
          </w:p>
        </w:tc>
        <w:tc>
          <w:tcPr>
            <w:tcW w:w="709" w:type="dxa"/>
            <w:tcPrChange w:id="5563" w:author="阿毛" w:date="2021-06-09T14:41:00Z">
              <w:tcPr>
                <w:tcW w:w="709" w:type="dxa"/>
              </w:tcPr>
            </w:tcPrChange>
          </w:tcPr>
          <w:p w14:paraId="1A8FA4C6" w14:textId="77777777" w:rsidR="004C05AA" w:rsidRPr="00847BB7" w:rsidRDefault="004C05AA" w:rsidP="0094025F">
            <w:pPr>
              <w:jc w:val="center"/>
              <w:rPr>
                <w:ins w:id="5564" w:author="智誠 楊" w:date="2021-05-12T10:04:00Z"/>
                <w:rFonts w:ascii="標楷體" w:eastAsia="標楷體" w:hAnsi="標楷體"/>
              </w:rPr>
            </w:pPr>
            <w:ins w:id="5565" w:author="智誠 楊" w:date="2021-05-12T10:04:00Z">
              <w:r>
                <w:rPr>
                  <w:rFonts w:ascii="標楷體" w:eastAsia="標楷體" w:hAnsi="標楷體" w:hint="eastAsia"/>
                </w:rPr>
                <w:t>W</w:t>
              </w:r>
            </w:ins>
          </w:p>
        </w:tc>
        <w:tc>
          <w:tcPr>
            <w:tcW w:w="3402" w:type="dxa"/>
            <w:tcPrChange w:id="5566" w:author="阿毛" w:date="2021-06-09T14:41:00Z">
              <w:tcPr>
                <w:tcW w:w="3402" w:type="dxa"/>
                <w:gridSpan w:val="2"/>
              </w:tcPr>
            </w:tcPrChange>
          </w:tcPr>
          <w:p w14:paraId="13B10BFC" w14:textId="77777777" w:rsidR="004C05AA" w:rsidRPr="004415DA" w:rsidRDefault="004C05AA" w:rsidP="0094025F">
            <w:pPr>
              <w:snapToGrid w:val="0"/>
              <w:ind w:left="238" w:hangingChars="99" w:hanging="238"/>
              <w:rPr>
                <w:ins w:id="5567" w:author="智誠 楊" w:date="2021-05-12T10:10:00Z"/>
                <w:rFonts w:ascii="標楷體" w:eastAsia="標楷體" w:hAnsi="標楷體"/>
                <w:color w:val="000000" w:themeColor="text1"/>
              </w:rPr>
            </w:pPr>
            <w:ins w:id="5568" w:author="智誠 楊" w:date="2021-05-12T10:10:00Z">
              <w:r>
                <w:rPr>
                  <w:rFonts w:ascii="標楷體" w:eastAsia="標楷體" w:hAnsi="標楷體" w:hint="eastAsia"/>
                  <w:color w:val="000000" w:themeColor="text1"/>
                </w:rPr>
                <w:t>1.自動顯示原值,可以修改</w:t>
              </w:r>
            </w:ins>
            <w:ins w:id="5569" w:author="阿毛" w:date="2021-06-09T14:40:00Z">
              <w:r>
                <w:rPr>
                  <w:rFonts w:ascii="標楷體" w:eastAsia="標楷體" w:hAnsi="標楷體" w:hint="eastAsia"/>
                  <w:color w:val="000000" w:themeColor="text1"/>
                </w:rPr>
                <w:t>文字</w:t>
              </w:r>
            </w:ins>
          </w:p>
          <w:p w14:paraId="0A25840A" w14:textId="77777777" w:rsidR="004C05AA" w:rsidRPr="000267BA" w:rsidRDefault="004C05AA" w:rsidP="0094025F">
            <w:pPr>
              <w:rPr>
                <w:ins w:id="5570" w:author="智誠 楊" w:date="2021-05-12T10:04:00Z"/>
                <w:rFonts w:ascii="標楷體" w:eastAsia="標楷體" w:hAnsi="標楷體"/>
              </w:rPr>
            </w:pPr>
            <w:ins w:id="5571" w:author="智誠 楊" w:date="2021-05-12T10:04:00Z">
              <w:r>
                <w:rPr>
                  <w:rFonts w:ascii="標楷體" w:eastAsia="標楷體" w:hAnsi="標楷體" w:hint="eastAsia"/>
                  <w:color w:val="000000" w:themeColor="text1"/>
                </w:rPr>
                <w:t>2.</w:t>
              </w:r>
              <w:r>
                <w:rPr>
                  <w:rFonts w:ascii="標楷體" w:eastAsia="標楷體" w:hAnsi="標楷體"/>
                </w:rPr>
                <w:t>MlundryRecord.Income</w:t>
              </w:r>
            </w:ins>
          </w:p>
        </w:tc>
      </w:tr>
      <w:tr w:rsidR="004C05AA" w:rsidRPr="00847BB7" w14:paraId="29E16862"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572"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5573" w:author="智誠 楊" w:date="2021-05-12T10:04:00Z"/>
          <w:trPrChange w:id="5574" w:author="阿毛" w:date="2021-06-09T14:41:00Z">
            <w:trPr>
              <w:gridAfter w:val="0"/>
              <w:trHeight w:val="291"/>
              <w:jc w:val="center"/>
            </w:trPr>
          </w:trPrChange>
        </w:trPr>
        <w:tc>
          <w:tcPr>
            <w:tcW w:w="456" w:type="dxa"/>
            <w:tcPrChange w:id="5575" w:author="阿毛" w:date="2021-06-09T14:41:00Z">
              <w:tcPr>
                <w:tcW w:w="456" w:type="dxa"/>
                <w:gridSpan w:val="2"/>
              </w:tcPr>
            </w:tcPrChange>
          </w:tcPr>
          <w:p w14:paraId="2F49FF24" w14:textId="77777777" w:rsidR="004C05AA" w:rsidRDefault="004C05AA" w:rsidP="0094025F">
            <w:pPr>
              <w:rPr>
                <w:ins w:id="5576" w:author="智誠 楊" w:date="2021-05-12T10:04:00Z"/>
                <w:rFonts w:ascii="標楷體" w:eastAsia="標楷體" w:hAnsi="標楷體"/>
              </w:rPr>
            </w:pPr>
            <w:ins w:id="5577" w:author="智誠 楊" w:date="2021-05-12T10:04:00Z">
              <w:r>
                <w:rPr>
                  <w:rFonts w:ascii="標楷體" w:eastAsia="標楷體" w:hAnsi="標楷體" w:hint="eastAsia"/>
                </w:rPr>
                <w:t>8</w:t>
              </w:r>
            </w:ins>
          </w:p>
        </w:tc>
        <w:tc>
          <w:tcPr>
            <w:tcW w:w="1736" w:type="dxa"/>
            <w:tcPrChange w:id="5578" w:author="阿毛" w:date="2021-06-09T14:41:00Z">
              <w:tcPr>
                <w:tcW w:w="1736" w:type="dxa"/>
                <w:gridSpan w:val="2"/>
              </w:tcPr>
            </w:tcPrChange>
          </w:tcPr>
          <w:p w14:paraId="44CDCFA2" w14:textId="77777777" w:rsidR="004C05AA" w:rsidRDefault="004C05AA" w:rsidP="0094025F">
            <w:pPr>
              <w:rPr>
                <w:ins w:id="5579" w:author="智誠 楊" w:date="2021-05-12T10:04:00Z"/>
                <w:rFonts w:ascii="標楷體" w:eastAsia="標楷體" w:hAnsi="標楷體"/>
                <w:lang w:eastAsia="zh-HK"/>
              </w:rPr>
            </w:pPr>
            <w:ins w:id="5580" w:author="智誠 楊" w:date="2021-05-12T10:04:00Z">
              <w:r>
                <w:rPr>
                  <w:rFonts w:ascii="標楷體" w:eastAsia="標楷體" w:hAnsi="標楷體" w:hint="eastAsia"/>
                  <w:lang w:eastAsia="zh-HK"/>
                </w:rPr>
                <w:t>還款來源</w:t>
              </w:r>
            </w:ins>
          </w:p>
        </w:tc>
        <w:tc>
          <w:tcPr>
            <w:tcW w:w="1053" w:type="dxa"/>
            <w:tcPrChange w:id="5581" w:author="阿毛" w:date="2021-06-09T14:41:00Z">
              <w:tcPr>
                <w:tcW w:w="1602" w:type="dxa"/>
                <w:gridSpan w:val="2"/>
              </w:tcPr>
            </w:tcPrChange>
          </w:tcPr>
          <w:p w14:paraId="26A3659A" w14:textId="77777777" w:rsidR="004C05AA" w:rsidRDefault="004C05AA" w:rsidP="0094025F">
            <w:pPr>
              <w:rPr>
                <w:ins w:id="5582" w:author="智誠 楊" w:date="2021-05-12T10:04:00Z"/>
                <w:rFonts w:ascii="標楷體" w:eastAsia="標楷體" w:hAnsi="標楷體"/>
              </w:rPr>
            </w:pPr>
            <w:ins w:id="5583" w:author="智誠 楊" w:date="2021-05-12T10:04:00Z">
              <w:r>
                <w:rPr>
                  <w:rFonts w:ascii="標楷體" w:eastAsia="標楷體" w:hAnsi="標楷體" w:hint="eastAsia"/>
                </w:rPr>
                <w:t>2</w:t>
              </w:r>
            </w:ins>
          </w:p>
        </w:tc>
        <w:tc>
          <w:tcPr>
            <w:tcW w:w="992" w:type="dxa"/>
            <w:tcPrChange w:id="5584" w:author="阿毛" w:date="2021-06-09T14:41:00Z">
              <w:tcPr>
                <w:tcW w:w="992" w:type="dxa"/>
              </w:tcPr>
            </w:tcPrChange>
          </w:tcPr>
          <w:p w14:paraId="657D8010" w14:textId="77777777" w:rsidR="004C05AA" w:rsidRPr="00847BB7" w:rsidRDefault="004C05AA" w:rsidP="0094025F">
            <w:pPr>
              <w:rPr>
                <w:ins w:id="5585" w:author="智誠 楊" w:date="2021-05-12T10:04:00Z"/>
                <w:rFonts w:ascii="標楷體" w:eastAsia="標楷體" w:hAnsi="標楷體"/>
              </w:rPr>
            </w:pPr>
          </w:p>
        </w:tc>
        <w:tc>
          <w:tcPr>
            <w:tcW w:w="2038" w:type="dxa"/>
            <w:tcPrChange w:id="5586" w:author="阿毛" w:date="2021-06-09T14:41:00Z">
              <w:tcPr>
                <w:tcW w:w="1489" w:type="dxa"/>
              </w:tcPr>
            </w:tcPrChange>
          </w:tcPr>
          <w:p w14:paraId="1AA6CBB8" w14:textId="77777777" w:rsidR="004C05AA" w:rsidRPr="00872B53" w:rsidRDefault="004C05AA" w:rsidP="0094025F">
            <w:pPr>
              <w:rPr>
                <w:ins w:id="5587" w:author="阿毛" w:date="2021-06-09T14:40:00Z"/>
                <w:rFonts w:ascii="標楷體" w:eastAsia="標楷體" w:hAnsi="標楷體"/>
              </w:rPr>
            </w:pPr>
            <w:ins w:id="5588" w:author="阿毛" w:date="2021-06-09T14:40:00Z">
              <w:r w:rsidRPr="00872B53">
                <w:rPr>
                  <w:rFonts w:ascii="標楷體" w:eastAsia="標楷體" w:hAnsi="標楷體" w:hint="eastAsia"/>
                </w:rPr>
                <w:t>依據</w:t>
              </w:r>
              <w:proofErr w:type="spellStart"/>
              <w:r w:rsidRPr="00872B53">
                <w:rPr>
                  <w:rFonts w:ascii="標楷體" w:eastAsia="標楷體" w:hAnsi="標楷體" w:hint="eastAsia"/>
                </w:rPr>
                <w:t>CdCode</w:t>
              </w:r>
              <w:proofErr w:type="spellEnd"/>
              <w:r w:rsidRPr="00872B53">
                <w:rPr>
                  <w:rFonts w:ascii="標楷體" w:eastAsia="標楷體" w:hAnsi="標楷體" w:hint="eastAsia"/>
                </w:rPr>
                <w:t>的</w:t>
              </w:r>
              <w:proofErr w:type="spellStart"/>
              <w:r w:rsidRPr="00872B53">
                <w:rPr>
                  <w:rFonts w:ascii="標楷體" w:eastAsia="標楷體" w:hAnsi="標楷體" w:hint="eastAsia"/>
                </w:rPr>
                <w:t>DefCode</w:t>
              </w:r>
              <w:proofErr w:type="spellEnd"/>
              <w:r w:rsidRPr="00872B53">
                <w:rPr>
                  <w:rFonts w:ascii="標楷體" w:eastAsia="標楷體" w:hAnsi="標楷體" w:hint="eastAsia"/>
                </w:rPr>
                <w:t>=</w:t>
              </w:r>
              <w:proofErr w:type="spellStart"/>
              <w:r w:rsidRPr="00872B53">
                <w:rPr>
                  <w:rFonts w:ascii="標楷體" w:eastAsia="標楷體" w:hAnsi="標楷體" w:hint="eastAsia"/>
                </w:rPr>
                <w:t>CdCode</w:t>
              </w:r>
              <w:proofErr w:type="spellEnd"/>
              <w:r w:rsidRPr="00872B53">
                <w:rPr>
                  <w:rFonts w:ascii="標楷體" w:eastAsia="標楷體" w:hAnsi="標楷體" w:hint="eastAsia"/>
                </w:rPr>
                <w:t xml:space="preserve">. </w:t>
              </w:r>
              <w:proofErr w:type="spellStart"/>
              <w:r w:rsidRPr="00033042">
                <w:rPr>
                  <w:rFonts w:ascii="標楷體" w:eastAsia="標楷體" w:hAnsi="標楷體"/>
                </w:rPr>
                <w:t>RepaySource</w:t>
              </w:r>
              <w:proofErr w:type="spellEnd"/>
              <w:r w:rsidRPr="00872B53">
                <w:rPr>
                  <w:rFonts w:ascii="標楷體" w:eastAsia="標楷體" w:hAnsi="標楷體" w:hint="eastAsia"/>
                </w:rPr>
                <w:t>,限[啟用記(Enable</w:t>
              </w:r>
            </w:ins>
          </w:p>
          <w:p w14:paraId="0BE20686" w14:textId="77777777" w:rsidR="004C05AA" w:rsidRDefault="004C05AA" w:rsidP="0094025F">
            <w:pPr>
              <w:rPr>
                <w:ins w:id="5589" w:author="阿毛" w:date="2021-06-09T14:40:00Z"/>
                <w:rFonts w:ascii="標楷體" w:eastAsia="標楷體" w:hAnsi="標楷體"/>
              </w:rPr>
            </w:pPr>
            <w:ins w:id="5590" w:author="阿毛" w:date="2021-06-09T14:40:00Z">
              <w:r w:rsidRPr="00872B53">
                <w:rPr>
                  <w:rFonts w:ascii="標楷體" w:eastAsia="標楷體" w:hAnsi="標楷體" w:hint="eastAsia"/>
                </w:rPr>
                <w:t>)]=[Y.啟用]</w:t>
              </w:r>
              <w:r>
                <w:rPr>
                  <w:rFonts w:ascii="標楷體" w:eastAsia="標楷體" w:hAnsi="標楷體" w:hint="eastAsia"/>
                </w:rPr>
                <w:t>)</w:t>
              </w:r>
            </w:ins>
          </w:p>
          <w:p w14:paraId="7920EA63" w14:textId="77777777" w:rsidR="004C05AA" w:rsidRPr="00847BB7" w:rsidRDefault="004C05AA" w:rsidP="0094025F">
            <w:pPr>
              <w:rPr>
                <w:ins w:id="5591" w:author="智誠 楊" w:date="2021-05-12T10:04:00Z"/>
                <w:rFonts w:ascii="標楷體" w:eastAsia="標楷體" w:hAnsi="標楷體"/>
                <w:lang w:eastAsia="zh-HK"/>
              </w:rPr>
            </w:pPr>
            <w:ins w:id="5592" w:author="阿毛" w:date="2021-06-09T14:40:00Z">
              <w:r>
                <w:rPr>
                  <w:rFonts w:ascii="標楷體" w:eastAsia="標楷體" w:hAnsi="標楷體" w:hint="eastAsia"/>
                </w:rPr>
                <w:t>[選單/1 L6064]</w:t>
              </w:r>
            </w:ins>
            <w:ins w:id="5593" w:author="智誠 楊" w:date="2021-05-12T10:04:00Z">
              <w:del w:id="5594" w:author="阿毛" w:date="2021-06-09T14:40:00Z">
                <w:r w:rsidDel="00212B26">
                  <w:rPr>
                    <w:rFonts w:ascii="標楷體" w:eastAsia="標楷體" w:hAnsi="標楷體" w:hint="eastAsia"/>
                  </w:rPr>
                  <w:delText>還款來源代碼(Cd</w:delText>
                </w:r>
                <w:r w:rsidDel="00212B26">
                  <w:rPr>
                    <w:rFonts w:ascii="標楷體" w:eastAsia="標楷體" w:hAnsi="標楷體"/>
                  </w:rPr>
                  <w:delText>Code</w:delText>
                </w:r>
                <w:r w:rsidDel="00212B26">
                  <w:rPr>
                    <w:rFonts w:ascii="標楷體" w:eastAsia="標楷體" w:hAnsi="標楷體" w:hint="eastAsia"/>
                  </w:rPr>
                  <w:delText xml:space="preserve">. </w:delText>
                </w:r>
                <w:r w:rsidRPr="00033042" w:rsidDel="00212B26">
                  <w:rPr>
                    <w:rFonts w:ascii="標楷體" w:eastAsia="標楷體" w:hAnsi="標楷體"/>
                  </w:rPr>
                  <w:delText>RepaySource</w:delText>
                </w:r>
                <w:r w:rsidDel="00212B26">
                  <w:rPr>
                    <w:rFonts w:ascii="標楷體" w:eastAsia="標楷體" w:hAnsi="標楷體" w:hint="eastAsia"/>
                  </w:rPr>
                  <w:delText>)[選單/1 L6064]</w:delText>
                </w:r>
              </w:del>
            </w:ins>
          </w:p>
        </w:tc>
        <w:tc>
          <w:tcPr>
            <w:tcW w:w="354" w:type="dxa"/>
            <w:tcPrChange w:id="5595" w:author="阿毛" w:date="2021-06-09T14:41:00Z">
              <w:tcPr>
                <w:tcW w:w="354" w:type="dxa"/>
              </w:tcPr>
            </w:tcPrChange>
          </w:tcPr>
          <w:p w14:paraId="7ECCE281" w14:textId="77777777" w:rsidR="004C05AA" w:rsidRPr="00847BB7" w:rsidRDefault="004C05AA" w:rsidP="0094025F">
            <w:pPr>
              <w:rPr>
                <w:ins w:id="5596" w:author="智誠 楊" w:date="2021-05-12T10:04:00Z"/>
                <w:rFonts w:ascii="標楷體" w:eastAsia="標楷體" w:hAnsi="標楷體"/>
              </w:rPr>
            </w:pPr>
            <w:ins w:id="5597" w:author="智誠 楊" w:date="2021-05-12T10:04:00Z">
              <w:r>
                <w:rPr>
                  <w:rFonts w:ascii="標楷體" w:eastAsia="標楷體" w:hAnsi="標楷體"/>
                </w:rPr>
                <w:t>V</w:t>
              </w:r>
            </w:ins>
          </w:p>
        </w:tc>
        <w:tc>
          <w:tcPr>
            <w:tcW w:w="709" w:type="dxa"/>
            <w:tcPrChange w:id="5598" w:author="阿毛" w:date="2021-06-09T14:41:00Z">
              <w:tcPr>
                <w:tcW w:w="709" w:type="dxa"/>
              </w:tcPr>
            </w:tcPrChange>
          </w:tcPr>
          <w:p w14:paraId="151A6986" w14:textId="77777777" w:rsidR="004C05AA" w:rsidRDefault="004C05AA" w:rsidP="0094025F">
            <w:pPr>
              <w:jc w:val="center"/>
              <w:rPr>
                <w:ins w:id="5599" w:author="智誠 楊" w:date="2021-05-12T10:04:00Z"/>
                <w:rFonts w:ascii="標楷體" w:eastAsia="標楷體" w:hAnsi="標楷體"/>
              </w:rPr>
            </w:pPr>
            <w:ins w:id="5600" w:author="智誠 楊" w:date="2021-05-12T10:04:00Z">
              <w:r>
                <w:rPr>
                  <w:rFonts w:ascii="標楷體" w:eastAsia="標楷體" w:hAnsi="標楷體" w:hint="eastAsia"/>
                </w:rPr>
                <w:t>W</w:t>
              </w:r>
            </w:ins>
          </w:p>
        </w:tc>
        <w:tc>
          <w:tcPr>
            <w:tcW w:w="3402" w:type="dxa"/>
            <w:tcPrChange w:id="5601" w:author="阿毛" w:date="2021-06-09T14:41:00Z">
              <w:tcPr>
                <w:tcW w:w="3402" w:type="dxa"/>
                <w:gridSpan w:val="2"/>
              </w:tcPr>
            </w:tcPrChange>
          </w:tcPr>
          <w:p w14:paraId="314EFA7E" w14:textId="77777777" w:rsidR="004C05AA" w:rsidRPr="004415DA" w:rsidRDefault="004C05AA" w:rsidP="0094025F">
            <w:pPr>
              <w:snapToGrid w:val="0"/>
              <w:ind w:left="238" w:hangingChars="99" w:hanging="238"/>
              <w:rPr>
                <w:ins w:id="5602" w:author="智誠 楊" w:date="2021-05-12T10:10:00Z"/>
                <w:rFonts w:ascii="標楷體" w:eastAsia="標楷體" w:hAnsi="標楷體"/>
                <w:color w:val="000000" w:themeColor="text1"/>
              </w:rPr>
            </w:pPr>
            <w:ins w:id="5603" w:author="智誠 楊" w:date="2021-05-12T10:10:00Z">
              <w:r>
                <w:rPr>
                  <w:rFonts w:ascii="標楷體" w:eastAsia="標楷體" w:hAnsi="標楷體" w:hint="eastAsia"/>
                  <w:color w:val="000000" w:themeColor="text1"/>
                </w:rPr>
                <w:t>1.自動顯示原值,可以修改</w:t>
              </w:r>
            </w:ins>
            <w:ins w:id="5604" w:author="阿毛" w:date="2021-06-09T14:41:00Z">
              <w:r>
                <w:rPr>
                  <w:rFonts w:ascii="標楷體" w:eastAsia="標楷體" w:hAnsi="標楷體" w:hint="eastAsia"/>
                  <w:color w:val="000000" w:themeColor="text1"/>
                </w:rPr>
                <w:t>代碼,檢核條件,依選單/V(H)</w:t>
              </w:r>
            </w:ins>
          </w:p>
          <w:p w14:paraId="3DEC922F" w14:textId="77777777" w:rsidR="004C05AA" w:rsidDel="00212B26" w:rsidRDefault="004C05AA" w:rsidP="0094025F">
            <w:pPr>
              <w:snapToGrid w:val="0"/>
              <w:jc w:val="both"/>
              <w:rPr>
                <w:ins w:id="5605" w:author="智誠 楊" w:date="2021-05-12T10:04:00Z"/>
                <w:del w:id="5606" w:author="阿毛" w:date="2021-06-09T14:41:00Z"/>
                <w:rFonts w:ascii="標楷體" w:eastAsia="標楷體" w:hAnsi="標楷體"/>
                <w:color w:val="000000" w:themeColor="text1"/>
              </w:rPr>
              <w:pPrChange w:id="5607" w:author="阿毛" w:date="2021-06-09T14:41:00Z">
                <w:pPr>
                  <w:snapToGrid w:val="0"/>
                  <w:ind w:left="238" w:hangingChars="99" w:hanging="238"/>
                  <w:jc w:val="both"/>
                </w:pPr>
              </w:pPrChange>
            </w:pPr>
            <w:ins w:id="5608" w:author="智誠 楊" w:date="2021-05-12T10:10:00Z">
              <w:r>
                <w:rPr>
                  <w:rFonts w:ascii="標楷體" w:eastAsia="標楷體" w:hAnsi="標楷體" w:hint="eastAsia"/>
                  <w:color w:val="000000" w:themeColor="text1"/>
                </w:rPr>
                <w:t>2</w:t>
              </w:r>
            </w:ins>
            <w:ins w:id="5609" w:author="智誠 楊" w:date="2021-05-12T10:04:00Z">
              <w:r w:rsidRPr="00F558A3">
                <w:rPr>
                  <w:rFonts w:ascii="標楷體" w:eastAsia="標楷體" w:hAnsi="標楷體" w:hint="eastAsia"/>
                  <w:color w:val="000000" w:themeColor="text1"/>
                </w:rPr>
                <w:t>.</w:t>
              </w:r>
              <w:del w:id="5610" w:author="阿毛" w:date="2021-06-09T14:41:00Z">
                <w:r w:rsidRPr="00F558A3" w:rsidDel="00212B26">
                  <w:rPr>
                    <w:rFonts w:ascii="標楷體" w:eastAsia="標楷體" w:hAnsi="標楷體" w:hint="eastAsia"/>
                    <w:color w:val="000000" w:themeColor="text1"/>
                  </w:rPr>
                  <w:delText>必須輸入</w:delText>
                </w:r>
              </w:del>
            </w:ins>
          </w:p>
          <w:p w14:paraId="37B0E9D2" w14:textId="77777777" w:rsidR="004C05AA" w:rsidRPr="00F558A3" w:rsidDel="00212B26" w:rsidRDefault="004C05AA" w:rsidP="0094025F">
            <w:pPr>
              <w:snapToGrid w:val="0"/>
              <w:jc w:val="both"/>
              <w:rPr>
                <w:ins w:id="5611" w:author="智誠 楊" w:date="2021-05-12T10:04:00Z"/>
                <w:del w:id="5612" w:author="阿毛" w:date="2021-06-09T14:41:00Z"/>
                <w:rFonts w:ascii="標楷體" w:eastAsia="標楷體" w:hAnsi="標楷體"/>
                <w:color w:val="000000" w:themeColor="text1"/>
              </w:rPr>
              <w:pPrChange w:id="5613" w:author="阿毛" w:date="2021-06-09T14:41:00Z">
                <w:pPr>
                  <w:snapToGrid w:val="0"/>
                  <w:ind w:left="238" w:hangingChars="99" w:hanging="238"/>
                  <w:jc w:val="both"/>
                </w:pPr>
              </w:pPrChange>
            </w:pPr>
            <w:ins w:id="5614" w:author="智誠 楊" w:date="2021-05-12T10:10:00Z">
              <w:del w:id="5615" w:author="阿毛" w:date="2021-06-09T14:41:00Z">
                <w:r w:rsidDel="00212B26">
                  <w:rPr>
                    <w:rFonts w:ascii="標楷體" w:eastAsia="標楷體" w:hAnsi="標楷體" w:hint="eastAsia"/>
                    <w:color w:val="000000" w:themeColor="text1"/>
                  </w:rPr>
                  <w:delText>3</w:delText>
                </w:r>
              </w:del>
            </w:ins>
            <w:ins w:id="5616" w:author="智誠 楊" w:date="2021-05-12T10:04:00Z">
              <w:del w:id="5617" w:author="阿毛" w:date="2021-06-09T14:41:00Z">
                <w:r w:rsidDel="00212B26">
                  <w:rPr>
                    <w:rFonts w:ascii="標楷體" w:eastAsia="標楷體" w:hAnsi="標楷體" w:hint="eastAsia"/>
                    <w:color w:val="000000" w:themeColor="text1"/>
                  </w:rPr>
                  <w:delText>.檢查:</w:delText>
                </w:r>
                <w:r w:rsidDel="00212B26">
                  <w:delText xml:space="preserve"> </w:delText>
                </w:r>
                <w:r w:rsidRPr="000F793D" w:rsidDel="00212B26">
                  <w:rPr>
                    <w:rFonts w:ascii="標楷體" w:eastAsia="標楷體" w:hAnsi="標楷體"/>
                    <w:color w:val="000000" w:themeColor="text1"/>
                  </w:rPr>
                  <w:delText>V(H,#ApHelp)</w:delText>
                </w:r>
              </w:del>
            </w:ins>
          </w:p>
          <w:p w14:paraId="1906E17A" w14:textId="77777777" w:rsidR="004C05AA" w:rsidRDefault="004C05AA" w:rsidP="0094025F">
            <w:pPr>
              <w:snapToGrid w:val="0"/>
              <w:jc w:val="both"/>
              <w:rPr>
                <w:ins w:id="5618" w:author="阿毛" w:date="2021-06-09T14:41:00Z"/>
                <w:rFonts w:ascii="標楷體" w:eastAsia="標楷體" w:hAnsi="標楷體"/>
              </w:rPr>
            </w:pPr>
            <w:ins w:id="5619" w:author="智誠 楊" w:date="2021-05-12T10:10:00Z">
              <w:del w:id="5620" w:author="阿毛" w:date="2021-06-09T14:41:00Z">
                <w:r w:rsidDel="00212B26">
                  <w:rPr>
                    <w:rFonts w:ascii="標楷體" w:eastAsia="標楷體" w:hAnsi="標楷體" w:hint="eastAsia"/>
                    <w:color w:val="000000" w:themeColor="text1"/>
                  </w:rPr>
                  <w:delText>4</w:delText>
                </w:r>
              </w:del>
            </w:ins>
            <w:ins w:id="5621" w:author="智誠 楊" w:date="2021-05-12T10:04:00Z">
              <w:del w:id="5622" w:author="阿毛" w:date="2021-06-09T14:41:00Z">
                <w:r w:rsidDel="00212B26">
                  <w:rPr>
                    <w:rFonts w:ascii="標楷體" w:eastAsia="標楷體" w:hAnsi="標楷體" w:hint="eastAsia"/>
                    <w:color w:val="000000" w:themeColor="text1"/>
                  </w:rPr>
                  <w:delText>.</w:delText>
                </w:r>
              </w:del>
              <w:r>
                <w:rPr>
                  <w:rFonts w:ascii="標楷體" w:eastAsia="標楷體" w:hAnsi="標楷體"/>
                </w:rPr>
                <w:t>MlundryRecord.REapySourc</w:t>
              </w:r>
            </w:ins>
            <w:ins w:id="5623" w:author="阿毛" w:date="2021-06-09T14:41:00Z">
              <w:r>
                <w:rPr>
                  <w:rFonts w:ascii="標楷體" w:eastAsia="標楷體" w:hAnsi="標楷體" w:hint="eastAsia"/>
                </w:rPr>
                <w:t xml:space="preserve"> </w:t>
              </w:r>
            </w:ins>
          </w:p>
          <w:p w14:paraId="3804C409" w14:textId="77777777" w:rsidR="004C05AA" w:rsidRDefault="004C05AA" w:rsidP="0094025F">
            <w:pPr>
              <w:snapToGrid w:val="0"/>
              <w:jc w:val="both"/>
              <w:rPr>
                <w:ins w:id="5624" w:author="智誠 楊" w:date="2021-05-12T10:04:00Z"/>
                <w:rFonts w:ascii="標楷體" w:eastAsia="標楷體" w:hAnsi="標楷體"/>
                <w:color w:val="000000" w:themeColor="text1"/>
              </w:rPr>
              <w:pPrChange w:id="5625" w:author="阿毛" w:date="2021-06-09T14:41:00Z">
                <w:pPr>
                  <w:snapToGrid w:val="0"/>
                  <w:ind w:left="238" w:hangingChars="99" w:hanging="238"/>
                </w:pPr>
              </w:pPrChange>
            </w:pPr>
            <w:ins w:id="5626" w:author="阿毛" w:date="2021-06-09T14:41:00Z">
              <w:r>
                <w:rPr>
                  <w:rFonts w:ascii="標楷體" w:eastAsia="標楷體" w:hAnsi="標楷體" w:hint="eastAsia"/>
                </w:rPr>
                <w:t xml:space="preserve">  </w:t>
              </w:r>
            </w:ins>
            <w:ins w:id="5627" w:author="智誠 楊" w:date="2021-05-12T10:04:00Z">
              <w:del w:id="5628" w:author="阿毛" w:date="2021-06-09T14:41:00Z">
                <w:r w:rsidDel="00212B26">
                  <w:rPr>
                    <w:rFonts w:ascii="標楷體" w:eastAsia="標楷體" w:hAnsi="標楷體"/>
                  </w:rPr>
                  <w:delText>e</w:delText>
                </w:r>
              </w:del>
            </w:ins>
            <w:ins w:id="5629" w:author="阿毛" w:date="2021-06-09T14:41:00Z">
              <w:r>
                <w:rPr>
                  <w:rFonts w:ascii="標楷體" w:eastAsia="標楷體" w:hAnsi="標楷體"/>
                </w:rPr>
                <w:t>e</w:t>
              </w:r>
            </w:ins>
          </w:p>
        </w:tc>
      </w:tr>
      <w:tr w:rsidR="004C05AA" w:rsidRPr="00847BB7" w14:paraId="792DFD10"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630"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5631" w:author="智誠 楊" w:date="2021-05-12T10:04:00Z"/>
          <w:trPrChange w:id="5632" w:author="阿毛" w:date="2021-06-09T14:41:00Z">
            <w:trPr>
              <w:gridAfter w:val="0"/>
              <w:trHeight w:val="291"/>
              <w:jc w:val="center"/>
            </w:trPr>
          </w:trPrChange>
        </w:trPr>
        <w:tc>
          <w:tcPr>
            <w:tcW w:w="456" w:type="dxa"/>
            <w:tcPrChange w:id="5633" w:author="阿毛" w:date="2021-06-09T14:41:00Z">
              <w:tcPr>
                <w:tcW w:w="456" w:type="dxa"/>
                <w:gridSpan w:val="2"/>
              </w:tcPr>
            </w:tcPrChange>
          </w:tcPr>
          <w:p w14:paraId="476E4CA5" w14:textId="77777777" w:rsidR="004C05AA" w:rsidRDefault="004C05AA" w:rsidP="0094025F">
            <w:pPr>
              <w:rPr>
                <w:ins w:id="5634" w:author="智誠 楊" w:date="2021-05-12T10:04:00Z"/>
                <w:rFonts w:ascii="標楷體" w:eastAsia="標楷體" w:hAnsi="標楷體"/>
              </w:rPr>
            </w:pPr>
            <w:ins w:id="5635" w:author="智誠 楊" w:date="2021-05-12T10:04:00Z">
              <w:r>
                <w:rPr>
                  <w:rFonts w:ascii="標楷體" w:eastAsia="標楷體" w:hAnsi="標楷體" w:hint="eastAsia"/>
                </w:rPr>
                <w:t>9</w:t>
              </w:r>
            </w:ins>
          </w:p>
        </w:tc>
        <w:tc>
          <w:tcPr>
            <w:tcW w:w="1736" w:type="dxa"/>
            <w:tcPrChange w:id="5636" w:author="阿毛" w:date="2021-06-09T14:41:00Z">
              <w:tcPr>
                <w:tcW w:w="1736" w:type="dxa"/>
                <w:gridSpan w:val="2"/>
              </w:tcPr>
            </w:tcPrChange>
          </w:tcPr>
          <w:p w14:paraId="6D7F35FF" w14:textId="77777777" w:rsidR="004C05AA" w:rsidRDefault="004C05AA" w:rsidP="0094025F">
            <w:pPr>
              <w:rPr>
                <w:ins w:id="5637" w:author="智誠 楊" w:date="2021-05-12T10:04:00Z"/>
                <w:rFonts w:ascii="標楷體" w:eastAsia="標楷體" w:hAnsi="標楷體"/>
                <w:lang w:eastAsia="zh-HK"/>
              </w:rPr>
            </w:pPr>
            <w:ins w:id="5638" w:author="智誠 楊" w:date="2021-05-12T10:04:00Z">
              <w:r>
                <w:rPr>
                  <w:rFonts w:ascii="標楷體" w:eastAsia="標楷體" w:hAnsi="標楷體" w:hint="eastAsia"/>
                  <w:lang w:eastAsia="zh-HK"/>
                </w:rPr>
                <w:t>代償銀行</w:t>
              </w:r>
            </w:ins>
          </w:p>
        </w:tc>
        <w:tc>
          <w:tcPr>
            <w:tcW w:w="1053" w:type="dxa"/>
            <w:tcPrChange w:id="5639" w:author="阿毛" w:date="2021-06-09T14:41:00Z">
              <w:tcPr>
                <w:tcW w:w="1602" w:type="dxa"/>
                <w:gridSpan w:val="2"/>
              </w:tcPr>
            </w:tcPrChange>
          </w:tcPr>
          <w:p w14:paraId="44477298" w14:textId="77777777" w:rsidR="004C05AA" w:rsidRDefault="004C05AA" w:rsidP="0094025F">
            <w:pPr>
              <w:rPr>
                <w:ins w:id="5640" w:author="智誠 楊" w:date="2021-05-12T10:04:00Z"/>
                <w:rFonts w:ascii="標楷體" w:eastAsia="標楷體" w:hAnsi="標楷體"/>
              </w:rPr>
            </w:pPr>
            <w:ins w:id="5641" w:author="智誠 楊" w:date="2021-05-12T10:04:00Z">
              <w:r>
                <w:rPr>
                  <w:rFonts w:ascii="標楷體" w:eastAsia="標楷體" w:hAnsi="標楷體" w:hint="eastAsia"/>
                </w:rPr>
                <w:t>20</w:t>
              </w:r>
            </w:ins>
          </w:p>
        </w:tc>
        <w:tc>
          <w:tcPr>
            <w:tcW w:w="992" w:type="dxa"/>
            <w:tcPrChange w:id="5642" w:author="阿毛" w:date="2021-06-09T14:41:00Z">
              <w:tcPr>
                <w:tcW w:w="992" w:type="dxa"/>
              </w:tcPr>
            </w:tcPrChange>
          </w:tcPr>
          <w:p w14:paraId="04040DE9" w14:textId="77777777" w:rsidR="004C05AA" w:rsidRPr="00847BB7" w:rsidRDefault="004C05AA" w:rsidP="0094025F">
            <w:pPr>
              <w:rPr>
                <w:ins w:id="5643" w:author="智誠 楊" w:date="2021-05-12T10:04:00Z"/>
                <w:rFonts w:ascii="標楷體" w:eastAsia="標楷體" w:hAnsi="標楷體"/>
              </w:rPr>
            </w:pPr>
          </w:p>
        </w:tc>
        <w:tc>
          <w:tcPr>
            <w:tcW w:w="2038" w:type="dxa"/>
            <w:tcPrChange w:id="5644" w:author="阿毛" w:date="2021-06-09T14:41:00Z">
              <w:tcPr>
                <w:tcW w:w="1489" w:type="dxa"/>
              </w:tcPr>
            </w:tcPrChange>
          </w:tcPr>
          <w:p w14:paraId="2A964B35" w14:textId="77777777" w:rsidR="004C05AA" w:rsidRPr="00847BB7" w:rsidRDefault="004C05AA" w:rsidP="0094025F">
            <w:pPr>
              <w:rPr>
                <w:ins w:id="5645" w:author="智誠 楊" w:date="2021-05-12T10:04:00Z"/>
                <w:rFonts w:ascii="標楷體" w:eastAsia="標楷體" w:hAnsi="標楷體"/>
                <w:lang w:eastAsia="zh-HK"/>
              </w:rPr>
            </w:pPr>
          </w:p>
        </w:tc>
        <w:tc>
          <w:tcPr>
            <w:tcW w:w="354" w:type="dxa"/>
            <w:tcPrChange w:id="5646" w:author="阿毛" w:date="2021-06-09T14:41:00Z">
              <w:tcPr>
                <w:tcW w:w="354" w:type="dxa"/>
              </w:tcPr>
            </w:tcPrChange>
          </w:tcPr>
          <w:p w14:paraId="62D0067F" w14:textId="77777777" w:rsidR="004C05AA" w:rsidRPr="00847BB7" w:rsidRDefault="004C05AA" w:rsidP="0094025F">
            <w:pPr>
              <w:rPr>
                <w:ins w:id="5647" w:author="智誠 楊" w:date="2021-05-12T10:04:00Z"/>
                <w:rFonts w:ascii="標楷體" w:eastAsia="標楷體" w:hAnsi="標楷體"/>
              </w:rPr>
            </w:pPr>
          </w:p>
        </w:tc>
        <w:tc>
          <w:tcPr>
            <w:tcW w:w="709" w:type="dxa"/>
            <w:tcPrChange w:id="5648" w:author="阿毛" w:date="2021-06-09T14:41:00Z">
              <w:tcPr>
                <w:tcW w:w="709" w:type="dxa"/>
              </w:tcPr>
            </w:tcPrChange>
          </w:tcPr>
          <w:p w14:paraId="61961299" w14:textId="77777777" w:rsidR="004C05AA" w:rsidRDefault="004C05AA" w:rsidP="0094025F">
            <w:pPr>
              <w:jc w:val="center"/>
              <w:rPr>
                <w:ins w:id="5649" w:author="智誠 楊" w:date="2021-05-12T10:04:00Z"/>
                <w:rFonts w:ascii="標楷體" w:eastAsia="標楷體" w:hAnsi="標楷體"/>
              </w:rPr>
            </w:pPr>
            <w:ins w:id="5650" w:author="智誠 楊" w:date="2021-05-12T10:04:00Z">
              <w:r w:rsidRPr="005856BF">
                <w:rPr>
                  <w:rFonts w:ascii="標楷體" w:eastAsia="標楷體" w:hAnsi="標楷體" w:hint="eastAsia"/>
                </w:rPr>
                <w:t>W</w:t>
              </w:r>
            </w:ins>
          </w:p>
        </w:tc>
        <w:tc>
          <w:tcPr>
            <w:tcW w:w="3402" w:type="dxa"/>
            <w:tcPrChange w:id="5651" w:author="阿毛" w:date="2021-06-09T14:41:00Z">
              <w:tcPr>
                <w:tcW w:w="3402" w:type="dxa"/>
                <w:gridSpan w:val="2"/>
              </w:tcPr>
            </w:tcPrChange>
          </w:tcPr>
          <w:p w14:paraId="555456F7" w14:textId="77777777" w:rsidR="004C05AA" w:rsidRPr="004415DA" w:rsidRDefault="004C05AA" w:rsidP="0094025F">
            <w:pPr>
              <w:snapToGrid w:val="0"/>
              <w:ind w:left="238" w:hangingChars="99" w:hanging="238"/>
              <w:rPr>
                <w:ins w:id="5652" w:author="智誠 楊" w:date="2021-05-12T10:11:00Z"/>
                <w:rFonts w:ascii="標楷體" w:eastAsia="標楷體" w:hAnsi="標楷體"/>
                <w:color w:val="000000" w:themeColor="text1"/>
              </w:rPr>
            </w:pPr>
            <w:ins w:id="5653" w:author="智誠 楊" w:date="2021-05-12T10:11:00Z">
              <w:r>
                <w:rPr>
                  <w:rFonts w:ascii="標楷體" w:eastAsia="標楷體" w:hAnsi="標楷體" w:hint="eastAsia"/>
                  <w:color w:val="000000" w:themeColor="text1"/>
                </w:rPr>
                <w:t>1.自動顯示原值</w:t>
              </w:r>
            </w:ins>
            <w:ins w:id="5654" w:author="阿毛" w:date="2021-06-09T14:41:00Z">
              <w:r>
                <w:rPr>
                  <w:rFonts w:ascii="標楷體" w:eastAsia="標楷體" w:hAnsi="標楷體" w:hint="eastAsia"/>
                  <w:color w:val="000000" w:themeColor="text1"/>
                </w:rPr>
                <w:t>,</w:t>
              </w:r>
            </w:ins>
            <w:ins w:id="5655" w:author="阿毛" w:date="2021-06-09T14:43:00Z">
              <w:r>
                <w:rPr>
                  <w:rFonts w:ascii="標楷體" w:eastAsia="標楷體" w:hAnsi="標楷體" w:hint="eastAsia"/>
                  <w:color w:val="000000" w:themeColor="text1"/>
                </w:rPr>
                <w:t>當</w:t>
              </w:r>
            </w:ins>
            <w:ins w:id="5656" w:author="阿毛" w:date="2021-06-09T14:41:00Z">
              <w:r>
                <w:rPr>
                  <w:rFonts w:ascii="標楷體" w:eastAsia="標楷體" w:hAnsi="標楷體"/>
                  <w:color w:val="000000" w:themeColor="text1"/>
                </w:rPr>
                <w:t>[</w:t>
              </w:r>
            </w:ins>
            <w:ins w:id="5657" w:author="阿毛" w:date="2021-06-09T14:42:00Z">
              <w:r>
                <w:rPr>
                  <w:rFonts w:ascii="標楷體" w:eastAsia="標楷體" w:hAnsi="標楷體" w:hint="eastAsia"/>
                  <w:color w:val="000000" w:themeColor="text1"/>
                </w:rPr>
                <w:t>還款來源]=[1,他行代償]時可以修改文字,檢核條件:不可為空白/V(7)</w:t>
              </w:r>
            </w:ins>
          </w:p>
          <w:p w14:paraId="1F992457" w14:textId="77777777" w:rsidR="004C05AA" w:rsidDel="00212B26" w:rsidRDefault="004C05AA" w:rsidP="0094025F">
            <w:pPr>
              <w:snapToGrid w:val="0"/>
              <w:ind w:left="238" w:hangingChars="99" w:hanging="238"/>
              <w:jc w:val="both"/>
              <w:rPr>
                <w:ins w:id="5658" w:author="智誠 楊" w:date="2021-05-12T10:04:00Z"/>
                <w:del w:id="5659" w:author="阿毛" w:date="2021-06-09T14:42:00Z"/>
                <w:rFonts w:ascii="標楷體" w:eastAsia="標楷體" w:hAnsi="標楷體"/>
                <w:color w:val="000000" w:themeColor="text1"/>
              </w:rPr>
            </w:pPr>
            <w:ins w:id="5660" w:author="智誠 楊" w:date="2021-05-12T10:11:00Z">
              <w:r>
                <w:rPr>
                  <w:rFonts w:ascii="標楷體" w:eastAsia="標楷體" w:hAnsi="標楷體" w:hint="eastAsia"/>
                  <w:color w:val="000000" w:themeColor="text1"/>
                </w:rPr>
                <w:t>2</w:t>
              </w:r>
            </w:ins>
            <w:ins w:id="5661" w:author="智誠 楊" w:date="2021-05-12T10:04:00Z">
              <w:r w:rsidRPr="00F558A3">
                <w:rPr>
                  <w:rFonts w:ascii="標楷體" w:eastAsia="標楷體" w:hAnsi="標楷體" w:hint="eastAsia"/>
                  <w:color w:val="000000" w:themeColor="text1"/>
                </w:rPr>
                <w:t>.</w:t>
              </w:r>
              <w:del w:id="5662" w:author="阿毛" w:date="2021-06-09T14:42:00Z">
                <w:r w:rsidDel="00212B26">
                  <w:rPr>
                    <w:rFonts w:ascii="標楷體" w:eastAsia="標楷體" w:hAnsi="標楷體" w:hint="eastAsia"/>
                    <w:color w:val="000000" w:themeColor="text1"/>
                  </w:rPr>
                  <w:delText>還款來源=1時,</w:delText>
                </w:r>
              </w:del>
            </w:ins>
            <w:ins w:id="5663" w:author="智誠 楊" w:date="2021-05-12T10:11:00Z">
              <w:del w:id="5664" w:author="阿毛" w:date="2021-06-09T14:42:00Z">
                <w:r w:rsidDel="00212B26">
                  <w:rPr>
                    <w:rFonts w:ascii="標楷體" w:eastAsia="標楷體" w:hAnsi="標楷體" w:hint="eastAsia"/>
                    <w:color w:val="000000" w:themeColor="text1"/>
                  </w:rPr>
                  <w:delText>可以修改</w:delText>
                </w:r>
              </w:del>
            </w:ins>
          </w:p>
          <w:p w14:paraId="5113D294" w14:textId="77777777" w:rsidR="004C05AA" w:rsidDel="00212B26" w:rsidRDefault="004C05AA" w:rsidP="0094025F">
            <w:pPr>
              <w:snapToGrid w:val="0"/>
              <w:ind w:left="238" w:hangingChars="99" w:hanging="238"/>
              <w:jc w:val="both"/>
              <w:rPr>
                <w:ins w:id="5665" w:author="智誠 楊" w:date="2021-05-12T10:04:00Z"/>
                <w:del w:id="5666" w:author="阿毛" w:date="2021-06-09T14:42:00Z"/>
                <w:rFonts w:ascii="標楷體" w:eastAsia="標楷體" w:hAnsi="標楷體"/>
                <w:color w:val="000000" w:themeColor="text1"/>
              </w:rPr>
            </w:pPr>
            <w:ins w:id="5667" w:author="智誠 楊" w:date="2021-05-12T10:11:00Z">
              <w:del w:id="5668" w:author="阿毛" w:date="2021-06-09T14:42:00Z">
                <w:r w:rsidDel="00212B26">
                  <w:rPr>
                    <w:rFonts w:ascii="標楷體" w:eastAsia="標楷體" w:hAnsi="標楷體" w:hint="eastAsia"/>
                    <w:color w:val="000000" w:themeColor="text1"/>
                  </w:rPr>
                  <w:delText>3</w:delText>
                </w:r>
              </w:del>
            </w:ins>
            <w:ins w:id="5669" w:author="智誠 楊" w:date="2021-05-12T10:04:00Z">
              <w:del w:id="5670" w:author="阿毛" w:date="2021-06-09T14:42:00Z">
                <w:r w:rsidDel="00212B26">
                  <w:rPr>
                    <w:rFonts w:ascii="標楷體" w:eastAsia="標楷體" w:hAnsi="標楷體" w:hint="eastAsia"/>
                    <w:color w:val="000000" w:themeColor="text1"/>
                  </w:rPr>
                  <w:delText>.檢查:</w:delText>
                </w:r>
              </w:del>
            </w:ins>
          </w:p>
          <w:p w14:paraId="008261B8" w14:textId="77777777" w:rsidR="004C05AA" w:rsidRPr="00F558A3" w:rsidDel="00212B26" w:rsidRDefault="004C05AA" w:rsidP="0094025F">
            <w:pPr>
              <w:snapToGrid w:val="0"/>
              <w:ind w:left="238" w:hangingChars="99" w:hanging="238"/>
              <w:jc w:val="both"/>
              <w:rPr>
                <w:ins w:id="5671" w:author="智誠 楊" w:date="2021-05-12T10:04:00Z"/>
                <w:del w:id="5672" w:author="阿毛" w:date="2021-06-09T14:42:00Z"/>
                <w:rFonts w:ascii="標楷體" w:eastAsia="標楷體" w:hAnsi="標楷體"/>
                <w:color w:val="000000" w:themeColor="text1"/>
              </w:rPr>
            </w:pPr>
            <w:ins w:id="5673" w:author="智誠 楊" w:date="2021-05-12T10:04:00Z">
              <w:del w:id="5674" w:author="阿毛" w:date="2021-06-09T14:42:00Z">
                <w:r w:rsidRPr="00D56434" w:rsidDel="00212B26">
                  <w:rPr>
                    <w:rFonts w:ascii="標楷體" w:eastAsia="標楷體" w:hAnsi="標楷體"/>
                    <w:color w:val="000000" w:themeColor="text1"/>
                  </w:rPr>
                  <w:delText>C(3,#RepaySource,1,</w:delText>
                </w:r>
                <w:r w:rsidDel="00212B26">
                  <w:rPr>
                    <w:rFonts w:ascii="標楷體" w:eastAsia="標楷體" w:hAnsi="標楷體"/>
                    <w:color w:val="000000" w:themeColor="text1"/>
                  </w:rPr>
                  <w:delText>V(7)</w:delText>
                </w:r>
                <w:r w:rsidRPr="00D56434" w:rsidDel="00212B26">
                  <w:rPr>
                    <w:rFonts w:ascii="標楷體" w:eastAsia="標楷體" w:hAnsi="標楷體"/>
                    <w:color w:val="000000" w:themeColor="text1"/>
                  </w:rPr>
                  <w:delText>,s)</w:delText>
                </w:r>
              </w:del>
            </w:ins>
          </w:p>
          <w:p w14:paraId="24EB7D2D" w14:textId="77777777" w:rsidR="004C05AA" w:rsidRDefault="004C05AA" w:rsidP="0094025F">
            <w:pPr>
              <w:snapToGrid w:val="0"/>
              <w:ind w:left="238" w:hangingChars="99" w:hanging="238"/>
              <w:jc w:val="both"/>
              <w:rPr>
                <w:ins w:id="5675" w:author="智誠 楊" w:date="2021-05-12T10:04:00Z"/>
                <w:rFonts w:ascii="標楷體" w:eastAsia="標楷體" w:hAnsi="標楷體"/>
                <w:color w:val="000000" w:themeColor="text1"/>
              </w:rPr>
              <w:pPrChange w:id="5676" w:author="阿毛" w:date="2021-06-09T14:42:00Z">
                <w:pPr>
                  <w:snapToGrid w:val="0"/>
                  <w:ind w:left="238" w:hangingChars="99" w:hanging="238"/>
                </w:pPr>
              </w:pPrChange>
            </w:pPr>
            <w:ins w:id="5677" w:author="智誠 楊" w:date="2021-05-12T10:11:00Z">
              <w:del w:id="5678" w:author="阿毛" w:date="2021-06-09T14:42:00Z">
                <w:r w:rsidDel="00212B26">
                  <w:rPr>
                    <w:rFonts w:ascii="標楷體" w:eastAsia="標楷體" w:hAnsi="標楷體" w:hint="eastAsia"/>
                    <w:color w:val="000000" w:themeColor="text1"/>
                  </w:rPr>
                  <w:delText>4</w:delText>
                </w:r>
              </w:del>
            </w:ins>
            <w:ins w:id="5679" w:author="智誠 楊" w:date="2021-05-12T10:04:00Z">
              <w:del w:id="5680" w:author="阿毛" w:date="2021-06-09T14:42:00Z">
                <w:r w:rsidDel="00212B26">
                  <w:rPr>
                    <w:rFonts w:ascii="標楷體" w:eastAsia="標楷體" w:hAnsi="標楷體" w:hint="eastAsia"/>
                    <w:color w:val="000000" w:themeColor="text1"/>
                  </w:rPr>
                  <w:delText>.</w:delText>
                </w:r>
              </w:del>
              <w:r>
                <w:rPr>
                  <w:rFonts w:ascii="標楷體" w:eastAsia="標楷體" w:hAnsi="標楷體"/>
                </w:rPr>
                <w:t>MlundryRecord.RepayBank</w:t>
              </w:r>
            </w:ins>
          </w:p>
        </w:tc>
      </w:tr>
      <w:tr w:rsidR="004C05AA" w:rsidRPr="00847BB7" w14:paraId="6295B61E"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681"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5682" w:author="智誠 楊" w:date="2021-05-12T10:04:00Z"/>
          <w:trPrChange w:id="5683" w:author="阿毛" w:date="2021-06-09T14:41:00Z">
            <w:trPr>
              <w:gridAfter w:val="0"/>
              <w:trHeight w:val="291"/>
              <w:jc w:val="center"/>
            </w:trPr>
          </w:trPrChange>
        </w:trPr>
        <w:tc>
          <w:tcPr>
            <w:tcW w:w="456" w:type="dxa"/>
            <w:tcPrChange w:id="5684" w:author="阿毛" w:date="2021-06-09T14:41:00Z">
              <w:tcPr>
                <w:tcW w:w="456" w:type="dxa"/>
                <w:gridSpan w:val="2"/>
              </w:tcPr>
            </w:tcPrChange>
          </w:tcPr>
          <w:p w14:paraId="745252B9" w14:textId="77777777" w:rsidR="004C05AA" w:rsidRDefault="004C05AA" w:rsidP="0094025F">
            <w:pPr>
              <w:rPr>
                <w:ins w:id="5685" w:author="智誠 楊" w:date="2021-05-12T10:04:00Z"/>
                <w:rFonts w:ascii="標楷體" w:eastAsia="標楷體" w:hAnsi="標楷體"/>
              </w:rPr>
            </w:pPr>
            <w:ins w:id="5686" w:author="智誠 楊" w:date="2021-05-12T10:04:00Z">
              <w:r>
                <w:rPr>
                  <w:rFonts w:ascii="標楷體" w:eastAsia="標楷體" w:hAnsi="標楷體" w:hint="eastAsia"/>
                </w:rPr>
                <w:t>10</w:t>
              </w:r>
            </w:ins>
          </w:p>
        </w:tc>
        <w:tc>
          <w:tcPr>
            <w:tcW w:w="1736" w:type="dxa"/>
            <w:tcPrChange w:id="5687" w:author="阿毛" w:date="2021-06-09T14:41:00Z">
              <w:tcPr>
                <w:tcW w:w="1736" w:type="dxa"/>
                <w:gridSpan w:val="2"/>
              </w:tcPr>
            </w:tcPrChange>
          </w:tcPr>
          <w:p w14:paraId="153C67D7" w14:textId="77777777" w:rsidR="004C05AA" w:rsidRDefault="004C05AA" w:rsidP="0094025F">
            <w:pPr>
              <w:rPr>
                <w:ins w:id="5688" w:author="智誠 楊" w:date="2021-05-12T10:04:00Z"/>
                <w:rFonts w:ascii="標楷體" w:eastAsia="標楷體" w:hAnsi="標楷體"/>
                <w:lang w:eastAsia="zh-HK"/>
              </w:rPr>
            </w:pPr>
            <w:ins w:id="5689" w:author="智誠 楊" w:date="2021-05-12T10:04:00Z">
              <w:r>
                <w:rPr>
                  <w:rFonts w:ascii="標楷體" w:eastAsia="標楷體" w:hAnsi="標楷體" w:hint="eastAsia"/>
                  <w:lang w:eastAsia="zh-HK"/>
                </w:rPr>
                <w:t>實際還款日期</w:t>
              </w:r>
            </w:ins>
          </w:p>
        </w:tc>
        <w:tc>
          <w:tcPr>
            <w:tcW w:w="1053" w:type="dxa"/>
            <w:tcPrChange w:id="5690" w:author="阿毛" w:date="2021-06-09T14:41:00Z">
              <w:tcPr>
                <w:tcW w:w="1602" w:type="dxa"/>
                <w:gridSpan w:val="2"/>
              </w:tcPr>
            </w:tcPrChange>
          </w:tcPr>
          <w:p w14:paraId="4968547C" w14:textId="77777777" w:rsidR="004C05AA" w:rsidRDefault="004C05AA" w:rsidP="0094025F">
            <w:pPr>
              <w:rPr>
                <w:ins w:id="5691" w:author="智誠 楊" w:date="2021-05-12T10:04:00Z"/>
                <w:rFonts w:ascii="標楷體" w:eastAsia="標楷體" w:hAnsi="標楷體"/>
              </w:rPr>
            </w:pPr>
            <w:ins w:id="5692" w:author="智誠 楊" w:date="2021-05-12T10:04:00Z">
              <w:r>
                <w:rPr>
                  <w:rFonts w:ascii="標楷體" w:eastAsia="標楷體" w:hAnsi="標楷體" w:hint="eastAsia"/>
                </w:rPr>
                <w:t>7</w:t>
              </w:r>
            </w:ins>
          </w:p>
        </w:tc>
        <w:tc>
          <w:tcPr>
            <w:tcW w:w="992" w:type="dxa"/>
            <w:tcPrChange w:id="5693" w:author="阿毛" w:date="2021-06-09T14:41:00Z">
              <w:tcPr>
                <w:tcW w:w="992" w:type="dxa"/>
              </w:tcPr>
            </w:tcPrChange>
          </w:tcPr>
          <w:p w14:paraId="427DE76C" w14:textId="77777777" w:rsidR="004C05AA" w:rsidRPr="00847BB7" w:rsidRDefault="004C05AA" w:rsidP="0094025F">
            <w:pPr>
              <w:rPr>
                <w:ins w:id="5694" w:author="智誠 楊" w:date="2021-05-12T10:04:00Z"/>
                <w:rFonts w:ascii="標楷體" w:eastAsia="標楷體" w:hAnsi="標楷體"/>
              </w:rPr>
            </w:pPr>
          </w:p>
        </w:tc>
        <w:tc>
          <w:tcPr>
            <w:tcW w:w="2038" w:type="dxa"/>
            <w:tcPrChange w:id="5695" w:author="阿毛" w:date="2021-06-09T14:41:00Z">
              <w:tcPr>
                <w:tcW w:w="1489" w:type="dxa"/>
              </w:tcPr>
            </w:tcPrChange>
          </w:tcPr>
          <w:p w14:paraId="7323F3EC" w14:textId="77777777" w:rsidR="004C05AA" w:rsidRPr="00847BB7" w:rsidRDefault="004C05AA" w:rsidP="0094025F">
            <w:pPr>
              <w:rPr>
                <w:ins w:id="5696" w:author="智誠 楊" w:date="2021-05-12T10:04:00Z"/>
                <w:rFonts w:ascii="標楷體" w:eastAsia="標楷體" w:hAnsi="標楷體"/>
                <w:lang w:eastAsia="zh-HK"/>
              </w:rPr>
            </w:pPr>
            <w:ins w:id="5697" w:author="阿毛" w:date="2021-06-09T16:18:00Z">
              <w:r>
                <w:rPr>
                  <w:rFonts w:ascii="標楷體" w:eastAsia="標楷體" w:hAnsi="標楷體" w:hint="eastAsia"/>
                </w:rPr>
                <w:t>日期選單</w:t>
              </w:r>
            </w:ins>
          </w:p>
        </w:tc>
        <w:tc>
          <w:tcPr>
            <w:tcW w:w="354" w:type="dxa"/>
            <w:tcPrChange w:id="5698" w:author="阿毛" w:date="2021-06-09T14:41:00Z">
              <w:tcPr>
                <w:tcW w:w="354" w:type="dxa"/>
              </w:tcPr>
            </w:tcPrChange>
          </w:tcPr>
          <w:p w14:paraId="45518ED5" w14:textId="77777777" w:rsidR="004C05AA" w:rsidRPr="00847BB7" w:rsidRDefault="004C05AA" w:rsidP="0094025F">
            <w:pPr>
              <w:rPr>
                <w:ins w:id="5699" w:author="智誠 楊" w:date="2021-05-12T10:04:00Z"/>
                <w:rFonts w:ascii="標楷體" w:eastAsia="標楷體" w:hAnsi="標楷體"/>
              </w:rPr>
            </w:pPr>
          </w:p>
        </w:tc>
        <w:tc>
          <w:tcPr>
            <w:tcW w:w="709" w:type="dxa"/>
            <w:tcPrChange w:id="5700" w:author="阿毛" w:date="2021-06-09T14:41:00Z">
              <w:tcPr>
                <w:tcW w:w="709" w:type="dxa"/>
              </w:tcPr>
            </w:tcPrChange>
          </w:tcPr>
          <w:p w14:paraId="64E16302" w14:textId="77777777" w:rsidR="004C05AA" w:rsidRDefault="004C05AA" w:rsidP="0094025F">
            <w:pPr>
              <w:jc w:val="center"/>
              <w:rPr>
                <w:ins w:id="5701" w:author="智誠 楊" w:date="2021-05-12T10:04:00Z"/>
                <w:rFonts w:ascii="標楷體" w:eastAsia="標楷體" w:hAnsi="標楷體"/>
              </w:rPr>
            </w:pPr>
            <w:ins w:id="5702" w:author="智誠 楊" w:date="2021-05-12T10:04:00Z">
              <w:r w:rsidRPr="005856BF">
                <w:rPr>
                  <w:rFonts w:ascii="標楷體" w:eastAsia="標楷體" w:hAnsi="標楷體" w:hint="eastAsia"/>
                </w:rPr>
                <w:t>W</w:t>
              </w:r>
            </w:ins>
          </w:p>
        </w:tc>
        <w:tc>
          <w:tcPr>
            <w:tcW w:w="3402" w:type="dxa"/>
            <w:tcPrChange w:id="5703" w:author="阿毛" w:date="2021-06-09T14:41:00Z">
              <w:tcPr>
                <w:tcW w:w="3402" w:type="dxa"/>
                <w:gridSpan w:val="2"/>
              </w:tcPr>
            </w:tcPrChange>
          </w:tcPr>
          <w:p w14:paraId="35A03791" w14:textId="77777777" w:rsidR="004C05AA" w:rsidRPr="004415DA" w:rsidRDefault="004C05AA" w:rsidP="0094025F">
            <w:pPr>
              <w:snapToGrid w:val="0"/>
              <w:ind w:left="238" w:hangingChars="99" w:hanging="238"/>
              <w:rPr>
                <w:ins w:id="5704" w:author="智誠 楊" w:date="2021-05-12T10:12:00Z"/>
                <w:rFonts w:ascii="標楷體" w:eastAsia="標楷體" w:hAnsi="標楷體"/>
                <w:color w:val="000000" w:themeColor="text1"/>
              </w:rPr>
            </w:pPr>
            <w:ins w:id="5705" w:author="智誠 楊" w:date="2021-05-12T10:12:00Z">
              <w:r>
                <w:rPr>
                  <w:rFonts w:ascii="標楷體" w:eastAsia="標楷體" w:hAnsi="標楷體" w:hint="eastAsia"/>
                  <w:color w:val="000000" w:themeColor="text1"/>
                </w:rPr>
                <w:t>1.自動顯示原值,可以修改</w:t>
              </w:r>
            </w:ins>
            <w:ins w:id="5706" w:author="阿毛" w:date="2021-06-09T14:43:00Z">
              <w:r>
                <w:rPr>
                  <w:rFonts w:ascii="標楷體" w:eastAsia="標楷體" w:hAnsi="標楷體" w:hint="eastAsia"/>
                  <w:color w:val="000000" w:themeColor="text1"/>
                </w:rPr>
                <w:t>日期,日期格式/</w:t>
              </w:r>
            </w:ins>
            <w:ins w:id="5707" w:author="阿毛" w:date="2021-06-09T14:44:00Z">
              <w:r w:rsidRPr="00D56434">
                <w:rPr>
                  <w:rFonts w:ascii="標楷體" w:eastAsia="標楷體" w:hAnsi="標楷體"/>
                  <w:color w:val="000000" w:themeColor="text1"/>
                </w:rPr>
                <w:t>A(DATE,0)</w:t>
              </w:r>
            </w:ins>
          </w:p>
          <w:p w14:paraId="5E808878" w14:textId="77777777" w:rsidR="004C05AA" w:rsidDel="00212B26" w:rsidRDefault="004C05AA" w:rsidP="0094025F">
            <w:pPr>
              <w:snapToGrid w:val="0"/>
              <w:ind w:left="238" w:hangingChars="99" w:hanging="238"/>
              <w:rPr>
                <w:ins w:id="5708" w:author="智誠 楊" w:date="2021-05-12T10:04:00Z"/>
                <w:del w:id="5709" w:author="阿毛" w:date="2021-06-09T14:44:00Z"/>
                <w:rFonts w:ascii="標楷體" w:eastAsia="標楷體" w:hAnsi="標楷體"/>
                <w:color w:val="000000" w:themeColor="text1"/>
              </w:rPr>
            </w:pPr>
            <w:ins w:id="5710" w:author="智誠 楊" w:date="2021-05-12T10:04:00Z">
              <w:r>
                <w:rPr>
                  <w:rFonts w:ascii="標楷體" w:eastAsia="標楷體" w:hAnsi="標楷體" w:hint="eastAsia"/>
                  <w:color w:val="000000" w:themeColor="text1"/>
                </w:rPr>
                <w:t>2</w:t>
              </w:r>
              <w:r>
                <w:rPr>
                  <w:rFonts w:ascii="標楷體" w:eastAsia="標楷體" w:hAnsi="標楷體"/>
                  <w:color w:val="000000" w:themeColor="text1"/>
                </w:rPr>
                <w:t>.</w:t>
              </w:r>
              <w:del w:id="5711" w:author="阿毛" w:date="2021-06-09T14:44:00Z">
                <w:r w:rsidDel="00212B26">
                  <w:rPr>
                    <w:rFonts w:ascii="標楷體" w:eastAsia="標楷體" w:hAnsi="標楷體" w:hint="eastAsia"/>
                    <w:color w:val="000000" w:themeColor="text1"/>
                  </w:rPr>
                  <w:delText>檢查:</w:delText>
                </w:r>
              </w:del>
            </w:ins>
          </w:p>
          <w:p w14:paraId="040058C9" w14:textId="77777777" w:rsidR="004C05AA" w:rsidRPr="004415DA" w:rsidDel="00212B26" w:rsidRDefault="004C05AA" w:rsidP="0094025F">
            <w:pPr>
              <w:snapToGrid w:val="0"/>
              <w:ind w:left="238" w:hangingChars="99" w:hanging="238"/>
              <w:rPr>
                <w:ins w:id="5712" w:author="智誠 楊" w:date="2021-05-12T10:04:00Z"/>
                <w:del w:id="5713" w:author="阿毛" w:date="2021-06-09T14:44:00Z"/>
                <w:rFonts w:ascii="標楷體" w:eastAsia="標楷體" w:hAnsi="標楷體"/>
                <w:color w:val="000000" w:themeColor="text1"/>
              </w:rPr>
            </w:pPr>
            <w:ins w:id="5714" w:author="智誠 楊" w:date="2021-05-12T10:04:00Z">
              <w:del w:id="5715" w:author="阿毛" w:date="2021-06-09T14:44:00Z">
                <w:r w:rsidRPr="00D56434" w:rsidDel="00212B26">
                  <w:rPr>
                    <w:rFonts w:ascii="標楷體" w:eastAsia="標楷體" w:hAnsi="標楷體"/>
                    <w:color w:val="000000" w:themeColor="text1"/>
                  </w:rPr>
                  <w:delText>A(DATE,0,#ActualRepayDate)</w:delText>
                </w:r>
              </w:del>
            </w:ins>
          </w:p>
          <w:p w14:paraId="1C5ACDCB" w14:textId="77777777" w:rsidR="004C05AA" w:rsidRDefault="004C05AA" w:rsidP="0094025F">
            <w:pPr>
              <w:snapToGrid w:val="0"/>
              <w:ind w:left="238" w:hangingChars="99" w:hanging="238"/>
              <w:rPr>
                <w:ins w:id="5716" w:author="智誠 楊" w:date="2021-05-12T10:04:00Z"/>
                <w:rFonts w:ascii="標楷體" w:eastAsia="標楷體" w:hAnsi="標楷體"/>
                <w:color w:val="000000" w:themeColor="text1"/>
              </w:rPr>
            </w:pPr>
            <w:ins w:id="5717" w:author="智誠 楊" w:date="2021-05-12T10:13:00Z">
              <w:del w:id="5718" w:author="阿毛" w:date="2021-06-09T14:44:00Z">
                <w:r w:rsidDel="00212B26">
                  <w:rPr>
                    <w:rFonts w:ascii="標楷體" w:eastAsia="標楷體" w:hAnsi="標楷體" w:hint="eastAsia"/>
                    <w:color w:val="000000" w:themeColor="text1"/>
                  </w:rPr>
                  <w:delText>3</w:delText>
                </w:r>
              </w:del>
            </w:ins>
            <w:ins w:id="5719" w:author="智誠 楊" w:date="2021-05-12T10:04:00Z">
              <w:del w:id="5720" w:author="阿毛" w:date="2021-06-09T14:44:00Z">
                <w:r w:rsidDel="00212B26">
                  <w:rPr>
                    <w:rFonts w:ascii="標楷體" w:eastAsia="標楷體" w:hAnsi="標楷體" w:hint="eastAsia"/>
                    <w:color w:val="000000" w:themeColor="text1"/>
                  </w:rPr>
                  <w:delText>.</w:delText>
                </w:r>
              </w:del>
              <w:r>
                <w:rPr>
                  <w:rFonts w:ascii="標楷體" w:eastAsia="標楷體" w:hAnsi="標楷體"/>
                </w:rPr>
                <w:t>MlundryRecord.ActualRepayDate</w:t>
              </w:r>
            </w:ins>
          </w:p>
        </w:tc>
      </w:tr>
      <w:tr w:rsidR="004C05AA" w:rsidRPr="00847BB7" w14:paraId="055C8EBF" w14:textId="77777777" w:rsidTr="0094025F">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5721" w:author="阿毛" w:date="2021-06-09T14:41:00Z">
            <w:tblPrEx>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91"/>
          <w:jc w:val="center"/>
          <w:ins w:id="5722" w:author="智誠 楊" w:date="2021-05-12T10:04:00Z"/>
          <w:trPrChange w:id="5723" w:author="阿毛" w:date="2021-06-09T14:41:00Z">
            <w:trPr>
              <w:gridAfter w:val="0"/>
              <w:trHeight w:val="291"/>
              <w:jc w:val="center"/>
            </w:trPr>
          </w:trPrChange>
        </w:trPr>
        <w:tc>
          <w:tcPr>
            <w:tcW w:w="456" w:type="dxa"/>
            <w:tcPrChange w:id="5724" w:author="阿毛" w:date="2021-06-09T14:41:00Z">
              <w:tcPr>
                <w:tcW w:w="456" w:type="dxa"/>
                <w:gridSpan w:val="2"/>
              </w:tcPr>
            </w:tcPrChange>
          </w:tcPr>
          <w:p w14:paraId="247880C8" w14:textId="77777777" w:rsidR="004C05AA" w:rsidRDefault="004C05AA" w:rsidP="0094025F">
            <w:pPr>
              <w:rPr>
                <w:ins w:id="5725" w:author="智誠 楊" w:date="2021-05-12T10:04:00Z"/>
                <w:rFonts w:ascii="標楷體" w:eastAsia="標楷體" w:hAnsi="標楷體"/>
              </w:rPr>
            </w:pPr>
            <w:ins w:id="5726" w:author="智誠 楊" w:date="2021-05-12T10:04:00Z">
              <w:r>
                <w:rPr>
                  <w:rFonts w:ascii="標楷體" w:eastAsia="標楷體" w:hAnsi="標楷體" w:hint="eastAsia"/>
                </w:rPr>
                <w:t>11</w:t>
              </w:r>
            </w:ins>
          </w:p>
        </w:tc>
        <w:tc>
          <w:tcPr>
            <w:tcW w:w="1736" w:type="dxa"/>
            <w:tcPrChange w:id="5727" w:author="阿毛" w:date="2021-06-09T14:41:00Z">
              <w:tcPr>
                <w:tcW w:w="1736" w:type="dxa"/>
                <w:gridSpan w:val="2"/>
              </w:tcPr>
            </w:tcPrChange>
          </w:tcPr>
          <w:p w14:paraId="3DF13101" w14:textId="77777777" w:rsidR="004C05AA" w:rsidRDefault="004C05AA" w:rsidP="0094025F">
            <w:pPr>
              <w:rPr>
                <w:ins w:id="5728" w:author="智誠 楊" w:date="2021-05-12T10:04:00Z"/>
                <w:rFonts w:ascii="標楷體" w:eastAsia="標楷體" w:hAnsi="標楷體"/>
                <w:lang w:eastAsia="zh-HK"/>
              </w:rPr>
            </w:pPr>
            <w:ins w:id="5729" w:author="智誠 楊" w:date="2021-05-12T10:04:00Z">
              <w:r>
                <w:rPr>
                  <w:rFonts w:ascii="標楷體" w:eastAsia="標楷體" w:hAnsi="標楷體" w:hint="eastAsia"/>
                  <w:lang w:eastAsia="zh-HK"/>
                </w:rPr>
                <w:t>其他說明</w:t>
              </w:r>
            </w:ins>
          </w:p>
        </w:tc>
        <w:tc>
          <w:tcPr>
            <w:tcW w:w="1053" w:type="dxa"/>
            <w:tcPrChange w:id="5730" w:author="阿毛" w:date="2021-06-09T14:41:00Z">
              <w:tcPr>
                <w:tcW w:w="1602" w:type="dxa"/>
                <w:gridSpan w:val="2"/>
              </w:tcPr>
            </w:tcPrChange>
          </w:tcPr>
          <w:p w14:paraId="68F1BD9D" w14:textId="77777777" w:rsidR="004C05AA" w:rsidRDefault="004C05AA" w:rsidP="0094025F">
            <w:pPr>
              <w:rPr>
                <w:ins w:id="5731" w:author="智誠 楊" w:date="2021-05-12T10:04:00Z"/>
                <w:rFonts w:ascii="標楷體" w:eastAsia="標楷體" w:hAnsi="標楷體"/>
              </w:rPr>
            </w:pPr>
            <w:ins w:id="5732" w:author="智誠 楊" w:date="2021-05-12T10:04:00Z">
              <w:r>
                <w:rPr>
                  <w:rFonts w:ascii="標楷體" w:eastAsia="標楷體" w:hAnsi="標楷體" w:hint="eastAsia"/>
                </w:rPr>
                <w:t>120</w:t>
              </w:r>
            </w:ins>
          </w:p>
        </w:tc>
        <w:tc>
          <w:tcPr>
            <w:tcW w:w="992" w:type="dxa"/>
            <w:tcPrChange w:id="5733" w:author="阿毛" w:date="2021-06-09T14:41:00Z">
              <w:tcPr>
                <w:tcW w:w="992" w:type="dxa"/>
              </w:tcPr>
            </w:tcPrChange>
          </w:tcPr>
          <w:p w14:paraId="1D043077" w14:textId="77777777" w:rsidR="004C05AA" w:rsidRPr="00847BB7" w:rsidRDefault="004C05AA" w:rsidP="0094025F">
            <w:pPr>
              <w:rPr>
                <w:ins w:id="5734" w:author="智誠 楊" w:date="2021-05-12T10:04:00Z"/>
                <w:rFonts w:ascii="標楷體" w:eastAsia="標楷體" w:hAnsi="標楷體"/>
              </w:rPr>
            </w:pPr>
          </w:p>
        </w:tc>
        <w:tc>
          <w:tcPr>
            <w:tcW w:w="2038" w:type="dxa"/>
            <w:tcPrChange w:id="5735" w:author="阿毛" w:date="2021-06-09T14:41:00Z">
              <w:tcPr>
                <w:tcW w:w="1489" w:type="dxa"/>
              </w:tcPr>
            </w:tcPrChange>
          </w:tcPr>
          <w:p w14:paraId="44C40572" w14:textId="77777777" w:rsidR="004C05AA" w:rsidRPr="00847BB7" w:rsidRDefault="004C05AA" w:rsidP="0094025F">
            <w:pPr>
              <w:rPr>
                <w:ins w:id="5736" w:author="智誠 楊" w:date="2021-05-12T10:04:00Z"/>
                <w:rFonts w:ascii="標楷體" w:eastAsia="標楷體" w:hAnsi="標楷體"/>
                <w:lang w:eastAsia="zh-HK"/>
              </w:rPr>
            </w:pPr>
          </w:p>
        </w:tc>
        <w:tc>
          <w:tcPr>
            <w:tcW w:w="354" w:type="dxa"/>
            <w:tcPrChange w:id="5737" w:author="阿毛" w:date="2021-06-09T14:41:00Z">
              <w:tcPr>
                <w:tcW w:w="354" w:type="dxa"/>
              </w:tcPr>
            </w:tcPrChange>
          </w:tcPr>
          <w:p w14:paraId="2F11B371" w14:textId="77777777" w:rsidR="004C05AA" w:rsidRPr="00847BB7" w:rsidRDefault="004C05AA" w:rsidP="0094025F">
            <w:pPr>
              <w:rPr>
                <w:ins w:id="5738" w:author="智誠 楊" w:date="2021-05-12T10:04:00Z"/>
                <w:rFonts w:ascii="標楷體" w:eastAsia="標楷體" w:hAnsi="標楷體"/>
              </w:rPr>
            </w:pPr>
          </w:p>
        </w:tc>
        <w:tc>
          <w:tcPr>
            <w:tcW w:w="709" w:type="dxa"/>
            <w:tcPrChange w:id="5739" w:author="阿毛" w:date="2021-06-09T14:41:00Z">
              <w:tcPr>
                <w:tcW w:w="709" w:type="dxa"/>
              </w:tcPr>
            </w:tcPrChange>
          </w:tcPr>
          <w:p w14:paraId="551DC566" w14:textId="77777777" w:rsidR="004C05AA" w:rsidRDefault="004C05AA" w:rsidP="0094025F">
            <w:pPr>
              <w:jc w:val="center"/>
              <w:rPr>
                <w:ins w:id="5740" w:author="智誠 楊" w:date="2021-05-12T10:04:00Z"/>
                <w:rFonts w:ascii="標楷體" w:eastAsia="標楷體" w:hAnsi="標楷體"/>
              </w:rPr>
            </w:pPr>
            <w:ins w:id="5741" w:author="智誠 楊" w:date="2021-05-12T10:04:00Z">
              <w:r w:rsidRPr="005856BF">
                <w:rPr>
                  <w:rFonts w:ascii="標楷體" w:eastAsia="標楷體" w:hAnsi="標楷體" w:hint="eastAsia"/>
                </w:rPr>
                <w:t>W</w:t>
              </w:r>
            </w:ins>
          </w:p>
        </w:tc>
        <w:tc>
          <w:tcPr>
            <w:tcW w:w="3402" w:type="dxa"/>
            <w:tcPrChange w:id="5742" w:author="阿毛" w:date="2021-06-09T14:41:00Z">
              <w:tcPr>
                <w:tcW w:w="3402" w:type="dxa"/>
                <w:gridSpan w:val="2"/>
              </w:tcPr>
            </w:tcPrChange>
          </w:tcPr>
          <w:p w14:paraId="722AC19A" w14:textId="77777777" w:rsidR="004C05AA" w:rsidRPr="004415DA" w:rsidRDefault="004C05AA" w:rsidP="0094025F">
            <w:pPr>
              <w:snapToGrid w:val="0"/>
              <w:ind w:left="238" w:hangingChars="99" w:hanging="238"/>
              <w:rPr>
                <w:ins w:id="5743" w:author="智誠 楊" w:date="2021-05-12T10:13:00Z"/>
                <w:rFonts w:ascii="標楷體" w:eastAsia="標楷體" w:hAnsi="標楷體"/>
                <w:color w:val="000000" w:themeColor="text1"/>
              </w:rPr>
            </w:pPr>
            <w:ins w:id="5744" w:author="智誠 楊" w:date="2021-05-12T10:13:00Z">
              <w:r>
                <w:rPr>
                  <w:rFonts w:ascii="標楷體" w:eastAsia="標楷體" w:hAnsi="標楷體" w:hint="eastAsia"/>
                  <w:color w:val="000000" w:themeColor="text1"/>
                </w:rPr>
                <w:t>1.自動顯示原值,可以修改</w:t>
              </w:r>
            </w:ins>
            <w:ins w:id="5745" w:author="阿毛" w:date="2021-06-09T14:44:00Z">
              <w:r>
                <w:rPr>
                  <w:rFonts w:ascii="標楷體" w:eastAsia="標楷體" w:hAnsi="標楷體" w:hint="eastAsia"/>
                  <w:color w:val="000000" w:themeColor="text1"/>
                </w:rPr>
                <w:t>文字</w:t>
              </w:r>
            </w:ins>
          </w:p>
          <w:p w14:paraId="6D523232" w14:textId="77777777" w:rsidR="004C05AA" w:rsidRDefault="004C05AA" w:rsidP="0094025F">
            <w:pPr>
              <w:snapToGrid w:val="0"/>
              <w:ind w:left="238" w:hangingChars="99" w:hanging="238"/>
              <w:rPr>
                <w:ins w:id="5746" w:author="智誠 楊" w:date="2021-05-12T10:04:00Z"/>
                <w:rFonts w:ascii="標楷體" w:eastAsia="標楷體" w:hAnsi="標楷體"/>
                <w:color w:val="000000" w:themeColor="text1"/>
              </w:rPr>
            </w:pPr>
            <w:ins w:id="5747" w:author="智誠 楊" w:date="2021-05-12T10:04:00Z">
              <w:r>
                <w:rPr>
                  <w:rFonts w:ascii="標楷體" w:eastAsia="標楷體" w:hAnsi="標楷體" w:hint="eastAsia"/>
                  <w:color w:val="000000" w:themeColor="text1"/>
                </w:rPr>
                <w:t>2.</w:t>
              </w:r>
              <w:r>
                <w:rPr>
                  <w:rFonts w:ascii="標楷體" w:eastAsia="標楷體" w:hAnsi="標楷體"/>
                </w:rPr>
                <w:t>MlundryRecord.</w:t>
              </w:r>
              <w:r w:rsidRPr="009456CD">
                <w:rPr>
                  <w:rFonts w:ascii="標楷體" w:eastAsia="標楷體" w:hAnsi="標楷體"/>
                </w:rPr>
                <w:t>Description</w:t>
              </w:r>
            </w:ins>
          </w:p>
        </w:tc>
      </w:tr>
    </w:tbl>
    <w:p w14:paraId="4ADCDC20" w14:textId="77777777" w:rsidR="004C05AA" w:rsidRPr="00362205" w:rsidRDefault="004C05AA" w:rsidP="004C05AA">
      <w:pPr>
        <w:rPr>
          <w:rFonts w:ascii="標楷體" w:eastAsia="標楷體" w:hAnsi="標楷體"/>
        </w:rPr>
      </w:pPr>
    </w:p>
    <w:p w14:paraId="15F58DF2" w14:textId="77777777" w:rsidR="004C05AA" w:rsidRDefault="004C05AA" w:rsidP="004C05AA">
      <w:pPr>
        <w:widowControl/>
        <w:rPr>
          <w:ins w:id="5748" w:author="智誠 楊" w:date="2021-05-08T16:38:00Z"/>
          <w:rFonts w:ascii="標楷體" w:eastAsia="標楷體" w:hAnsi="標楷體"/>
        </w:rPr>
      </w:pPr>
      <w:ins w:id="5749" w:author="智誠 楊" w:date="2021-05-08T16:38:00Z">
        <w:r>
          <w:rPr>
            <w:rFonts w:ascii="標楷體" w:eastAsia="標楷體" w:hAnsi="標楷體"/>
          </w:rPr>
          <w:lastRenderedPageBreak/>
          <w:br w:type="page"/>
        </w:r>
      </w:ins>
    </w:p>
    <w:p w14:paraId="085339FC" w14:textId="77777777" w:rsidR="004C05AA" w:rsidRDefault="004C05AA" w:rsidP="004C05AA">
      <w:pPr>
        <w:pStyle w:val="a"/>
        <w:numPr>
          <w:ilvl w:val="0"/>
          <w:numId w:val="1"/>
        </w:numPr>
        <w:tabs>
          <w:tab w:val="clear" w:pos="1134"/>
        </w:tabs>
        <w:ind w:left="1440" w:hanging="480"/>
        <w:rPr>
          <w:ins w:id="5750" w:author="阿毛" w:date="2021-06-09T14:44:00Z"/>
        </w:rPr>
      </w:pPr>
      <w:ins w:id="5751" w:author="阿毛" w:date="2021-06-09T14:44:00Z">
        <w:r>
          <w:lastRenderedPageBreak/>
          <w:t>輸入畫面</w:t>
        </w:r>
        <w:r>
          <w:rPr>
            <w:rFonts w:hint="eastAsia"/>
            <w:lang w:eastAsia="zh-HK"/>
          </w:rPr>
          <w:t>按鈕</w:t>
        </w:r>
        <w:r>
          <w:t>說明</w:t>
        </w:r>
        <w:r>
          <w:rPr>
            <w:rFonts w:hint="eastAsia"/>
          </w:rPr>
          <w:t>-刪除</w:t>
        </w:r>
      </w:ins>
    </w:p>
    <w:p w14:paraId="7BE42D71" w14:textId="77777777" w:rsidR="004C05AA" w:rsidRPr="00F5236F" w:rsidRDefault="004C05AA" w:rsidP="004C05AA">
      <w:pPr>
        <w:rPr>
          <w:ins w:id="5752" w:author="阿毛" w:date="2021-06-09T14:44:00Z"/>
        </w:rPr>
      </w:pPr>
    </w:p>
    <w:tbl>
      <w:tblPr>
        <w:tblStyle w:val="ac"/>
        <w:tblW w:w="0" w:type="auto"/>
        <w:tblInd w:w="250" w:type="dxa"/>
        <w:tblLook w:val="04A0" w:firstRow="1" w:lastRow="0" w:firstColumn="1" w:lastColumn="0" w:noHBand="0" w:noVBand="1"/>
      </w:tblPr>
      <w:tblGrid>
        <w:gridCol w:w="847"/>
        <w:gridCol w:w="2110"/>
        <w:gridCol w:w="6987"/>
      </w:tblGrid>
      <w:tr w:rsidR="004C05AA" w:rsidRPr="00A97C81" w14:paraId="134BEF5F" w14:textId="77777777" w:rsidTr="0094025F">
        <w:trPr>
          <w:ins w:id="5753" w:author="阿毛" w:date="2021-06-09T14:44:00Z"/>
        </w:trPr>
        <w:tc>
          <w:tcPr>
            <w:tcW w:w="851" w:type="dxa"/>
            <w:shd w:val="clear" w:color="auto" w:fill="D9D9D9" w:themeFill="background1" w:themeFillShade="D9"/>
          </w:tcPr>
          <w:p w14:paraId="7BB05164" w14:textId="77777777" w:rsidR="004C05AA" w:rsidRPr="00A97C81" w:rsidRDefault="004C05AA" w:rsidP="0094025F">
            <w:pPr>
              <w:jc w:val="center"/>
              <w:rPr>
                <w:ins w:id="5754" w:author="阿毛" w:date="2021-06-09T14:44:00Z"/>
                <w:rFonts w:ascii="標楷體" w:eastAsia="標楷體" w:hAnsi="標楷體"/>
              </w:rPr>
            </w:pPr>
            <w:ins w:id="5755" w:author="阿毛" w:date="2021-06-09T14:44:00Z">
              <w:r w:rsidRPr="00A97C81">
                <w:rPr>
                  <w:rFonts w:ascii="標楷體" w:eastAsia="標楷體" w:hAnsi="標楷體" w:hint="eastAsia"/>
                  <w:lang w:eastAsia="zh-HK"/>
                </w:rPr>
                <w:t>序號</w:t>
              </w:r>
            </w:ins>
          </w:p>
        </w:tc>
        <w:tc>
          <w:tcPr>
            <w:tcW w:w="2126" w:type="dxa"/>
            <w:shd w:val="clear" w:color="auto" w:fill="D9D9D9" w:themeFill="background1" w:themeFillShade="D9"/>
          </w:tcPr>
          <w:p w14:paraId="362F6795" w14:textId="77777777" w:rsidR="004C05AA" w:rsidRPr="00A97C81" w:rsidRDefault="004C05AA" w:rsidP="0094025F">
            <w:pPr>
              <w:jc w:val="center"/>
              <w:rPr>
                <w:ins w:id="5756" w:author="阿毛" w:date="2021-06-09T14:44:00Z"/>
                <w:rFonts w:ascii="標楷體" w:eastAsia="標楷體" w:hAnsi="標楷體"/>
              </w:rPr>
            </w:pPr>
            <w:ins w:id="5757" w:author="阿毛" w:date="2021-06-09T14:44:00Z">
              <w:r w:rsidRPr="00A97C81">
                <w:rPr>
                  <w:rFonts w:ascii="標楷體" w:eastAsia="標楷體" w:hAnsi="標楷體" w:hint="eastAsia"/>
                  <w:lang w:eastAsia="zh-HK"/>
                </w:rPr>
                <w:t>按鈕名稱</w:t>
              </w:r>
            </w:ins>
          </w:p>
        </w:tc>
        <w:tc>
          <w:tcPr>
            <w:tcW w:w="7033" w:type="dxa"/>
            <w:shd w:val="clear" w:color="auto" w:fill="D9D9D9" w:themeFill="background1" w:themeFillShade="D9"/>
          </w:tcPr>
          <w:p w14:paraId="53A59B84" w14:textId="77777777" w:rsidR="004C05AA" w:rsidRPr="00A97C81" w:rsidRDefault="004C05AA" w:rsidP="0094025F">
            <w:pPr>
              <w:jc w:val="center"/>
              <w:rPr>
                <w:ins w:id="5758" w:author="阿毛" w:date="2021-06-09T14:44:00Z"/>
                <w:rFonts w:ascii="標楷體" w:eastAsia="標楷體" w:hAnsi="標楷體"/>
              </w:rPr>
            </w:pPr>
            <w:ins w:id="5759" w:author="阿毛" w:date="2021-06-09T14:44:00Z">
              <w:r w:rsidRPr="00A97C81">
                <w:rPr>
                  <w:rFonts w:ascii="標楷體" w:eastAsia="標楷體" w:hAnsi="標楷體" w:hint="eastAsia"/>
                  <w:lang w:eastAsia="zh-HK"/>
                </w:rPr>
                <w:t>功能說明</w:t>
              </w:r>
            </w:ins>
          </w:p>
        </w:tc>
      </w:tr>
      <w:tr w:rsidR="004C05AA" w:rsidRPr="00A97C81" w14:paraId="74404569" w14:textId="77777777" w:rsidTr="0094025F">
        <w:trPr>
          <w:ins w:id="5760" w:author="阿毛" w:date="2021-06-09T14:44:00Z"/>
        </w:trPr>
        <w:tc>
          <w:tcPr>
            <w:tcW w:w="851" w:type="dxa"/>
          </w:tcPr>
          <w:p w14:paraId="632ACFE0" w14:textId="77777777" w:rsidR="004C05AA" w:rsidRPr="00A97C81" w:rsidRDefault="004C05AA" w:rsidP="0094025F">
            <w:pPr>
              <w:jc w:val="center"/>
              <w:rPr>
                <w:ins w:id="5761" w:author="阿毛" w:date="2021-06-09T14:44:00Z"/>
                <w:rFonts w:ascii="標楷體" w:eastAsia="標楷體" w:hAnsi="標楷體"/>
              </w:rPr>
            </w:pPr>
            <w:ins w:id="5762" w:author="阿毛" w:date="2021-06-09T14:44:00Z">
              <w:r>
                <w:rPr>
                  <w:rFonts w:ascii="標楷體" w:eastAsia="標楷體" w:hAnsi="標楷體" w:hint="eastAsia"/>
                </w:rPr>
                <w:t>1</w:t>
              </w:r>
            </w:ins>
          </w:p>
        </w:tc>
        <w:tc>
          <w:tcPr>
            <w:tcW w:w="2126" w:type="dxa"/>
          </w:tcPr>
          <w:p w14:paraId="7C759F56" w14:textId="77777777" w:rsidR="004C05AA" w:rsidRPr="00A97C81" w:rsidRDefault="004C05AA" w:rsidP="0094025F">
            <w:pPr>
              <w:rPr>
                <w:ins w:id="5763" w:author="阿毛" w:date="2021-06-09T14:44:00Z"/>
                <w:rFonts w:ascii="標楷體" w:eastAsia="標楷體" w:hAnsi="標楷體"/>
                <w:lang w:eastAsia="zh-HK"/>
              </w:rPr>
            </w:pPr>
            <w:ins w:id="5764" w:author="阿毛" w:date="2021-06-09T14:44:00Z">
              <w:r>
                <w:rPr>
                  <w:rFonts w:ascii="標楷體" w:eastAsia="標楷體" w:hAnsi="標楷體" w:hint="eastAsia"/>
                  <w:lang w:eastAsia="zh-HK"/>
                </w:rPr>
                <w:t>刪除</w:t>
              </w:r>
            </w:ins>
          </w:p>
        </w:tc>
        <w:tc>
          <w:tcPr>
            <w:tcW w:w="7033" w:type="dxa"/>
          </w:tcPr>
          <w:p w14:paraId="476E93B6" w14:textId="77777777" w:rsidR="004C05AA" w:rsidRPr="00A97C81" w:rsidRDefault="004C05AA" w:rsidP="0094025F">
            <w:pPr>
              <w:rPr>
                <w:ins w:id="5765" w:author="阿毛" w:date="2021-06-09T14:44:00Z"/>
                <w:rFonts w:ascii="標楷體" w:eastAsia="標楷體" w:hAnsi="標楷體"/>
                <w:lang w:eastAsia="zh-HK"/>
              </w:rPr>
            </w:pPr>
            <w:ins w:id="5766" w:author="阿毛" w:date="2021-06-09T14:44:00Z">
              <w:r w:rsidRPr="00A97C81">
                <w:rPr>
                  <w:rFonts w:ascii="標楷體" w:eastAsia="標楷體" w:hAnsi="標楷體" w:hint="eastAsia"/>
                </w:rPr>
                <w:t>1.【</w:t>
              </w:r>
              <w:r w:rsidRPr="00A97C81">
                <w:rPr>
                  <w:rFonts w:ascii="標楷體" w:eastAsia="標楷體" w:hAnsi="標楷體"/>
                  <w:lang w:eastAsia="zh-HK"/>
                </w:rPr>
                <w:t>L</w:t>
              </w:r>
              <w:r>
                <w:rPr>
                  <w:rFonts w:ascii="標楷體" w:eastAsia="標楷體" w:hAnsi="標楷體" w:hint="eastAsia"/>
                </w:rPr>
                <w:t>8923疑似洗錢交易訪談紀錄查詢</w:t>
              </w:r>
              <w:r w:rsidRPr="00A97C81">
                <w:rPr>
                  <w:rFonts w:ascii="標楷體" w:eastAsia="標楷體" w:hAnsi="標楷體" w:hint="eastAsia"/>
                </w:rPr>
                <w:t>】</w:t>
              </w:r>
              <w:r w:rsidRPr="00A97C81">
                <w:rPr>
                  <w:rFonts w:ascii="標楷體" w:eastAsia="標楷體" w:hAnsi="標楷體"/>
                  <w:lang w:eastAsia="zh-HK"/>
                </w:rPr>
                <w:t>功能</w:t>
              </w:r>
              <w:r w:rsidRPr="00A97C81">
                <w:rPr>
                  <w:rFonts w:ascii="標楷體" w:eastAsia="標楷體" w:hAnsi="標楷體" w:hint="eastAsia"/>
                </w:rPr>
                <w:t>點「</w:t>
              </w:r>
            </w:ins>
            <w:r>
              <w:rPr>
                <w:rFonts w:ascii="標楷體" w:eastAsia="標楷體" w:hAnsi="標楷體" w:hint="eastAsia"/>
              </w:rPr>
              <w:t>刪除</w:t>
            </w:r>
            <w:ins w:id="5767" w:author="阿毛" w:date="2021-06-09T14:44:00Z">
              <w:r w:rsidRPr="00A97C81">
                <w:rPr>
                  <w:rFonts w:ascii="標楷體" w:eastAsia="標楷體" w:hAnsi="標楷體" w:hint="eastAsia"/>
                </w:rPr>
                <w:t>」</w:t>
              </w:r>
              <w:r w:rsidRPr="00A97C81">
                <w:rPr>
                  <w:rFonts w:ascii="標楷體" w:eastAsia="標楷體" w:hAnsi="標楷體"/>
                  <w:lang w:eastAsia="zh-HK"/>
                </w:rPr>
                <w:t>時顯示</w:t>
              </w:r>
              <w:r w:rsidRPr="00A97C81">
                <w:rPr>
                  <w:rFonts w:ascii="標楷體" w:eastAsia="標楷體" w:hAnsi="標楷體" w:hint="eastAsia"/>
                </w:rPr>
                <w:t>。</w:t>
              </w:r>
            </w:ins>
          </w:p>
          <w:p w14:paraId="7825957D" w14:textId="77777777" w:rsidR="004C05AA" w:rsidRDefault="004C05AA" w:rsidP="0094025F">
            <w:pPr>
              <w:rPr>
                <w:ins w:id="5768" w:author="阿毛" w:date="2021-06-09T14:44:00Z"/>
                <w:rFonts w:ascii="標楷體" w:eastAsia="標楷體" w:hAnsi="標楷體"/>
                <w:shd w:val="pct15" w:color="auto" w:fill="FFFFFF"/>
              </w:rPr>
            </w:pPr>
            <w:ins w:id="5769" w:author="阿毛" w:date="2021-06-09T14:44:00Z">
              <w:r w:rsidRPr="00554A02">
                <w:rPr>
                  <w:rFonts w:ascii="標楷體" w:eastAsia="標楷體" w:hAnsi="標楷體" w:hint="eastAsia"/>
                  <w:shd w:val="pct15" w:color="auto" w:fill="FFFFFF"/>
                </w:rPr>
                <w:t>&lt;&lt;檢查說明&gt;&gt;</w:t>
              </w:r>
            </w:ins>
          </w:p>
          <w:p w14:paraId="54E4DD96" w14:textId="77777777" w:rsidR="004C05AA" w:rsidRDefault="004C05AA" w:rsidP="0094025F">
            <w:pPr>
              <w:rPr>
                <w:ins w:id="5770" w:author="阿毛" w:date="2021-06-09T14:44:00Z"/>
                <w:rFonts w:ascii="標楷體" w:eastAsia="標楷體" w:hAnsi="標楷體"/>
                <w:lang w:eastAsia="zh-HK"/>
              </w:rPr>
            </w:pPr>
            <w:ins w:id="5771" w:author="阿毛" w:date="2021-06-09T14:44:00Z">
              <w:r w:rsidRPr="00657DFD">
                <w:rPr>
                  <w:rFonts w:ascii="標楷體" w:eastAsia="標楷體" w:hAnsi="標楷體" w:hint="eastAsia"/>
                </w:rPr>
                <w:t>1.</w:t>
              </w:r>
              <w:r w:rsidRPr="00554A02">
                <w:rPr>
                  <w:rFonts w:ascii="標楷體" w:eastAsia="標楷體" w:hAnsi="標楷體" w:hint="eastAsia"/>
                </w:rPr>
                <w:t>執行</w:t>
              </w:r>
              <w:r>
                <w:rPr>
                  <w:rFonts w:ascii="標楷體" w:eastAsia="標楷體" w:hAnsi="標楷體" w:hint="eastAsia"/>
                </w:rPr>
                <w:t>刪除</w:t>
              </w:r>
              <w:r w:rsidRPr="00554A02">
                <w:rPr>
                  <w:rFonts w:ascii="標楷體" w:eastAsia="標楷體" w:hAnsi="標楷體" w:hint="eastAsia"/>
                </w:rPr>
                <w:t>時,若該</w:t>
              </w:r>
              <w:r>
                <w:rPr>
                  <w:rFonts w:ascii="標楷體" w:eastAsia="標楷體" w:hAnsi="標楷體" w:hint="eastAsia"/>
                </w:rPr>
                <w:t>刪除</w:t>
              </w:r>
              <w:r w:rsidRPr="00554A02">
                <w:rPr>
                  <w:rFonts w:ascii="標楷體" w:eastAsia="標楷體" w:hAnsi="標楷體" w:hint="eastAsia"/>
                </w:rPr>
                <w:t>資料</w:t>
              </w:r>
              <w:r>
                <w:rPr>
                  <w:rFonts w:ascii="標楷體" w:eastAsia="標楷體" w:hAnsi="標楷體" w:hint="eastAsia"/>
                </w:rPr>
                <w:t>不</w:t>
              </w:r>
              <w:r w:rsidRPr="00554A02">
                <w:rPr>
                  <w:rFonts w:ascii="標楷體" w:eastAsia="標楷體" w:hAnsi="標楷體" w:hint="eastAsia"/>
                </w:rPr>
                <w:t>存在[</w:t>
              </w:r>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r>
                <w:rPr>
                  <w:rFonts w:ascii="標楷體" w:eastAsia="標楷體" w:hAnsi="標楷體" w:hint="eastAsia"/>
                </w:rPr>
                <w:t xml:space="preserve"> </w:t>
              </w:r>
            </w:ins>
          </w:p>
          <w:p w14:paraId="6B15A306" w14:textId="77777777" w:rsidR="004C05AA" w:rsidRPr="00554A02" w:rsidRDefault="004C05AA" w:rsidP="0094025F">
            <w:pPr>
              <w:rPr>
                <w:ins w:id="5772" w:author="阿毛" w:date="2021-06-09T14:44:00Z"/>
                <w:rFonts w:ascii="標楷體" w:eastAsia="標楷體" w:hAnsi="標楷體"/>
              </w:rPr>
            </w:pPr>
            <w:ins w:id="5773" w:author="阿毛" w:date="2021-06-09T14:44:00Z">
              <w:r>
                <w:rPr>
                  <w:rFonts w:ascii="標楷體" w:eastAsia="標楷體" w:hAnsi="標楷體" w:hint="eastAsia"/>
                </w:rPr>
                <w:t xml:space="preserve">  </w:t>
              </w:r>
              <w:r w:rsidRPr="00554A02">
                <w:rPr>
                  <w:rFonts w:ascii="標楷體" w:eastAsia="標楷體" w:hAnsi="標楷體" w:hint="eastAsia"/>
                </w:rPr>
                <w:t>(</w:t>
              </w:r>
              <w:proofErr w:type="spellStart"/>
              <w:r>
                <w:rPr>
                  <w:rFonts w:ascii="標楷體" w:eastAsia="標楷體" w:hAnsi="標楷體" w:hint="eastAsia"/>
                </w:rPr>
                <w:t>Ml</w:t>
              </w:r>
              <w:r>
                <w:rPr>
                  <w:rFonts w:ascii="標楷體" w:eastAsia="標楷體" w:hAnsi="標楷體"/>
                </w:rPr>
                <w:t>aundryRecord</w:t>
              </w:r>
              <w:proofErr w:type="spellEnd"/>
              <w:r w:rsidRPr="00554A02">
                <w:rPr>
                  <w:rFonts w:ascii="標楷體" w:eastAsia="標楷體" w:hAnsi="標楷體" w:hint="eastAsia"/>
                </w:rPr>
                <w:t>)],顯示錯誤訊息:"E000</w:t>
              </w:r>
              <w:r>
                <w:rPr>
                  <w:rFonts w:ascii="標楷體" w:eastAsia="標楷體" w:hAnsi="標楷體" w:hint="eastAsia"/>
                </w:rPr>
                <w:t>4</w:t>
              </w:r>
              <w:r w:rsidRPr="00554A02">
                <w:rPr>
                  <w:rFonts w:ascii="標楷體" w:eastAsia="標楷體" w:hAnsi="標楷體"/>
                </w:rPr>
                <w:t>:</w:t>
              </w:r>
              <w:r>
                <w:rPr>
                  <w:rFonts w:ascii="標楷體" w:eastAsia="標楷體" w:hAnsi="標楷體" w:hint="eastAsia"/>
                </w:rPr>
                <w:t>刪除</w:t>
              </w:r>
              <w:r w:rsidRPr="00554A02">
                <w:rPr>
                  <w:rFonts w:ascii="標楷體" w:eastAsia="標楷體" w:hAnsi="標楷體" w:hint="eastAsia"/>
                </w:rPr>
                <w:t>資料</w:t>
              </w:r>
              <w:r>
                <w:rPr>
                  <w:rFonts w:ascii="標楷體" w:eastAsia="標楷體" w:hAnsi="標楷體" w:hint="eastAsia"/>
                </w:rPr>
                <w:t>不</w:t>
              </w:r>
              <w:r w:rsidRPr="00554A02">
                <w:rPr>
                  <w:rFonts w:ascii="標楷體" w:eastAsia="標楷體" w:hAnsi="標楷體" w:hint="eastAsia"/>
                </w:rPr>
                <w:t>存在"</w:t>
              </w:r>
            </w:ins>
          </w:p>
          <w:p w14:paraId="381C0DB9" w14:textId="77777777" w:rsidR="004C05AA" w:rsidRPr="00554A02" w:rsidRDefault="004C05AA" w:rsidP="0094025F">
            <w:pPr>
              <w:rPr>
                <w:ins w:id="5774" w:author="阿毛" w:date="2021-06-09T14:44:00Z"/>
                <w:rFonts w:ascii="標楷體" w:eastAsia="標楷體" w:hAnsi="標楷體"/>
                <w:shd w:val="pct15" w:color="auto" w:fill="FFFFFF"/>
                <w:lang w:eastAsia="zh-HK"/>
              </w:rPr>
            </w:pPr>
            <w:ins w:id="5775" w:author="阿毛" w:date="2021-06-09T14:44:00Z">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ins>
          </w:p>
          <w:p w14:paraId="27474574" w14:textId="77777777" w:rsidR="004C05AA" w:rsidRPr="00A97C81" w:rsidRDefault="004C05AA" w:rsidP="0094025F">
            <w:pPr>
              <w:rPr>
                <w:ins w:id="5776" w:author="阿毛" w:date="2021-06-09T14:44:00Z"/>
                <w:rFonts w:ascii="標楷體" w:eastAsia="標楷體" w:hAnsi="標楷體"/>
              </w:rPr>
            </w:pPr>
            <w:ins w:id="5777" w:author="阿毛" w:date="2021-06-09T14:44:00Z">
              <w:r>
                <w:rPr>
                  <w:rFonts w:ascii="標楷體" w:eastAsia="標楷體" w:hAnsi="標楷體" w:hint="eastAsia"/>
                </w:rPr>
                <w:t>1</w:t>
              </w:r>
              <w:r w:rsidRPr="00554A02">
                <w:rPr>
                  <w:rFonts w:ascii="標楷體" w:eastAsia="標楷體" w:hAnsi="標楷體" w:hint="eastAsia"/>
                </w:rPr>
                <w:t>.</w:t>
              </w:r>
            </w:ins>
            <w:ins w:id="5778" w:author="阿毛" w:date="2021-06-09T14:45:00Z">
              <w:r>
                <w:rPr>
                  <w:rFonts w:ascii="標楷體" w:eastAsia="標楷體" w:hAnsi="標楷體" w:hint="eastAsia"/>
                </w:rPr>
                <w:t>刪除</w:t>
              </w:r>
            </w:ins>
            <w:ins w:id="5779" w:author="阿毛" w:date="2021-06-09T14:44:00Z">
              <w:r>
                <w:rPr>
                  <w:rFonts w:ascii="標楷體" w:eastAsia="標楷體" w:hAnsi="標楷體" w:hint="eastAsia"/>
                </w:rPr>
                <w:t>[</w:t>
              </w:r>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r>
                <w:rPr>
                  <w:rFonts w:ascii="標楷體" w:eastAsia="標楷體" w:hAnsi="標楷體" w:hint="eastAsia"/>
                </w:rPr>
                <w:t>(</w:t>
              </w:r>
              <w:proofErr w:type="spellStart"/>
              <w:r>
                <w:rPr>
                  <w:rFonts w:ascii="標楷體" w:eastAsia="標楷體" w:hAnsi="標楷體" w:hint="eastAsia"/>
                </w:rPr>
                <w:t>Ml</w:t>
              </w:r>
              <w:r>
                <w:rPr>
                  <w:rFonts w:ascii="標楷體" w:eastAsia="標楷體" w:hAnsi="標楷體"/>
                </w:rPr>
                <w:t>aundryRecord</w:t>
              </w:r>
              <w:proofErr w:type="spellEnd"/>
              <w:r>
                <w:rPr>
                  <w:rFonts w:ascii="標楷體" w:eastAsia="標楷體" w:hAnsi="標楷體" w:hint="eastAsia"/>
                </w:rPr>
                <w:t>)]</w:t>
              </w:r>
              <w:r>
                <w:rPr>
                  <w:rFonts w:ascii="標楷體" w:eastAsia="標楷體" w:hAnsi="標楷體" w:hint="eastAsia"/>
                  <w:lang w:eastAsia="zh-HK"/>
                </w:rPr>
                <w:t>資料</w:t>
              </w:r>
            </w:ins>
          </w:p>
        </w:tc>
      </w:tr>
      <w:tr w:rsidR="004C05AA" w:rsidRPr="00A97C81" w14:paraId="5D7D963D" w14:textId="77777777" w:rsidTr="0094025F">
        <w:trPr>
          <w:ins w:id="5780" w:author="阿毛" w:date="2021-06-09T14:44:00Z"/>
        </w:trPr>
        <w:tc>
          <w:tcPr>
            <w:tcW w:w="851" w:type="dxa"/>
          </w:tcPr>
          <w:p w14:paraId="60B3B7EA" w14:textId="77777777" w:rsidR="004C05AA" w:rsidRPr="00A97C81" w:rsidRDefault="004C05AA" w:rsidP="0094025F">
            <w:pPr>
              <w:jc w:val="center"/>
              <w:rPr>
                <w:ins w:id="5781" w:author="阿毛" w:date="2021-06-09T14:44:00Z"/>
                <w:rFonts w:ascii="標楷體" w:eastAsia="標楷體" w:hAnsi="標楷體"/>
              </w:rPr>
            </w:pPr>
            <w:ins w:id="5782" w:author="阿毛" w:date="2021-06-09T14:44:00Z">
              <w:r>
                <w:rPr>
                  <w:rFonts w:ascii="標楷體" w:eastAsia="標楷體" w:hAnsi="標楷體" w:hint="eastAsia"/>
                </w:rPr>
                <w:t>2</w:t>
              </w:r>
            </w:ins>
          </w:p>
        </w:tc>
        <w:tc>
          <w:tcPr>
            <w:tcW w:w="2126" w:type="dxa"/>
          </w:tcPr>
          <w:p w14:paraId="69A38610" w14:textId="77777777" w:rsidR="004C05AA" w:rsidRPr="00A97C81" w:rsidRDefault="004C05AA" w:rsidP="0094025F">
            <w:pPr>
              <w:rPr>
                <w:ins w:id="5783" w:author="阿毛" w:date="2021-06-09T14:44:00Z"/>
                <w:rFonts w:ascii="標楷體" w:eastAsia="標楷體" w:hAnsi="標楷體"/>
                <w:lang w:eastAsia="zh-HK"/>
              </w:rPr>
            </w:pPr>
            <w:ins w:id="5784" w:author="阿毛" w:date="2021-06-09T14:44:00Z">
              <w:r w:rsidRPr="00A97C81">
                <w:rPr>
                  <w:rFonts w:ascii="標楷體" w:eastAsia="標楷體" w:hAnsi="標楷體" w:hint="eastAsia"/>
                  <w:lang w:eastAsia="zh-HK"/>
                </w:rPr>
                <w:t>離開</w:t>
              </w:r>
            </w:ins>
          </w:p>
        </w:tc>
        <w:tc>
          <w:tcPr>
            <w:tcW w:w="7033" w:type="dxa"/>
          </w:tcPr>
          <w:p w14:paraId="415B0FE5" w14:textId="77777777" w:rsidR="004C05AA" w:rsidRPr="00A97C81" w:rsidRDefault="004C05AA" w:rsidP="0094025F">
            <w:pPr>
              <w:rPr>
                <w:ins w:id="5785" w:author="阿毛" w:date="2021-06-09T14:44:00Z"/>
                <w:rFonts w:ascii="標楷體" w:eastAsia="標楷體" w:hAnsi="標楷體"/>
                <w:lang w:eastAsia="zh-HK"/>
              </w:rPr>
            </w:pPr>
            <w:ins w:id="5786" w:author="阿毛" w:date="2021-06-09T14:44:00Z">
              <w:r w:rsidRPr="00A97C81">
                <w:rPr>
                  <w:rFonts w:ascii="標楷體" w:eastAsia="標楷體" w:hAnsi="標楷體" w:hint="eastAsia"/>
                  <w:lang w:eastAsia="zh-HK"/>
                </w:rPr>
                <w:t>關閉此畫面</w:t>
              </w:r>
            </w:ins>
          </w:p>
        </w:tc>
      </w:tr>
    </w:tbl>
    <w:p w14:paraId="35F97807" w14:textId="77777777" w:rsidR="004C05AA" w:rsidRPr="00AF1102" w:rsidRDefault="004C05AA" w:rsidP="004C05AA">
      <w:pPr>
        <w:rPr>
          <w:ins w:id="5787" w:author="阿毛" w:date="2021-06-09T14:44:00Z"/>
        </w:rPr>
      </w:pPr>
    </w:p>
    <w:p w14:paraId="3E7E8487" w14:textId="77777777" w:rsidR="004C05AA" w:rsidRPr="00362205" w:rsidRDefault="004C05AA" w:rsidP="004C05AA">
      <w:pPr>
        <w:pStyle w:val="a"/>
        <w:numPr>
          <w:ilvl w:val="0"/>
          <w:numId w:val="1"/>
        </w:numPr>
        <w:tabs>
          <w:tab w:val="clear" w:pos="1134"/>
        </w:tabs>
        <w:ind w:left="1440" w:hanging="480"/>
        <w:rPr>
          <w:ins w:id="5788" w:author="阿毛" w:date="2021-06-09T14:44:00Z"/>
        </w:rPr>
      </w:pPr>
      <w:ins w:id="5789" w:author="阿毛" w:date="2021-06-09T14:44:00Z">
        <w:r>
          <w:t>輸入畫面資料說明</w:t>
        </w:r>
        <w:r>
          <w:rPr>
            <w:rFonts w:hint="eastAsia"/>
          </w:rPr>
          <w:t>-修改</w:t>
        </w:r>
      </w:ins>
    </w:p>
    <w:tbl>
      <w:tblPr>
        <w:tblW w:w="10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53"/>
        <w:gridCol w:w="992"/>
        <w:gridCol w:w="2038"/>
        <w:gridCol w:w="354"/>
        <w:gridCol w:w="709"/>
        <w:gridCol w:w="3402"/>
      </w:tblGrid>
      <w:tr w:rsidR="004C05AA" w:rsidRPr="00847BB7" w14:paraId="16A45C10" w14:textId="77777777" w:rsidTr="0094025F">
        <w:trPr>
          <w:trHeight w:val="388"/>
          <w:tblHeader/>
          <w:jc w:val="center"/>
          <w:ins w:id="5790" w:author="阿毛" w:date="2021-06-09T14:44:00Z"/>
        </w:trPr>
        <w:tc>
          <w:tcPr>
            <w:tcW w:w="456" w:type="dxa"/>
            <w:vMerge w:val="restart"/>
            <w:shd w:val="clear" w:color="auto" w:fill="D9D9D9" w:themeFill="background1" w:themeFillShade="D9"/>
          </w:tcPr>
          <w:p w14:paraId="16AEFCAC" w14:textId="77777777" w:rsidR="004C05AA" w:rsidRPr="00847BB7" w:rsidRDefault="004C05AA" w:rsidP="0094025F">
            <w:pPr>
              <w:rPr>
                <w:ins w:id="5791" w:author="阿毛" w:date="2021-06-09T14:44:00Z"/>
                <w:rFonts w:ascii="標楷體" w:eastAsia="標楷體" w:hAnsi="標楷體"/>
              </w:rPr>
            </w:pPr>
            <w:ins w:id="5792" w:author="阿毛" w:date="2021-06-09T14:44:00Z">
              <w:r w:rsidRPr="00847BB7">
                <w:rPr>
                  <w:rFonts w:ascii="標楷體" w:eastAsia="標楷體" w:hAnsi="標楷體"/>
                </w:rPr>
                <w:t>序號</w:t>
              </w:r>
            </w:ins>
          </w:p>
        </w:tc>
        <w:tc>
          <w:tcPr>
            <w:tcW w:w="1736" w:type="dxa"/>
            <w:vMerge w:val="restart"/>
            <w:shd w:val="clear" w:color="auto" w:fill="D9D9D9" w:themeFill="background1" w:themeFillShade="D9"/>
          </w:tcPr>
          <w:p w14:paraId="52200CDA" w14:textId="77777777" w:rsidR="004C05AA" w:rsidRPr="00847BB7" w:rsidRDefault="004C05AA" w:rsidP="0094025F">
            <w:pPr>
              <w:rPr>
                <w:ins w:id="5793" w:author="阿毛" w:date="2021-06-09T14:44:00Z"/>
                <w:rFonts w:ascii="標楷體" w:eastAsia="標楷體" w:hAnsi="標楷體"/>
              </w:rPr>
            </w:pPr>
            <w:ins w:id="5794" w:author="阿毛" w:date="2021-06-09T14:44:00Z">
              <w:r w:rsidRPr="00847BB7">
                <w:rPr>
                  <w:rFonts w:ascii="標楷體" w:eastAsia="標楷體" w:hAnsi="標楷體"/>
                </w:rPr>
                <w:t>欄位</w:t>
              </w:r>
            </w:ins>
          </w:p>
        </w:tc>
        <w:tc>
          <w:tcPr>
            <w:tcW w:w="5146" w:type="dxa"/>
            <w:gridSpan w:val="5"/>
            <w:shd w:val="clear" w:color="auto" w:fill="D9D9D9" w:themeFill="background1" w:themeFillShade="D9"/>
          </w:tcPr>
          <w:p w14:paraId="3299F424" w14:textId="77777777" w:rsidR="004C05AA" w:rsidRPr="00847BB7" w:rsidRDefault="004C05AA" w:rsidP="0094025F">
            <w:pPr>
              <w:jc w:val="center"/>
              <w:rPr>
                <w:ins w:id="5795" w:author="阿毛" w:date="2021-06-09T14:44:00Z"/>
                <w:rFonts w:ascii="標楷體" w:eastAsia="標楷體" w:hAnsi="標楷體"/>
              </w:rPr>
            </w:pPr>
            <w:ins w:id="5796" w:author="阿毛" w:date="2021-06-09T14:44:00Z">
              <w:r w:rsidRPr="00847BB7">
                <w:rPr>
                  <w:rFonts w:ascii="標楷體" w:eastAsia="標楷體" w:hAnsi="標楷體"/>
                </w:rPr>
                <w:t>說明</w:t>
              </w:r>
            </w:ins>
          </w:p>
        </w:tc>
        <w:tc>
          <w:tcPr>
            <w:tcW w:w="3402" w:type="dxa"/>
            <w:vMerge w:val="restart"/>
            <w:shd w:val="clear" w:color="auto" w:fill="D9D9D9" w:themeFill="background1" w:themeFillShade="D9"/>
          </w:tcPr>
          <w:p w14:paraId="5737E6F6" w14:textId="77777777" w:rsidR="004C05AA" w:rsidRPr="00847BB7" w:rsidRDefault="004C05AA" w:rsidP="0094025F">
            <w:pPr>
              <w:rPr>
                <w:ins w:id="5797" w:author="阿毛" w:date="2021-06-09T14:44:00Z"/>
                <w:rFonts w:ascii="標楷體" w:eastAsia="標楷體" w:hAnsi="標楷體"/>
              </w:rPr>
            </w:pPr>
            <w:ins w:id="5798" w:author="阿毛" w:date="2021-06-09T14:44:00Z">
              <w:r w:rsidRPr="00847BB7">
                <w:rPr>
                  <w:rFonts w:ascii="標楷體" w:eastAsia="標楷體" w:hAnsi="標楷體"/>
                </w:rPr>
                <w:t>處理邏輯及注意事項</w:t>
              </w:r>
            </w:ins>
          </w:p>
        </w:tc>
      </w:tr>
      <w:tr w:rsidR="004C05AA" w:rsidRPr="00847BB7" w14:paraId="74B77789" w14:textId="77777777" w:rsidTr="0094025F">
        <w:trPr>
          <w:trHeight w:val="244"/>
          <w:tblHeader/>
          <w:jc w:val="center"/>
          <w:ins w:id="5799" w:author="阿毛" w:date="2021-06-09T14:44:00Z"/>
        </w:trPr>
        <w:tc>
          <w:tcPr>
            <w:tcW w:w="456" w:type="dxa"/>
            <w:vMerge/>
            <w:shd w:val="clear" w:color="auto" w:fill="D9D9D9" w:themeFill="background1" w:themeFillShade="D9"/>
          </w:tcPr>
          <w:p w14:paraId="3A6C8C7B" w14:textId="77777777" w:rsidR="004C05AA" w:rsidRPr="00847BB7" w:rsidRDefault="004C05AA" w:rsidP="0094025F">
            <w:pPr>
              <w:rPr>
                <w:ins w:id="5800" w:author="阿毛" w:date="2021-06-09T14:44:00Z"/>
                <w:rFonts w:ascii="標楷體" w:eastAsia="標楷體" w:hAnsi="標楷體"/>
              </w:rPr>
            </w:pPr>
          </w:p>
        </w:tc>
        <w:tc>
          <w:tcPr>
            <w:tcW w:w="1736" w:type="dxa"/>
            <w:vMerge/>
            <w:shd w:val="clear" w:color="auto" w:fill="D9D9D9" w:themeFill="background1" w:themeFillShade="D9"/>
          </w:tcPr>
          <w:p w14:paraId="71562D23" w14:textId="77777777" w:rsidR="004C05AA" w:rsidRPr="00847BB7" w:rsidRDefault="004C05AA" w:rsidP="0094025F">
            <w:pPr>
              <w:rPr>
                <w:ins w:id="5801" w:author="阿毛" w:date="2021-06-09T14:44:00Z"/>
                <w:rFonts w:ascii="標楷體" w:eastAsia="標楷體" w:hAnsi="標楷體"/>
              </w:rPr>
            </w:pPr>
          </w:p>
        </w:tc>
        <w:tc>
          <w:tcPr>
            <w:tcW w:w="1053" w:type="dxa"/>
            <w:shd w:val="clear" w:color="auto" w:fill="D9D9D9" w:themeFill="background1" w:themeFillShade="D9"/>
          </w:tcPr>
          <w:p w14:paraId="120E8B7B" w14:textId="77777777" w:rsidR="004C05AA" w:rsidRPr="00847BB7" w:rsidRDefault="004C05AA" w:rsidP="0094025F">
            <w:pPr>
              <w:rPr>
                <w:ins w:id="5802" w:author="阿毛" w:date="2021-06-09T14:44:00Z"/>
                <w:rFonts w:ascii="標楷體" w:eastAsia="標楷體" w:hAnsi="標楷體"/>
              </w:rPr>
            </w:pPr>
            <w:ins w:id="5803" w:author="阿毛" w:date="2021-06-09T14:44:00Z">
              <w:r>
                <w:rPr>
                  <w:rFonts w:ascii="標楷體" w:eastAsia="標楷體" w:hAnsi="標楷體" w:hint="eastAsia"/>
                </w:rPr>
                <w:t>資料長度</w:t>
              </w:r>
            </w:ins>
          </w:p>
        </w:tc>
        <w:tc>
          <w:tcPr>
            <w:tcW w:w="992" w:type="dxa"/>
            <w:shd w:val="clear" w:color="auto" w:fill="D9D9D9" w:themeFill="background1" w:themeFillShade="D9"/>
          </w:tcPr>
          <w:p w14:paraId="5309B996" w14:textId="77777777" w:rsidR="004C05AA" w:rsidRPr="00847BB7" w:rsidRDefault="004C05AA" w:rsidP="0094025F">
            <w:pPr>
              <w:rPr>
                <w:ins w:id="5804" w:author="阿毛" w:date="2021-06-09T14:44:00Z"/>
                <w:rFonts w:ascii="標楷體" w:eastAsia="標楷體" w:hAnsi="標楷體"/>
              </w:rPr>
            </w:pPr>
            <w:ins w:id="5805" w:author="阿毛" w:date="2021-06-09T14:44:00Z">
              <w:r w:rsidRPr="00847BB7">
                <w:rPr>
                  <w:rFonts w:ascii="標楷體" w:eastAsia="標楷體" w:hAnsi="標楷體"/>
                </w:rPr>
                <w:t>預設值</w:t>
              </w:r>
            </w:ins>
          </w:p>
        </w:tc>
        <w:tc>
          <w:tcPr>
            <w:tcW w:w="2038" w:type="dxa"/>
            <w:shd w:val="clear" w:color="auto" w:fill="D9D9D9" w:themeFill="background1" w:themeFillShade="D9"/>
          </w:tcPr>
          <w:p w14:paraId="37218968" w14:textId="77777777" w:rsidR="004C05AA" w:rsidRPr="00847BB7" w:rsidRDefault="004C05AA" w:rsidP="0094025F">
            <w:pPr>
              <w:rPr>
                <w:ins w:id="5806" w:author="阿毛" w:date="2021-06-09T14:44:00Z"/>
                <w:rFonts w:ascii="標楷體" w:eastAsia="標楷體" w:hAnsi="標楷體"/>
              </w:rPr>
            </w:pPr>
            <w:ins w:id="5807" w:author="阿毛" w:date="2021-06-09T14:44:00Z">
              <w:r w:rsidRPr="00847BB7">
                <w:rPr>
                  <w:rFonts w:ascii="標楷體" w:eastAsia="標楷體" w:hAnsi="標楷體"/>
                </w:rPr>
                <w:t>選單內容</w:t>
              </w:r>
            </w:ins>
          </w:p>
        </w:tc>
        <w:tc>
          <w:tcPr>
            <w:tcW w:w="354" w:type="dxa"/>
            <w:shd w:val="clear" w:color="auto" w:fill="D9D9D9" w:themeFill="background1" w:themeFillShade="D9"/>
          </w:tcPr>
          <w:p w14:paraId="1CA1336D" w14:textId="77777777" w:rsidR="004C05AA" w:rsidRPr="00847BB7" w:rsidRDefault="004C05AA" w:rsidP="0094025F">
            <w:pPr>
              <w:rPr>
                <w:ins w:id="5808" w:author="阿毛" w:date="2021-06-09T14:44:00Z"/>
                <w:rFonts w:ascii="標楷體" w:eastAsia="標楷體" w:hAnsi="標楷體"/>
              </w:rPr>
            </w:pPr>
            <w:ins w:id="5809" w:author="阿毛" w:date="2021-06-09T14:44:00Z">
              <w:r w:rsidRPr="00847BB7">
                <w:rPr>
                  <w:rFonts w:ascii="標楷體" w:eastAsia="標楷體" w:hAnsi="標楷體"/>
                </w:rPr>
                <w:t>必填</w:t>
              </w:r>
            </w:ins>
          </w:p>
        </w:tc>
        <w:tc>
          <w:tcPr>
            <w:tcW w:w="709" w:type="dxa"/>
            <w:shd w:val="clear" w:color="auto" w:fill="D9D9D9" w:themeFill="background1" w:themeFillShade="D9"/>
          </w:tcPr>
          <w:p w14:paraId="6F3E8B80" w14:textId="77777777" w:rsidR="004C05AA" w:rsidRPr="00847BB7" w:rsidRDefault="004C05AA" w:rsidP="0094025F">
            <w:pPr>
              <w:rPr>
                <w:ins w:id="5810" w:author="阿毛" w:date="2021-06-09T14:44:00Z"/>
                <w:rFonts w:ascii="標楷體" w:eastAsia="標楷體" w:hAnsi="標楷體"/>
              </w:rPr>
            </w:pPr>
            <w:ins w:id="5811" w:author="阿毛" w:date="2021-06-09T14:44:00Z">
              <w:r w:rsidRPr="00847BB7">
                <w:rPr>
                  <w:rFonts w:ascii="標楷體" w:eastAsia="標楷體" w:hAnsi="標楷體"/>
                </w:rPr>
                <w:t>R/W</w:t>
              </w:r>
            </w:ins>
          </w:p>
        </w:tc>
        <w:tc>
          <w:tcPr>
            <w:tcW w:w="3402" w:type="dxa"/>
            <w:vMerge/>
            <w:shd w:val="clear" w:color="auto" w:fill="D9D9D9" w:themeFill="background1" w:themeFillShade="D9"/>
          </w:tcPr>
          <w:p w14:paraId="4D7AA276" w14:textId="77777777" w:rsidR="004C05AA" w:rsidRPr="00847BB7" w:rsidRDefault="004C05AA" w:rsidP="0094025F">
            <w:pPr>
              <w:rPr>
                <w:ins w:id="5812" w:author="阿毛" w:date="2021-06-09T14:44:00Z"/>
                <w:rFonts w:ascii="標楷體" w:eastAsia="標楷體" w:hAnsi="標楷體"/>
              </w:rPr>
            </w:pPr>
          </w:p>
        </w:tc>
      </w:tr>
      <w:tr w:rsidR="004C05AA" w:rsidRPr="00847BB7" w14:paraId="117C0B39" w14:textId="77777777" w:rsidTr="0094025F">
        <w:trPr>
          <w:trHeight w:val="244"/>
          <w:jc w:val="center"/>
          <w:ins w:id="5813" w:author="阿毛" w:date="2021-06-09T14:44:00Z"/>
        </w:trPr>
        <w:tc>
          <w:tcPr>
            <w:tcW w:w="456" w:type="dxa"/>
          </w:tcPr>
          <w:p w14:paraId="3D71A779" w14:textId="77777777" w:rsidR="004C05AA" w:rsidRPr="00847BB7" w:rsidRDefault="004C05AA" w:rsidP="0094025F">
            <w:pPr>
              <w:rPr>
                <w:ins w:id="5814" w:author="阿毛" w:date="2021-06-09T14:44:00Z"/>
                <w:rFonts w:ascii="標楷體" w:eastAsia="標楷體" w:hAnsi="標楷體"/>
              </w:rPr>
            </w:pPr>
            <w:ins w:id="5815" w:author="阿毛" w:date="2021-06-09T14:44:00Z">
              <w:r>
                <w:rPr>
                  <w:rFonts w:ascii="標楷體" w:eastAsia="標楷體" w:hAnsi="標楷體" w:hint="eastAsia"/>
                </w:rPr>
                <w:t>1</w:t>
              </w:r>
            </w:ins>
          </w:p>
        </w:tc>
        <w:tc>
          <w:tcPr>
            <w:tcW w:w="1736" w:type="dxa"/>
          </w:tcPr>
          <w:p w14:paraId="4C32AB97" w14:textId="77777777" w:rsidR="004C05AA" w:rsidRPr="00847BB7" w:rsidRDefault="004C05AA" w:rsidP="0094025F">
            <w:pPr>
              <w:rPr>
                <w:ins w:id="5816" w:author="阿毛" w:date="2021-06-09T14:44:00Z"/>
                <w:rFonts w:ascii="標楷體" w:eastAsia="標楷體" w:hAnsi="標楷體"/>
              </w:rPr>
            </w:pPr>
            <w:ins w:id="5817" w:author="阿毛" w:date="2021-06-09T14:44:00Z">
              <w:r w:rsidRPr="00847BB7">
                <w:rPr>
                  <w:rFonts w:ascii="標楷體" w:eastAsia="標楷體" w:hAnsi="標楷體" w:hint="eastAsia"/>
                  <w:lang w:eastAsia="zh-HK"/>
                </w:rPr>
                <w:t>功能選項</w:t>
              </w:r>
            </w:ins>
          </w:p>
        </w:tc>
        <w:tc>
          <w:tcPr>
            <w:tcW w:w="1053" w:type="dxa"/>
          </w:tcPr>
          <w:p w14:paraId="4EEDA981" w14:textId="77777777" w:rsidR="004C05AA" w:rsidRPr="00847BB7" w:rsidRDefault="004C05AA" w:rsidP="0094025F">
            <w:pPr>
              <w:rPr>
                <w:ins w:id="5818" w:author="阿毛" w:date="2021-06-09T14:44:00Z"/>
                <w:rFonts w:ascii="標楷體" w:eastAsia="標楷體" w:hAnsi="標楷體"/>
              </w:rPr>
            </w:pPr>
            <w:ins w:id="5819" w:author="阿毛" w:date="2021-06-09T14:44:00Z">
              <w:r w:rsidRPr="00847BB7">
                <w:rPr>
                  <w:rFonts w:ascii="標楷體" w:eastAsia="標楷體" w:hAnsi="標楷體"/>
                </w:rPr>
                <w:t xml:space="preserve">                  </w:t>
              </w:r>
            </w:ins>
          </w:p>
        </w:tc>
        <w:tc>
          <w:tcPr>
            <w:tcW w:w="992" w:type="dxa"/>
          </w:tcPr>
          <w:p w14:paraId="0E8C980D" w14:textId="77777777" w:rsidR="004C05AA" w:rsidRPr="00847BB7" w:rsidRDefault="004C05AA" w:rsidP="0094025F">
            <w:pPr>
              <w:rPr>
                <w:ins w:id="5820" w:author="阿毛" w:date="2021-06-09T14:44:00Z"/>
                <w:rFonts w:ascii="標楷體" w:eastAsia="標楷體" w:hAnsi="標楷體"/>
              </w:rPr>
            </w:pPr>
            <w:ins w:id="5821" w:author="阿毛" w:date="2021-06-09T14:45:00Z">
              <w:r>
                <w:rPr>
                  <w:rFonts w:ascii="標楷體" w:eastAsia="標楷體" w:hAnsi="標楷體" w:hint="eastAsia"/>
                  <w:lang w:eastAsia="zh-HK"/>
                </w:rPr>
                <w:t>刪除</w:t>
              </w:r>
            </w:ins>
          </w:p>
        </w:tc>
        <w:tc>
          <w:tcPr>
            <w:tcW w:w="2038" w:type="dxa"/>
          </w:tcPr>
          <w:p w14:paraId="42B1EA90" w14:textId="77777777" w:rsidR="004C05AA" w:rsidRPr="00847BB7" w:rsidRDefault="004C05AA" w:rsidP="0094025F">
            <w:pPr>
              <w:rPr>
                <w:ins w:id="5822" w:author="阿毛" w:date="2021-06-09T14:44:00Z"/>
                <w:rFonts w:ascii="標楷體" w:eastAsia="標楷體" w:hAnsi="標楷體"/>
              </w:rPr>
            </w:pPr>
          </w:p>
        </w:tc>
        <w:tc>
          <w:tcPr>
            <w:tcW w:w="354" w:type="dxa"/>
          </w:tcPr>
          <w:p w14:paraId="3E8066DC" w14:textId="77777777" w:rsidR="004C05AA" w:rsidRPr="00847BB7" w:rsidRDefault="004C05AA" w:rsidP="0094025F">
            <w:pPr>
              <w:rPr>
                <w:ins w:id="5823" w:author="阿毛" w:date="2021-06-09T14:44:00Z"/>
                <w:rFonts w:ascii="標楷體" w:eastAsia="標楷體" w:hAnsi="標楷體"/>
              </w:rPr>
            </w:pPr>
          </w:p>
        </w:tc>
        <w:tc>
          <w:tcPr>
            <w:tcW w:w="709" w:type="dxa"/>
          </w:tcPr>
          <w:p w14:paraId="5EF6E9E0" w14:textId="77777777" w:rsidR="004C05AA" w:rsidRPr="00847BB7" w:rsidRDefault="004C05AA" w:rsidP="0094025F">
            <w:pPr>
              <w:jc w:val="center"/>
              <w:rPr>
                <w:ins w:id="5824" w:author="阿毛" w:date="2021-06-09T14:44:00Z"/>
                <w:rFonts w:ascii="標楷體" w:eastAsia="標楷體" w:hAnsi="標楷體"/>
              </w:rPr>
            </w:pPr>
            <w:ins w:id="5825" w:author="阿毛" w:date="2021-06-09T14:44:00Z">
              <w:r>
                <w:rPr>
                  <w:rFonts w:ascii="標楷體" w:eastAsia="標楷體" w:hAnsi="標楷體" w:hint="eastAsia"/>
                </w:rPr>
                <w:t>R</w:t>
              </w:r>
            </w:ins>
          </w:p>
        </w:tc>
        <w:tc>
          <w:tcPr>
            <w:tcW w:w="3402" w:type="dxa"/>
          </w:tcPr>
          <w:p w14:paraId="41771C0E" w14:textId="77777777" w:rsidR="004C05AA" w:rsidRPr="00847BB7" w:rsidRDefault="004C05AA" w:rsidP="0094025F">
            <w:pPr>
              <w:rPr>
                <w:ins w:id="5826" w:author="阿毛" w:date="2021-06-09T14:44:00Z"/>
                <w:rFonts w:ascii="標楷體" w:eastAsia="標楷體" w:hAnsi="標楷體"/>
              </w:rPr>
            </w:pPr>
            <w:ins w:id="5827" w:author="阿毛" w:date="2021-06-09T14:44:00Z">
              <w:r w:rsidRPr="00847BB7">
                <w:rPr>
                  <w:rFonts w:ascii="標楷體" w:eastAsia="標楷體" w:hAnsi="標楷體" w:hint="eastAsia"/>
                </w:rPr>
                <w:t>自動顯示</w:t>
              </w:r>
            </w:ins>
          </w:p>
        </w:tc>
      </w:tr>
      <w:tr w:rsidR="004C05AA" w:rsidRPr="00847BB7" w14:paraId="5BDE806D" w14:textId="77777777" w:rsidTr="0094025F">
        <w:trPr>
          <w:trHeight w:val="244"/>
          <w:jc w:val="center"/>
          <w:ins w:id="5828" w:author="阿毛" w:date="2021-06-09T14:44:00Z"/>
        </w:trPr>
        <w:tc>
          <w:tcPr>
            <w:tcW w:w="456" w:type="dxa"/>
          </w:tcPr>
          <w:p w14:paraId="5EC73DC8" w14:textId="77777777" w:rsidR="004C05AA" w:rsidRPr="00847BB7" w:rsidRDefault="004C05AA" w:rsidP="0094025F">
            <w:pPr>
              <w:rPr>
                <w:ins w:id="5829" w:author="阿毛" w:date="2021-06-09T14:44:00Z"/>
                <w:rFonts w:ascii="標楷體" w:eastAsia="標楷體" w:hAnsi="標楷體"/>
              </w:rPr>
            </w:pPr>
            <w:ins w:id="5830" w:author="阿毛" w:date="2021-06-09T14:44:00Z">
              <w:r w:rsidRPr="00847BB7">
                <w:rPr>
                  <w:rFonts w:ascii="標楷體" w:eastAsia="標楷體" w:hAnsi="標楷體" w:hint="eastAsia"/>
                </w:rPr>
                <w:t>2</w:t>
              </w:r>
            </w:ins>
          </w:p>
        </w:tc>
        <w:tc>
          <w:tcPr>
            <w:tcW w:w="1736" w:type="dxa"/>
          </w:tcPr>
          <w:p w14:paraId="1C9A04B7" w14:textId="77777777" w:rsidR="004C05AA" w:rsidRPr="00847BB7" w:rsidRDefault="004C05AA" w:rsidP="0094025F">
            <w:pPr>
              <w:rPr>
                <w:ins w:id="5831" w:author="阿毛" w:date="2021-06-09T14:44:00Z"/>
                <w:rFonts w:ascii="標楷體" w:eastAsia="標楷體" w:hAnsi="標楷體"/>
              </w:rPr>
            </w:pPr>
            <w:ins w:id="5832" w:author="阿毛" w:date="2021-06-09T14:44:00Z">
              <w:r>
                <w:rPr>
                  <w:rFonts w:ascii="標楷體" w:eastAsia="標楷體" w:hAnsi="標楷體" w:hint="eastAsia"/>
                </w:rPr>
                <w:t>訪談日期</w:t>
              </w:r>
            </w:ins>
          </w:p>
        </w:tc>
        <w:tc>
          <w:tcPr>
            <w:tcW w:w="1053" w:type="dxa"/>
          </w:tcPr>
          <w:p w14:paraId="5BB398E6" w14:textId="77777777" w:rsidR="004C05AA" w:rsidRPr="00847BB7" w:rsidRDefault="004C05AA" w:rsidP="0094025F">
            <w:pPr>
              <w:rPr>
                <w:ins w:id="5833" w:author="阿毛" w:date="2021-06-09T14:44:00Z"/>
                <w:rFonts w:ascii="標楷體" w:eastAsia="標楷體" w:hAnsi="標楷體"/>
              </w:rPr>
            </w:pPr>
          </w:p>
        </w:tc>
        <w:tc>
          <w:tcPr>
            <w:tcW w:w="992" w:type="dxa"/>
          </w:tcPr>
          <w:p w14:paraId="13FDA725" w14:textId="77777777" w:rsidR="004C05AA" w:rsidRPr="00847BB7" w:rsidRDefault="004C05AA" w:rsidP="0094025F">
            <w:pPr>
              <w:rPr>
                <w:ins w:id="5834" w:author="阿毛" w:date="2021-06-09T14:44:00Z"/>
                <w:rFonts w:ascii="標楷體" w:eastAsia="標楷體" w:hAnsi="標楷體"/>
              </w:rPr>
            </w:pPr>
          </w:p>
        </w:tc>
        <w:tc>
          <w:tcPr>
            <w:tcW w:w="2038" w:type="dxa"/>
          </w:tcPr>
          <w:p w14:paraId="0501E606" w14:textId="77777777" w:rsidR="004C05AA" w:rsidRPr="00847BB7" w:rsidRDefault="004C05AA" w:rsidP="0094025F">
            <w:pPr>
              <w:rPr>
                <w:ins w:id="5835" w:author="阿毛" w:date="2021-06-09T14:44:00Z"/>
                <w:rFonts w:ascii="標楷體" w:eastAsia="標楷體" w:hAnsi="標楷體"/>
              </w:rPr>
            </w:pPr>
          </w:p>
        </w:tc>
        <w:tc>
          <w:tcPr>
            <w:tcW w:w="354" w:type="dxa"/>
          </w:tcPr>
          <w:p w14:paraId="34E234C5" w14:textId="77777777" w:rsidR="004C05AA" w:rsidRPr="00847BB7" w:rsidRDefault="004C05AA" w:rsidP="0094025F">
            <w:pPr>
              <w:rPr>
                <w:ins w:id="5836" w:author="阿毛" w:date="2021-06-09T14:44:00Z"/>
                <w:rFonts w:ascii="標楷體" w:eastAsia="標楷體" w:hAnsi="標楷體"/>
              </w:rPr>
            </w:pPr>
          </w:p>
        </w:tc>
        <w:tc>
          <w:tcPr>
            <w:tcW w:w="709" w:type="dxa"/>
          </w:tcPr>
          <w:p w14:paraId="650F3312" w14:textId="77777777" w:rsidR="004C05AA" w:rsidRPr="00A01A6B" w:rsidRDefault="004C05AA" w:rsidP="0094025F">
            <w:pPr>
              <w:jc w:val="center"/>
              <w:rPr>
                <w:ins w:id="5837" w:author="阿毛" w:date="2021-06-09T14:44:00Z"/>
                <w:rFonts w:ascii="標楷體" w:eastAsia="標楷體" w:hAnsi="標楷體"/>
              </w:rPr>
            </w:pPr>
            <w:ins w:id="5838" w:author="阿毛" w:date="2021-06-09T14:44:00Z">
              <w:r>
                <w:rPr>
                  <w:rFonts w:ascii="標楷體" w:eastAsia="標楷體" w:hAnsi="標楷體" w:hint="eastAsia"/>
                </w:rPr>
                <w:t>R</w:t>
              </w:r>
            </w:ins>
          </w:p>
        </w:tc>
        <w:tc>
          <w:tcPr>
            <w:tcW w:w="3402" w:type="dxa"/>
          </w:tcPr>
          <w:p w14:paraId="13271AA6" w14:textId="77777777" w:rsidR="004C05AA" w:rsidRDefault="004C05AA" w:rsidP="0094025F">
            <w:pPr>
              <w:snapToGrid w:val="0"/>
              <w:ind w:left="238" w:hangingChars="99" w:hanging="238"/>
              <w:rPr>
                <w:ins w:id="5839" w:author="阿毛" w:date="2021-06-09T14:44:00Z"/>
                <w:rFonts w:ascii="標楷體" w:eastAsia="標楷體" w:hAnsi="標楷體"/>
                <w:color w:val="000000" w:themeColor="text1"/>
              </w:rPr>
            </w:pPr>
            <w:ins w:id="5840" w:author="阿毛" w:date="2021-06-09T14:44: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ins>
          </w:p>
          <w:p w14:paraId="5E36155D" w14:textId="77777777" w:rsidR="004C05AA" w:rsidRPr="00A01A6B" w:rsidRDefault="004C05AA" w:rsidP="0094025F">
            <w:pPr>
              <w:snapToGrid w:val="0"/>
              <w:ind w:left="238" w:hangingChars="99" w:hanging="238"/>
              <w:rPr>
                <w:ins w:id="5841" w:author="阿毛" w:date="2021-06-09T14:44:00Z"/>
                <w:rFonts w:ascii="標楷體" w:eastAsia="標楷體" w:hAnsi="標楷體"/>
              </w:rPr>
            </w:pPr>
            <w:ins w:id="5842" w:author="阿毛" w:date="2021-06-09T14:44:00Z">
              <w:r>
                <w:rPr>
                  <w:rFonts w:ascii="標楷體" w:eastAsia="標楷體" w:hAnsi="標楷體"/>
                  <w:color w:val="000000" w:themeColor="text1"/>
                </w:rPr>
                <w:t>2.</w:t>
              </w:r>
              <w:r>
                <w:rPr>
                  <w:rFonts w:ascii="標楷體" w:eastAsia="標楷體" w:hAnsi="標楷體"/>
                </w:rPr>
                <w:t>MlundryRecord.RecordDate</w:t>
              </w:r>
            </w:ins>
          </w:p>
        </w:tc>
      </w:tr>
      <w:tr w:rsidR="004C05AA" w:rsidRPr="00847BB7" w14:paraId="255C652D" w14:textId="77777777" w:rsidTr="0094025F">
        <w:trPr>
          <w:trHeight w:val="1106"/>
          <w:jc w:val="center"/>
          <w:ins w:id="5843" w:author="阿毛" w:date="2021-06-09T14:44:00Z"/>
        </w:trPr>
        <w:tc>
          <w:tcPr>
            <w:tcW w:w="456" w:type="dxa"/>
          </w:tcPr>
          <w:p w14:paraId="01F1C82B" w14:textId="77777777" w:rsidR="004C05AA" w:rsidRPr="00847BB7" w:rsidRDefault="004C05AA" w:rsidP="0094025F">
            <w:pPr>
              <w:rPr>
                <w:ins w:id="5844" w:author="阿毛" w:date="2021-06-09T14:44:00Z"/>
                <w:rFonts w:ascii="標楷體" w:eastAsia="標楷體" w:hAnsi="標楷體"/>
              </w:rPr>
            </w:pPr>
            <w:ins w:id="5845" w:author="阿毛" w:date="2021-06-09T14:44:00Z">
              <w:r>
                <w:rPr>
                  <w:rFonts w:ascii="標楷體" w:eastAsia="標楷體" w:hAnsi="標楷體" w:hint="eastAsia"/>
                </w:rPr>
                <w:t>3</w:t>
              </w:r>
              <w:r>
                <w:rPr>
                  <w:rFonts w:ascii="標楷體" w:eastAsia="標楷體" w:hAnsi="標楷體"/>
                </w:rPr>
                <w:t xml:space="preserve"> </w:t>
              </w:r>
            </w:ins>
          </w:p>
        </w:tc>
        <w:tc>
          <w:tcPr>
            <w:tcW w:w="1736" w:type="dxa"/>
          </w:tcPr>
          <w:p w14:paraId="3398C2AF" w14:textId="77777777" w:rsidR="004C05AA" w:rsidRPr="00847BB7" w:rsidRDefault="004C05AA" w:rsidP="0094025F">
            <w:pPr>
              <w:rPr>
                <w:ins w:id="5846" w:author="阿毛" w:date="2021-06-09T14:44:00Z"/>
                <w:rFonts w:ascii="標楷體" w:eastAsia="標楷體" w:hAnsi="標楷體"/>
              </w:rPr>
            </w:pPr>
            <w:ins w:id="5847" w:author="阿毛" w:date="2021-06-09T14:44:00Z">
              <w:r>
                <w:rPr>
                  <w:rFonts w:ascii="標楷體" w:eastAsia="標楷體" w:hAnsi="標楷體" w:hint="eastAsia"/>
                </w:rPr>
                <w:t>借款人戶號</w:t>
              </w:r>
            </w:ins>
            <w:r>
              <w:rPr>
                <w:rFonts w:ascii="標楷體" w:eastAsia="標楷體" w:hAnsi="標楷體" w:hint="eastAsia"/>
              </w:rPr>
              <w:t>-額度-撥款序號</w:t>
            </w:r>
          </w:p>
        </w:tc>
        <w:tc>
          <w:tcPr>
            <w:tcW w:w="1053" w:type="dxa"/>
          </w:tcPr>
          <w:p w14:paraId="06717BBD" w14:textId="77777777" w:rsidR="004C05AA" w:rsidRPr="00847BB7" w:rsidRDefault="004C05AA" w:rsidP="0094025F">
            <w:pPr>
              <w:rPr>
                <w:ins w:id="5848" w:author="阿毛" w:date="2021-06-09T14:44:00Z"/>
                <w:rFonts w:ascii="標楷體" w:eastAsia="標楷體" w:hAnsi="標楷體"/>
              </w:rPr>
            </w:pPr>
          </w:p>
        </w:tc>
        <w:tc>
          <w:tcPr>
            <w:tcW w:w="992" w:type="dxa"/>
          </w:tcPr>
          <w:p w14:paraId="4AA4A2B4" w14:textId="77777777" w:rsidR="004C05AA" w:rsidRPr="00847BB7" w:rsidRDefault="004C05AA" w:rsidP="0094025F">
            <w:pPr>
              <w:rPr>
                <w:ins w:id="5849" w:author="阿毛" w:date="2021-06-09T14:44:00Z"/>
                <w:rFonts w:ascii="標楷體" w:eastAsia="標楷體" w:hAnsi="標楷體"/>
              </w:rPr>
            </w:pPr>
          </w:p>
        </w:tc>
        <w:tc>
          <w:tcPr>
            <w:tcW w:w="2038" w:type="dxa"/>
          </w:tcPr>
          <w:p w14:paraId="2902B134" w14:textId="77777777" w:rsidR="004C05AA" w:rsidRPr="00847BB7" w:rsidRDefault="004C05AA" w:rsidP="0094025F">
            <w:pPr>
              <w:rPr>
                <w:ins w:id="5850" w:author="阿毛" w:date="2021-06-09T14:44:00Z"/>
                <w:rFonts w:ascii="標楷體" w:eastAsia="標楷體" w:hAnsi="標楷體"/>
              </w:rPr>
            </w:pPr>
          </w:p>
        </w:tc>
        <w:tc>
          <w:tcPr>
            <w:tcW w:w="354" w:type="dxa"/>
          </w:tcPr>
          <w:p w14:paraId="6754DB40" w14:textId="77777777" w:rsidR="004C05AA" w:rsidRPr="00847BB7" w:rsidRDefault="004C05AA" w:rsidP="0094025F">
            <w:pPr>
              <w:rPr>
                <w:ins w:id="5851" w:author="阿毛" w:date="2021-06-09T14:44:00Z"/>
                <w:rFonts w:ascii="標楷體" w:eastAsia="標楷體" w:hAnsi="標楷體"/>
              </w:rPr>
            </w:pPr>
          </w:p>
        </w:tc>
        <w:tc>
          <w:tcPr>
            <w:tcW w:w="709" w:type="dxa"/>
          </w:tcPr>
          <w:p w14:paraId="3D6C0B67" w14:textId="77777777" w:rsidR="004C05AA" w:rsidRPr="00847BB7" w:rsidRDefault="004C05AA" w:rsidP="0094025F">
            <w:pPr>
              <w:jc w:val="center"/>
              <w:rPr>
                <w:ins w:id="5852" w:author="阿毛" w:date="2021-06-09T14:44:00Z"/>
                <w:rFonts w:ascii="標楷體" w:eastAsia="標楷體" w:hAnsi="標楷體"/>
              </w:rPr>
            </w:pPr>
            <w:ins w:id="5853" w:author="阿毛" w:date="2021-06-09T14:44:00Z">
              <w:r>
                <w:rPr>
                  <w:rFonts w:ascii="標楷體" w:eastAsia="標楷體" w:hAnsi="標楷體" w:hint="eastAsia"/>
                </w:rPr>
                <w:t>R</w:t>
              </w:r>
            </w:ins>
          </w:p>
        </w:tc>
        <w:tc>
          <w:tcPr>
            <w:tcW w:w="3402" w:type="dxa"/>
          </w:tcPr>
          <w:p w14:paraId="74FE507F" w14:textId="77777777" w:rsidR="004C05AA" w:rsidRDefault="004C05AA" w:rsidP="0094025F">
            <w:pPr>
              <w:snapToGrid w:val="0"/>
              <w:ind w:left="238" w:hangingChars="99" w:hanging="238"/>
              <w:rPr>
                <w:ins w:id="5854" w:author="阿毛" w:date="2021-06-09T14:44:00Z"/>
                <w:rFonts w:ascii="標楷體" w:eastAsia="標楷體" w:hAnsi="標楷體"/>
                <w:color w:val="000000" w:themeColor="text1"/>
              </w:rPr>
            </w:pPr>
            <w:ins w:id="5855" w:author="阿毛" w:date="2021-06-09T14:44: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ins>
          </w:p>
          <w:p w14:paraId="5B630F6C" w14:textId="77777777" w:rsidR="004C05AA" w:rsidRDefault="004C05AA" w:rsidP="0094025F">
            <w:pPr>
              <w:snapToGrid w:val="0"/>
              <w:ind w:left="238" w:hangingChars="99" w:hanging="238"/>
              <w:rPr>
                <w:ins w:id="5856" w:author="阿毛" w:date="2021-06-09T14:44:00Z"/>
                <w:rFonts w:ascii="標楷體" w:eastAsia="標楷體" w:hAnsi="標楷體"/>
              </w:rPr>
            </w:pPr>
            <w:ins w:id="5857" w:author="阿毛" w:date="2021-06-09T14:44:00Z">
              <w:r>
                <w:rPr>
                  <w:rFonts w:ascii="標楷體" w:eastAsia="標楷體" w:hAnsi="標楷體" w:hint="eastAsia"/>
                  <w:color w:val="000000" w:themeColor="text1"/>
                </w:rPr>
                <w:t>2.</w:t>
              </w:r>
              <w:r>
                <w:rPr>
                  <w:rFonts w:ascii="標楷體" w:eastAsia="標楷體" w:hAnsi="標楷體"/>
                </w:rPr>
                <w:t>MlundryRecord.CustNo</w:t>
              </w:r>
            </w:ins>
          </w:p>
          <w:p w14:paraId="025382AC" w14:textId="77777777" w:rsidR="004C05AA" w:rsidRDefault="004C05AA" w:rsidP="0094025F">
            <w:pPr>
              <w:snapToGrid w:val="0"/>
              <w:ind w:left="238" w:hangingChars="99" w:hanging="238"/>
              <w:rPr>
                <w:ins w:id="5858" w:author="阿毛" w:date="2021-06-09T14:44:00Z"/>
                <w:rFonts w:ascii="標楷體" w:eastAsia="標楷體" w:hAnsi="標楷體"/>
              </w:rPr>
            </w:pPr>
            <w:ins w:id="5859" w:author="阿毛" w:date="2021-06-09T14:44:00Z">
              <w:r>
                <w:rPr>
                  <w:rFonts w:ascii="標楷體" w:eastAsia="標楷體" w:hAnsi="標楷體" w:hint="eastAsia"/>
                </w:rPr>
                <w:t>3</w:t>
              </w:r>
              <w:r>
                <w:rPr>
                  <w:rFonts w:ascii="標楷體" w:eastAsia="標楷體" w:hAnsi="標楷體"/>
                </w:rPr>
                <w:t>.MlundryRecord.FacmNo</w:t>
              </w:r>
            </w:ins>
          </w:p>
          <w:p w14:paraId="58C8AB31" w14:textId="77777777" w:rsidR="004C05AA" w:rsidRPr="00847BB7" w:rsidRDefault="004C05AA" w:rsidP="0094025F">
            <w:pPr>
              <w:snapToGrid w:val="0"/>
              <w:ind w:left="238" w:hangingChars="99" w:hanging="238"/>
              <w:rPr>
                <w:ins w:id="5860" w:author="阿毛" w:date="2021-06-09T14:44:00Z"/>
                <w:rFonts w:ascii="標楷體" w:eastAsia="標楷體" w:hAnsi="標楷體"/>
                <w:lang w:eastAsia="zh-HK"/>
              </w:rPr>
            </w:pPr>
            <w:ins w:id="5861" w:author="阿毛" w:date="2021-06-09T14:44:00Z">
              <w:r>
                <w:rPr>
                  <w:rFonts w:ascii="標楷體" w:eastAsia="標楷體" w:hAnsi="標楷體" w:hint="eastAsia"/>
                </w:rPr>
                <w:t>4</w:t>
              </w:r>
              <w:r>
                <w:rPr>
                  <w:rFonts w:ascii="標楷體" w:eastAsia="標楷體" w:hAnsi="標楷體"/>
                </w:rPr>
                <w:t>.MlundryRecord.BormNo</w:t>
              </w:r>
            </w:ins>
          </w:p>
        </w:tc>
      </w:tr>
      <w:tr w:rsidR="004C05AA" w:rsidRPr="00847BB7" w14:paraId="5140CD7F" w14:textId="77777777" w:rsidTr="0094025F">
        <w:trPr>
          <w:trHeight w:val="291"/>
          <w:jc w:val="center"/>
          <w:ins w:id="5862" w:author="阿毛" w:date="2021-06-09T14:44:00Z"/>
        </w:trPr>
        <w:tc>
          <w:tcPr>
            <w:tcW w:w="456" w:type="dxa"/>
          </w:tcPr>
          <w:p w14:paraId="64A228D1" w14:textId="77777777" w:rsidR="004C05AA" w:rsidRPr="00847BB7" w:rsidRDefault="004C05AA" w:rsidP="0094025F">
            <w:pPr>
              <w:rPr>
                <w:ins w:id="5863" w:author="阿毛" w:date="2021-06-09T14:44:00Z"/>
                <w:rFonts w:ascii="標楷體" w:eastAsia="標楷體" w:hAnsi="標楷體"/>
              </w:rPr>
            </w:pPr>
            <w:ins w:id="5864" w:author="阿毛" w:date="2021-06-09T14:44:00Z">
              <w:r>
                <w:rPr>
                  <w:rFonts w:ascii="標楷體" w:eastAsia="標楷體" w:hAnsi="標楷體" w:hint="eastAsia"/>
                </w:rPr>
                <w:t>4</w:t>
              </w:r>
            </w:ins>
          </w:p>
        </w:tc>
        <w:tc>
          <w:tcPr>
            <w:tcW w:w="1736" w:type="dxa"/>
          </w:tcPr>
          <w:p w14:paraId="3C04BFFB" w14:textId="77777777" w:rsidR="004C05AA" w:rsidRPr="00847BB7" w:rsidRDefault="004C05AA" w:rsidP="0094025F">
            <w:pPr>
              <w:rPr>
                <w:ins w:id="5865" w:author="阿毛" w:date="2021-06-09T14:44:00Z"/>
                <w:rFonts w:ascii="標楷體" w:eastAsia="標楷體" w:hAnsi="標楷體"/>
              </w:rPr>
            </w:pPr>
            <w:ins w:id="5866" w:author="阿毛" w:date="2021-06-09T14:44:00Z">
              <w:r>
                <w:rPr>
                  <w:rFonts w:ascii="標楷體" w:eastAsia="標楷體" w:hAnsi="標楷體" w:hint="eastAsia"/>
                </w:rPr>
                <w:t>預定還款日期</w:t>
              </w:r>
            </w:ins>
          </w:p>
        </w:tc>
        <w:tc>
          <w:tcPr>
            <w:tcW w:w="1053" w:type="dxa"/>
          </w:tcPr>
          <w:p w14:paraId="1D45C2CC" w14:textId="77777777" w:rsidR="004C05AA" w:rsidRPr="00847BB7" w:rsidRDefault="004C05AA" w:rsidP="0094025F">
            <w:pPr>
              <w:rPr>
                <w:ins w:id="5867" w:author="阿毛" w:date="2021-06-09T14:44:00Z"/>
                <w:rFonts w:ascii="標楷體" w:eastAsia="標楷體" w:hAnsi="標楷體"/>
              </w:rPr>
            </w:pPr>
          </w:p>
        </w:tc>
        <w:tc>
          <w:tcPr>
            <w:tcW w:w="992" w:type="dxa"/>
          </w:tcPr>
          <w:p w14:paraId="184ED1F2" w14:textId="77777777" w:rsidR="004C05AA" w:rsidRPr="00847BB7" w:rsidRDefault="004C05AA" w:rsidP="0094025F">
            <w:pPr>
              <w:rPr>
                <w:ins w:id="5868" w:author="阿毛" w:date="2021-06-09T14:44:00Z"/>
                <w:rFonts w:ascii="標楷體" w:eastAsia="標楷體" w:hAnsi="標楷體"/>
              </w:rPr>
            </w:pPr>
          </w:p>
        </w:tc>
        <w:tc>
          <w:tcPr>
            <w:tcW w:w="2038" w:type="dxa"/>
          </w:tcPr>
          <w:p w14:paraId="22D8EF7B" w14:textId="77777777" w:rsidR="004C05AA" w:rsidRPr="00847BB7" w:rsidRDefault="004C05AA" w:rsidP="0094025F">
            <w:pPr>
              <w:rPr>
                <w:ins w:id="5869" w:author="阿毛" w:date="2021-06-09T14:44:00Z"/>
                <w:rFonts w:ascii="標楷體" w:eastAsia="標楷體" w:hAnsi="標楷體"/>
              </w:rPr>
            </w:pPr>
          </w:p>
        </w:tc>
        <w:tc>
          <w:tcPr>
            <w:tcW w:w="354" w:type="dxa"/>
          </w:tcPr>
          <w:p w14:paraId="77680EDB" w14:textId="77777777" w:rsidR="004C05AA" w:rsidRPr="00847BB7" w:rsidRDefault="004C05AA" w:rsidP="0094025F">
            <w:pPr>
              <w:rPr>
                <w:ins w:id="5870" w:author="阿毛" w:date="2021-06-09T14:44:00Z"/>
                <w:rFonts w:ascii="標楷體" w:eastAsia="標楷體" w:hAnsi="標楷體"/>
              </w:rPr>
            </w:pPr>
          </w:p>
        </w:tc>
        <w:tc>
          <w:tcPr>
            <w:tcW w:w="709" w:type="dxa"/>
          </w:tcPr>
          <w:p w14:paraId="6E0EEB35" w14:textId="77777777" w:rsidR="004C05AA" w:rsidRPr="00847BB7" w:rsidRDefault="004C05AA" w:rsidP="0094025F">
            <w:pPr>
              <w:jc w:val="center"/>
              <w:rPr>
                <w:ins w:id="5871" w:author="阿毛" w:date="2021-06-09T14:44:00Z"/>
                <w:rFonts w:ascii="標楷體" w:eastAsia="標楷體" w:hAnsi="標楷體"/>
              </w:rPr>
            </w:pPr>
            <w:ins w:id="5872" w:author="阿毛" w:date="2021-06-09T14:44:00Z">
              <w:r>
                <w:rPr>
                  <w:rFonts w:ascii="標楷體" w:eastAsia="標楷體" w:hAnsi="標楷體" w:hint="eastAsia"/>
                </w:rPr>
                <w:t>R</w:t>
              </w:r>
            </w:ins>
          </w:p>
        </w:tc>
        <w:tc>
          <w:tcPr>
            <w:tcW w:w="3402" w:type="dxa"/>
          </w:tcPr>
          <w:p w14:paraId="4D622FA3" w14:textId="77777777" w:rsidR="004C05AA" w:rsidRDefault="004C05AA" w:rsidP="0094025F">
            <w:pPr>
              <w:snapToGrid w:val="0"/>
              <w:ind w:left="238" w:hangingChars="99" w:hanging="238"/>
              <w:rPr>
                <w:ins w:id="5873" w:author="阿毛" w:date="2021-06-09T14:45:00Z"/>
                <w:rFonts w:ascii="標楷體" w:eastAsia="標楷體" w:hAnsi="標楷體"/>
                <w:color w:val="000000" w:themeColor="text1"/>
              </w:rPr>
            </w:pPr>
            <w:ins w:id="5874" w:author="阿毛" w:date="2021-06-09T14:45: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ins>
          </w:p>
          <w:p w14:paraId="4ACA62E5" w14:textId="77777777" w:rsidR="004C05AA" w:rsidRPr="00847BB7" w:rsidRDefault="004C05AA" w:rsidP="0094025F">
            <w:pPr>
              <w:snapToGrid w:val="0"/>
              <w:ind w:left="238" w:hangingChars="99" w:hanging="238"/>
              <w:jc w:val="both"/>
              <w:rPr>
                <w:ins w:id="5875" w:author="阿毛" w:date="2021-06-09T14:44:00Z"/>
                <w:rFonts w:ascii="標楷體" w:eastAsia="標楷體" w:hAnsi="標楷體"/>
              </w:rPr>
            </w:pPr>
            <w:ins w:id="5876" w:author="阿毛" w:date="2021-06-09T14:45:00Z">
              <w:r>
                <w:rPr>
                  <w:rFonts w:ascii="標楷體" w:eastAsia="標楷體" w:hAnsi="標楷體"/>
                  <w:color w:val="000000" w:themeColor="text1"/>
                </w:rPr>
                <w:t>2.</w:t>
              </w:r>
            </w:ins>
            <w:ins w:id="5877" w:author="阿毛" w:date="2021-06-09T14:44:00Z">
              <w:r>
                <w:rPr>
                  <w:rFonts w:ascii="標楷體" w:eastAsia="標楷體" w:hAnsi="標楷體"/>
                </w:rPr>
                <w:t>MlundryRecord.RepayDate</w:t>
              </w:r>
            </w:ins>
          </w:p>
        </w:tc>
      </w:tr>
      <w:tr w:rsidR="004C05AA" w:rsidRPr="00847BB7" w14:paraId="2DA4FCD0" w14:textId="77777777" w:rsidTr="0094025F">
        <w:trPr>
          <w:trHeight w:val="291"/>
          <w:jc w:val="center"/>
          <w:ins w:id="5878" w:author="阿毛" w:date="2021-06-09T14:44:00Z"/>
        </w:trPr>
        <w:tc>
          <w:tcPr>
            <w:tcW w:w="456" w:type="dxa"/>
          </w:tcPr>
          <w:p w14:paraId="3E1866F7" w14:textId="77777777" w:rsidR="004C05AA" w:rsidRPr="00847BB7" w:rsidRDefault="004C05AA" w:rsidP="0094025F">
            <w:pPr>
              <w:rPr>
                <w:ins w:id="5879" w:author="阿毛" w:date="2021-06-09T14:44:00Z"/>
                <w:rFonts w:ascii="標楷體" w:eastAsia="標楷體" w:hAnsi="標楷體"/>
              </w:rPr>
            </w:pPr>
            <w:ins w:id="5880" w:author="阿毛" w:date="2021-06-09T14:44:00Z">
              <w:r w:rsidRPr="00847BB7">
                <w:rPr>
                  <w:rFonts w:ascii="標楷體" w:eastAsia="標楷體" w:hAnsi="標楷體" w:hint="eastAsia"/>
                </w:rPr>
                <w:t>5</w:t>
              </w:r>
            </w:ins>
          </w:p>
        </w:tc>
        <w:tc>
          <w:tcPr>
            <w:tcW w:w="1736" w:type="dxa"/>
          </w:tcPr>
          <w:p w14:paraId="4932E5CD" w14:textId="77777777" w:rsidR="004C05AA" w:rsidRPr="00847BB7" w:rsidRDefault="004C05AA" w:rsidP="0094025F">
            <w:pPr>
              <w:rPr>
                <w:ins w:id="5881" w:author="阿毛" w:date="2021-06-09T14:44:00Z"/>
                <w:rFonts w:ascii="標楷體" w:eastAsia="標楷體" w:hAnsi="標楷體"/>
              </w:rPr>
            </w:pPr>
            <w:ins w:id="5882" w:author="阿毛" w:date="2021-06-09T14:44:00Z">
              <w:r>
                <w:rPr>
                  <w:rFonts w:ascii="標楷體" w:eastAsia="標楷體" w:hAnsi="標楷體" w:hint="eastAsia"/>
                </w:rPr>
                <w:t>還款金額</w:t>
              </w:r>
            </w:ins>
          </w:p>
        </w:tc>
        <w:tc>
          <w:tcPr>
            <w:tcW w:w="1053" w:type="dxa"/>
          </w:tcPr>
          <w:p w14:paraId="40A6BBAB" w14:textId="77777777" w:rsidR="004C05AA" w:rsidRPr="00847BB7" w:rsidRDefault="004C05AA" w:rsidP="0094025F">
            <w:pPr>
              <w:rPr>
                <w:ins w:id="5883" w:author="阿毛" w:date="2021-06-09T14:44:00Z"/>
                <w:rFonts w:ascii="標楷體" w:eastAsia="標楷體" w:hAnsi="標楷體"/>
              </w:rPr>
            </w:pPr>
          </w:p>
        </w:tc>
        <w:tc>
          <w:tcPr>
            <w:tcW w:w="992" w:type="dxa"/>
          </w:tcPr>
          <w:p w14:paraId="577A72ED" w14:textId="77777777" w:rsidR="004C05AA" w:rsidRPr="00847BB7" w:rsidRDefault="004C05AA" w:rsidP="0094025F">
            <w:pPr>
              <w:rPr>
                <w:ins w:id="5884" w:author="阿毛" w:date="2021-06-09T14:44:00Z"/>
                <w:rFonts w:ascii="標楷體" w:eastAsia="標楷體" w:hAnsi="標楷體"/>
                <w:color w:val="FF0000"/>
              </w:rPr>
            </w:pPr>
          </w:p>
        </w:tc>
        <w:tc>
          <w:tcPr>
            <w:tcW w:w="2038" w:type="dxa"/>
          </w:tcPr>
          <w:p w14:paraId="0F97C5D8" w14:textId="77777777" w:rsidR="004C05AA" w:rsidRPr="00847BB7" w:rsidRDefault="004C05AA" w:rsidP="0094025F">
            <w:pPr>
              <w:rPr>
                <w:ins w:id="5885" w:author="阿毛" w:date="2021-06-09T14:44:00Z"/>
                <w:rFonts w:ascii="標楷體" w:eastAsia="標楷體" w:hAnsi="標楷體"/>
                <w:color w:val="FF0000"/>
              </w:rPr>
            </w:pPr>
          </w:p>
        </w:tc>
        <w:tc>
          <w:tcPr>
            <w:tcW w:w="354" w:type="dxa"/>
          </w:tcPr>
          <w:p w14:paraId="4C8D977B" w14:textId="77777777" w:rsidR="004C05AA" w:rsidRPr="00847BB7" w:rsidRDefault="004C05AA" w:rsidP="0094025F">
            <w:pPr>
              <w:rPr>
                <w:ins w:id="5886" w:author="阿毛" w:date="2021-06-09T14:44:00Z"/>
                <w:rFonts w:ascii="標楷體" w:eastAsia="標楷體" w:hAnsi="標楷體"/>
              </w:rPr>
            </w:pPr>
          </w:p>
        </w:tc>
        <w:tc>
          <w:tcPr>
            <w:tcW w:w="709" w:type="dxa"/>
          </w:tcPr>
          <w:p w14:paraId="6EF9235F" w14:textId="77777777" w:rsidR="004C05AA" w:rsidRPr="00847BB7" w:rsidRDefault="004C05AA" w:rsidP="0094025F">
            <w:pPr>
              <w:jc w:val="center"/>
              <w:rPr>
                <w:ins w:id="5887" w:author="阿毛" w:date="2021-06-09T14:44:00Z"/>
                <w:rFonts w:ascii="標楷體" w:eastAsia="標楷體" w:hAnsi="標楷體"/>
              </w:rPr>
            </w:pPr>
            <w:ins w:id="5888" w:author="阿毛" w:date="2021-06-09T14:46:00Z">
              <w:r>
                <w:rPr>
                  <w:rFonts w:ascii="標楷體" w:eastAsia="標楷體" w:hAnsi="標楷體" w:hint="eastAsia"/>
                </w:rPr>
                <w:t>R</w:t>
              </w:r>
            </w:ins>
          </w:p>
        </w:tc>
        <w:tc>
          <w:tcPr>
            <w:tcW w:w="3402" w:type="dxa"/>
          </w:tcPr>
          <w:p w14:paraId="66CEDD9C" w14:textId="77777777" w:rsidR="004C05AA" w:rsidRDefault="004C05AA" w:rsidP="0094025F">
            <w:pPr>
              <w:snapToGrid w:val="0"/>
              <w:ind w:left="238" w:hangingChars="99" w:hanging="238"/>
              <w:rPr>
                <w:ins w:id="5889" w:author="阿毛" w:date="2021-06-09T14:45:00Z"/>
                <w:rFonts w:ascii="標楷體" w:eastAsia="標楷體" w:hAnsi="標楷體"/>
                <w:color w:val="000000" w:themeColor="text1"/>
              </w:rPr>
            </w:pPr>
            <w:ins w:id="5890" w:author="阿毛" w:date="2021-06-09T14:45: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ins>
          </w:p>
          <w:p w14:paraId="29188B4E" w14:textId="77777777" w:rsidR="004C05AA" w:rsidRPr="004415DA" w:rsidRDefault="004C05AA" w:rsidP="0094025F">
            <w:pPr>
              <w:snapToGrid w:val="0"/>
              <w:ind w:left="238" w:hangingChars="99" w:hanging="238"/>
              <w:jc w:val="both"/>
              <w:rPr>
                <w:ins w:id="5891" w:author="阿毛" w:date="2021-06-09T14:44:00Z"/>
                <w:rFonts w:ascii="標楷體" w:eastAsia="標楷體" w:hAnsi="標楷體"/>
                <w:lang w:eastAsia="zh-HK"/>
              </w:rPr>
            </w:pPr>
            <w:ins w:id="5892" w:author="阿毛" w:date="2021-06-09T14:45:00Z">
              <w:r>
                <w:rPr>
                  <w:rFonts w:ascii="標楷體" w:eastAsia="標楷體" w:hAnsi="標楷體"/>
                  <w:color w:val="000000" w:themeColor="text1"/>
                </w:rPr>
                <w:t>2.</w:t>
              </w:r>
            </w:ins>
            <w:ins w:id="5893" w:author="阿毛" w:date="2021-06-09T14:44:00Z">
              <w:r>
                <w:rPr>
                  <w:rFonts w:ascii="標楷體" w:eastAsia="標楷體" w:hAnsi="標楷體"/>
                </w:rPr>
                <w:t>MlundryRecord.RepayAmt</w:t>
              </w:r>
            </w:ins>
          </w:p>
        </w:tc>
      </w:tr>
      <w:tr w:rsidR="004C05AA" w:rsidRPr="00847BB7" w14:paraId="1D4D1E86" w14:textId="77777777" w:rsidTr="0094025F">
        <w:trPr>
          <w:trHeight w:val="291"/>
          <w:jc w:val="center"/>
          <w:ins w:id="5894" w:author="阿毛" w:date="2021-06-09T14:44:00Z"/>
        </w:trPr>
        <w:tc>
          <w:tcPr>
            <w:tcW w:w="456" w:type="dxa"/>
          </w:tcPr>
          <w:p w14:paraId="2D838A5C" w14:textId="77777777" w:rsidR="004C05AA" w:rsidRPr="00847BB7" w:rsidRDefault="004C05AA" w:rsidP="0094025F">
            <w:pPr>
              <w:rPr>
                <w:ins w:id="5895" w:author="阿毛" w:date="2021-06-09T14:44:00Z"/>
                <w:rFonts w:ascii="標楷體" w:eastAsia="標楷體" w:hAnsi="標楷體"/>
              </w:rPr>
            </w:pPr>
            <w:ins w:id="5896" w:author="阿毛" w:date="2021-06-09T14:44:00Z">
              <w:r>
                <w:rPr>
                  <w:rFonts w:ascii="標楷體" w:eastAsia="標楷體" w:hAnsi="標楷體" w:hint="eastAsia"/>
                </w:rPr>
                <w:t>6</w:t>
              </w:r>
            </w:ins>
          </w:p>
        </w:tc>
        <w:tc>
          <w:tcPr>
            <w:tcW w:w="1736" w:type="dxa"/>
          </w:tcPr>
          <w:p w14:paraId="2A5FBA40" w14:textId="77777777" w:rsidR="004C05AA" w:rsidRPr="00847BB7" w:rsidRDefault="004C05AA" w:rsidP="0094025F">
            <w:pPr>
              <w:rPr>
                <w:ins w:id="5897" w:author="阿毛" w:date="2021-06-09T14:44:00Z"/>
                <w:rFonts w:ascii="標楷體" w:eastAsia="標楷體" w:hAnsi="標楷體"/>
              </w:rPr>
            </w:pPr>
            <w:ins w:id="5898" w:author="阿毛" w:date="2021-06-09T14:44:00Z">
              <w:r>
                <w:rPr>
                  <w:rFonts w:ascii="標楷體" w:eastAsia="標楷體" w:hAnsi="標楷體" w:hint="eastAsia"/>
                </w:rPr>
                <w:t>職業別</w:t>
              </w:r>
            </w:ins>
          </w:p>
        </w:tc>
        <w:tc>
          <w:tcPr>
            <w:tcW w:w="1053" w:type="dxa"/>
          </w:tcPr>
          <w:p w14:paraId="3578E006" w14:textId="77777777" w:rsidR="004C05AA" w:rsidRPr="00847BB7" w:rsidRDefault="004C05AA" w:rsidP="0094025F">
            <w:pPr>
              <w:rPr>
                <w:ins w:id="5899" w:author="阿毛" w:date="2021-06-09T14:44:00Z"/>
                <w:rFonts w:ascii="標楷體" w:eastAsia="標楷體" w:hAnsi="標楷體"/>
              </w:rPr>
            </w:pPr>
          </w:p>
        </w:tc>
        <w:tc>
          <w:tcPr>
            <w:tcW w:w="992" w:type="dxa"/>
          </w:tcPr>
          <w:p w14:paraId="7937178C" w14:textId="77777777" w:rsidR="004C05AA" w:rsidRPr="00847BB7" w:rsidRDefault="004C05AA" w:rsidP="0094025F">
            <w:pPr>
              <w:rPr>
                <w:ins w:id="5900" w:author="阿毛" w:date="2021-06-09T14:44:00Z"/>
                <w:rFonts w:ascii="標楷體" w:eastAsia="標楷體" w:hAnsi="標楷體"/>
                <w:color w:val="FF0000"/>
              </w:rPr>
            </w:pPr>
          </w:p>
        </w:tc>
        <w:tc>
          <w:tcPr>
            <w:tcW w:w="2038" w:type="dxa"/>
          </w:tcPr>
          <w:p w14:paraId="518F601A" w14:textId="77777777" w:rsidR="004C05AA" w:rsidRPr="00847BB7" w:rsidRDefault="004C05AA" w:rsidP="009402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5901" w:author="阿毛" w:date="2021-06-09T14:44:00Z"/>
                <w:rFonts w:ascii="標楷體" w:eastAsia="標楷體" w:hAnsi="標楷體" w:cs="細明體"/>
                <w:color w:val="000000"/>
                <w:spacing w:val="15"/>
                <w:kern w:val="0"/>
              </w:rPr>
            </w:pPr>
          </w:p>
        </w:tc>
        <w:tc>
          <w:tcPr>
            <w:tcW w:w="354" w:type="dxa"/>
          </w:tcPr>
          <w:p w14:paraId="0466A43C" w14:textId="77777777" w:rsidR="004C05AA" w:rsidRPr="00847BB7" w:rsidRDefault="004C05AA" w:rsidP="0094025F">
            <w:pPr>
              <w:rPr>
                <w:ins w:id="5902" w:author="阿毛" w:date="2021-06-09T14:44:00Z"/>
                <w:rFonts w:ascii="標楷體" w:eastAsia="標楷體" w:hAnsi="標楷體"/>
              </w:rPr>
            </w:pPr>
          </w:p>
        </w:tc>
        <w:tc>
          <w:tcPr>
            <w:tcW w:w="709" w:type="dxa"/>
          </w:tcPr>
          <w:p w14:paraId="70B73CA7" w14:textId="77777777" w:rsidR="004C05AA" w:rsidRPr="00847BB7" w:rsidRDefault="004C05AA" w:rsidP="0094025F">
            <w:pPr>
              <w:jc w:val="center"/>
              <w:rPr>
                <w:ins w:id="5903" w:author="阿毛" w:date="2021-06-09T14:44:00Z"/>
                <w:rFonts w:ascii="標楷體" w:eastAsia="標楷體" w:hAnsi="標楷體"/>
              </w:rPr>
            </w:pPr>
            <w:ins w:id="5904" w:author="阿毛" w:date="2021-06-09T14:46:00Z">
              <w:r>
                <w:rPr>
                  <w:rFonts w:ascii="標楷體" w:eastAsia="標楷體" w:hAnsi="標楷體" w:hint="eastAsia"/>
                </w:rPr>
                <w:t>R</w:t>
              </w:r>
            </w:ins>
          </w:p>
        </w:tc>
        <w:tc>
          <w:tcPr>
            <w:tcW w:w="3402" w:type="dxa"/>
          </w:tcPr>
          <w:p w14:paraId="409ECEF9" w14:textId="77777777" w:rsidR="004C05AA" w:rsidRDefault="004C05AA" w:rsidP="0094025F">
            <w:pPr>
              <w:snapToGrid w:val="0"/>
              <w:ind w:left="238" w:hangingChars="99" w:hanging="238"/>
              <w:rPr>
                <w:ins w:id="5905" w:author="阿毛" w:date="2021-06-09T14:45:00Z"/>
                <w:rFonts w:ascii="標楷體" w:eastAsia="標楷體" w:hAnsi="標楷體"/>
                <w:color w:val="000000" w:themeColor="text1"/>
              </w:rPr>
            </w:pPr>
            <w:ins w:id="5906" w:author="阿毛" w:date="2021-06-09T14:45: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ins>
          </w:p>
          <w:p w14:paraId="27770D7C" w14:textId="77777777" w:rsidR="004C05AA" w:rsidRPr="00847BB7" w:rsidRDefault="004C05AA" w:rsidP="0094025F">
            <w:pPr>
              <w:rPr>
                <w:ins w:id="5907" w:author="阿毛" w:date="2021-06-09T14:44:00Z"/>
                <w:rFonts w:ascii="標楷體" w:eastAsia="標楷體" w:hAnsi="標楷體"/>
              </w:rPr>
            </w:pPr>
            <w:ins w:id="5908" w:author="阿毛" w:date="2021-06-09T14:45:00Z">
              <w:r>
                <w:rPr>
                  <w:rFonts w:ascii="標楷體" w:eastAsia="標楷體" w:hAnsi="標楷體"/>
                  <w:color w:val="000000" w:themeColor="text1"/>
                </w:rPr>
                <w:t>2.</w:t>
              </w:r>
            </w:ins>
            <w:ins w:id="5909" w:author="阿毛" w:date="2021-06-09T14:44:00Z">
              <w:r>
                <w:rPr>
                  <w:rFonts w:ascii="標楷體" w:eastAsia="標楷體" w:hAnsi="標楷體"/>
                </w:rPr>
                <w:t>MlundryRecord.Career</w:t>
              </w:r>
            </w:ins>
          </w:p>
        </w:tc>
      </w:tr>
      <w:tr w:rsidR="004C05AA" w:rsidRPr="00847BB7" w14:paraId="6DDAAA3F" w14:textId="77777777" w:rsidTr="0094025F">
        <w:trPr>
          <w:trHeight w:val="291"/>
          <w:jc w:val="center"/>
          <w:ins w:id="5910" w:author="阿毛" w:date="2021-06-09T14:44:00Z"/>
        </w:trPr>
        <w:tc>
          <w:tcPr>
            <w:tcW w:w="456" w:type="dxa"/>
          </w:tcPr>
          <w:p w14:paraId="3298B14E" w14:textId="77777777" w:rsidR="004C05AA" w:rsidRPr="00847BB7" w:rsidRDefault="004C05AA" w:rsidP="0094025F">
            <w:pPr>
              <w:rPr>
                <w:ins w:id="5911" w:author="阿毛" w:date="2021-06-09T14:44:00Z"/>
                <w:rFonts w:ascii="標楷體" w:eastAsia="標楷體" w:hAnsi="標楷體"/>
              </w:rPr>
            </w:pPr>
            <w:ins w:id="5912" w:author="阿毛" w:date="2021-06-09T14:44:00Z">
              <w:r>
                <w:rPr>
                  <w:rFonts w:ascii="標楷體" w:eastAsia="標楷體" w:hAnsi="標楷體" w:hint="eastAsia"/>
                </w:rPr>
                <w:t>7</w:t>
              </w:r>
            </w:ins>
          </w:p>
        </w:tc>
        <w:tc>
          <w:tcPr>
            <w:tcW w:w="1736" w:type="dxa"/>
          </w:tcPr>
          <w:p w14:paraId="26D6C0C6" w14:textId="77777777" w:rsidR="004C05AA" w:rsidRPr="00847BB7" w:rsidRDefault="004C05AA" w:rsidP="0094025F">
            <w:pPr>
              <w:rPr>
                <w:ins w:id="5913" w:author="阿毛" w:date="2021-06-09T14:44:00Z"/>
                <w:rFonts w:ascii="標楷體" w:eastAsia="標楷體" w:hAnsi="標楷體"/>
              </w:rPr>
            </w:pPr>
            <w:ins w:id="5914" w:author="阿毛" w:date="2021-06-09T14:44:00Z">
              <w:r>
                <w:rPr>
                  <w:rFonts w:ascii="標楷體" w:eastAsia="標楷體" w:hAnsi="標楷體" w:hint="eastAsia"/>
                  <w:lang w:eastAsia="zh-HK"/>
                </w:rPr>
                <w:t>年收入</w:t>
              </w:r>
              <w:r>
                <w:rPr>
                  <w:rFonts w:ascii="標楷體" w:eastAsia="標楷體" w:hAnsi="標楷體" w:hint="eastAsia"/>
                </w:rPr>
                <w:t>(萬)</w:t>
              </w:r>
            </w:ins>
          </w:p>
        </w:tc>
        <w:tc>
          <w:tcPr>
            <w:tcW w:w="1053" w:type="dxa"/>
          </w:tcPr>
          <w:p w14:paraId="17AE31B1" w14:textId="77777777" w:rsidR="004C05AA" w:rsidRPr="00847BB7" w:rsidRDefault="004C05AA" w:rsidP="0094025F">
            <w:pPr>
              <w:rPr>
                <w:ins w:id="5915" w:author="阿毛" w:date="2021-06-09T14:44:00Z"/>
                <w:rFonts w:ascii="標楷體" w:eastAsia="標楷體" w:hAnsi="標楷體"/>
              </w:rPr>
            </w:pPr>
          </w:p>
        </w:tc>
        <w:tc>
          <w:tcPr>
            <w:tcW w:w="992" w:type="dxa"/>
          </w:tcPr>
          <w:p w14:paraId="10B50AE7" w14:textId="77777777" w:rsidR="004C05AA" w:rsidRPr="00847BB7" w:rsidRDefault="004C05AA" w:rsidP="0094025F">
            <w:pPr>
              <w:rPr>
                <w:ins w:id="5916" w:author="阿毛" w:date="2021-06-09T14:44:00Z"/>
                <w:rFonts w:ascii="標楷體" w:eastAsia="標楷體" w:hAnsi="標楷體"/>
              </w:rPr>
            </w:pPr>
          </w:p>
        </w:tc>
        <w:tc>
          <w:tcPr>
            <w:tcW w:w="2038" w:type="dxa"/>
          </w:tcPr>
          <w:p w14:paraId="0C6FEADB" w14:textId="77777777" w:rsidR="004C05AA" w:rsidRPr="00847BB7" w:rsidRDefault="004C05AA" w:rsidP="0094025F">
            <w:pPr>
              <w:rPr>
                <w:ins w:id="5917" w:author="阿毛" w:date="2021-06-09T14:44:00Z"/>
                <w:rFonts w:ascii="標楷體" w:eastAsia="標楷體" w:hAnsi="標楷體"/>
                <w:lang w:eastAsia="zh-HK"/>
              </w:rPr>
            </w:pPr>
          </w:p>
        </w:tc>
        <w:tc>
          <w:tcPr>
            <w:tcW w:w="354" w:type="dxa"/>
          </w:tcPr>
          <w:p w14:paraId="3C918A1B" w14:textId="77777777" w:rsidR="004C05AA" w:rsidRPr="00847BB7" w:rsidRDefault="004C05AA" w:rsidP="0094025F">
            <w:pPr>
              <w:rPr>
                <w:ins w:id="5918" w:author="阿毛" w:date="2021-06-09T14:44:00Z"/>
                <w:rFonts w:ascii="標楷體" w:eastAsia="標楷體" w:hAnsi="標楷體"/>
              </w:rPr>
            </w:pPr>
          </w:p>
        </w:tc>
        <w:tc>
          <w:tcPr>
            <w:tcW w:w="709" w:type="dxa"/>
          </w:tcPr>
          <w:p w14:paraId="366C10A4" w14:textId="77777777" w:rsidR="004C05AA" w:rsidRPr="00847BB7" w:rsidRDefault="004C05AA" w:rsidP="0094025F">
            <w:pPr>
              <w:jc w:val="center"/>
              <w:rPr>
                <w:ins w:id="5919" w:author="阿毛" w:date="2021-06-09T14:44:00Z"/>
                <w:rFonts w:ascii="標楷體" w:eastAsia="標楷體" w:hAnsi="標楷體"/>
              </w:rPr>
            </w:pPr>
            <w:ins w:id="5920" w:author="阿毛" w:date="2021-06-09T14:46:00Z">
              <w:r>
                <w:rPr>
                  <w:rFonts w:ascii="標楷體" w:eastAsia="標楷體" w:hAnsi="標楷體" w:hint="eastAsia"/>
                </w:rPr>
                <w:t>R</w:t>
              </w:r>
            </w:ins>
          </w:p>
        </w:tc>
        <w:tc>
          <w:tcPr>
            <w:tcW w:w="3402" w:type="dxa"/>
          </w:tcPr>
          <w:p w14:paraId="6AC72D75" w14:textId="77777777" w:rsidR="004C05AA" w:rsidRDefault="004C05AA" w:rsidP="0094025F">
            <w:pPr>
              <w:snapToGrid w:val="0"/>
              <w:ind w:left="238" w:hangingChars="99" w:hanging="238"/>
              <w:rPr>
                <w:ins w:id="5921" w:author="阿毛" w:date="2021-06-09T14:45:00Z"/>
                <w:rFonts w:ascii="標楷體" w:eastAsia="標楷體" w:hAnsi="標楷體"/>
                <w:color w:val="000000" w:themeColor="text1"/>
              </w:rPr>
            </w:pPr>
            <w:ins w:id="5922" w:author="阿毛" w:date="2021-06-09T14:45: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ins>
          </w:p>
          <w:p w14:paraId="7627BF16" w14:textId="77777777" w:rsidR="004C05AA" w:rsidRPr="000267BA" w:rsidRDefault="004C05AA" w:rsidP="0094025F">
            <w:pPr>
              <w:rPr>
                <w:ins w:id="5923" w:author="阿毛" w:date="2021-06-09T14:44:00Z"/>
                <w:rFonts w:ascii="標楷體" w:eastAsia="標楷體" w:hAnsi="標楷體"/>
              </w:rPr>
            </w:pPr>
            <w:ins w:id="5924" w:author="阿毛" w:date="2021-06-09T14:45:00Z">
              <w:r>
                <w:rPr>
                  <w:rFonts w:ascii="標楷體" w:eastAsia="標楷體" w:hAnsi="標楷體"/>
                  <w:color w:val="000000" w:themeColor="text1"/>
                </w:rPr>
                <w:t>2.</w:t>
              </w:r>
            </w:ins>
            <w:ins w:id="5925" w:author="阿毛" w:date="2021-06-09T14:44:00Z">
              <w:r>
                <w:rPr>
                  <w:rFonts w:ascii="標楷體" w:eastAsia="標楷體" w:hAnsi="標楷體" w:hint="eastAsia"/>
                  <w:color w:val="000000" w:themeColor="text1"/>
                </w:rPr>
                <w:t>.</w:t>
              </w:r>
              <w:r>
                <w:rPr>
                  <w:rFonts w:ascii="標楷體" w:eastAsia="標楷體" w:hAnsi="標楷體"/>
                </w:rPr>
                <w:t>MlundryRecord.Income</w:t>
              </w:r>
            </w:ins>
          </w:p>
        </w:tc>
      </w:tr>
      <w:tr w:rsidR="004C05AA" w:rsidRPr="00847BB7" w14:paraId="1F344FEB" w14:textId="77777777" w:rsidTr="0094025F">
        <w:trPr>
          <w:trHeight w:val="291"/>
          <w:jc w:val="center"/>
          <w:ins w:id="5926" w:author="阿毛" w:date="2021-06-09T14:44:00Z"/>
        </w:trPr>
        <w:tc>
          <w:tcPr>
            <w:tcW w:w="456" w:type="dxa"/>
          </w:tcPr>
          <w:p w14:paraId="78C22B71" w14:textId="77777777" w:rsidR="004C05AA" w:rsidRDefault="004C05AA" w:rsidP="0094025F">
            <w:pPr>
              <w:rPr>
                <w:ins w:id="5927" w:author="阿毛" w:date="2021-06-09T14:44:00Z"/>
                <w:rFonts w:ascii="標楷體" w:eastAsia="標楷體" w:hAnsi="標楷體"/>
              </w:rPr>
            </w:pPr>
            <w:ins w:id="5928" w:author="阿毛" w:date="2021-06-09T14:44:00Z">
              <w:r>
                <w:rPr>
                  <w:rFonts w:ascii="標楷體" w:eastAsia="標楷體" w:hAnsi="標楷體" w:hint="eastAsia"/>
                </w:rPr>
                <w:t>8</w:t>
              </w:r>
            </w:ins>
          </w:p>
        </w:tc>
        <w:tc>
          <w:tcPr>
            <w:tcW w:w="1736" w:type="dxa"/>
          </w:tcPr>
          <w:p w14:paraId="4C09984B" w14:textId="77777777" w:rsidR="004C05AA" w:rsidRDefault="004C05AA" w:rsidP="0094025F">
            <w:pPr>
              <w:rPr>
                <w:ins w:id="5929" w:author="阿毛" w:date="2021-06-09T14:44:00Z"/>
                <w:rFonts w:ascii="標楷體" w:eastAsia="標楷體" w:hAnsi="標楷體"/>
                <w:lang w:eastAsia="zh-HK"/>
              </w:rPr>
            </w:pPr>
            <w:ins w:id="5930" w:author="阿毛" w:date="2021-06-09T14:44:00Z">
              <w:r>
                <w:rPr>
                  <w:rFonts w:ascii="標楷體" w:eastAsia="標楷體" w:hAnsi="標楷體" w:hint="eastAsia"/>
                  <w:lang w:eastAsia="zh-HK"/>
                </w:rPr>
                <w:t>還款來源</w:t>
              </w:r>
            </w:ins>
          </w:p>
        </w:tc>
        <w:tc>
          <w:tcPr>
            <w:tcW w:w="1053" w:type="dxa"/>
          </w:tcPr>
          <w:p w14:paraId="27245408" w14:textId="77777777" w:rsidR="004C05AA" w:rsidRDefault="004C05AA" w:rsidP="0094025F">
            <w:pPr>
              <w:rPr>
                <w:ins w:id="5931" w:author="阿毛" w:date="2021-06-09T14:44:00Z"/>
                <w:rFonts w:ascii="標楷體" w:eastAsia="標楷體" w:hAnsi="標楷體"/>
              </w:rPr>
            </w:pPr>
          </w:p>
        </w:tc>
        <w:tc>
          <w:tcPr>
            <w:tcW w:w="992" w:type="dxa"/>
          </w:tcPr>
          <w:p w14:paraId="37B88821" w14:textId="77777777" w:rsidR="004C05AA" w:rsidRPr="00847BB7" w:rsidRDefault="004C05AA" w:rsidP="0094025F">
            <w:pPr>
              <w:rPr>
                <w:ins w:id="5932" w:author="阿毛" w:date="2021-06-09T14:44:00Z"/>
                <w:rFonts w:ascii="標楷體" w:eastAsia="標楷體" w:hAnsi="標楷體"/>
              </w:rPr>
            </w:pPr>
          </w:p>
        </w:tc>
        <w:tc>
          <w:tcPr>
            <w:tcW w:w="2038" w:type="dxa"/>
          </w:tcPr>
          <w:p w14:paraId="3D4B2FEE" w14:textId="77777777" w:rsidR="004C05AA" w:rsidRPr="00847BB7" w:rsidRDefault="004C05AA" w:rsidP="0094025F">
            <w:pPr>
              <w:rPr>
                <w:ins w:id="5933" w:author="阿毛" w:date="2021-06-09T14:44:00Z"/>
                <w:rFonts w:ascii="標楷體" w:eastAsia="標楷體" w:hAnsi="標楷體"/>
                <w:lang w:eastAsia="zh-HK"/>
              </w:rPr>
            </w:pPr>
          </w:p>
        </w:tc>
        <w:tc>
          <w:tcPr>
            <w:tcW w:w="354" w:type="dxa"/>
          </w:tcPr>
          <w:p w14:paraId="087AA46B" w14:textId="77777777" w:rsidR="004C05AA" w:rsidRPr="00847BB7" w:rsidRDefault="004C05AA" w:rsidP="0094025F">
            <w:pPr>
              <w:rPr>
                <w:ins w:id="5934" w:author="阿毛" w:date="2021-06-09T14:44:00Z"/>
                <w:rFonts w:ascii="標楷體" w:eastAsia="標楷體" w:hAnsi="標楷體"/>
              </w:rPr>
            </w:pPr>
          </w:p>
        </w:tc>
        <w:tc>
          <w:tcPr>
            <w:tcW w:w="709" w:type="dxa"/>
          </w:tcPr>
          <w:p w14:paraId="64024003" w14:textId="77777777" w:rsidR="004C05AA" w:rsidRDefault="004C05AA" w:rsidP="0094025F">
            <w:pPr>
              <w:jc w:val="center"/>
              <w:rPr>
                <w:ins w:id="5935" w:author="阿毛" w:date="2021-06-09T14:44:00Z"/>
                <w:rFonts w:ascii="標楷體" w:eastAsia="標楷體" w:hAnsi="標楷體"/>
              </w:rPr>
            </w:pPr>
            <w:ins w:id="5936" w:author="阿毛" w:date="2021-06-09T14:46:00Z">
              <w:r>
                <w:rPr>
                  <w:rFonts w:ascii="標楷體" w:eastAsia="標楷體" w:hAnsi="標楷體" w:hint="eastAsia"/>
                </w:rPr>
                <w:t>R</w:t>
              </w:r>
            </w:ins>
          </w:p>
        </w:tc>
        <w:tc>
          <w:tcPr>
            <w:tcW w:w="3402" w:type="dxa"/>
          </w:tcPr>
          <w:p w14:paraId="455E9432" w14:textId="77777777" w:rsidR="004C05AA" w:rsidRDefault="004C05AA" w:rsidP="0094025F">
            <w:pPr>
              <w:snapToGrid w:val="0"/>
              <w:ind w:left="238" w:hangingChars="99" w:hanging="238"/>
              <w:rPr>
                <w:ins w:id="5937" w:author="阿毛" w:date="2021-06-09T14:45:00Z"/>
                <w:rFonts w:ascii="標楷體" w:eastAsia="標楷體" w:hAnsi="標楷體"/>
                <w:color w:val="000000" w:themeColor="text1"/>
              </w:rPr>
            </w:pPr>
            <w:ins w:id="5938" w:author="阿毛" w:date="2021-06-09T14:45: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ins>
          </w:p>
          <w:p w14:paraId="58682B96" w14:textId="77777777" w:rsidR="004C05AA" w:rsidRDefault="004C05AA" w:rsidP="0094025F">
            <w:pPr>
              <w:snapToGrid w:val="0"/>
              <w:jc w:val="both"/>
              <w:rPr>
                <w:ins w:id="5939" w:author="阿毛" w:date="2021-06-09T14:44:00Z"/>
                <w:rFonts w:ascii="標楷體" w:eastAsia="標楷體" w:hAnsi="標楷體"/>
              </w:rPr>
            </w:pPr>
            <w:ins w:id="5940" w:author="阿毛" w:date="2021-06-09T14:45:00Z">
              <w:r>
                <w:rPr>
                  <w:rFonts w:ascii="標楷體" w:eastAsia="標楷體" w:hAnsi="標楷體"/>
                  <w:color w:val="000000" w:themeColor="text1"/>
                </w:rPr>
                <w:t>2.</w:t>
              </w:r>
            </w:ins>
            <w:ins w:id="5941" w:author="阿毛" w:date="2021-06-09T14:44:00Z">
              <w:r>
                <w:rPr>
                  <w:rFonts w:ascii="標楷體" w:eastAsia="標楷體" w:hAnsi="標楷體"/>
                </w:rPr>
                <w:t>MlundryRecord.REapySourc</w:t>
              </w:r>
              <w:r>
                <w:rPr>
                  <w:rFonts w:ascii="標楷體" w:eastAsia="標楷體" w:hAnsi="標楷體" w:hint="eastAsia"/>
                </w:rPr>
                <w:t xml:space="preserve"> </w:t>
              </w:r>
            </w:ins>
          </w:p>
          <w:p w14:paraId="2F5D0923" w14:textId="77777777" w:rsidR="004C05AA" w:rsidRDefault="004C05AA" w:rsidP="0094025F">
            <w:pPr>
              <w:snapToGrid w:val="0"/>
              <w:jc w:val="both"/>
              <w:rPr>
                <w:ins w:id="5942" w:author="阿毛" w:date="2021-06-09T14:44:00Z"/>
                <w:rFonts w:ascii="標楷體" w:eastAsia="標楷體" w:hAnsi="標楷體"/>
                <w:color w:val="000000" w:themeColor="text1"/>
              </w:rPr>
            </w:pPr>
            <w:ins w:id="5943" w:author="阿毛" w:date="2021-06-09T14:44:00Z">
              <w:r>
                <w:rPr>
                  <w:rFonts w:ascii="標楷體" w:eastAsia="標楷體" w:hAnsi="標楷體" w:hint="eastAsia"/>
                </w:rPr>
                <w:t xml:space="preserve">  </w:t>
              </w:r>
              <w:r>
                <w:rPr>
                  <w:rFonts w:ascii="標楷體" w:eastAsia="標楷體" w:hAnsi="標楷體"/>
                </w:rPr>
                <w:t>e</w:t>
              </w:r>
            </w:ins>
          </w:p>
        </w:tc>
      </w:tr>
      <w:tr w:rsidR="004C05AA" w:rsidRPr="00847BB7" w14:paraId="0DBA2CF7" w14:textId="77777777" w:rsidTr="0094025F">
        <w:trPr>
          <w:trHeight w:val="291"/>
          <w:jc w:val="center"/>
          <w:ins w:id="5944" w:author="阿毛" w:date="2021-06-09T14:44:00Z"/>
        </w:trPr>
        <w:tc>
          <w:tcPr>
            <w:tcW w:w="456" w:type="dxa"/>
          </w:tcPr>
          <w:p w14:paraId="34EAB9CC" w14:textId="77777777" w:rsidR="004C05AA" w:rsidRDefault="004C05AA" w:rsidP="0094025F">
            <w:pPr>
              <w:rPr>
                <w:ins w:id="5945" w:author="阿毛" w:date="2021-06-09T14:44:00Z"/>
                <w:rFonts w:ascii="標楷體" w:eastAsia="標楷體" w:hAnsi="標楷體"/>
              </w:rPr>
            </w:pPr>
            <w:ins w:id="5946" w:author="阿毛" w:date="2021-06-09T14:44:00Z">
              <w:r>
                <w:rPr>
                  <w:rFonts w:ascii="標楷體" w:eastAsia="標楷體" w:hAnsi="標楷體" w:hint="eastAsia"/>
                </w:rPr>
                <w:t>9</w:t>
              </w:r>
            </w:ins>
          </w:p>
        </w:tc>
        <w:tc>
          <w:tcPr>
            <w:tcW w:w="1736" w:type="dxa"/>
          </w:tcPr>
          <w:p w14:paraId="2BE68F44" w14:textId="77777777" w:rsidR="004C05AA" w:rsidRDefault="004C05AA" w:rsidP="0094025F">
            <w:pPr>
              <w:rPr>
                <w:ins w:id="5947" w:author="阿毛" w:date="2021-06-09T14:44:00Z"/>
                <w:rFonts w:ascii="標楷體" w:eastAsia="標楷體" w:hAnsi="標楷體"/>
                <w:lang w:eastAsia="zh-HK"/>
              </w:rPr>
            </w:pPr>
            <w:ins w:id="5948" w:author="阿毛" w:date="2021-06-09T14:44:00Z">
              <w:r>
                <w:rPr>
                  <w:rFonts w:ascii="標楷體" w:eastAsia="標楷體" w:hAnsi="標楷體" w:hint="eastAsia"/>
                  <w:lang w:eastAsia="zh-HK"/>
                </w:rPr>
                <w:t>代償銀行</w:t>
              </w:r>
            </w:ins>
          </w:p>
        </w:tc>
        <w:tc>
          <w:tcPr>
            <w:tcW w:w="1053" w:type="dxa"/>
          </w:tcPr>
          <w:p w14:paraId="4712FA78" w14:textId="77777777" w:rsidR="004C05AA" w:rsidRDefault="004C05AA" w:rsidP="0094025F">
            <w:pPr>
              <w:rPr>
                <w:ins w:id="5949" w:author="阿毛" w:date="2021-06-09T14:44:00Z"/>
                <w:rFonts w:ascii="標楷體" w:eastAsia="標楷體" w:hAnsi="標楷體"/>
              </w:rPr>
            </w:pPr>
          </w:p>
        </w:tc>
        <w:tc>
          <w:tcPr>
            <w:tcW w:w="992" w:type="dxa"/>
          </w:tcPr>
          <w:p w14:paraId="3E1FB479" w14:textId="77777777" w:rsidR="004C05AA" w:rsidRPr="00847BB7" w:rsidRDefault="004C05AA" w:rsidP="0094025F">
            <w:pPr>
              <w:rPr>
                <w:ins w:id="5950" w:author="阿毛" w:date="2021-06-09T14:44:00Z"/>
                <w:rFonts w:ascii="標楷體" w:eastAsia="標楷體" w:hAnsi="標楷體"/>
              </w:rPr>
            </w:pPr>
          </w:p>
        </w:tc>
        <w:tc>
          <w:tcPr>
            <w:tcW w:w="2038" w:type="dxa"/>
          </w:tcPr>
          <w:p w14:paraId="615B487E" w14:textId="77777777" w:rsidR="004C05AA" w:rsidRPr="00847BB7" w:rsidRDefault="004C05AA" w:rsidP="0094025F">
            <w:pPr>
              <w:rPr>
                <w:ins w:id="5951" w:author="阿毛" w:date="2021-06-09T14:44:00Z"/>
                <w:rFonts w:ascii="標楷體" w:eastAsia="標楷體" w:hAnsi="標楷體"/>
                <w:lang w:eastAsia="zh-HK"/>
              </w:rPr>
            </w:pPr>
          </w:p>
        </w:tc>
        <w:tc>
          <w:tcPr>
            <w:tcW w:w="354" w:type="dxa"/>
          </w:tcPr>
          <w:p w14:paraId="05F8EF01" w14:textId="77777777" w:rsidR="004C05AA" w:rsidRPr="00847BB7" w:rsidRDefault="004C05AA" w:rsidP="0094025F">
            <w:pPr>
              <w:rPr>
                <w:ins w:id="5952" w:author="阿毛" w:date="2021-06-09T14:44:00Z"/>
                <w:rFonts w:ascii="標楷體" w:eastAsia="標楷體" w:hAnsi="標楷體"/>
              </w:rPr>
            </w:pPr>
          </w:p>
        </w:tc>
        <w:tc>
          <w:tcPr>
            <w:tcW w:w="709" w:type="dxa"/>
          </w:tcPr>
          <w:p w14:paraId="39F5BC0D" w14:textId="77777777" w:rsidR="004C05AA" w:rsidRDefault="004C05AA" w:rsidP="0094025F">
            <w:pPr>
              <w:jc w:val="center"/>
              <w:rPr>
                <w:ins w:id="5953" w:author="阿毛" w:date="2021-06-09T14:44:00Z"/>
                <w:rFonts w:ascii="標楷體" w:eastAsia="標楷體" w:hAnsi="標楷體"/>
              </w:rPr>
            </w:pPr>
            <w:ins w:id="5954" w:author="阿毛" w:date="2021-06-09T14:46:00Z">
              <w:r>
                <w:rPr>
                  <w:rFonts w:ascii="標楷體" w:eastAsia="標楷體" w:hAnsi="標楷體" w:hint="eastAsia"/>
                </w:rPr>
                <w:t>R</w:t>
              </w:r>
            </w:ins>
          </w:p>
        </w:tc>
        <w:tc>
          <w:tcPr>
            <w:tcW w:w="3402" w:type="dxa"/>
          </w:tcPr>
          <w:p w14:paraId="233C0B87" w14:textId="77777777" w:rsidR="004C05AA" w:rsidRDefault="004C05AA" w:rsidP="0094025F">
            <w:pPr>
              <w:snapToGrid w:val="0"/>
              <w:ind w:left="238" w:hangingChars="99" w:hanging="238"/>
              <w:rPr>
                <w:ins w:id="5955" w:author="阿毛" w:date="2021-06-09T14:45:00Z"/>
                <w:rFonts w:ascii="標楷體" w:eastAsia="標楷體" w:hAnsi="標楷體"/>
                <w:color w:val="000000" w:themeColor="text1"/>
              </w:rPr>
            </w:pPr>
            <w:ins w:id="5956" w:author="阿毛" w:date="2021-06-09T14:45: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ins>
          </w:p>
          <w:p w14:paraId="5192F47C" w14:textId="77777777" w:rsidR="004C05AA" w:rsidRDefault="004C05AA" w:rsidP="0094025F">
            <w:pPr>
              <w:snapToGrid w:val="0"/>
              <w:ind w:left="238" w:hangingChars="99" w:hanging="238"/>
              <w:jc w:val="both"/>
              <w:rPr>
                <w:ins w:id="5957" w:author="阿毛" w:date="2021-06-09T14:44:00Z"/>
                <w:rFonts w:ascii="標楷體" w:eastAsia="標楷體" w:hAnsi="標楷體"/>
                <w:color w:val="000000" w:themeColor="text1"/>
              </w:rPr>
            </w:pPr>
            <w:ins w:id="5958" w:author="阿毛" w:date="2021-06-09T14:45:00Z">
              <w:r>
                <w:rPr>
                  <w:rFonts w:ascii="標楷體" w:eastAsia="標楷體" w:hAnsi="標楷體"/>
                  <w:color w:val="000000" w:themeColor="text1"/>
                </w:rPr>
                <w:t>2.</w:t>
              </w:r>
            </w:ins>
            <w:ins w:id="5959" w:author="阿毛" w:date="2021-06-09T14:44:00Z">
              <w:r>
                <w:rPr>
                  <w:rFonts w:ascii="標楷體" w:eastAsia="標楷體" w:hAnsi="標楷體"/>
                </w:rPr>
                <w:t>MlundryRecord.RepayBank</w:t>
              </w:r>
            </w:ins>
          </w:p>
        </w:tc>
      </w:tr>
      <w:tr w:rsidR="004C05AA" w:rsidRPr="00847BB7" w14:paraId="63778114" w14:textId="77777777" w:rsidTr="0094025F">
        <w:trPr>
          <w:trHeight w:val="291"/>
          <w:jc w:val="center"/>
          <w:ins w:id="5960" w:author="阿毛" w:date="2021-06-09T14:44:00Z"/>
        </w:trPr>
        <w:tc>
          <w:tcPr>
            <w:tcW w:w="456" w:type="dxa"/>
          </w:tcPr>
          <w:p w14:paraId="3A5BB322" w14:textId="77777777" w:rsidR="004C05AA" w:rsidRDefault="004C05AA" w:rsidP="0094025F">
            <w:pPr>
              <w:rPr>
                <w:ins w:id="5961" w:author="阿毛" w:date="2021-06-09T14:44:00Z"/>
                <w:rFonts w:ascii="標楷體" w:eastAsia="標楷體" w:hAnsi="標楷體"/>
              </w:rPr>
            </w:pPr>
            <w:ins w:id="5962" w:author="阿毛" w:date="2021-06-09T14:44:00Z">
              <w:r>
                <w:rPr>
                  <w:rFonts w:ascii="標楷體" w:eastAsia="標楷體" w:hAnsi="標楷體" w:hint="eastAsia"/>
                </w:rPr>
                <w:t>10</w:t>
              </w:r>
            </w:ins>
          </w:p>
        </w:tc>
        <w:tc>
          <w:tcPr>
            <w:tcW w:w="1736" w:type="dxa"/>
          </w:tcPr>
          <w:p w14:paraId="6AF3EA0E" w14:textId="77777777" w:rsidR="004C05AA" w:rsidRDefault="004C05AA" w:rsidP="0094025F">
            <w:pPr>
              <w:rPr>
                <w:ins w:id="5963" w:author="阿毛" w:date="2021-06-09T14:44:00Z"/>
                <w:rFonts w:ascii="標楷體" w:eastAsia="標楷體" w:hAnsi="標楷體"/>
                <w:lang w:eastAsia="zh-HK"/>
              </w:rPr>
            </w:pPr>
            <w:ins w:id="5964" w:author="阿毛" w:date="2021-06-09T14:44:00Z">
              <w:r>
                <w:rPr>
                  <w:rFonts w:ascii="標楷體" w:eastAsia="標楷體" w:hAnsi="標楷體" w:hint="eastAsia"/>
                  <w:lang w:eastAsia="zh-HK"/>
                </w:rPr>
                <w:t>實際還款日期</w:t>
              </w:r>
            </w:ins>
          </w:p>
        </w:tc>
        <w:tc>
          <w:tcPr>
            <w:tcW w:w="1053" w:type="dxa"/>
          </w:tcPr>
          <w:p w14:paraId="2A66F899" w14:textId="77777777" w:rsidR="004C05AA" w:rsidRDefault="004C05AA" w:rsidP="0094025F">
            <w:pPr>
              <w:rPr>
                <w:ins w:id="5965" w:author="阿毛" w:date="2021-06-09T14:44:00Z"/>
                <w:rFonts w:ascii="標楷體" w:eastAsia="標楷體" w:hAnsi="標楷體"/>
              </w:rPr>
            </w:pPr>
          </w:p>
        </w:tc>
        <w:tc>
          <w:tcPr>
            <w:tcW w:w="992" w:type="dxa"/>
          </w:tcPr>
          <w:p w14:paraId="4B5BD36F" w14:textId="77777777" w:rsidR="004C05AA" w:rsidRPr="00847BB7" w:rsidRDefault="004C05AA" w:rsidP="0094025F">
            <w:pPr>
              <w:rPr>
                <w:ins w:id="5966" w:author="阿毛" w:date="2021-06-09T14:44:00Z"/>
                <w:rFonts w:ascii="標楷體" w:eastAsia="標楷體" w:hAnsi="標楷體"/>
              </w:rPr>
            </w:pPr>
          </w:p>
        </w:tc>
        <w:tc>
          <w:tcPr>
            <w:tcW w:w="2038" w:type="dxa"/>
          </w:tcPr>
          <w:p w14:paraId="1CCB189A" w14:textId="77777777" w:rsidR="004C05AA" w:rsidRPr="00847BB7" w:rsidRDefault="004C05AA" w:rsidP="0094025F">
            <w:pPr>
              <w:rPr>
                <w:ins w:id="5967" w:author="阿毛" w:date="2021-06-09T14:44:00Z"/>
                <w:rFonts w:ascii="標楷體" w:eastAsia="標楷體" w:hAnsi="標楷體"/>
                <w:lang w:eastAsia="zh-HK"/>
              </w:rPr>
            </w:pPr>
          </w:p>
        </w:tc>
        <w:tc>
          <w:tcPr>
            <w:tcW w:w="354" w:type="dxa"/>
          </w:tcPr>
          <w:p w14:paraId="367B862A" w14:textId="77777777" w:rsidR="004C05AA" w:rsidRPr="00847BB7" w:rsidRDefault="004C05AA" w:rsidP="0094025F">
            <w:pPr>
              <w:rPr>
                <w:ins w:id="5968" w:author="阿毛" w:date="2021-06-09T14:44:00Z"/>
                <w:rFonts w:ascii="標楷體" w:eastAsia="標楷體" w:hAnsi="標楷體"/>
              </w:rPr>
            </w:pPr>
          </w:p>
        </w:tc>
        <w:tc>
          <w:tcPr>
            <w:tcW w:w="709" w:type="dxa"/>
          </w:tcPr>
          <w:p w14:paraId="3BD6D844" w14:textId="77777777" w:rsidR="004C05AA" w:rsidRDefault="004C05AA" w:rsidP="0094025F">
            <w:pPr>
              <w:jc w:val="center"/>
              <w:rPr>
                <w:ins w:id="5969" w:author="阿毛" w:date="2021-06-09T14:44:00Z"/>
                <w:rFonts w:ascii="標楷體" w:eastAsia="標楷體" w:hAnsi="標楷體"/>
              </w:rPr>
            </w:pPr>
            <w:ins w:id="5970" w:author="阿毛" w:date="2021-06-09T14:46:00Z">
              <w:r>
                <w:rPr>
                  <w:rFonts w:ascii="標楷體" w:eastAsia="標楷體" w:hAnsi="標楷體" w:hint="eastAsia"/>
                </w:rPr>
                <w:t>R</w:t>
              </w:r>
            </w:ins>
          </w:p>
        </w:tc>
        <w:tc>
          <w:tcPr>
            <w:tcW w:w="3402" w:type="dxa"/>
          </w:tcPr>
          <w:p w14:paraId="3C338ED5" w14:textId="77777777" w:rsidR="004C05AA" w:rsidRDefault="004C05AA" w:rsidP="0094025F">
            <w:pPr>
              <w:snapToGrid w:val="0"/>
              <w:ind w:left="238" w:hangingChars="99" w:hanging="238"/>
              <w:rPr>
                <w:ins w:id="5971" w:author="阿毛" w:date="2021-06-09T14:45:00Z"/>
                <w:rFonts w:ascii="標楷體" w:eastAsia="標楷體" w:hAnsi="標楷體"/>
                <w:color w:val="000000" w:themeColor="text1"/>
              </w:rPr>
            </w:pPr>
            <w:ins w:id="5972" w:author="阿毛" w:date="2021-06-09T14:45: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ins>
          </w:p>
          <w:p w14:paraId="20FB4AF6" w14:textId="77777777" w:rsidR="004C05AA" w:rsidRDefault="004C05AA" w:rsidP="0094025F">
            <w:pPr>
              <w:snapToGrid w:val="0"/>
              <w:ind w:left="238" w:hangingChars="99" w:hanging="238"/>
              <w:rPr>
                <w:ins w:id="5973" w:author="阿毛" w:date="2021-06-09T14:44:00Z"/>
                <w:rFonts w:ascii="標楷體" w:eastAsia="標楷體" w:hAnsi="標楷體"/>
                <w:color w:val="000000" w:themeColor="text1"/>
              </w:rPr>
            </w:pPr>
            <w:ins w:id="5974" w:author="阿毛" w:date="2021-06-09T14:45:00Z">
              <w:r>
                <w:rPr>
                  <w:rFonts w:ascii="標楷體" w:eastAsia="標楷體" w:hAnsi="標楷體"/>
                  <w:color w:val="000000" w:themeColor="text1"/>
                </w:rPr>
                <w:t>2.</w:t>
              </w:r>
            </w:ins>
            <w:ins w:id="5975" w:author="阿毛" w:date="2021-06-09T14:44:00Z">
              <w:r>
                <w:rPr>
                  <w:rFonts w:ascii="標楷體" w:eastAsia="標楷體" w:hAnsi="標楷體"/>
                </w:rPr>
                <w:t>MlundryRecord.ActualRepayDate</w:t>
              </w:r>
            </w:ins>
          </w:p>
        </w:tc>
      </w:tr>
      <w:tr w:rsidR="004C05AA" w:rsidRPr="00847BB7" w14:paraId="06102986" w14:textId="77777777" w:rsidTr="0094025F">
        <w:trPr>
          <w:trHeight w:val="291"/>
          <w:jc w:val="center"/>
          <w:ins w:id="5976" w:author="阿毛" w:date="2021-06-09T14:44:00Z"/>
        </w:trPr>
        <w:tc>
          <w:tcPr>
            <w:tcW w:w="456" w:type="dxa"/>
          </w:tcPr>
          <w:p w14:paraId="7A9FC191" w14:textId="77777777" w:rsidR="004C05AA" w:rsidRDefault="004C05AA" w:rsidP="0094025F">
            <w:pPr>
              <w:rPr>
                <w:ins w:id="5977" w:author="阿毛" w:date="2021-06-09T14:44:00Z"/>
                <w:rFonts w:ascii="標楷體" w:eastAsia="標楷體" w:hAnsi="標楷體"/>
              </w:rPr>
            </w:pPr>
            <w:ins w:id="5978" w:author="阿毛" w:date="2021-06-09T14:44:00Z">
              <w:r>
                <w:rPr>
                  <w:rFonts w:ascii="標楷體" w:eastAsia="標楷體" w:hAnsi="標楷體" w:hint="eastAsia"/>
                </w:rPr>
                <w:t>11</w:t>
              </w:r>
            </w:ins>
          </w:p>
        </w:tc>
        <w:tc>
          <w:tcPr>
            <w:tcW w:w="1736" w:type="dxa"/>
          </w:tcPr>
          <w:p w14:paraId="5DD1C7B1" w14:textId="77777777" w:rsidR="004C05AA" w:rsidRDefault="004C05AA" w:rsidP="0094025F">
            <w:pPr>
              <w:rPr>
                <w:ins w:id="5979" w:author="阿毛" w:date="2021-06-09T14:44:00Z"/>
                <w:rFonts w:ascii="標楷體" w:eastAsia="標楷體" w:hAnsi="標楷體"/>
                <w:lang w:eastAsia="zh-HK"/>
              </w:rPr>
            </w:pPr>
            <w:ins w:id="5980" w:author="阿毛" w:date="2021-06-09T14:44:00Z">
              <w:r>
                <w:rPr>
                  <w:rFonts w:ascii="標楷體" w:eastAsia="標楷體" w:hAnsi="標楷體" w:hint="eastAsia"/>
                  <w:lang w:eastAsia="zh-HK"/>
                </w:rPr>
                <w:t>其他說明</w:t>
              </w:r>
            </w:ins>
          </w:p>
        </w:tc>
        <w:tc>
          <w:tcPr>
            <w:tcW w:w="1053" w:type="dxa"/>
          </w:tcPr>
          <w:p w14:paraId="53E6C06B" w14:textId="77777777" w:rsidR="004C05AA" w:rsidRDefault="004C05AA" w:rsidP="0094025F">
            <w:pPr>
              <w:rPr>
                <w:ins w:id="5981" w:author="阿毛" w:date="2021-06-09T14:44:00Z"/>
                <w:rFonts w:ascii="標楷體" w:eastAsia="標楷體" w:hAnsi="標楷體"/>
              </w:rPr>
            </w:pPr>
          </w:p>
        </w:tc>
        <w:tc>
          <w:tcPr>
            <w:tcW w:w="992" w:type="dxa"/>
          </w:tcPr>
          <w:p w14:paraId="5670B105" w14:textId="77777777" w:rsidR="004C05AA" w:rsidRPr="00847BB7" w:rsidRDefault="004C05AA" w:rsidP="0094025F">
            <w:pPr>
              <w:rPr>
                <w:ins w:id="5982" w:author="阿毛" w:date="2021-06-09T14:44:00Z"/>
                <w:rFonts w:ascii="標楷體" w:eastAsia="標楷體" w:hAnsi="標楷體"/>
              </w:rPr>
            </w:pPr>
          </w:p>
        </w:tc>
        <w:tc>
          <w:tcPr>
            <w:tcW w:w="2038" w:type="dxa"/>
          </w:tcPr>
          <w:p w14:paraId="3C43F917" w14:textId="77777777" w:rsidR="004C05AA" w:rsidRPr="00847BB7" w:rsidRDefault="004C05AA" w:rsidP="0094025F">
            <w:pPr>
              <w:rPr>
                <w:ins w:id="5983" w:author="阿毛" w:date="2021-06-09T14:44:00Z"/>
                <w:rFonts w:ascii="標楷體" w:eastAsia="標楷體" w:hAnsi="標楷體"/>
                <w:lang w:eastAsia="zh-HK"/>
              </w:rPr>
            </w:pPr>
          </w:p>
        </w:tc>
        <w:tc>
          <w:tcPr>
            <w:tcW w:w="354" w:type="dxa"/>
          </w:tcPr>
          <w:p w14:paraId="16B7ACE4" w14:textId="77777777" w:rsidR="004C05AA" w:rsidRPr="00847BB7" w:rsidRDefault="004C05AA" w:rsidP="0094025F">
            <w:pPr>
              <w:rPr>
                <w:ins w:id="5984" w:author="阿毛" w:date="2021-06-09T14:44:00Z"/>
                <w:rFonts w:ascii="標楷體" w:eastAsia="標楷體" w:hAnsi="標楷體"/>
              </w:rPr>
            </w:pPr>
          </w:p>
        </w:tc>
        <w:tc>
          <w:tcPr>
            <w:tcW w:w="709" w:type="dxa"/>
          </w:tcPr>
          <w:p w14:paraId="1F706FE3" w14:textId="77777777" w:rsidR="004C05AA" w:rsidRDefault="004C05AA" w:rsidP="0094025F">
            <w:pPr>
              <w:jc w:val="center"/>
              <w:rPr>
                <w:ins w:id="5985" w:author="阿毛" w:date="2021-06-09T14:44:00Z"/>
                <w:rFonts w:ascii="標楷體" w:eastAsia="標楷體" w:hAnsi="標楷體"/>
              </w:rPr>
            </w:pPr>
            <w:ins w:id="5986" w:author="阿毛" w:date="2021-06-09T14:45:00Z">
              <w:r>
                <w:rPr>
                  <w:rFonts w:ascii="標楷體" w:eastAsia="標楷體" w:hAnsi="標楷體" w:hint="eastAsia"/>
                </w:rPr>
                <w:t>R</w:t>
              </w:r>
            </w:ins>
          </w:p>
        </w:tc>
        <w:tc>
          <w:tcPr>
            <w:tcW w:w="3402" w:type="dxa"/>
          </w:tcPr>
          <w:p w14:paraId="37810EC3" w14:textId="77777777" w:rsidR="004C05AA" w:rsidRDefault="004C05AA" w:rsidP="0094025F">
            <w:pPr>
              <w:snapToGrid w:val="0"/>
              <w:ind w:left="238" w:hangingChars="99" w:hanging="238"/>
              <w:rPr>
                <w:ins w:id="5987" w:author="阿毛" w:date="2021-06-09T14:45:00Z"/>
                <w:rFonts w:ascii="標楷體" w:eastAsia="標楷體" w:hAnsi="標楷體"/>
                <w:color w:val="000000" w:themeColor="text1"/>
              </w:rPr>
            </w:pPr>
            <w:ins w:id="5988" w:author="阿毛" w:date="2021-06-09T14:45:00Z">
              <w:r w:rsidRPr="00A01A6B">
                <w:rPr>
                  <w:rFonts w:ascii="標楷體" w:eastAsia="標楷體" w:hAnsi="標楷體" w:hint="eastAsia"/>
                  <w:color w:val="000000" w:themeColor="text1"/>
                </w:rPr>
                <w:t>1.</w:t>
              </w:r>
              <w:r>
                <w:rPr>
                  <w:rFonts w:ascii="標楷體" w:eastAsia="標楷體" w:hAnsi="標楷體" w:hint="eastAsia"/>
                  <w:color w:val="000000" w:themeColor="text1"/>
                </w:rPr>
                <w:t>自動顯示原值,不可修改</w:t>
              </w:r>
            </w:ins>
          </w:p>
          <w:p w14:paraId="6D202AA0" w14:textId="77777777" w:rsidR="004C05AA" w:rsidRDefault="004C05AA" w:rsidP="0094025F">
            <w:pPr>
              <w:snapToGrid w:val="0"/>
              <w:ind w:left="238" w:hangingChars="99" w:hanging="238"/>
              <w:rPr>
                <w:ins w:id="5989" w:author="阿毛" w:date="2021-06-09T14:44:00Z"/>
                <w:rFonts w:ascii="標楷體" w:eastAsia="標楷體" w:hAnsi="標楷體"/>
                <w:color w:val="000000" w:themeColor="text1"/>
              </w:rPr>
            </w:pPr>
            <w:ins w:id="5990" w:author="阿毛" w:date="2021-06-09T14:45:00Z">
              <w:r>
                <w:rPr>
                  <w:rFonts w:ascii="標楷體" w:eastAsia="標楷體" w:hAnsi="標楷體"/>
                  <w:color w:val="000000" w:themeColor="text1"/>
                </w:rPr>
                <w:t>2.</w:t>
              </w:r>
            </w:ins>
            <w:ins w:id="5991" w:author="阿毛" w:date="2021-06-09T14:44:00Z">
              <w:r>
                <w:rPr>
                  <w:rFonts w:ascii="標楷體" w:eastAsia="標楷體" w:hAnsi="標楷體"/>
                </w:rPr>
                <w:t>MlundryRecord.</w:t>
              </w:r>
              <w:r w:rsidRPr="009456CD">
                <w:rPr>
                  <w:rFonts w:ascii="標楷體" w:eastAsia="標楷體" w:hAnsi="標楷體"/>
                </w:rPr>
                <w:t>Descriptio</w:t>
              </w:r>
              <w:r w:rsidRPr="009456CD">
                <w:rPr>
                  <w:rFonts w:ascii="標楷體" w:eastAsia="標楷體" w:hAnsi="標楷體"/>
                </w:rPr>
                <w:lastRenderedPageBreak/>
                <w:t>n</w:t>
              </w:r>
            </w:ins>
          </w:p>
        </w:tc>
      </w:tr>
    </w:tbl>
    <w:p w14:paraId="3515B4A6" w14:textId="77777777" w:rsidR="004C05AA" w:rsidRPr="00033042" w:rsidRDefault="004C05AA" w:rsidP="004C05AA">
      <w:pPr>
        <w:rPr>
          <w:ins w:id="5992" w:author="智誠 楊" w:date="2021-05-08T16:38:00Z"/>
          <w:rFonts w:ascii="標楷體" w:eastAsia="標楷體" w:hAnsi="標楷體"/>
        </w:rPr>
      </w:pPr>
      <w:ins w:id="5993" w:author="智誠 楊" w:date="2021-05-08T16:38:00Z">
        <w:r w:rsidRPr="00033042">
          <w:rPr>
            <w:rFonts w:ascii="標楷體" w:eastAsia="標楷體" w:hAnsi="標楷體"/>
          </w:rPr>
          <w:lastRenderedPageBreak/>
          <w:t>[選單/ 1 L6064]</w:t>
        </w:r>
      </w:ins>
    </w:p>
    <w:p w14:paraId="1CC01C46" w14:textId="77777777" w:rsidR="004C05AA" w:rsidRPr="00362205" w:rsidRDefault="004C05AA" w:rsidP="004C05AA">
      <w:pPr>
        <w:rPr>
          <w:rFonts w:ascii="標楷體" w:eastAsia="標楷體" w:hAnsi="標楷體"/>
        </w:rPr>
      </w:pPr>
      <w:ins w:id="5994" w:author="智誠 楊" w:date="2021-05-08T16:38:00Z">
        <w:r w:rsidRPr="00033042">
          <w:rPr>
            <w:rFonts w:ascii="標楷體" w:eastAsia="標楷體" w:hAnsi="標楷體"/>
            <w:noProof/>
          </w:rPr>
          <w:drawing>
            <wp:inline distT="0" distB="0" distL="0" distR="0" wp14:anchorId="1F050A83" wp14:editId="1F7114F7">
              <wp:extent cx="6479540" cy="4573905"/>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4573905"/>
                      </a:xfrm>
                      <a:prstGeom prst="rect">
                        <a:avLst/>
                      </a:prstGeom>
                    </pic:spPr>
                  </pic:pic>
                </a:graphicData>
              </a:graphic>
            </wp:inline>
          </w:drawing>
        </w:r>
      </w:ins>
    </w:p>
    <w:p w14:paraId="11096659" w14:textId="77777777" w:rsidR="004C05AA" w:rsidRPr="004B31BD" w:rsidRDefault="004C05AA" w:rsidP="004C05AA">
      <w:pPr>
        <w:rPr>
          <w:rFonts w:ascii="標楷體" w:eastAsia="標楷體" w:hAnsi="標楷體"/>
        </w:rPr>
      </w:pPr>
    </w:p>
    <w:p w14:paraId="30A831A9" w14:textId="77777777" w:rsidR="004C05AA" w:rsidRPr="00362205" w:rsidRDefault="004C05AA" w:rsidP="004C05AA">
      <w:pPr>
        <w:rPr>
          <w:rFonts w:ascii="標楷體" w:eastAsia="標楷體" w:hAnsi="標楷體"/>
        </w:rPr>
      </w:pPr>
    </w:p>
    <w:p w14:paraId="3F85E541" w14:textId="77777777" w:rsidR="004C05AA" w:rsidRPr="00362205" w:rsidRDefault="004C05AA" w:rsidP="004C05AA">
      <w:pPr>
        <w:rPr>
          <w:rFonts w:ascii="標楷體" w:eastAsia="標楷體" w:hAnsi="標楷體"/>
        </w:rPr>
      </w:pPr>
    </w:p>
    <w:p w14:paraId="0EB8C5AF" w14:textId="77777777" w:rsidR="004C05AA" w:rsidRPr="00362205" w:rsidDel="00033042" w:rsidRDefault="004C05AA" w:rsidP="004C05AA">
      <w:pPr>
        <w:rPr>
          <w:del w:id="5995" w:author="智誠 楊" w:date="2021-05-08T16:37:00Z"/>
          <w:rFonts w:ascii="標楷體" w:eastAsia="標楷體" w:hAnsi="標楷體"/>
        </w:rPr>
      </w:pPr>
    </w:p>
    <w:p w14:paraId="61848099" w14:textId="77777777" w:rsidR="004C05AA" w:rsidRPr="00362205" w:rsidDel="00033042" w:rsidRDefault="004C05AA" w:rsidP="004C05AA">
      <w:pPr>
        <w:rPr>
          <w:del w:id="5996" w:author="智誠 楊" w:date="2021-05-08T16:37:00Z"/>
          <w:rFonts w:ascii="標楷體" w:eastAsia="標楷體" w:hAnsi="標楷體"/>
        </w:rPr>
      </w:pPr>
    </w:p>
    <w:p w14:paraId="33464600" w14:textId="77777777" w:rsidR="004C05AA" w:rsidRPr="00362205" w:rsidDel="00033042" w:rsidRDefault="004C05AA" w:rsidP="004C05AA">
      <w:pPr>
        <w:rPr>
          <w:del w:id="5997" w:author="智誠 楊" w:date="2021-05-08T16:37:00Z"/>
          <w:rFonts w:ascii="標楷體" w:eastAsia="標楷體" w:hAnsi="標楷體"/>
        </w:rPr>
      </w:pPr>
      <w:del w:id="5998" w:author="智誠 楊" w:date="2021-05-08T16:37:00Z">
        <w:r w:rsidRPr="00362205" w:rsidDel="00033042">
          <w:rPr>
            <w:rFonts w:ascii="標楷體" w:eastAsia="標楷體" w:hAnsi="標楷體"/>
          </w:rPr>
          <w:br w:type="page"/>
        </w:r>
      </w:del>
    </w:p>
    <w:p w14:paraId="29F82E5D" w14:textId="77777777" w:rsidR="004C05AA" w:rsidRPr="00362205" w:rsidDel="00033042" w:rsidRDefault="004C05AA" w:rsidP="004C05AA">
      <w:pPr>
        <w:pStyle w:val="a"/>
        <w:ind w:left="0" w:firstLine="0"/>
        <w:rPr>
          <w:del w:id="5999" w:author="智誠 楊" w:date="2021-05-08T16:37:00Z"/>
        </w:rPr>
        <w:pPrChange w:id="6000" w:author="智誠 楊" w:date="2021-05-08T16:37:00Z">
          <w:pPr>
            <w:pStyle w:val="a"/>
          </w:pPr>
        </w:pPrChange>
      </w:pPr>
      <w:del w:id="6001" w:author="智誠 楊" w:date="2021-05-08T16:37:00Z">
        <w:r w:rsidRPr="00362205" w:rsidDel="00033042">
          <w:delText>UI畫面</w:delText>
        </w:r>
      </w:del>
    </w:p>
    <w:p w14:paraId="311780C0" w14:textId="77777777" w:rsidR="004C05AA" w:rsidRPr="00362205" w:rsidDel="00033042" w:rsidRDefault="004C05AA" w:rsidP="004C05AA">
      <w:pPr>
        <w:pStyle w:val="42"/>
        <w:spacing w:after="72"/>
        <w:ind w:left="1133"/>
        <w:rPr>
          <w:del w:id="6002" w:author="智誠 楊" w:date="2021-05-08T16:37:00Z"/>
          <w:rFonts w:ascii="標楷體" w:hAnsi="標楷體"/>
        </w:rPr>
      </w:pPr>
      <w:del w:id="6003" w:author="智誠 楊" w:date="2021-05-08T16:37:00Z">
        <w:r w:rsidRPr="00362205" w:rsidDel="00033042">
          <w:rPr>
            <w:rFonts w:ascii="標楷體" w:hAnsi="標楷體" w:hint="eastAsia"/>
          </w:rPr>
          <w:delText>輸入畫面：</w:delText>
        </w:r>
      </w:del>
    </w:p>
    <w:p w14:paraId="6DB30CDB" w14:textId="77777777" w:rsidR="004C05AA" w:rsidDel="00DF352C" w:rsidRDefault="004C05AA" w:rsidP="004C05AA">
      <w:pPr>
        <w:pStyle w:val="a"/>
        <w:numPr>
          <w:ilvl w:val="0"/>
          <w:numId w:val="71"/>
        </w:numPr>
        <w:ind w:left="0" w:firstLine="0"/>
        <w:rPr>
          <w:del w:id="6004" w:author="智誠 楊" w:date="2021-04-07T22:07:00Z"/>
        </w:rPr>
        <w:pPrChange w:id="6005" w:author="智誠 楊" w:date="2021-05-08T16:37:00Z">
          <w:pPr>
            <w:pStyle w:val="a"/>
            <w:numPr>
              <w:numId w:val="0"/>
            </w:numPr>
            <w:ind w:left="0" w:firstLine="0"/>
          </w:pPr>
        </w:pPrChange>
      </w:pPr>
      <w:del w:id="6006" w:author="智誠 楊" w:date="2021-04-07T22:07:00Z">
        <w:r w:rsidRPr="00AB7A79" w:rsidDel="00DF352C">
          <w:rPr>
            <w:noProof/>
          </w:rPr>
          <w:delText xml:space="preserve"> </w:delText>
        </w:r>
        <w:r w:rsidRPr="00AB7A79" w:rsidDel="00DF352C">
          <w:rPr>
            <w:noProof/>
          </w:rPr>
          <w:drawing>
            <wp:inline distT="0" distB="0" distL="0" distR="0" wp14:anchorId="503E053F" wp14:editId="765C2098">
              <wp:extent cx="6654983" cy="234696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654983" cy="2346960"/>
                      </a:xfrm>
                      <a:prstGeom prst="rect">
                        <a:avLst/>
                      </a:prstGeom>
                    </pic:spPr>
                  </pic:pic>
                </a:graphicData>
              </a:graphic>
            </wp:inline>
          </w:drawing>
        </w:r>
      </w:del>
    </w:p>
    <w:p w14:paraId="090115DD" w14:textId="77777777" w:rsidR="004C05AA" w:rsidDel="009D589F" w:rsidRDefault="004C05AA" w:rsidP="004C05AA">
      <w:pPr>
        <w:rPr>
          <w:del w:id="6007" w:author="智誠 楊" w:date="2021-04-07T22:11:00Z"/>
          <w:rFonts w:ascii="標楷體" w:eastAsia="標楷體" w:hAnsi="標楷體"/>
          <w:color w:val="FF0000"/>
          <w:lang w:eastAsia="zh-HK"/>
        </w:rPr>
      </w:pPr>
    </w:p>
    <w:p w14:paraId="09B06CC5" w14:textId="77777777" w:rsidR="004C05AA" w:rsidDel="009D589F" w:rsidRDefault="004C05AA" w:rsidP="004C05AA">
      <w:pPr>
        <w:rPr>
          <w:del w:id="6008" w:author="智誠 楊" w:date="2021-04-07T22:11:00Z"/>
          <w:rFonts w:ascii="標楷體" w:hAnsi="標楷體"/>
          <w:color w:val="FF0000"/>
        </w:rPr>
      </w:pPr>
      <w:del w:id="6009" w:author="智誠 楊" w:date="2021-04-07T22:11:00Z">
        <w:r w:rsidRPr="005903F5" w:rsidDel="009D589F">
          <w:rPr>
            <w:rFonts w:ascii="標楷體" w:eastAsia="標楷體" w:hAnsi="標楷體" w:hint="eastAsia"/>
            <w:color w:val="FF0000"/>
            <w:lang w:eastAsia="zh-HK"/>
          </w:rPr>
          <w:delText>待修改</w:delText>
        </w:r>
        <w:r w:rsidRPr="005903F5" w:rsidDel="009D589F">
          <w:rPr>
            <w:rFonts w:ascii="標楷體" w:eastAsia="標楷體" w:hAnsi="標楷體"/>
            <w:color w:val="FF0000"/>
          </w:rPr>
          <w:delText xml:space="preserve"> : </w:delText>
        </w:r>
      </w:del>
    </w:p>
    <w:p w14:paraId="50497EDB" w14:textId="77777777" w:rsidR="004C05AA" w:rsidRPr="005903F5" w:rsidDel="009D589F" w:rsidRDefault="004C05AA" w:rsidP="004C05AA">
      <w:pPr>
        <w:pStyle w:val="af9"/>
        <w:numPr>
          <w:ilvl w:val="1"/>
          <w:numId w:val="30"/>
        </w:numPr>
        <w:spacing w:line="276" w:lineRule="auto"/>
        <w:ind w:leftChars="0" w:left="0" w:firstLine="0"/>
        <w:rPr>
          <w:del w:id="6010" w:author="智誠 楊" w:date="2021-04-07T22:11:00Z"/>
          <w:rFonts w:ascii="標楷體" w:eastAsia="標楷體" w:hAnsi="標楷體"/>
          <w:color w:val="FF0000"/>
          <w:lang w:eastAsia="zh-HK"/>
        </w:rPr>
        <w:pPrChange w:id="6011" w:author="智誠 楊" w:date="2021-05-08T16:37:00Z">
          <w:pPr>
            <w:pStyle w:val="af9"/>
            <w:numPr>
              <w:ilvl w:val="1"/>
              <w:numId w:val="30"/>
            </w:numPr>
            <w:spacing w:line="276" w:lineRule="auto"/>
            <w:ind w:leftChars="0" w:left="965" w:hanging="284"/>
          </w:pPr>
        </w:pPrChange>
      </w:pPr>
      <w:del w:id="6012" w:author="智誠 楊" w:date="2021-04-07T22:11:00Z">
        <w:r w:rsidRPr="005903F5" w:rsidDel="009D589F">
          <w:rPr>
            <w:rFonts w:ascii="標楷體" w:eastAsia="標楷體" w:hAnsi="標楷體"/>
            <w:color w:val="FF0000"/>
          </w:rPr>
          <w:delText>[代償銀行]</w:delText>
        </w:r>
        <w:r w:rsidRPr="005903F5" w:rsidDel="009D589F">
          <w:rPr>
            <w:rFonts w:ascii="標楷體" w:eastAsia="標楷體" w:hAnsi="標楷體" w:hint="eastAsia"/>
            <w:color w:val="FF0000"/>
            <w:lang w:eastAsia="zh-HK"/>
          </w:rPr>
          <w:delText>欄位修改為輸入</w:delText>
        </w:r>
        <w:r w:rsidRPr="005903F5" w:rsidDel="009D589F">
          <w:rPr>
            <w:rFonts w:ascii="標楷體" w:eastAsia="標楷體" w:hAnsi="標楷體"/>
            <w:color w:val="FF0000"/>
            <w:lang w:eastAsia="zh-HK"/>
          </w:rPr>
          <w:delText>10個中文字。</w:delText>
        </w:r>
      </w:del>
    </w:p>
    <w:p w14:paraId="2E9487BA" w14:textId="77777777" w:rsidR="004C05AA" w:rsidRPr="005903F5" w:rsidDel="009D589F" w:rsidRDefault="004C05AA" w:rsidP="004C05AA">
      <w:pPr>
        <w:pStyle w:val="af9"/>
        <w:numPr>
          <w:ilvl w:val="1"/>
          <w:numId w:val="30"/>
        </w:numPr>
        <w:spacing w:line="276" w:lineRule="auto"/>
        <w:ind w:leftChars="0" w:left="0" w:firstLine="0"/>
        <w:rPr>
          <w:del w:id="6013" w:author="智誠 楊" w:date="2021-04-07T22:11:00Z"/>
          <w:rFonts w:ascii="標楷體" w:eastAsia="標楷體" w:hAnsi="標楷體"/>
          <w:color w:val="FF0000"/>
          <w:lang w:eastAsia="zh-HK"/>
        </w:rPr>
        <w:pPrChange w:id="6014" w:author="智誠 楊" w:date="2021-05-08T16:37:00Z">
          <w:pPr>
            <w:pStyle w:val="af9"/>
            <w:numPr>
              <w:ilvl w:val="1"/>
              <w:numId w:val="30"/>
            </w:numPr>
            <w:spacing w:line="276" w:lineRule="auto"/>
            <w:ind w:leftChars="0" w:left="965" w:hanging="284"/>
          </w:pPr>
        </w:pPrChange>
      </w:pPr>
      <w:del w:id="6015" w:author="智誠 楊" w:date="2021-04-07T22:11:00Z">
        <w:r w:rsidRPr="005903F5" w:rsidDel="009D589F">
          <w:rPr>
            <w:rFonts w:ascii="標楷體" w:eastAsia="標楷體" w:hAnsi="標楷體"/>
            <w:color w:val="FF0000"/>
          </w:rPr>
          <w:delText>[年收入]</w:delText>
        </w:r>
        <w:r w:rsidRPr="005903F5" w:rsidDel="009D589F">
          <w:rPr>
            <w:rFonts w:ascii="標楷體" w:eastAsia="標楷體" w:hAnsi="標楷體" w:hint="eastAsia"/>
            <w:color w:val="FF0000"/>
            <w:lang w:eastAsia="zh-HK"/>
          </w:rPr>
          <w:delText>欄位修改為輸入</w:delText>
        </w:r>
        <w:r w:rsidRPr="005903F5" w:rsidDel="009D589F">
          <w:rPr>
            <w:rFonts w:ascii="標楷體" w:eastAsia="標楷體" w:hAnsi="標楷體"/>
            <w:color w:val="FF0000"/>
            <w:lang w:eastAsia="zh-HK"/>
          </w:rPr>
          <w:delText>30個中文字。</w:delText>
        </w:r>
      </w:del>
    </w:p>
    <w:p w14:paraId="1327C131" w14:textId="77777777" w:rsidR="004C05AA" w:rsidRPr="005903F5" w:rsidDel="009D589F" w:rsidRDefault="004C05AA" w:rsidP="004C05AA">
      <w:pPr>
        <w:pStyle w:val="af9"/>
        <w:numPr>
          <w:ilvl w:val="1"/>
          <w:numId w:val="30"/>
        </w:numPr>
        <w:spacing w:line="276" w:lineRule="auto"/>
        <w:ind w:leftChars="0" w:left="0" w:firstLine="0"/>
        <w:rPr>
          <w:del w:id="6016" w:author="智誠 楊" w:date="2021-04-07T22:11:00Z"/>
          <w:rFonts w:ascii="標楷體" w:eastAsia="標楷體" w:hAnsi="標楷體"/>
          <w:color w:val="FF0000"/>
          <w:lang w:eastAsia="zh-HK"/>
        </w:rPr>
        <w:pPrChange w:id="6017" w:author="智誠 楊" w:date="2021-05-08T16:37:00Z">
          <w:pPr>
            <w:pStyle w:val="af9"/>
            <w:numPr>
              <w:ilvl w:val="1"/>
              <w:numId w:val="30"/>
            </w:numPr>
            <w:spacing w:line="276" w:lineRule="auto"/>
            <w:ind w:leftChars="0" w:left="965" w:hanging="284"/>
          </w:pPr>
        </w:pPrChange>
      </w:pPr>
      <w:del w:id="6018" w:author="智誠 楊" w:date="2021-04-07T22:11:00Z">
        <w:r w:rsidRPr="005903F5" w:rsidDel="009D589F">
          <w:rPr>
            <w:rFonts w:ascii="標楷體" w:eastAsia="標楷體" w:hAnsi="標楷體"/>
            <w:color w:val="FF0000"/>
          </w:rPr>
          <w:delText>[其他說明]</w:delText>
        </w:r>
        <w:r w:rsidRPr="005903F5" w:rsidDel="009D589F">
          <w:rPr>
            <w:rFonts w:ascii="標楷體" w:eastAsia="標楷體" w:hAnsi="標楷體" w:hint="eastAsia"/>
            <w:color w:val="FF0000"/>
            <w:lang w:eastAsia="zh-HK"/>
          </w:rPr>
          <w:delText>欄位修改為輸入</w:delText>
        </w:r>
        <w:r w:rsidRPr="005903F5" w:rsidDel="009D589F">
          <w:rPr>
            <w:rFonts w:ascii="標楷體" w:eastAsia="標楷體" w:hAnsi="標楷體"/>
            <w:color w:val="FF0000"/>
            <w:lang w:eastAsia="zh-HK"/>
          </w:rPr>
          <w:delText>60個中文字。</w:delText>
        </w:r>
      </w:del>
    </w:p>
    <w:p w14:paraId="772B2760" w14:textId="77777777" w:rsidR="004C05AA" w:rsidRPr="002A286E" w:rsidDel="00033042" w:rsidRDefault="004C05AA" w:rsidP="004C05AA">
      <w:pPr>
        <w:rPr>
          <w:del w:id="6019" w:author="智誠 楊" w:date="2021-05-08T16:37:00Z"/>
          <w:rFonts w:ascii="標楷體" w:hAnsi="標楷體"/>
        </w:rPr>
      </w:pPr>
    </w:p>
    <w:p w14:paraId="4D927F04" w14:textId="77777777" w:rsidR="004C05AA" w:rsidRPr="00362205" w:rsidDel="00033042" w:rsidRDefault="004C05AA" w:rsidP="004C05AA">
      <w:pPr>
        <w:pStyle w:val="a"/>
        <w:ind w:left="0" w:firstLine="0"/>
        <w:rPr>
          <w:del w:id="6020" w:author="智誠 楊" w:date="2021-05-08T16:37:00Z"/>
        </w:rPr>
        <w:pPrChange w:id="6021" w:author="智誠 楊" w:date="2021-05-08T16:37:00Z">
          <w:pPr>
            <w:pStyle w:val="a"/>
          </w:pPr>
        </w:pPrChange>
      </w:pPr>
      <w:del w:id="6022" w:author="智誠 楊" w:date="2021-05-08T16:37:00Z">
        <w:r w:rsidDel="00033042">
          <w:rPr>
            <w:rFonts w:hint="eastAsia"/>
          </w:rPr>
          <w:delText>輸入</w:delText>
        </w:r>
        <w:r w:rsidRPr="00362205" w:rsidDel="00033042">
          <w:delText>畫面資料說明</w:delText>
        </w:r>
      </w:del>
    </w:p>
    <w:p w14:paraId="081FA116" w14:textId="77777777" w:rsidR="004C05AA" w:rsidRPr="00362205" w:rsidDel="00033042" w:rsidRDefault="004C05AA" w:rsidP="004C05AA">
      <w:pPr>
        <w:rPr>
          <w:del w:id="6023" w:author="智誠 楊" w:date="2021-05-08T16:37:00Z"/>
        </w:rPr>
        <w:pPrChange w:id="6024" w:author="智誠 楊" w:date="2021-05-08T16:37:00Z">
          <w:pPr>
            <w:pStyle w:val="a"/>
            <w:numPr>
              <w:numId w:val="0"/>
            </w:numPr>
            <w:ind w:left="0" w:firstLine="0"/>
          </w:pPr>
        </w:pPrChange>
      </w:pPr>
    </w:p>
    <w:p w14:paraId="40737A4C" w14:textId="77777777" w:rsidR="004C05AA" w:rsidDel="00033042" w:rsidRDefault="004C05AA" w:rsidP="004C05AA">
      <w:pPr>
        <w:tabs>
          <w:tab w:val="left" w:pos="788"/>
        </w:tabs>
        <w:rPr>
          <w:del w:id="6025" w:author="智誠 楊" w:date="2021-05-08T16:37:00Z"/>
          <w:rFonts w:ascii="標楷體" w:eastAsia="標楷體" w:hAnsi="標楷體"/>
        </w:rPr>
      </w:pPr>
    </w:p>
    <w:p w14:paraId="29277D05" w14:textId="77777777" w:rsidR="004C05AA" w:rsidRPr="00362205" w:rsidRDefault="004C05AA" w:rsidP="004C05AA">
      <w:pPr>
        <w:rPr>
          <w:rFonts w:ascii="標楷體" w:eastAsia="標楷體" w:hAnsi="標楷體"/>
        </w:rPr>
      </w:pPr>
      <w:del w:id="6026" w:author="智誠 楊" w:date="2021-05-08T16:37:00Z">
        <w:r w:rsidDel="00033042">
          <w:rPr>
            <w:rFonts w:ascii="標楷體" w:eastAsia="標楷體" w:hAnsi="標楷體"/>
          </w:rPr>
          <w:br w:type="page"/>
        </w:r>
      </w:del>
    </w:p>
    <w:p w14:paraId="6AF3E043" w14:textId="77777777" w:rsidR="004C05AA" w:rsidRDefault="004C05AA" w:rsidP="004C05AA">
      <w:pPr>
        <w:widowControl/>
        <w:rPr>
          <w:ins w:id="6027" w:author="智誠 楊" w:date="2021-05-08T16:38:00Z"/>
          <w:rFonts w:ascii="標楷體" w:eastAsia="標楷體" w:hAnsi="標楷體"/>
          <w:sz w:val="32"/>
          <w:szCs w:val="20"/>
        </w:rPr>
      </w:pPr>
      <w:ins w:id="6028" w:author="智誠 楊" w:date="2021-05-08T16:38:00Z">
        <w:r>
          <w:rPr>
            <w:rFonts w:ascii="標楷體" w:hAnsi="標楷體"/>
          </w:rPr>
          <w:br w:type="page"/>
        </w:r>
      </w:ins>
    </w:p>
    <w:p w14:paraId="28EF5411" w14:textId="77777777" w:rsidR="004C05AA" w:rsidRPr="00197760" w:rsidRDefault="004C05AA" w:rsidP="004C05AA">
      <w:pPr>
        <w:pStyle w:val="3"/>
        <w:numPr>
          <w:ilvl w:val="2"/>
          <w:numId w:val="147"/>
        </w:numPr>
        <w:rPr>
          <w:rFonts w:ascii="標楷體" w:hAnsi="標楷體"/>
          <w:szCs w:val="32"/>
        </w:rPr>
        <w:pPrChange w:id="6029" w:author="阿毛" w:date="2021-06-07T13:48:00Z">
          <w:pPr>
            <w:pStyle w:val="3"/>
            <w:numPr>
              <w:ilvl w:val="2"/>
              <w:numId w:val="1"/>
            </w:numPr>
            <w:ind w:left="1247" w:hanging="680"/>
          </w:pPr>
        </w:pPrChange>
      </w:pPr>
      <w:r>
        <w:rPr>
          <w:rFonts w:ascii="標楷體" w:hAnsi="標楷體" w:hint="eastAsia"/>
        </w:rPr>
        <w:lastRenderedPageBreak/>
        <w:t>L8923</w:t>
      </w:r>
      <w:r w:rsidRPr="001009D7">
        <w:rPr>
          <w:rFonts w:ascii="標楷體" w:hAnsi="標楷體" w:cs="新細明體" w:hint="eastAsia"/>
          <w:kern w:val="0"/>
          <w:lang w:val="zh-TW"/>
        </w:rPr>
        <w:t>疑似洗錢交易訪談</w:t>
      </w:r>
      <w:ins w:id="6030" w:author="智誠 楊" w:date="2021-04-07T22:14:00Z">
        <w:r>
          <w:rPr>
            <w:rFonts w:ascii="標楷體" w:hAnsi="標楷體" w:cs="新細明體" w:hint="eastAsia"/>
            <w:kern w:val="0"/>
            <w:lang w:val="zh-TW"/>
          </w:rPr>
          <w:t>紀錄</w:t>
        </w:r>
      </w:ins>
      <w:r w:rsidRPr="0032625B">
        <w:rPr>
          <w:rFonts w:ascii="標楷體" w:hAnsi="標楷體" w:cs="新細明體" w:hint="eastAsia"/>
          <w:kern w:val="0"/>
          <w:szCs w:val="32"/>
          <w:lang w:val="zh-TW"/>
        </w:rPr>
        <w:t>查詢</w:t>
      </w:r>
      <w:ins w:id="6031" w:author="智誠 楊" w:date="2021-05-08T18:57:00Z">
        <w:r>
          <w:rPr>
            <w:rFonts w:ascii="標楷體" w:hAnsi="標楷體" w:cs="新細明體" w:hint="eastAsia"/>
            <w:kern w:val="0"/>
            <w:szCs w:val="32"/>
            <w:lang w:val="zh-TW"/>
          </w:rPr>
          <w:t>***</w:t>
        </w:r>
      </w:ins>
    </w:p>
    <w:p w14:paraId="0078CF0B" w14:textId="77777777" w:rsidR="004C05AA" w:rsidRPr="00362205" w:rsidRDefault="004C05AA" w:rsidP="004C05AA">
      <w:pPr>
        <w:pStyle w:val="a"/>
        <w:numPr>
          <w:ilvl w:val="0"/>
          <w:numId w:val="0"/>
        </w:numPr>
        <w:ind w:left="1134"/>
        <w:pPrChange w:id="6032" w:author="智誠 楊" w:date="2021-05-07T16:36:00Z">
          <w:pPr>
            <w:pStyle w:val="a"/>
          </w:pPr>
        </w:pPrChange>
      </w:pPr>
      <w:del w:id="6033" w:author="智誠 楊" w:date="2021-05-07T16:35:00Z">
        <w:r w:rsidRPr="00362205" w:rsidDel="00006F65">
          <w:delText>功能說明</w:delText>
        </w:r>
      </w:del>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C05AA" w:rsidRPr="00362205" w:rsidDel="00006F65" w14:paraId="7B3BE756" w14:textId="77777777" w:rsidTr="0094025F">
        <w:trPr>
          <w:trHeight w:val="277"/>
          <w:del w:id="6034" w:author="智誠 楊" w:date="2021-05-07T16:35:00Z"/>
        </w:trPr>
        <w:tc>
          <w:tcPr>
            <w:tcW w:w="1548" w:type="dxa"/>
            <w:tcBorders>
              <w:top w:val="single" w:sz="8" w:space="0" w:color="000000"/>
              <w:bottom w:val="single" w:sz="8" w:space="0" w:color="000000"/>
              <w:right w:val="single" w:sz="8" w:space="0" w:color="000000"/>
            </w:tcBorders>
            <w:shd w:val="clear" w:color="auto" w:fill="F3F3F3"/>
          </w:tcPr>
          <w:p w14:paraId="35AB9BAF" w14:textId="77777777" w:rsidR="004C05AA" w:rsidRPr="00362205" w:rsidDel="00006F65" w:rsidRDefault="004C05AA" w:rsidP="004C05AA">
            <w:pPr>
              <w:pStyle w:val="a"/>
              <w:numPr>
                <w:ilvl w:val="0"/>
                <w:numId w:val="1"/>
              </w:numPr>
              <w:rPr>
                <w:del w:id="6035" w:author="智誠 楊" w:date="2021-05-07T16:35:00Z"/>
              </w:rPr>
              <w:pPrChange w:id="6036" w:author="智誠 楊" w:date="2021-05-07T16:36:00Z">
                <w:pPr/>
              </w:pPrChange>
            </w:pPr>
            <w:del w:id="6037" w:author="智誠 楊" w:date="2021-05-07T16:35:00Z">
              <w:r w:rsidRPr="00362205" w:rsidDel="00006F65">
                <w:delText xml:space="preserve">功能名稱 </w:delText>
              </w:r>
            </w:del>
          </w:p>
        </w:tc>
        <w:tc>
          <w:tcPr>
            <w:tcW w:w="6318" w:type="dxa"/>
            <w:tcBorders>
              <w:top w:val="single" w:sz="8" w:space="0" w:color="000000"/>
              <w:left w:val="single" w:sz="8" w:space="0" w:color="000000"/>
              <w:bottom w:val="single" w:sz="8" w:space="0" w:color="000000"/>
            </w:tcBorders>
          </w:tcPr>
          <w:p w14:paraId="13805561" w14:textId="77777777" w:rsidR="004C05AA" w:rsidDel="00006F65" w:rsidRDefault="004C05AA" w:rsidP="004C05AA">
            <w:pPr>
              <w:pStyle w:val="a"/>
              <w:numPr>
                <w:ilvl w:val="0"/>
                <w:numId w:val="1"/>
              </w:numPr>
              <w:rPr>
                <w:del w:id="6038" w:author="智誠 楊" w:date="2021-05-07T16:34:00Z"/>
                <w:lang w:val="zh-TW"/>
              </w:rPr>
              <w:pPrChange w:id="6039" w:author="智誠 楊" w:date="2021-05-07T16:36:00Z">
                <w:pPr/>
              </w:pPrChange>
            </w:pPr>
            <w:del w:id="6040" w:author="智誠 楊" w:date="2021-05-07T16:34:00Z">
              <w:r w:rsidRPr="001009D7" w:rsidDel="00006F65">
                <w:rPr>
                  <w:rFonts w:hint="eastAsia"/>
                  <w:lang w:val="zh-TW"/>
                </w:rPr>
                <w:delText>疑似洗錢交易訪談</w:delText>
              </w:r>
              <w:r w:rsidRPr="00C3472A" w:rsidDel="00006F65">
                <w:rPr>
                  <w:rFonts w:hint="eastAsia"/>
                  <w:lang w:val="zh-TW"/>
                </w:rPr>
                <w:delText>查詢</w:delText>
              </w:r>
            </w:del>
          </w:p>
          <w:p w14:paraId="3D583026" w14:textId="77777777" w:rsidR="004C05AA" w:rsidRPr="00362205" w:rsidDel="00006F65" w:rsidRDefault="004C05AA" w:rsidP="004C05AA">
            <w:pPr>
              <w:pStyle w:val="a"/>
              <w:numPr>
                <w:ilvl w:val="0"/>
                <w:numId w:val="1"/>
              </w:numPr>
              <w:rPr>
                <w:del w:id="6041" w:author="智誠 楊" w:date="2021-05-07T16:35:00Z"/>
              </w:rPr>
              <w:pPrChange w:id="6042" w:author="智誠 楊" w:date="2021-05-07T16:36:00Z">
                <w:pPr/>
              </w:pPrChange>
            </w:pPr>
            <w:del w:id="6043" w:author="智誠 楊" w:date="2021-05-07T16:35:00Z">
              <w:r w:rsidDel="00006F65">
                <w:rPr>
                  <w:rFonts w:hint="eastAsia"/>
                  <w:lang w:val="zh-TW"/>
                </w:rPr>
                <w:delText>查詢</w:delText>
              </w:r>
              <w:r w:rsidDel="00006F65">
                <w:rPr>
                  <w:rFonts w:hint="eastAsia"/>
                  <w:lang w:val="zh-TW" w:eastAsia="zh-HK"/>
                </w:rPr>
                <w:delText>日期區間內</w:delText>
              </w:r>
              <w:r w:rsidRPr="001009D7" w:rsidDel="00006F65">
                <w:rPr>
                  <w:rFonts w:hint="eastAsia"/>
                </w:rPr>
                <w:delText>訪談</w:delText>
              </w:r>
              <w:r w:rsidDel="00006F65">
                <w:rPr>
                  <w:rFonts w:hint="eastAsia"/>
                  <w:lang w:eastAsia="zh-HK"/>
                </w:rPr>
                <w:delText>記錄內容</w:delText>
              </w:r>
            </w:del>
          </w:p>
        </w:tc>
      </w:tr>
      <w:tr w:rsidR="004C05AA" w:rsidRPr="00362205" w:rsidDel="00006F65" w14:paraId="422B06BE" w14:textId="77777777" w:rsidTr="0094025F">
        <w:trPr>
          <w:trHeight w:val="277"/>
          <w:del w:id="6044" w:author="智誠 楊" w:date="2021-05-07T16:35:00Z"/>
        </w:trPr>
        <w:tc>
          <w:tcPr>
            <w:tcW w:w="1548" w:type="dxa"/>
            <w:tcBorders>
              <w:top w:val="single" w:sz="8" w:space="0" w:color="000000"/>
              <w:bottom w:val="single" w:sz="8" w:space="0" w:color="000000"/>
              <w:right w:val="single" w:sz="8" w:space="0" w:color="000000"/>
            </w:tcBorders>
            <w:shd w:val="clear" w:color="auto" w:fill="F3F3F3"/>
          </w:tcPr>
          <w:p w14:paraId="4426BDA9" w14:textId="77777777" w:rsidR="004C05AA" w:rsidRPr="00362205" w:rsidDel="00006F65" w:rsidRDefault="004C05AA" w:rsidP="004C05AA">
            <w:pPr>
              <w:pStyle w:val="a"/>
              <w:numPr>
                <w:ilvl w:val="0"/>
                <w:numId w:val="1"/>
              </w:numPr>
              <w:rPr>
                <w:del w:id="6045" w:author="智誠 楊" w:date="2021-05-07T16:35:00Z"/>
              </w:rPr>
              <w:pPrChange w:id="6046" w:author="智誠 楊" w:date="2021-05-07T16:36:00Z">
                <w:pPr/>
              </w:pPrChange>
            </w:pPr>
            <w:del w:id="6047" w:author="智誠 楊" w:date="2021-05-07T16:35:00Z">
              <w:r w:rsidRPr="00362205" w:rsidDel="00006F65">
                <w:delText>進入條件</w:delText>
              </w:r>
            </w:del>
          </w:p>
        </w:tc>
        <w:tc>
          <w:tcPr>
            <w:tcW w:w="6318" w:type="dxa"/>
            <w:tcBorders>
              <w:top w:val="single" w:sz="8" w:space="0" w:color="000000"/>
              <w:left w:val="single" w:sz="8" w:space="0" w:color="000000"/>
              <w:bottom w:val="single" w:sz="8" w:space="0" w:color="000000"/>
            </w:tcBorders>
          </w:tcPr>
          <w:p w14:paraId="1D46DA22" w14:textId="77777777" w:rsidR="004C05AA" w:rsidRPr="00362205" w:rsidDel="00006F65" w:rsidRDefault="004C05AA" w:rsidP="004C05AA">
            <w:pPr>
              <w:pStyle w:val="a"/>
              <w:numPr>
                <w:ilvl w:val="0"/>
                <w:numId w:val="1"/>
              </w:numPr>
              <w:rPr>
                <w:del w:id="6048" w:author="智誠 楊" w:date="2021-05-07T16:35:00Z"/>
              </w:rPr>
              <w:pPrChange w:id="6049" w:author="智誠 楊" w:date="2021-05-07T16:36:00Z">
                <w:pPr/>
              </w:pPrChange>
            </w:pPr>
          </w:p>
        </w:tc>
      </w:tr>
      <w:tr w:rsidR="004C05AA" w:rsidRPr="00362205" w:rsidDel="00006F65" w14:paraId="658718DE" w14:textId="77777777" w:rsidTr="0094025F">
        <w:trPr>
          <w:trHeight w:val="773"/>
          <w:del w:id="6050" w:author="智誠 楊" w:date="2021-05-07T16:35:00Z"/>
        </w:trPr>
        <w:tc>
          <w:tcPr>
            <w:tcW w:w="1548" w:type="dxa"/>
            <w:tcBorders>
              <w:top w:val="single" w:sz="8" w:space="0" w:color="000000"/>
              <w:bottom w:val="single" w:sz="8" w:space="0" w:color="000000"/>
              <w:right w:val="single" w:sz="8" w:space="0" w:color="000000"/>
            </w:tcBorders>
            <w:shd w:val="clear" w:color="auto" w:fill="F3F3F3"/>
          </w:tcPr>
          <w:p w14:paraId="07AE904D" w14:textId="77777777" w:rsidR="004C05AA" w:rsidRPr="00362205" w:rsidDel="00006F65" w:rsidRDefault="004C05AA" w:rsidP="004C05AA">
            <w:pPr>
              <w:pStyle w:val="a"/>
              <w:numPr>
                <w:ilvl w:val="0"/>
                <w:numId w:val="1"/>
              </w:numPr>
              <w:rPr>
                <w:del w:id="6051" w:author="智誠 楊" w:date="2021-05-07T16:35:00Z"/>
              </w:rPr>
              <w:pPrChange w:id="6052" w:author="智誠 楊" w:date="2021-05-07T16:36:00Z">
                <w:pPr/>
              </w:pPrChange>
            </w:pPr>
            <w:del w:id="6053" w:author="智誠 楊" w:date="2021-05-07T16:35:00Z">
              <w:r w:rsidRPr="00362205" w:rsidDel="00006F65">
                <w:delText xml:space="preserve">基本流程 </w:delText>
              </w:r>
            </w:del>
          </w:p>
        </w:tc>
        <w:tc>
          <w:tcPr>
            <w:tcW w:w="6318" w:type="dxa"/>
            <w:tcBorders>
              <w:top w:val="single" w:sz="8" w:space="0" w:color="000000"/>
              <w:left w:val="single" w:sz="8" w:space="0" w:color="000000"/>
              <w:bottom w:val="single" w:sz="8" w:space="0" w:color="000000"/>
            </w:tcBorders>
          </w:tcPr>
          <w:p w14:paraId="4EE29551" w14:textId="77777777" w:rsidR="004C05AA" w:rsidRPr="00362205" w:rsidDel="00006F65" w:rsidRDefault="004C05AA" w:rsidP="004C05AA">
            <w:pPr>
              <w:pStyle w:val="a"/>
              <w:numPr>
                <w:ilvl w:val="0"/>
                <w:numId w:val="1"/>
              </w:numPr>
              <w:rPr>
                <w:del w:id="6054" w:author="智誠 楊" w:date="2021-05-07T16:35:00Z"/>
              </w:rPr>
              <w:pPrChange w:id="6055" w:author="智誠 楊" w:date="2021-05-07T16:36:00Z">
                <w:pPr/>
              </w:pPrChange>
            </w:pPr>
          </w:p>
        </w:tc>
      </w:tr>
      <w:tr w:rsidR="004C05AA" w:rsidRPr="00362205" w:rsidDel="00006F65" w14:paraId="160B6455" w14:textId="77777777" w:rsidTr="0094025F">
        <w:trPr>
          <w:trHeight w:val="321"/>
          <w:del w:id="6056" w:author="智誠 楊" w:date="2021-05-07T16:35:00Z"/>
        </w:trPr>
        <w:tc>
          <w:tcPr>
            <w:tcW w:w="1548" w:type="dxa"/>
            <w:tcBorders>
              <w:top w:val="single" w:sz="8" w:space="0" w:color="000000"/>
              <w:bottom w:val="single" w:sz="8" w:space="0" w:color="000000"/>
              <w:right w:val="single" w:sz="8" w:space="0" w:color="000000"/>
            </w:tcBorders>
            <w:shd w:val="clear" w:color="auto" w:fill="F3F3F3"/>
          </w:tcPr>
          <w:p w14:paraId="0AD1F1B1" w14:textId="77777777" w:rsidR="004C05AA" w:rsidRPr="00362205" w:rsidDel="00006F65" w:rsidRDefault="004C05AA" w:rsidP="004C05AA">
            <w:pPr>
              <w:pStyle w:val="a"/>
              <w:numPr>
                <w:ilvl w:val="0"/>
                <w:numId w:val="1"/>
              </w:numPr>
              <w:rPr>
                <w:del w:id="6057" w:author="智誠 楊" w:date="2021-05-07T16:35:00Z"/>
              </w:rPr>
              <w:pPrChange w:id="6058" w:author="智誠 楊" w:date="2021-05-07T16:36:00Z">
                <w:pPr/>
              </w:pPrChange>
            </w:pPr>
            <w:del w:id="6059" w:author="智誠 楊" w:date="2021-05-07T16:35:00Z">
              <w:r w:rsidRPr="00362205" w:rsidDel="00006F65">
                <w:delText>選用流程</w:delText>
              </w:r>
            </w:del>
          </w:p>
        </w:tc>
        <w:tc>
          <w:tcPr>
            <w:tcW w:w="6318" w:type="dxa"/>
            <w:tcBorders>
              <w:top w:val="single" w:sz="8" w:space="0" w:color="000000"/>
              <w:left w:val="single" w:sz="8" w:space="0" w:color="000000"/>
              <w:bottom w:val="single" w:sz="8" w:space="0" w:color="000000"/>
            </w:tcBorders>
          </w:tcPr>
          <w:p w14:paraId="3331BC23" w14:textId="77777777" w:rsidR="004C05AA" w:rsidRPr="00362205" w:rsidDel="00006F65" w:rsidRDefault="004C05AA" w:rsidP="004C05AA">
            <w:pPr>
              <w:pStyle w:val="a"/>
              <w:numPr>
                <w:ilvl w:val="0"/>
                <w:numId w:val="1"/>
              </w:numPr>
              <w:rPr>
                <w:del w:id="6060" w:author="智誠 楊" w:date="2021-05-07T16:35:00Z"/>
              </w:rPr>
              <w:pPrChange w:id="6061" w:author="智誠 楊" w:date="2021-05-07T16:36:00Z">
                <w:pPr/>
              </w:pPrChange>
            </w:pPr>
          </w:p>
        </w:tc>
      </w:tr>
      <w:tr w:rsidR="004C05AA" w:rsidRPr="00362205" w:rsidDel="00006F65" w14:paraId="2A1A31C4" w14:textId="77777777" w:rsidTr="0094025F">
        <w:trPr>
          <w:trHeight w:val="1311"/>
          <w:del w:id="6062" w:author="智誠 楊" w:date="2021-05-07T16:35:00Z"/>
        </w:trPr>
        <w:tc>
          <w:tcPr>
            <w:tcW w:w="1548" w:type="dxa"/>
            <w:tcBorders>
              <w:top w:val="single" w:sz="8" w:space="0" w:color="000000"/>
              <w:bottom w:val="single" w:sz="8" w:space="0" w:color="000000"/>
              <w:right w:val="single" w:sz="8" w:space="0" w:color="000000"/>
            </w:tcBorders>
            <w:shd w:val="clear" w:color="auto" w:fill="F3F3F3"/>
          </w:tcPr>
          <w:p w14:paraId="4E14CDA5" w14:textId="77777777" w:rsidR="004C05AA" w:rsidRPr="00362205" w:rsidDel="00006F65" w:rsidRDefault="004C05AA" w:rsidP="004C05AA">
            <w:pPr>
              <w:pStyle w:val="a"/>
              <w:numPr>
                <w:ilvl w:val="0"/>
                <w:numId w:val="1"/>
              </w:numPr>
              <w:rPr>
                <w:del w:id="6063" w:author="智誠 楊" w:date="2021-05-07T16:35:00Z"/>
              </w:rPr>
              <w:pPrChange w:id="6064" w:author="智誠 楊" w:date="2021-05-07T16:36:00Z">
                <w:pPr/>
              </w:pPrChange>
            </w:pPr>
            <w:del w:id="6065" w:author="智誠 楊" w:date="2021-05-07T16:35:00Z">
              <w:r w:rsidRPr="00362205" w:rsidDel="00006F65">
                <w:delText>例外流程</w:delText>
              </w:r>
            </w:del>
          </w:p>
        </w:tc>
        <w:tc>
          <w:tcPr>
            <w:tcW w:w="6318" w:type="dxa"/>
            <w:tcBorders>
              <w:top w:val="single" w:sz="8" w:space="0" w:color="000000"/>
              <w:left w:val="single" w:sz="8" w:space="0" w:color="000000"/>
              <w:bottom w:val="single" w:sz="8" w:space="0" w:color="000000"/>
            </w:tcBorders>
          </w:tcPr>
          <w:p w14:paraId="0F2218B3" w14:textId="77777777" w:rsidR="004C05AA" w:rsidRPr="00362205" w:rsidDel="00006F65" w:rsidRDefault="004C05AA" w:rsidP="004C05AA">
            <w:pPr>
              <w:pStyle w:val="a"/>
              <w:numPr>
                <w:ilvl w:val="0"/>
                <w:numId w:val="1"/>
              </w:numPr>
              <w:rPr>
                <w:del w:id="6066" w:author="智誠 楊" w:date="2021-05-07T16:35:00Z"/>
              </w:rPr>
              <w:pPrChange w:id="6067" w:author="智誠 楊" w:date="2021-05-07T16:36:00Z">
                <w:pPr/>
              </w:pPrChange>
            </w:pPr>
          </w:p>
        </w:tc>
      </w:tr>
      <w:tr w:rsidR="004C05AA" w:rsidRPr="00362205" w:rsidDel="00006F65" w14:paraId="092AF9A7" w14:textId="77777777" w:rsidTr="0094025F">
        <w:trPr>
          <w:trHeight w:val="278"/>
          <w:del w:id="6068" w:author="智誠 楊" w:date="2021-05-07T16:35:00Z"/>
        </w:trPr>
        <w:tc>
          <w:tcPr>
            <w:tcW w:w="1548" w:type="dxa"/>
            <w:tcBorders>
              <w:top w:val="single" w:sz="8" w:space="0" w:color="000000"/>
              <w:bottom w:val="single" w:sz="8" w:space="0" w:color="000000"/>
              <w:right w:val="single" w:sz="8" w:space="0" w:color="000000"/>
            </w:tcBorders>
            <w:shd w:val="clear" w:color="auto" w:fill="F3F3F3"/>
          </w:tcPr>
          <w:p w14:paraId="49F40285" w14:textId="77777777" w:rsidR="004C05AA" w:rsidRPr="00362205" w:rsidDel="00006F65" w:rsidRDefault="004C05AA" w:rsidP="004C05AA">
            <w:pPr>
              <w:pStyle w:val="a"/>
              <w:numPr>
                <w:ilvl w:val="0"/>
                <w:numId w:val="1"/>
              </w:numPr>
              <w:rPr>
                <w:del w:id="6069" w:author="智誠 楊" w:date="2021-05-07T16:35:00Z"/>
              </w:rPr>
              <w:pPrChange w:id="6070" w:author="智誠 楊" w:date="2021-05-07T16:36:00Z">
                <w:pPr/>
              </w:pPrChange>
            </w:pPr>
            <w:del w:id="6071" w:author="智誠 楊" w:date="2021-05-07T16:35:00Z">
              <w:r w:rsidRPr="00362205" w:rsidDel="00006F65">
                <w:delText xml:space="preserve">執行後狀況 </w:delText>
              </w:r>
            </w:del>
          </w:p>
        </w:tc>
        <w:tc>
          <w:tcPr>
            <w:tcW w:w="6318" w:type="dxa"/>
            <w:tcBorders>
              <w:top w:val="single" w:sz="8" w:space="0" w:color="000000"/>
              <w:left w:val="single" w:sz="8" w:space="0" w:color="000000"/>
              <w:bottom w:val="single" w:sz="8" w:space="0" w:color="000000"/>
            </w:tcBorders>
          </w:tcPr>
          <w:p w14:paraId="31118BBF" w14:textId="77777777" w:rsidR="004C05AA" w:rsidRPr="00362205" w:rsidDel="00006F65" w:rsidRDefault="004C05AA" w:rsidP="004C05AA">
            <w:pPr>
              <w:pStyle w:val="a"/>
              <w:numPr>
                <w:ilvl w:val="0"/>
                <w:numId w:val="1"/>
              </w:numPr>
              <w:rPr>
                <w:del w:id="6072" w:author="智誠 楊" w:date="2021-05-07T16:35:00Z"/>
              </w:rPr>
              <w:pPrChange w:id="6073" w:author="智誠 楊" w:date="2021-05-07T16:36:00Z">
                <w:pPr/>
              </w:pPrChange>
            </w:pPr>
          </w:p>
        </w:tc>
      </w:tr>
      <w:tr w:rsidR="004C05AA" w:rsidRPr="00362205" w:rsidDel="00006F65" w14:paraId="24695896" w14:textId="77777777" w:rsidTr="0094025F">
        <w:trPr>
          <w:trHeight w:val="358"/>
          <w:del w:id="6074" w:author="智誠 楊" w:date="2021-05-07T16:35:00Z"/>
        </w:trPr>
        <w:tc>
          <w:tcPr>
            <w:tcW w:w="1548" w:type="dxa"/>
            <w:tcBorders>
              <w:top w:val="single" w:sz="8" w:space="0" w:color="000000"/>
              <w:bottom w:val="single" w:sz="8" w:space="0" w:color="000000"/>
              <w:right w:val="single" w:sz="8" w:space="0" w:color="000000"/>
            </w:tcBorders>
            <w:shd w:val="clear" w:color="auto" w:fill="F3F3F3"/>
          </w:tcPr>
          <w:p w14:paraId="50B83849" w14:textId="77777777" w:rsidR="004C05AA" w:rsidRPr="00362205" w:rsidDel="00006F65" w:rsidRDefault="004C05AA" w:rsidP="004C05AA">
            <w:pPr>
              <w:pStyle w:val="a"/>
              <w:numPr>
                <w:ilvl w:val="0"/>
                <w:numId w:val="1"/>
              </w:numPr>
              <w:rPr>
                <w:del w:id="6075" w:author="智誠 楊" w:date="2021-05-07T16:35:00Z"/>
              </w:rPr>
              <w:pPrChange w:id="6076" w:author="智誠 楊" w:date="2021-05-07T16:36:00Z">
                <w:pPr/>
              </w:pPrChange>
            </w:pPr>
            <w:del w:id="6077" w:author="智誠 楊" w:date="2021-05-07T16:35:00Z">
              <w:r w:rsidRPr="00362205" w:rsidDel="00006F65">
                <w:delText>特別需求</w:delText>
              </w:r>
            </w:del>
          </w:p>
        </w:tc>
        <w:tc>
          <w:tcPr>
            <w:tcW w:w="6318" w:type="dxa"/>
            <w:tcBorders>
              <w:top w:val="single" w:sz="8" w:space="0" w:color="000000"/>
              <w:left w:val="single" w:sz="8" w:space="0" w:color="000000"/>
              <w:bottom w:val="single" w:sz="8" w:space="0" w:color="000000"/>
            </w:tcBorders>
          </w:tcPr>
          <w:p w14:paraId="46542056" w14:textId="77777777" w:rsidR="004C05AA" w:rsidRPr="00362205" w:rsidDel="00006F65" w:rsidRDefault="004C05AA" w:rsidP="004C05AA">
            <w:pPr>
              <w:pStyle w:val="a"/>
              <w:numPr>
                <w:ilvl w:val="0"/>
                <w:numId w:val="1"/>
              </w:numPr>
              <w:rPr>
                <w:del w:id="6078" w:author="智誠 楊" w:date="2021-05-07T16:35:00Z"/>
              </w:rPr>
              <w:pPrChange w:id="6079" w:author="智誠 楊" w:date="2021-05-07T16:36:00Z">
                <w:pPr/>
              </w:pPrChange>
            </w:pPr>
          </w:p>
        </w:tc>
      </w:tr>
      <w:tr w:rsidR="004C05AA" w:rsidRPr="00362205" w:rsidDel="00006F65" w14:paraId="4B60A8EB" w14:textId="77777777" w:rsidTr="0094025F">
        <w:trPr>
          <w:trHeight w:val="278"/>
          <w:del w:id="6080" w:author="智誠 楊" w:date="2021-05-07T16:35:00Z"/>
        </w:trPr>
        <w:tc>
          <w:tcPr>
            <w:tcW w:w="1548" w:type="dxa"/>
            <w:tcBorders>
              <w:top w:val="single" w:sz="8" w:space="0" w:color="000000"/>
              <w:bottom w:val="single" w:sz="8" w:space="0" w:color="000000"/>
              <w:right w:val="single" w:sz="8" w:space="0" w:color="000000"/>
            </w:tcBorders>
            <w:shd w:val="clear" w:color="auto" w:fill="F3F3F3"/>
          </w:tcPr>
          <w:p w14:paraId="7878480F" w14:textId="77777777" w:rsidR="004C05AA" w:rsidRPr="00362205" w:rsidDel="00006F65" w:rsidRDefault="004C05AA" w:rsidP="004C05AA">
            <w:pPr>
              <w:pStyle w:val="a"/>
              <w:numPr>
                <w:ilvl w:val="0"/>
                <w:numId w:val="1"/>
              </w:numPr>
              <w:rPr>
                <w:del w:id="6081" w:author="智誠 楊" w:date="2021-05-07T16:35:00Z"/>
              </w:rPr>
              <w:pPrChange w:id="6082" w:author="智誠 楊" w:date="2021-05-07T16:36:00Z">
                <w:pPr/>
              </w:pPrChange>
            </w:pPr>
            <w:del w:id="6083" w:author="智誠 楊" w:date="2021-05-07T16:35:00Z">
              <w:r w:rsidRPr="00362205" w:rsidDel="00006F65">
                <w:delText xml:space="preserve">參考 </w:delText>
              </w:r>
            </w:del>
          </w:p>
        </w:tc>
        <w:tc>
          <w:tcPr>
            <w:tcW w:w="6318" w:type="dxa"/>
            <w:tcBorders>
              <w:top w:val="single" w:sz="8" w:space="0" w:color="000000"/>
              <w:left w:val="single" w:sz="8" w:space="0" w:color="000000"/>
              <w:bottom w:val="single" w:sz="8" w:space="0" w:color="000000"/>
            </w:tcBorders>
          </w:tcPr>
          <w:p w14:paraId="397151EC" w14:textId="77777777" w:rsidR="004C05AA" w:rsidRPr="00362205" w:rsidDel="00006F65" w:rsidRDefault="004C05AA" w:rsidP="004C05AA">
            <w:pPr>
              <w:pStyle w:val="a"/>
              <w:numPr>
                <w:ilvl w:val="0"/>
                <w:numId w:val="1"/>
              </w:numPr>
              <w:rPr>
                <w:del w:id="6084" w:author="智誠 楊" w:date="2021-05-07T16:35:00Z"/>
              </w:rPr>
              <w:pPrChange w:id="6085" w:author="智誠 楊" w:date="2021-05-07T16:36:00Z">
                <w:pPr/>
              </w:pPrChange>
            </w:pPr>
          </w:p>
        </w:tc>
      </w:tr>
    </w:tbl>
    <w:p w14:paraId="563D2592" w14:textId="77777777" w:rsidR="004C05AA" w:rsidRPr="00362205" w:rsidRDefault="004C05AA" w:rsidP="004C05AA">
      <w:pPr>
        <w:pStyle w:val="a"/>
        <w:numPr>
          <w:ilvl w:val="0"/>
          <w:numId w:val="1"/>
        </w:numPr>
        <w:rPr>
          <w:ins w:id="6086" w:author="智誠 楊" w:date="2021-05-07T16:34:00Z"/>
        </w:rPr>
      </w:pPr>
      <w:ins w:id="6087" w:author="智誠 楊" w:date="2021-05-07T16:34:00Z">
        <w:r w:rsidRPr="00362205">
          <w:t>功能說明</w:t>
        </w:r>
      </w:ins>
    </w:p>
    <w:tbl>
      <w:tblPr>
        <w:tblW w:w="8798"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Change w:id="6088" w:author="阿毛" w:date="2021-06-09T16:29:00Z">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PrChange>
      </w:tblPr>
      <w:tblGrid>
        <w:gridCol w:w="1548"/>
        <w:gridCol w:w="7250"/>
        <w:tblGridChange w:id="6089">
          <w:tblGrid>
            <w:gridCol w:w="1548"/>
            <w:gridCol w:w="6318"/>
          </w:tblGrid>
        </w:tblGridChange>
      </w:tblGrid>
      <w:tr w:rsidR="004C05AA" w:rsidRPr="00362205" w14:paraId="30C29B1D" w14:textId="77777777" w:rsidTr="0094025F">
        <w:trPr>
          <w:trHeight w:val="277"/>
          <w:ins w:id="6090" w:author="智誠 楊" w:date="2021-05-07T16:34:00Z"/>
          <w:trPrChange w:id="6091" w:author="阿毛" w:date="2021-06-09T16:29: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6092" w:author="阿毛" w:date="2021-06-09T16:29:00Z">
              <w:tcPr>
                <w:tcW w:w="1548" w:type="dxa"/>
                <w:tcBorders>
                  <w:top w:val="single" w:sz="8" w:space="0" w:color="000000"/>
                  <w:bottom w:val="single" w:sz="8" w:space="0" w:color="000000"/>
                  <w:right w:val="single" w:sz="8" w:space="0" w:color="000000"/>
                </w:tcBorders>
                <w:shd w:val="clear" w:color="auto" w:fill="F3F3F3"/>
              </w:tcPr>
            </w:tcPrChange>
          </w:tcPr>
          <w:p w14:paraId="02D748F4" w14:textId="77777777" w:rsidR="004C05AA" w:rsidRPr="00362205" w:rsidRDefault="004C05AA" w:rsidP="0094025F">
            <w:pPr>
              <w:rPr>
                <w:ins w:id="6093" w:author="智誠 楊" w:date="2021-05-07T16:34:00Z"/>
                <w:rFonts w:ascii="標楷體" w:eastAsia="標楷體" w:hAnsi="標楷體"/>
              </w:rPr>
            </w:pPr>
            <w:ins w:id="6094" w:author="智誠 楊" w:date="2021-05-07T16:34:00Z">
              <w:r w:rsidRPr="00362205">
                <w:rPr>
                  <w:rFonts w:ascii="標楷體" w:eastAsia="標楷體" w:hAnsi="標楷體"/>
                </w:rPr>
                <w:t xml:space="preserve">功能名稱 </w:t>
              </w:r>
            </w:ins>
          </w:p>
        </w:tc>
        <w:tc>
          <w:tcPr>
            <w:tcW w:w="7250" w:type="dxa"/>
            <w:tcBorders>
              <w:top w:val="single" w:sz="8" w:space="0" w:color="000000"/>
              <w:left w:val="single" w:sz="8" w:space="0" w:color="000000"/>
              <w:bottom w:val="single" w:sz="8" w:space="0" w:color="000000"/>
            </w:tcBorders>
            <w:tcPrChange w:id="6095" w:author="阿毛" w:date="2021-06-09T16:29:00Z">
              <w:tcPr>
                <w:tcW w:w="6318" w:type="dxa"/>
                <w:tcBorders>
                  <w:top w:val="single" w:sz="8" w:space="0" w:color="000000"/>
                  <w:left w:val="single" w:sz="8" w:space="0" w:color="000000"/>
                  <w:bottom w:val="single" w:sz="8" w:space="0" w:color="000000"/>
                </w:tcBorders>
              </w:tcPr>
            </w:tcPrChange>
          </w:tcPr>
          <w:p w14:paraId="1816763C" w14:textId="77777777" w:rsidR="004C05AA" w:rsidRPr="00006F65" w:rsidRDefault="004C05AA" w:rsidP="0094025F">
            <w:pPr>
              <w:rPr>
                <w:ins w:id="6096" w:author="智誠 楊" w:date="2021-05-07T16:34:00Z"/>
                <w:rFonts w:ascii="標楷體" w:eastAsia="標楷體" w:hAnsi="標楷體" w:cs="新細明體"/>
                <w:kern w:val="0"/>
                <w:lang w:val="zh-TW"/>
                <w:rPrChange w:id="6097" w:author="智誠 楊" w:date="2021-05-07T16:35:00Z">
                  <w:rPr>
                    <w:ins w:id="6098" w:author="智誠 楊" w:date="2021-05-07T16:34:00Z"/>
                    <w:rFonts w:ascii="標楷體" w:eastAsia="標楷體" w:hAnsi="標楷體"/>
                  </w:rPr>
                </w:rPrChange>
              </w:rPr>
            </w:pPr>
            <w:ins w:id="6099" w:author="智誠 楊" w:date="2021-05-07T16:35:00Z">
              <w:r w:rsidRPr="001009D7">
                <w:rPr>
                  <w:rFonts w:ascii="標楷體" w:eastAsia="標楷體" w:hAnsi="標楷體" w:cs="新細明體" w:hint="eastAsia"/>
                  <w:kern w:val="0"/>
                  <w:lang w:val="zh-TW"/>
                </w:rPr>
                <w:t>疑似洗錢交易訪談</w:t>
              </w:r>
              <w:r>
                <w:rPr>
                  <w:rFonts w:ascii="標楷體" w:eastAsia="標楷體" w:hAnsi="標楷體" w:cs="新細明體" w:hint="eastAsia"/>
                  <w:kern w:val="0"/>
                  <w:lang w:val="zh-TW"/>
                </w:rPr>
                <w:t>紀錄</w:t>
              </w:r>
              <w:r w:rsidRPr="00C3472A">
                <w:rPr>
                  <w:rFonts w:ascii="標楷體" w:eastAsia="標楷體" w:hAnsi="標楷體" w:cs="新細明體" w:hint="eastAsia"/>
                  <w:kern w:val="0"/>
                  <w:lang w:val="zh-TW"/>
                </w:rPr>
                <w:t>查詢</w:t>
              </w:r>
            </w:ins>
          </w:p>
        </w:tc>
      </w:tr>
      <w:tr w:rsidR="004C05AA" w:rsidRPr="00362205" w14:paraId="7025346F" w14:textId="77777777" w:rsidTr="0094025F">
        <w:trPr>
          <w:trHeight w:val="277"/>
          <w:ins w:id="6100" w:author="智誠 楊" w:date="2021-05-07T16:34:00Z"/>
          <w:trPrChange w:id="6101" w:author="阿毛" w:date="2021-06-09T16:29:00Z">
            <w:trPr>
              <w:trHeight w:val="277"/>
            </w:trPr>
          </w:trPrChange>
        </w:trPr>
        <w:tc>
          <w:tcPr>
            <w:tcW w:w="1548" w:type="dxa"/>
            <w:tcBorders>
              <w:top w:val="single" w:sz="8" w:space="0" w:color="000000"/>
              <w:bottom w:val="single" w:sz="8" w:space="0" w:color="000000"/>
              <w:right w:val="single" w:sz="8" w:space="0" w:color="000000"/>
            </w:tcBorders>
            <w:shd w:val="clear" w:color="auto" w:fill="F3F3F3"/>
            <w:tcPrChange w:id="6102" w:author="阿毛" w:date="2021-06-09T16:29:00Z">
              <w:tcPr>
                <w:tcW w:w="1548" w:type="dxa"/>
                <w:tcBorders>
                  <w:top w:val="single" w:sz="8" w:space="0" w:color="000000"/>
                  <w:bottom w:val="single" w:sz="8" w:space="0" w:color="000000"/>
                  <w:right w:val="single" w:sz="8" w:space="0" w:color="000000"/>
                </w:tcBorders>
                <w:shd w:val="clear" w:color="auto" w:fill="F3F3F3"/>
              </w:tcPr>
            </w:tcPrChange>
          </w:tcPr>
          <w:p w14:paraId="34C584AC" w14:textId="77777777" w:rsidR="004C05AA" w:rsidRPr="00362205" w:rsidRDefault="004C05AA" w:rsidP="0094025F">
            <w:pPr>
              <w:rPr>
                <w:ins w:id="6103" w:author="智誠 楊" w:date="2021-05-07T16:34:00Z"/>
                <w:rFonts w:ascii="標楷體" w:eastAsia="標楷體" w:hAnsi="標楷體"/>
              </w:rPr>
            </w:pPr>
            <w:ins w:id="6104" w:author="智誠 楊" w:date="2021-05-07T16:34:00Z">
              <w:r w:rsidRPr="00362205">
                <w:rPr>
                  <w:rFonts w:ascii="標楷體" w:eastAsia="標楷體" w:hAnsi="標楷體"/>
                </w:rPr>
                <w:t>進入條件</w:t>
              </w:r>
            </w:ins>
          </w:p>
        </w:tc>
        <w:tc>
          <w:tcPr>
            <w:tcW w:w="7250" w:type="dxa"/>
            <w:tcBorders>
              <w:top w:val="single" w:sz="8" w:space="0" w:color="000000"/>
              <w:left w:val="single" w:sz="8" w:space="0" w:color="000000"/>
              <w:bottom w:val="single" w:sz="8" w:space="0" w:color="000000"/>
            </w:tcBorders>
            <w:tcPrChange w:id="6105" w:author="阿毛" w:date="2021-06-09T16:29:00Z">
              <w:tcPr>
                <w:tcW w:w="6318" w:type="dxa"/>
                <w:tcBorders>
                  <w:top w:val="single" w:sz="8" w:space="0" w:color="000000"/>
                  <w:left w:val="single" w:sz="8" w:space="0" w:color="000000"/>
                  <w:bottom w:val="single" w:sz="8" w:space="0" w:color="000000"/>
                </w:tcBorders>
              </w:tcPr>
            </w:tcPrChange>
          </w:tcPr>
          <w:p w14:paraId="187F8BDC" w14:textId="77777777" w:rsidR="004C05AA" w:rsidRPr="00362205" w:rsidRDefault="004C05AA" w:rsidP="0094025F">
            <w:pPr>
              <w:rPr>
                <w:ins w:id="6106" w:author="智誠 楊" w:date="2021-05-07T16:34:00Z"/>
                <w:rFonts w:ascii="標楷體" w:eastAsia="標楷體" w:hAnsi="標楷體"/>
              </w:rPr>
            </w:pPr>
            <w:ins w:id="6107" w:author="智誠 楊" w:date="2021-05-07T16:35:00Z">
              <w:r>
                <w:rPr>
                  <w:rFonts w:ascii="標楷體" w:eastAsia="標楷體" w:hAnsi="標楷體" w:cs="新細明體" w:hint="eastAsia"/>
                  <w:kern w:val="0"/>
                  <w:lang w:val="zh-TW"/>
                </w:rPr>
                <w:t>查詢</w:t>
              </w:r>
              <w:r>
                <w:rPr>
                  <w:rFonts w:ascii="標楷體" w:eastAsia="標楷體" w:hAnsi="標楷體" w:cs="新細明體" w:hint="eastAsia"/>
                  <w:kern w:val="0"/>
                  <w:lang w:val="zh-TW" w:eastAsia="zh-HK"/>
                </w:rPr>
                <w:t>日期區間內</w:t>
              </w:r>
              <w:r w:rsidRPr="001009D7">
                <w:rPr>
                  <w:rFonts w:ascii="標楷體" w:eastAsia="標楷體" w:hAnsi="標楷體" w:hint="eastAsia"/>
                </w:rPr>
                <w:t>訪談</w:t>
              </w:r>
              <w:r>
                <w:rPr>
                  <w:rFonts w:ascii="標楷體" w:eastAsia="標楷體" w:hAnsi="標楷體" w:hint="eastAsia"/>
                  <w:lang w:eastAsia="zh-HK"/>
                </w:rPr>
                <w:t>記錄內容</w:t>
              </w:r>
            </w:ins>
            <w:ins w:id="6108" w:author="智誠 楊" w:date="2021-05-07T16:34:00Z">
              <w:r>
                <w:rPr>
                  <w:rFonts w:ascii="標楷體" w:eastAsia="標楷體" w:hAnsi="標楷體" w:hint="eastAsia"/>
                  <w:lang w:eastAsia="zh-HK"/>
                </w:rPr>
                <w:t>時</w:t>
              </w:r>
            </w:ins>
          </w:p>
        </w:tc>
      </w:tr>
      <w:tr w:rsidR="004C05AA" w:rsidRPr="00362205" w14:paraId="2D562A70" w14:textId="77777777" w:rsidTr="0094025F">
        <w:trPr>
          <w:trHeight w:val="773"/>
          <w:ins w:id="6109" w:author="智誠 楊" w:date="2021-05-07T16:34:00Z"/>
          <w:trPrChange w:id="6110" w:author="阿毛" w:date="2021-06-09T16:29:00Z">
            <w:trPr>
              <w:trHeight w:val="773"/>
            </w:trPr>
          </w:trPrChange>
        </w:trPr>
        <w:tc>
          <w:tcPr>
            <w:tcW w:w="1548" w:type="dxa"/>
            <w:tcBorders>
              <w:top w:val="single" w:sz="8" w:space="0" w:color="000000"/>
              <w:bottom w:val="single" w:sz="8" w:space="0" w:color="000000"/>
              <w:right w:val="single" w:sz="8" w:space="0" w:color="000000"/>
            </w:tcBorders>
            <w:shd w:val="clear" w:color="auto" w:fill="F3F3F3"/>
            <w:tcPrChange w:id="6111" w:author="阿毛" w:date="2021-06-09T16:29:00Z">
              <w:tcPr>
                <w:tcW w:w="1548" w:type="dxa"/>
                <w:tcBorders>
                  <w:top w:val="single" w:sz="8" w:space="0" w:color="000000"/>
                  <w:bottom w:val="single" w:sz="8" w:space="0" w:color="000000"/>
                  <w:right w:val="single" w:sz="8" w:space="0" w:color="000000"/>
                </w:tcBorders>
                <w:shd w:val="clear" w:color="auto" w:fill="F3F3F3"/>
              </w:tcPr>
            </w:tcPrChange>
          </w:tcPr>
          <w:p w14:paraId="5E598B65" w14:textId="77777777" w:rsidR="004C05AA" w:rsidRPr="00362205" w:rsidRDefault="004C05AA" w:rsidP="0094025F">
            <w:pPr>
              <w:rPr>
                <w:ins w:id="6112" w:author="智誠 楊" w:date="2021-05-07T16:34:00Z"/>
                <w:rFonts w:ascii="標楷體" w:eastAsia="標楷體" w:hAnsi="標楷體"/>
              </w:rPr>
            </w:pPr>
            <w:ins w:id="6113" w:author="智誠 楊" w:date="2021-05-07T16:34:00Z">
              <w:r w:rsidRPr="00362205">
                <w:rPr>
                  <w:rFonts w:ascii="標楷體" w:eastAsia="標楷體" w:hAnsi="標楷體"/>
                </w:rPr>
                <w:t xml:space="preserve">基本流程 </w:t>
              </w:r>
            </w:ins>
          </w:p>
        </w:tc>
        <w:tc>
          <w:tcPr>
            <w:tcW w:w="7250" w:type="dxa"/>
            <w:tcBorders>
              <w:top w:val="single" w:sz="8" w:space="0" w:color="000000"/>
              <w:left w:val="single" w:sz="8" w:space="0" w:color="000000"/>
              <w:bottom w:val="single" w:sz="8" w:space="0" w:color="000000"/>
            </w:tcBorders>
            <w:tcPrChange w:id="6114" w:author="阿毛" w:date="2021-06-09T16:29:00Z">
              <w:tcPr>
                <w:tcW w:w="6318" w:type="dxa"/>
                <w:tcBorders>
                  <w:top w:val="single" w:sz="8" w:space="0" w:color="000000"/>
                  <w:left w:val="single" w:sz="8" w:space="0" w:color="000000"/>
                  <w:bottom w:val="single" w:sz="8" w:space="0" w:color="000000"/>
                </w:tcBorders>
              </w:tcPr>
            </w:tcPrChange>
          </w:tcPr>
          <w:p w14:paraId="2C45924F" w14:textId="77777777" w:rsidR="004C05AA" w:rsidRPr="00323EBD" w:rsidRDefault="004C05AA" w:rsidP="0094025F">
            <w:pPr>
              <w:rPr>
                <w:ins w:id="6115" w:author="智誠 楊" w:date="2021-05-07T16:34:00Z"/>
                <w:rFonts w:ascii="標楷體" w:eastAsia="標楷體" w:hAnsi="標楷體"/>
              </w:rPr>
            </w:pPr>
            <w:ins w:id="6116" w:author="智誠 楊" w:date="2021-05-07T16:34:00Z">
              <w:r w:rsidRPr="00323EBD">
                <w:rPr>
                  <w:rFonts w:ascii="標楷體" w:eastAsia="標楷體" w:hAnsi="標楷體" w:hint="eastAsia"/>
                </w:rPr>
                <w:t>1.</w:t>
              </w:r>
              <w:r w:rsidRPr="00323EBD">
                <w:rPr>
                  <w:rFonts w:ascii="標楷體" w:eastAsia="標楷體" w:hAnsi="標楷體" w:hint="eastAsia"/>
                  <w:lang w:eastAsia="zh-HK"/>
                </w:rPr>
                <w:t>參考</w:t>
              </w:r>
              <w:r w:rsidRPr="00323EBD">
                <w:rPr>
                  <w:rFonts w:ascii="標楷體" w:eastAsia="標楷體" w:hAnsi="標楷體" w:hint="eastAsia"/>
                </w:rPr>
                <w:t>「</w:t>
              </w:r>
            </w:ins>
            <w:ins w:id="6117" w:author="阿毛" w:date="2021-06-08T17:36:00Z">
              <w:r>
                <w:rPr>
                  <w:rFonts w:ascii="標楷體" w:eastAsia="標楷體" w:hAnsi="標楷體" w:hint="eastAsia"/>
                </w:rPr>
                <w:t>作業流程.</w:t>
              </w:r>
            </w:ins>
            <w:ins w:id="6118" w:author="智誠 楊" w:date="2021-05-08T17:53:00Z">
              <w:r>
                <w:rPr>
                  <w:rFonts w:ascii="標楷體" w:eastAsia="標楷體" w:hAnsi="標楷體" w:hint="eastAsia"/>
                </w:rPr>
                <w:t>疑似洗錢</w:t>
              </w:r>
            </w:ins>
            <w:ins w:id="6119" w:author="智誠 楊" w:date="2021-05-07T16:34:00Z">
              <w:r w:rsidRPr="00323EBD">
                <w:rPr>
                  <w:rFonts w:ascii="標楷體" w:eastAsia="標楷體" w:hAnsi="標楷體" w:hint="eastAsia"/>
                </w:rPr>
                <w:t>」</w:t>
              </w:r>
              <w:r w:rsidRPr="00323EBD">
                <w:rPr>
                  <w:rFonts w:ascii="標楷體" w:eastAsia="標楷體" w:hAnsi="標楷體" w:hint="eastAsia"/>
                  <w:lang w:eastAsia="zh-HK"/>
                </w:rPr>
                <w:t>流程</w:t>
              </w:r>
            </w:ins>
          </w:p>
          <w:p w14:paraId="040ABAC4" w14:textId="77777777" w:rsidR="004C05AA" w:rsidRPr="00323EBD" w:rsidRDefault="004C05AA" w:rsidP="0094025F">
            <w:pPr>
              <w:rPr>
                <w:ins w:id="6120" w:author="智誠 楊" w:date="2021-05-07T16:34:00Z"/>
                <w:rFonts w:ascii="標楷體" w:eastAsia="標楷體" w:hAnsi="標楷體"/>
              </w:rPr>
            </w:pPr>
            <w:ins w:id="6121" w:author="智誠 楊" w:date="2021-05-07T16:34:00Z">
              <w:r w:rsidRPr="00323EBD">
                <w:rPr>
                  <w:rFonts w:ascii="標楷體" w:eastAsia="標楷體" w:hAnsi="標楷體" w:hint="eastAsia"/>
                </w:rPr>
                <w:t>2.</w:t>
              </w:r>
            </w:ins>
            <w:ins w:id="6122" w:author="智誠 楊" w:date="2021-05-07T16:38:00Z">
              <w:r w:rsidRPr="00323EBD">
                <w:rPr>
                  <w:rFonts w:ascii="標楷體" w:eastAsia="標楷體" w:hAnsi="標楷體" w:hint="eastAsia"/>
                  <w:lang w:eastAsia="zh-HK"/>
                </w:rPr>
                <w:t>查詢</w:t>
              </w:r>
            </w:ins>
            <w:ins w:id="6123" w:author="阿毛" w:date="2021-06-07T15:56:00Z">
              <w:r>
                <w:rPr>
                  <w:rFonts w:ascii="標楷體" w:eastAsia="標楷體" w:hAnsi="標楷體" w:hint="eastAsia"/>
                </w:rPr>
                <w:t>[</w:t>
              </w:r>
            </w:ins>
            <w:ins w:id="6124" w:author="智誠 楊" w:date="2021-05-07T16:38:00Z">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r w:rsidRPr="00323EBD">
                <w:rPr>
                  <w:rFonts w:ascii="標楷體" w:eastAsia="標楷體" w:hAnsi="標楷體" w:hint="eastAsia"/>
                </w:rPr>
                <w:t>(</w:t>
              </w:r>
              <w:proofErr w:type="spellStart"/>
              <w:r w:rsidRPr="003A126D">
                <w:rPr>
                  <w:rFonts w:ascii="標楷體" w:eastAsia="標楷體" w:hAnsi="標楷體" w:cs="細明體_HKSCS"/>
                  <w:kern w:val="0"/>
                </w:rPr>
                <w:t>MlaundryRecord</w:t>
              </w:r>
              <w:proofErr w:type="spellEnd"/>
              <w:r w:rsidRPr="00323EBD">
                <w:rPr>
                  <w:rFonts w:ascii="標楷體" w:eastAsia="標楷體" w:hAnsi="標楷體"/>
                </w:rPr>
                <w:t>)</w:t>
              </w:r>
            </w:ins>
            <w:ins w:id="6125" w:author="阿毛" w:date="2021-06-07T15:56:00Z">
              <w:r>
                <w:rPr>
                  <w:rFonts w:ascii="標楷體" w:eastAsia="標楷體" w:hAnsi="標楷體" w:hint="eastAsia"/>
                </w:rPr>
                <w:t>]</w:t>
              </w:r>
            </w:ins>
          </w:p>
          <w:p w14:paraId="2AABB16B" w14:textId="77777777" w:rsidR="004C05AA" w:rsidRPr="00323EBD" w:rsidRDefault="004C05AA" w:rsidP="0094025F">
            <w:pPr>
              <w:rPr>
                <w:ins w:id="6126" w:author="智誠 楊" w:date="2021-05-07T16:34:00Z"/>
                <w:rFonts w:ascii="標楷體" w:eastAsia="標楷體" w:hAnsi="標楷體"/>
                <w:lang w:eastAsia="zh-HK"/>
              </w:rPr>
            </w:pPr>
            <w:ins w:id="6127" w:author="智誠 楊" w:date="2021-05-07T16:34:00Z">
              <w:r w:rsidRPr="00323EBD">
                <w:rPr>
                  <w:rFonts w:ascii="標楷體" w:eastAsia="標楷體" w:hAnsi="標楷體" w:hint="eastAsia"/>
                </w:rPr>
                <w:t>3</w:t>
              </w:r>
              <w:r w:rsidRPr="00323EBD">
                <w:rPr>
                  <w:rFonts w:ascii="標楷體" w:eastAsia="標楷體" w:hAnsi="標楷體"/>
                </w:rPr>
                <w:t>.</w:t>
              </w:r>
              <w:r w:rsidRPr="00323EBD">
                <w:rPr>
                  <w:rFonts w:ascii="標楷體" w:eastAsia="標楷體" w:hAnsi="標楷體" w:hint="eastAsia"/>
                  <w:lang w:eastAsia="zh-HK"/>
                </w:rPr>
                <w:t>依據輸入查詢條件</w:t>
              </w:r>
              <w:r w:rsidRPr="00323EBD">
                <w:rPr>
                  <w:rFonts w:ascii="標楷體" w:eastAsia="標楷體" w:hAnsi="標楷體" w:hint="eastAsia"/>
                </w:rPr>
                <w:t>,</w:t>
              </w:r>
              <w:r w:rsidRPr="00323EBD">
                <w:rPr>
                  <w:rFonts w:ascii="標楷體" w:eastAsia="標楷體" w:hAnsi="標楷體" w:hint="eastAsia"/>
                  <w:lang w:eastAsia="zh-HK"/>
                </w:rPr>
                <w:t>輸出查詢資料</w:t>
              </w:r>
            </w:ins>
          </w:p>
          <w:p w14:paraId="17C222E6" w14:textId="77777777" w:rsidR="004C05AA" w:rsidRDefault="004C05AA" w:rsidP="0094025F">
            <w:pPr>
              <w:ind w:left="720" w:hangingChars="300" w:hanging="720"/>
              <w:rPr>
                <w:ins w:id="6128" w:author="阿毛" w:date="2021-06-07T16:13:00Z"/>
                <w:rFonts w:ascii="標楷體" w:eastAsia="標楷體" w:hAnsi="標楷體"/>
                <w:lang w:eastAsia="zh-HK"/>
              </w:rPr>
            </w:pPr>
            <w:ins w:id="6129" w:author="智誠 楊" w:date="2021-05-07T16:34:00Z">
              <w:r w:rsidRPr="00323EBD">
                <w:rPr>
                  <w:rFonts w:ascii="標楷體" w:eastAsia="標楷體" w:hAnsi="標楷體" w:hint="eastAsia"/>
                </w:rPr>
                <w:t xml:space="preserve">  (</w:t>
              </w:r>
              <w:r w:rsidRPr="00323EBD">
                <w:rPr>
                  <w:rFonts w:ascii="標楷體" w:eastAsia="標楷體" w:hAnsi="標楷體"/>
                </w:rPr>
                <w:t>1).</w:t>
              </w:r>
            </w:ins>
            <w:ins w:id="6130" w:author="智誠 楊" w:date="2021-05-07T16:36:00Z">
              <w:del w:id="6131" w:author="阿毛" w:date="2021-06-07T16:13:00Z">
                <w:r w:rsidDel="00626EFB">
                  <w:rPr>
                    <w:rFonts w:ascii="標楷體" w:eastAsia="標楷體" w:hAnsi="標楷體" w:hint="eastAsia"/>
                    <w:lang w:eastAsia="zh-HK"/>
                  </w:rPr>
                  <w:delText>訪談日期</w:delText>
                </w:r>
              </w:del>
            </w:ins>
            <w:ins w:id="6132" w:author="智誠 楊" w:date="2021-05-07T16:34:00Z">
              <w:del w:id="6133" w:author="阿毛" w:date="2021-06-07T16:13:00Z">
                <w:r w:rsidRPr="00323EBD" w:rsidDel="00626EFB">
                  <w:rPr>
                    <w:rFonts w:ascii="標楷體" w:eastAsia="標楷體" w:hAnsi="標楷體" w:hint="eastAsia"/>
                  </w:rPr>
                  <w:delText>(</w:delText>
                </w:r>
              </w:del>
            </w:ins>
            <w:ins w:id="6134" w:author="智誠 楊" w:date="2021-05-07T16:38:00Z">
              <w:del w:id="6135" w:author="阿毛" w:date="2021-06-07T16:13:00Z">
                <w:r w:rsidDel="00626EFB">
                  <w:rPr>
                    <w:rFonts w:ascii="標楷體" w:eastAsia="標楷體" w:hAnsi="標楷體" w:hint="eastAsia"/>
                  </w:rPr>
                  <w:delText>Re</w:delText>
                </w:r>
                <w:r w:rsidDel="00626EFB">
                  <w:rPr>
                    <w:rFonts w:ascii="標楷體" w:eastAsia="標楷體" w:hAnsi="標楷體"/>
                  </w:rPr>
                  <w:delText>Cord</w:delText>
                </w:r>
              </w:del>
            </w:ins>
            <w:ins w:id="6136" w:author="智誠 楊" w:date="2021-05-07T16:39:00Z">
              <w:del w:id="6137" w:author="阿毛" w:date="2021-06-07T16:13:00Z">
                <w:r w:rsidDel="00626EFB">
                  <w:rPr>
                    <w:rFonts w:ascii="標楷體" w:eastAsia="標楷體" w:hAnsi="標楷體"/>
                  </w:rPr>
                  <w:delText>Date</w:delText>
                </w:r>
              </w:del>
            </w:ins>
            <w:ins w:id="6138" w:author="智誠 楊" w:date="2021-05-07T16:34:00Z">
              <w:del w:id="6139" w:author="阿毛" w:date="2021-06-07T16:13:00Z">
                <w:r w:rsidRPr="00323EBD" w:rsidDel="00626EFB">
                  <w:rPr>
                    <w:rFonts w:ascii="標楷體" w:eastAsia="標楷體" w:hAnsi="標楷體"/>
                  </w:rPr>
                  <w:delText>)</w:delText>
                </w:r>
                <w:r w:rsidRPr="00323EBD" w:rsidDel="00626EFB">
                  <w:rPr>
                    <w:rFonts w:ascii="標楷體" w:eastAsia="標楷體" w:hAnsi="標楷體" w:hint="eastAsia"/>
                  </w:rPr>
                  <w:delText xml:space="preserve"> </w:delText>
                </w:r>
              </w:del>
            </w:ins>
            <w:ins w:id="6140" w:author="智誠 楊" w:date="2021-05-07T16:37:00Z">
              <w:del w:id="6141" w:author="阿毛" w:date="2021-06-07T16:13:00Z">
                <w:r w:rsidDel="00626EFB">
                  <w:rPr>
                    <w:rFonts w:ascii="標楷體" w:eastAsia="標楷體" w:hAnsi="標楷體" w:hint="eastAsia"/>
                  </w:rPr>
                  <w:delText>B</w:delText>
                </w:r>
                <w:r w:rsidDel="00626EFB">
                  <w:rPr>
                    <w:rFonts w:ascii="標楷體" w:eastAsia="標楷體" w:hAnsi="標楷體"/>
                  </w:rPr>
                  <w:delText>etween</w:delText>
                </w:r>
              </w:del>
            </w:ins>
            <w:ins w:id="6142" w:author="智誠 楊" w:date="2021-05-07T16:34:00Z">
              <w:del w:id="6143" w:author="阿毛" w:date="2021-06-07T16:13:00Z">
                <w:r w:rsidRPr="00323EBD" w:rsidDel="00626EFB">
                  <w:rPr>
                    <w:rFonts w:ascii="標楷體" w:eastAsia="標楷體" w:hAnsi="標楷體" w:hint="eastAsia"/>
                  </w:rPr>
                  <w:delText xml:space="preserve"> </w:delText>
                </w:r>
                <w:r w:rsidRPr="00323EBD" w:rsidDel="00626EFB">
                  <w:rPr>
                    <w:rFonts w:ascii="標楷體" w:eastAsia="標楷體" w:hAnsi="標楷體" w:hint="eastAsia"/>
                    <w:lang w:eastAsia="zh-HK"/>
                  </w:rPr>
                  <w:delText>輸入條件</w:delText>
                </w:r>
              </w:del>
              <w:r w:rsidRPr="00323EBD">
                <w:rPr>
                  <w:rFonts w:ascii="標楷體" w:eastAsia="標楷體" w:hAnsi="標楷體" w:hint="eastAsia"/>
                  <w:lang w:eastAsia="zh-HK"/>
                </w:rPr>
                <w:t>「</w:t>
              </w:r>
            </w:ins>
            <w:ins w:id="6144" w:author="智誠 楊" w:date="2021-05-07T16:39:00Z">
              <w:r>
                <w:rPr>
                  <w:rFonts w:ascii="標楷體" w:eastAsia="標楷體" w:hAnsi="標楷體" w:hint="eastAsia"/>
                  <w:lang w:eastAsia="zh-HK"/>
                </w:rPr>
                <w:t>訪談日期</w:t>
              </w:r>
            </w:ins>
            <w:ins w:id="6145" w:author="智誠 楊" w:date="2021-05-07T16:55:00Z">
              <w:r>
                <w:rPr>
                  <w:rFonts w:ascii="標楷體" w:eastAsia="標楷體" w:hAnsi="標楷體" w:hint="eastAsia"/>
                  <w:lang w:eastAsia="zh-HK"/>
                </w:rPr>
                <w:t>起迄</w:t>
              </w:r>
            </w:ins>
            <w:ins w:id="6146" w:author="智誠 楊" w:date="2021-05-07T16:34:00Z">
              <w:r w:rsidRPr="00323EBD">
                <w:rPr>
                  <w:rFonts w:ascii="標楷體" w:eastAsia="標楷體" w:hAnsi="標楷體" w:hint="eastAsia"/>
                  <w:lang w:eastAsia="zh-HK"/>
                </w:rPr>
                <w:t>」</w:t>
              </w:r>
            </w:ins>
            <w:ins w:id="6147" w:author="阿毛" w:date="2021-06-07T16:13:00Z">
              <w:r>
                <w:rPr>
                  <w:rFonts w:ascii="標楷體" w:eastAsia="標楷體" w:hAnsi="標楷體" w:hint="eastAsia"/>
                  <w:lang w:eastAsia="zh-HK"/>
                </w:rPr>
                <w:t>有值時</w:t>
              </w:r>
            </w:ins>
          </w:p>
          <w:p w14:paraId="0DC1A0E8" w14:textId="77777777" w:rsidR="004C05AA" w:rsidRPr="00626EFB" w:rsidRDefault="004C05AA" w:rsidP="0094025F">
            <w:pPr>
              <w:ind w:left="720" w:hangingChars="300" w:hanging="720"/>
              <w:rPr>
                <w:ins w:id="6148" w:author="智誠 楊" w:date="2021-05-07T16:36:00Z"/>
                <w:rFonts w:ascii="標楷體" w:eastAsia="標楷體" w:hAnsi="標楷體"/>
                <w:b/>
                <w:bCs/>
                <w:lang w:eastAsia="zh-HK"/>
                <w:rPrChange w:id="6149" w:author="阿毛" w:date="2021-06-07T16:13:00Z">
                  <w:rPr>
                    <w:ins w:id="6150" w:author="智誠 楊" w:date="2021-05-07T16:36:00Z"/>
                    <w:rFonts w:ascii="標楷體" w:eastAsia="標楷體" w:hAnsi="標楷體"/>
                    <w:lang w:eastAsia="zh-HK"/>
                  </w:rPr>
                </w:rPrChange>
              </w:rPr>
              <w:pPrChange w:id="6151" w:author="智誠 楊" w:date="2021-05-07T16:39:00Z">
                <w:pPr/>
              </w:pPrChange>
            </w:pPr>
            <w:ins w:id="6152" w:author="阿毛" w:date="2021-06-07T16:13:00Z">
              <w:r>
                <w:rPr>
                  <w:rFonts w:ascii="標楷體" w:eastAsia="標楷體" w:hAnsi="標楷體" w:hint="eastAsia"/>
                </w:rPr>
                <w:t xml:space="preserve">        </w:t>
              </w:r>
              <w:r>
                <w:rPr>
                  <w:rFonts w:ascii="標楷體" w:eastAsia="標楷體" w:hAnsi="標楷體" w:hint="eastAsia"/>
                  <w:lang w:eastAsia="zh-HK"/>
                </w:rPr>
                <w:t>依據</w:t>
              </w:r>
              <w:r>
                <w:rPr>
                  <w:rFonts w:ascii="標楷體" w:eastAsia="標楷體" w:hAnsi="標楷體" w:hint="eastAsia"/>
                </w:rPr>
                <w:t>[</w:t>
              </w:r>
              <w:r>
                <w:rPr>
                  <w:rFonts w:ascii="標楷體" w:eastAsia="標楷體" w:hAnsi="標楷體" w:hint="eastAsia"/>
                  <w:lang w:eastAsia="zh-HK"/>
                </w:rPr>
                <w:t>訪談日期</w:t>
              </w:r>
              <w:r w:rsidRPr="00323EBD">
                <w:rPr>
                  <w:rFonts w:ascii="標楷體" w:eastAsia="標楷體" w:hAnsi="標楷體" w:hint="eastAsia"/>
                </w:rPr>
                <w:t>(</w:t>
              </w:r>
            </w:ins>
            <w:proofErr w:type="spellStart"/>
            <w:ins w:id="6153" w:author="阿毛" w:date="2021-06-09T16:29:00Z">
              <w:r w:rsidRPr="003A126D">
                <w:rPr>
                  <w:rFonts w:ascii="標楷體" w:eastAsia="標楷體" w:hAnsi="標楷體" w:cs="細明體_HKSCS"/>
                  <w:kern w:val="0"/>
                </w:rPr>
                <w:t>MlaundryRecord</w:t>
              </w:r>
              <w:r>
                <w:rPr>
                  <w:rFonts w:ascii="標楷體" w:eastAsia="標楷體" w:hAnsi="標楷體" w:hint="eastAsia"/>
                </w:rPr>
                <w:t>.</w:t>
              </w:r>
            </w:ins>
            <w:ins w:id="6154" w:author="阿毛" w:date="2021-06-07T16:13:00Z">
              <w:r>
                <w:rPr>
                  <w:rFonts w:ascii="標楷體" w:eastAsia="標楷體" w:hAnsi="標楷體" w:hint="eastAsia"/>
                </w:rPr>
                <w:t>Re</w:t>
              </w:r>
              <w:r>
                <w:rPr>
                  <w:rFonts w:ascii="標楷體" w:eastAsia="標楷體" w:hAnsi="標楷體"/>
                </w:rPr>
                <w:t>CordDate</w:t>
              </w:r>
              <w:proofErr w:type="spellEnd"/>
              <w:r w:rsidRPr="00323EBD">
                <w:rPr>
                  <w:rFonts w:ascii="標楷體" w:eastAsia="標楷體" w:hAnsi="標楷體"/>
                </w:rPr>
                <w:t>)</w:t>
              </w:r>
              <w:r>
                <w:rPr>
                  <w:rFonts w:ascii="標楷體" w:eastAsia="標楷體" w:hAnsi="標楷體" w:hint="eastAsia"/>
                </w:rPr>
                <w:t>]查詢</w:t>
              </w:r>
            </w:ins>
          </w:p>
          <w:p w14:paraId="5846A578" w14:textId="77777777" w:rsidR="004C05AA" w:rsidRPr="00006F65" w:rsidRDefault="004C05AA" w:rsidP="0094025F">
            <w:pPr>
              <w:rPr>
                <w:ins w:id="6155" w:author="阿毛" w:date="2021-06-07T16:13:00Z"/>
                <w:rFonts w:ascii="標楷體" w:eastAsia="標楷體" w:hAnsi="標楷體"/>
                <w:lang w:eastAsia="zh-HK"/>
              </w:rPr>
            </w:pPr>
            <w:ins w:id="6156" w:author="智誠 楊" w:date="2021-05-07T16:36:00Z">
              <w:r>
                <w:rPr>
                  <w:rFonts w:ascii="標楷體" w:eastAsia="標楷體" w:hAnsi="標楷體" w:hint="eastAsia"/>
                </w:rPr>
                <w:t xml:space="preserve">  </w:t>
              </w:r>
              <w:r w:rsidRPr="00323EBD">
                <w:rPr>
                  <w:rFonts w:ascii="標楷體" w:eastAsia="標楷體" w:hAnsi="標楷體" w:hint="eastAsia"/>
                </w:rPr>
                <w:t>(</w:t>
              </w:r>
            </w:ins>
            <w:ins w:id="6157" w:author="智誠 楊" w:date="2021-05-08T19:00:00Z">
              <w:r>
                <w:rPr>
                  <w:rFonts w:ascii="標楷體" w:eastAsia="標楷體" w:hAnsi="標楷體"/>
                </w:rPr>
                <w:t>2</w:t>
              </w:r>
            </w:ins>
            <w:ins w:id="6158" w:author="智誠 楊" w:date="2021-05-07T16:36:00Z">
              <w:r w:rsidRPr="00323EBD">
                <w:rPr>
                  <w:rFonts w:ascii="標楷體" w:eastAsia="標楷體" w:hAnsi="標楷體"/>
                </w:rPr>
                <w:t>).</w:t>
              </w:r>
            </w:ins>
            <w:ins w:id="6159" w:author="阿毛" w:date="2021-06-07T16:13:00Z">
              <w:r w:rsidRPr="00323EBD">
                <w:rPr>
                  <w:rFonts w:ascii="標楷體" w:eastAsia="標楷體" w:hAnsi="標楷體" w:hint="eastAsia"/>
                  <w:lang w:eastAsia="zh-HK"/>
                </w:rPr>
                <w:t>「</w:t>
              </w:r>
              <w:r>
                <w:rPr>
                  <w:rFonts w:ascii="標楷體" w:eastAsia="標楷體" w:hAnsi="標楷體" w:hint="eastAsia"/>
                  <w:lang w:eastAsia="zh-HK"/>
                </w:rPr>
                <w:t>還款日期起迄</w:t>
              </w:r>
              <w:r w:rsidRPr="00323EBD">
                <w:rPr>
                  <w:rFonts w:ascii="標楷體" w:eastAsia="標楷體" w:hAnsi="標楷體" w:hint="eastAsia"/>
                  <w:lang w:eastAsia="zh-HK"/>
                </w:rPr>
                <w:t>」</w:t>
              </w:r>
              <w:r>
                <w:rPr>
                  <w:rFonts w:ascii="標楷體" w:eastAsia="標楷體" w:hAnsi="標楷體" w:hint="eastAsia"/>
                  <w:lang w:eastAsia="zh-HK"/>
                </w:rPr>
                <w:t>有值時</w:t>
              </w:r>
            </w:ins>
          </w:p>
          <w:p w14:paraId="2946C77C" w14:textId="77777777" w:rsidR="004C05AA" w:rsidDel="00626EFB" w:rsidRDefault="004C05AA" w:rsidP="0094025F">
            <w:pPr>
              <w:rPr>
                <w:del w:id="6160" w:author="阿毛" w:date="2021-06-07T16:09:00Z"/>
                <w:rFonts w:ascii="標楷體" w:eastAsia="標楷體" w:hAnsi="標楷體"/>
              </w:rPr>
            </w:pPr>
            <w:ins w:id="6161" w:author="阿毛" w:date="2021-06-07T16:13:00Z">
              <w:r>
                <w:rPr>
                  <w:rFonts w:ascii="標楷體" w:eastAsia="標楷體" w:hAnsi="標楷體" w:hint="eastAsia"/>
                </w:rPr>
                <w:t xml:space="preserve">        依據</w:t>
              </w:r>
            </w:ins>
            <w:ins w:id="6162" w:author="阿毛" w:date="2021-06-07T15:57:00Z">
              <w:r>
                <w:rPr>
                  <w:rFonts w:ascii="標楷體" w:eastAsia="標楷體" w:hAnsi="標楷體" w:hint="eastAsia"/>
                </w:rPr>
                <w:t>[</w:t>
              </w:r>
            </w:ins>
            <w:ins w:id="6163" w:author="智誠 楊" w:date="2021-05-07T16:36:00Z">
              <w:r>
                <w:rPr>
                  <w:rFonts w:ascii="標楷體" w:eastAsia="標楷體" w:hAnsi="標楷體" w:hint="eastAsia"/>
                  <w:lang w:eastAsia="zh-HK"/>
                </w:rPr>
                <w:t>還款日期</w:t>
              </w:r>
              <w:r w:rsidRPr="00323EBD">
                <w:rPr>
                  <w:rFonts w:ascii="標楷體" w:eastAsia="標楷體" w:hAnsi="標楷體" w:hint="eastAsia"/>
                </w:rPr>
                <w:t>(</w:t>
              </w:r>
            </w:ins>
            <w:proofErr w:type="spellStart"/>
            <w:ins w:id="6164" w:author="阿毛" w:date="2021-06-09T16:29:00Z">
              <w:r w:rsidRPr="003A126D">
                <w:rPr>
                  <w:rFonts w:ascii="標楷體" w:eastAsia="標楷體" w:hAnsi="標楷體" w:cs="細明體_HKSCS"/>
                  <w:kern w:val="0"/>
                </w:rPr>
                <w:t>MlaundryRecord</w:t>
              </w:r>
              <w:r>
                <w:rPr>
                  <w:rFonts w:ascii="標楷體" w:eastAsia="標楷體" w:hAnsi="標楷體" w:hint="eastAsia"/>
                </w:rPr>
                <w:t>.</w:t>
              </w:r>
            </w:ins>
            <w:ins w:id="6165" w:author="智誠 楊" w:date="2021-05-07T16:40:00Z">
              <w:r w:rsidRPr="00006F65">
                <w:rPr>
                  <w:rFonts w:ascii="標楷體" w:eastAsia="標楷體" w:hAnsi="標楷體"/>
                </w:rPr>
                <w:t>ActualRepayDate</w:t>
              </w:r>
            </w:ins>
            <w:proofErr w:type="spellEnd"/>
            <w:ins w:id="6166" w:author="智誠 楊" w:date="2021-05-07T16:36:00Z">
              <w:r w:rsidRPr="00323EBD">
                <w:rPr>
                  <w:rFonts w:ascii="標楷體" w:eastAsia="標楷體" w:hAnsi="標楷體"/>
                </w:rPr>
                <w:t>)</w:t>
              </w:r>
            </w:ins>
            <w:ins w:id="6167" w:author="阿毛" w:date="2021-06-07T15:57:00Z">
              <w:r>
                <w:rPr>
                  <w:rFonts w:ascii="標楷體" w:eastAsia="標楷體" w:hAnsi="標楷體" w:hint="eastAsia"/>
                </w:rPr>
                <w:t>]</w:t>
              </w:r>
            </w:ins>
            <w:ins w:id="6168" w:author="阿毛" w:date="2021-06-07T16:13:00Z">
              <w:r>
                <w:rPr>
                  <w:rFonts w:ascii="標楷體" w:eastAsia="標楷體" w:hAnsi="標楷體" w:hint="eastAsia"/>
                </w:rPr>
                <w:t>查詢</w:t>
              </w:r>
            </w:ins>
            <w:ins w:id="6169" w:author="智誠 楊" w:date="2021-05-07T16:36:00Z">
              <w:del w:id="6170" w:author="阿毛" w:date="2021-06-07T16:13:00Z">
                <w:r w:rsidRPr="00323EBD" w:rsidDel="00626EFB">
                  <w:rPr>
                    <w:rFonts w:ascii="標楷體" w:eastAsia="標楷體" w:hAnsi="標楷體" w:hint="eastAsia"/>
                  </w:rPr>
                  <w:delText xml:space="preserve"> </w:delText>
                </w:r>
              </w:del>
            </w:ins>
            <w:ins w:id="6171" w:author="智誠 楊" w:date="2021-05-07T16:37:00Z">
              <w:del w:id="6172" w:author="阿毛" w:date="2021-06-07T16:13:00Z">
                <w:r w:rsidDel="00626EFB">
                  <w:rPr>
                    <w:rFonts w:ascii="標楷體" w:eastAsia="標楷體" w:hAnsi="標楷體" w:hint="eastAsia"/>
                  </w:rPr>
                  <w:delText>B</w:delText>
                </w:r>
                <w:r w:rsidDel="00626EFB">
                  <w:rPr>
                    <w:rFonts w:ascii="標楷體" w:eastAsia="標楷體" w:hAnsi="標楷體"/>
                  </w:rPr>
                  <w:delText>etween</w:delText>
                </w:r>
              </w:del>
            </w:ins>
            <w:ins w:id="6173" w:author="智誠 楊" w:date="2021-05-07T16:36:00Z">
              <w:del w:id="6174" w:author="阿毛" w:date="2021-06-07T16:13:00Z">
                <w:r w:rsidRPr="00323EBD" w:rsidDel="00626EFB">
                  <w:rPr>
                    <w:rFonts w:ascii="標楷體" w:eastAsia="標楷體" w:hAnsi="標楷體" w:hint="eastAsia"/>
                  </w:rPr>
                  <w:delText xml:space="preserve"> </w:delText>
                </w:r>
                <w:r w:rsidRPr="00323EBD" w:rsidDel="00626EFB">
                  <w:rPr>
                    <w:rFonts w:ascii="標楷體" w:eastAsia="標楷體" w:hAnsi="標楷體" w:hint="eastAsia"/>
                    <w:lang w:eastAsia="zh-HK"/>
                  </w:rPr>
                  <w:delText>輸入條件「</w:delText>
                </w:r>
              </w:del>
            </w:ins>
            <w:ins w:id="6175" w:author="智誠 楊" w:date="2021-05-07T16:40:00Z">
              <w:del w:id="6176" w:author="阿毛" w:date="2021-06-07T16:13:00Z">
                <w:r w:rsidDel="00626EFB">
                  <w:rPr>
                    <w:rFonts w:ascii="標楷體" w:eastAsia="標楷體" w:hAnsi="標楷體" w:hint="eastAsia"/>
                    <w:lang w:eastAsia="zh-HK"/>
                  </w:rPr>
                  <w:delText>還</w:delText>
                </w:r>
              </w:del>
              <w:del w:id="6177" w:author="阿毛" w:date="2021-06-07T16:09:00Z">
                <w:r w:rsidDel="00626EFB">
                  <w:rPr>
                    <w:rFonts w:ascii="標楷體" w:eastAsia="標楷體" w:hAnsi="標楷體" w:hint="eastAsia"/>
                  </w:rPr>
                  <w:delText xml:space="preserve"> </w:delText>
                </w:r>
                <w:r w:rsidDel="00626EFB">
                  <w:rPr>
                    <w:rFonts w:ascii="標楷體" w:eastAsia="標楷體" w:hAnsi="標楷體" w:hint="eastAsia"/>
                    <w:lang w:eastAsia="zh-HK"/>
                  </w:rPr>
                  <w:delText xml:space="preserve">　　</w:delText>
                </w:r>
              </w:del>
            </w:ins>
          </w:p>
          <w:p w14:paraId="1B5FA030" w14:textId="77777777" w:rsidR="004C05AA" w:rsidRDefault="004C05AA" w:rsidP="0094025F">
            <w:pPr>
              <w:rPr>
                <w:ins w:id="6178" w:author="阿毛" w:date="2021-06-07T16:13:00Z"/>
                <w:rFonts w:ascii="標楷體" w:eastAsia="標楷體" w:hAnsi="標楷體"/>
                <w:lang w:eastAsia="zh-HK"/>
              </w:rPr>
            </w:pPr>
          </w:p>
          <w:p w14:paraId="3E91177F" w14:textId="77777777" w:rsidR="004C05AA" w:rsidRPr="00006F65" w:rsidDel="00626EFB" w:rsidRDefault="004C05AA" w:rsidP="0094025F">
            <w:pPr>
              <w:rPr>
                <w:ins w:id="6179" w:author="智誠 楊" w:date="2021-05-07T16:34:00Z"/>
                <w:del w:id="6180" w:author="阿毛" w:date="2021-06-07T16:13:00Z"/>
                <w:rFonts w:ascii="標楷體" w:eastAsia="標楷體" w:hAnsi="標楷體"/>
                <w:lang w:eastAsia="zh-HK"/>
              </w:rPr>
            </w:pPr>
            <w:ins w:id="6181" w:author="智誠 楊" w:date="2021-05-07T16:40:00Z">
              <w:del w:id="6182" w:author="阿毛" w:date="2021-06-07T16:09:00Z">
                <w:r w:rsidDel="00626EFB">
                  <w:rPr>
                    <w:rFonts w:ascii="標楷體" w:eastAsia="標楷體" w:hAnsi="標楷體" w:hint="eastAsia"/>
                    <w:lang w:eastAsia="zh-HK"/>
                  </w:rPr>
                  <w:delText xml:space="preserve">　　　</w:delText>
                </w:r>
              </w:del>
              <w:del w:id="6183" w:author="阿毛" w:date="2021-06-07T16:13:00Z">
                <w:r w:rsidDel="00626EFB">
                  <w:rPr>
                    <w:rFonts w:ascii="標楷體" w:eastAsia="標楷體" w:hAnsi="標楷體" w:hint="eastAsia"/>
                    <w:lang w:eastAsia="zh-HK"/>
                  </w:rPr>
                  <w:delText>款日期</w:delText>
                </w:r>
              </w:del>
            </w:ins>
            <w:ins w:id="6184" w:author="智誠 楊" w:date="2021-05-07T16:55:00Z">
              <w:del w:id="6185" w:author="阿毛" w:date="2021-06-07T16:13:00Z">
                <w:r w:rsidDel="00626EFB">
                  <w:rPr>
                    <w:rFonts w:ascii="標楷體" w:eastAsia="標楷體" w:hAnsi="標楷體" w:hint="eastAsia"/>
                    <w:lang w:eastAsia="zh-HK"/>
                  </w:rPr>
                  <w:delText>起迄</w:delText>
                </w:r>
              </w:del>
            </w:ins>
            <w:ins w:id="6186" w:author="智誠 楊" w:date="2021-05-07T16:36:00Z">
              <w:del w:id="6187" w:author="阿毛" w:date="2021-06-07T16:13:00Z">
                <w:r w:rsidRPr="00323EBD" w:rsidDel="00626EFB">
                  <w:rPr>
                    <w:rFonts w:ascii="標楷體" w:eastAsia="標楷體" w:hAnsi="標楷體" w:hint="eastAsia"/>
                    <w:lang w:eastAsia="zh-HK"/>
                  </w:rPr>
                  <w:delText>」</w:delText>
                </w:r>
              </w:del>
            </w:ins>
          </w:p>
          <w:p w14:paraId="5F3F369B" w14:textId="77777777" w:rsidR="004C05AA" w:rsidRDefault="004C05AA" w:rsidP="0094025F">
            <w:pPr>
              <w:rPr>
                <w:ins w:id="6188" w:author="阿毛" w:date="2021-06-07T16:22:00Z"/>
                <w:rFonts w:ascii="標楷體" w:eastAsia="標楷體" w:hAnsi="標楷體"/>
              </w:rPr>
            </w:pPr>
            <w:ins w:id="6189" w:author="智誠 楊" w:date="2021-05-07T16:34:00Z">
              <w:r w:rsidRPr="00323EBD">
                <w:rPr>
                  <w:rFonts w:ascii="標楷體" w:eastAsia="標楷體" w:hAnsi="標楷體" w:hint="eastAsia"/>
                </w:rPr>
                <w:t>4.資料排序:</w:t>
              </w:r>
            </w:ins>
          </w:p>
          <w:p w14:paraId="171EBF7D" w14:textId="77777777" w:rsidR="004C05AA" w:rsidRDefault="004C05AA" w:rsidP="0094025F">
            <w:pPr>
              <w:rPr>
                <w:ins w:id="6190" w:author="阿毛" w:date="2021-06-07T16:22:00Z"/>
                <w:rFonts w:ascii="標楷體" w:eastAsia="標楷體" w:hAnsi="標楷體"/>
                <w:lang w:eastAsia="zh-HK"/>
              </w:rPr>
            </w:pPr>
            <w:ins w:id="6191" w:author="阿毛" w:date="2021-06-07T16:22:00Z">
              <w:r>
                <w:rPr>
                  <w:rFonts w:ascii="標楷體" w:eastAsia="標楷體" w:hAnsi="標楷體" w:hint="eastAsia"/>
                </w:rPr>
                <w:t xml:space="preserve">  (1).[</w:t>
              </w:r>
            </w:ins>
            <w:ins w:id="6192" w:author="智誠 楊" w:date="2021-05-07T16:34:00Z">
              <w:del w:id="6193" w:author="阿毛" w:date="2021-06-07T16:22:00Z">
                <w:r w:rsidRPr="00323EBD" w:rsidDel="001266A6">
                  <w:rPr>
                    <w:rFonts w:ascii="標楷體" w:eastAsia="標楷體" w:hAnsi="標楷體" w:hint="eastAsia"/>
                  </w:rPr>
                  <w:delText>查詢結果</w:delText>
                </w:r>
                <w:r w:rsidRPr="00323EBD" w:rsidDel="001266A6">
                  <w:rPr>
                    <w:rFonts w:ascii="標楷體" w:eastAsia="標楷體" w:hAnsi="標楷體" w:hint="eastAsia"/>
                    <w:lang w:eastAsia="zh-HK"/>
                  </w:rPr>
                  <w:delText>「</w:delText>
                </w:r>
              </w:del>
            </w:ins>
            <w:ins w:id="6194" w:author="智誠 楊" w:date="2021-05-07T16:40:00Z">
              <w:r>
                <w:rPr>
                  <w:rFonts w:ascii="標楷體" w:eastAsia="標楷體" w:hAnsi="標楷體" w:hint="eastAsia"/>
                  <w:lang w:eastAsia="zh-HK"/>
                </w:rPr>
                <w:t>訪談日期</w:t>
              </w:r>
            </w:ins>
            <w:ins w:id="6195" w:author="阿毛" w:date="2021-06-07T16:22:00Z">
              <w:r>
                <w:rPr>
                  <w:rFonts w:ascii="標楷體" w:eastAsia="標楷體" w:hAnsi="標楷體" w:hint="eastAsia"/>
                </w:rPr>
                <w:t>(</w:t>
              </w:r>
            </w:ins>
            <w:proofErr w:type="spellStart"/>
            <w:ins w:id="6196" w:author="阿毛" w:date="2021-06-07T16:23:00Z">
              <w:r w:rsidRPr="003A126D">
                <w:rPr>
                  <w:rFonts w:ascii="標楷體" w:eastAsia="標楷體" w:hAnsi="標楷體" w:cs="細明體_HKSCS"/>
                  <w:kern w:val="0"/>
                </w:rPr>
                <w:t>MlaundryRecord</w:t>
              </w:r>
              <w:r>
                <w:rPr>
                  <w:rFonts w:ascii="標楷體" w:eastAsia="標楷體" w:hAnsi="標楷體" w:cs="細明體_HKSCS" w:hint="eastAsia"/>
                  <w:kern w:val="0"/>
                </w:rPr>
                <w:t>.</w:t>
              </w:r>
              <w:r>
                <w:rPr>
                  <w:rFonts w:ascii="標楷體" w:eastAsia="標楷體" w:hAnsi="標楷體" w:hint="eastAsia"/>
                </w:rPr>
                <w:t>Re</w:t>
              </w:r>
              <w:r>
                <w:rPr>
                  <w:rFonts w:ascii="標楷體" w:eastAsia="標楷體" w:hAnsi="標楷體"/>
                </w:rPr>
                <w:t>CordDate</w:t>
              </w:r>
            </w:ins>
            <w:proofErr w:type="spellEnd"/>
            <w:ins w:id="6197" w:author="阿毛" w:date="2021-06-07T16:22:00Z">
              <w:r>
                <w:rPr>
                  <w:rFonts w:ascii="標楷體" w:eastAsia="標楷體" w:hAnsi="標楷體" w:hint="eastAsia"/>
                </w:rPr>
                <w:t>)</w:t>
              </w:r>
            </w:ins>
            <w:ins w:id="6198" w:author="阿毛" w:date="2021-06-07T16:23:00Z">
              <w:r>
                <w:rPr>
                  <w:rFonts w:ascii="標楷體" w:eastAsia="標楷體" w:hAnsi="標楷體" w:hint="eastAsia"/>
                </w:rPr>
                <w:t>](</w:t>
              </w:r>
              <w:r w:rsidRPr="00323EBD">
                <w:rPr>
                  <w:rFonts w:ascii="標楷體" w:eastAsia="標楷體" w:hAnsi="標楷體" w:hint="eastAsia"/>
                  <w:lang w:eastAsia="zh-HK"/>
                </w:rPr>
                <w:t>由小到大</w:t>
              </w:r>
              <w:r>
                <w:rPr>
                  <w:rFonts w:ascii="標楷體" w:eastAsia="標楷體" w:hAnsi="標楷體" w:hint="eastAsia"/>
                </w:rPr>
                <w:t>)</w:t>
              </w:r>
            </w:ins>
          </w:p>
          <w:p w14:paraId="11A4D676" w14:textId="77777777" w:rsidR="004C05AA" w:rsidRDefault="004C05AA" w:rsidP="0094025F">
            <w:pPr>
              <w:rPr>
                <w:ins w:id="6199" w:author="阿毛" w:date="2021-06-07T16:23:00Z"/>
                <w:rFonts w:ascii="標楷體" w:eastAsia="標楷體" w:hAnsi="標楷體"/>
                <w:lang w:eastAsia="zh-HK"/>
              </w:rPr>
            </w:pPr>
            <w:ins w:id="6200" w:author="阿毛" w:date="2021-06-07T16:22:00Z">
              <w:r>
                <w:rPr>
                  <w:rFonts w:ascii="標楷體" w:eastAsia="標楷體" w:hAnsi="標楷體" w:hint="eastAsia"/>
                </w:rPr>
                <w:t xml:space="preserve">  (2).[</w:t>
              </w:r>
            </w:ins>
            <w:ins w:id="6201" w:author="智誠 楊" w:date="2021-05-07T16:40:00Z">
              <w:del w:id="6202" w:author="阿毛" w:date="2021-06-07T16:22:00Z">
                <w:r w:rsidDel="001266A6">
                  <w:rPr>
                    <w:rFonts w:ascii="標楷體" w:eastAsia="標楷體" w:hAnsi="標楷體" w:hint="eastAsia"/>
                    <w:lang w:eastAsia="zh-HK"/>
                  </w:rPr>
                  <w:delText>、</w:delText>
                </w:r>
              </w:del>
            </w:ins>
            <w:ins w:id="6203" w:author="智誠 楊" w:date="2021-05-07T16:41:00Z">
              <w:r>
                <w:rPr>
                  <w:rFonts w:ascii="標楷體" w:eastAsia="標楷體" w:hAnsi="標楷體" w:hint="eastAsia"/>
                  <w:lang w:eastAsia="zh-HK"/>
                </w:rPr>
                <w:t>還款日期</w:t>
              </w:r>
            </w:ins>
            <w:ins w:id="6204" w:author="阿毛" w:date="2021-06-07T16:22:00Z">
              <w:r>
                <w:rPr>
                  <w:rFonts w:ascii="標楷體" w:eastAsia="標楷體" w:hAnsi="標楷體" w:hint="eastAsia"/>
                </w:rPr>
                <w:t>(</w:t>
              </w:r>
            </w:ins>
            <w:proofErr w:type="spellStart"/>
            <w:ins w:id="6205" w:author="阿毛" w:date="2021-06-07T16:23:00Z">
              <w:r w:rsidRPr="003A126D">
                <w:rPr>
                  <w:rFonts w:ascii="標楷體" w:eastAsia="標楷體" w:hAnsi="標楷體" w:cs="細明體_HKSCS"/>
                  <w:kern w:val="0"/>
                </w:rPr>
                <w:t>MlaundryRecord</w:t>
              </w:r>
              <w:r>
                <w:rPr>
                  <w:rFonts w:ascii="標楷體" w:eastAsia="標楷體" w:hAnsi="標楷體" w:cs="細明體_HKSCS" w:hint="eastAsia"/>
                  <w:kern w:val="0"/>
                </w:rPr>
                <w:t>.</w:t>
              </w:r>
              <w:r w:rsidRPr="00006F65">
                <w:rPr>
                  <w:rFonts w:ascii="標楷體" w:eastAsia="標楷體" w:hAnsi="標楷體"/>
                </w:rPr>
                <w:t>ActualRepayDate</w:t>
              </w:r>
            </w:ins>
            <w:proofErr w:type="spellEnd"/>
            <w:ins w:id="6206" w:author="阿毛" w:date="2021-06-07T16:22:00Z">
              <w:r>
                <w:rPr>
                  <w:rFonts w:ascii="標楷體" w:eastAsia="標楷體" w:hAnsi="標楷體" w:hint="eastAsia"/>
                </w:rPr>
                <w:t>)</w:t>
              </w:r>
            </w:ins>
            <w:ins w:id="6207" w:author="阿毛" w:date="2021-06-07T16:23:00Z">
              <w:r>
                <w:rPr>
                  <w:rFonts w:ascii="標楷體" w:eastAsia="標楷體" w:hAnsi="標楷體" w:hint="eastAsia"/>
                </w:rPr>
                <w:t>](</w:t>
              </w:r>
            </w:ins>
            <w:ins w:id="6208" w:author="智誠 楊" w:date="2021-05-07T16:34:00Z">
              <w:del w:id="6209" w:author="阿毛" w:date="2021-06-07T16:22:00Z">
                <w:r w:rsidRPr="00323EBD" w:rsidDel="001266A6">
                  <w:rPr>
                    <w:rFonts w:ascii="標楷體" w:eastAsia="標楷體" w:hAnsi="標楷體" w:hint="eastAsia"/>
                    <w:lang w:eastAsia="zh-HK"/>
                  </w:rPr>
                  <w:delText>」</w:delText>
                </w:r>
              </w:del>
              <w:r w:rsidRPr="00323EBD">
                <w:rPr>
                  <w:rFonts w:ascii="標楷體" w:eastAsia="標楷體" w:hAnsi="標楷體" w:hint="eastAsia"/>
                  <w:lang w:eastAsia="zh-HK"/>
                </w:rPr>
                <w:t>由小</w:t>
              </w:r>
            </w:ins>
            <w:ins w:id="6210" w:author="阿毛" w:date="2021-06-07T16:23:00Z">
              <w:r>
                <w:rPr>
                  <w:rFonts w:ascii="標楷體" w:eastAsia="標楷體" w:hAnsi="標楷體" w:hint="eastAsia"/>
                </w:rPr>
                <w:t xml:space="preserve">   </w:t>
              </w:r>
            </w:ins>
          </w:p>
          <w:p w14:paraId="7BC41B3F" w14:textId="77777777" w:rsidR="004C05AA" w:rsidRPr="00323EBD" w:rsidRDefault="004C05AA" w:rsidP="0094025F">
            <w:pPr>
              <w:rPr>
                <w:ins w:id="6211" w:author="智誠 楊" w:date="2021-05-07T16:34:00Z"/>
                <w:rFonts w:ascii="標楷體" w:eastAsia="標楷體" w:hAnsi="標楷體"/>
                <w:lang w:eastAsia="zh-HK"/>
              </w:rPr>
            </w:pPr>
            <w:ins w:id="6212" w:author="阿毛" w:date="2021-06-07T16:23:00Z">
              <w:r>
                <w:rPr>
                  <w:rFonts w:ascii="標楷體" w:eastAsia="標楷體" w:hAnsi="標楷體" w:hint="eastAsia"/>
                </w:rPr>
                <w:t xml:space="preserve">       </w:t>
              </w:r>
            </w:ins>
            <w:ins w:id="6213" w:author="智誠 楊" w:date="2021-05-07T16:34:00Z">
              <w:r w:rsidRPr="00323EBD">
                <w:rPr>
                  <w:rFonts w:ascii="標楷體" w:eastAsia="標楷體" w:hAnsi="標楷體" w:hint="eastAsia"/>
                  <w:lang w:eastAsia="zh-HK"/>
                </w:rPr>
                <w:t>到大</w:t>
              </w:r>
            </w:ins>
            <w:ins w:id="6214" w:author="阿毛" w:date="2021-06-07T16:23:00Z">
              <w:r>
                <w:rPr>
                  <w:rFonts w:ascii="標楷體" w:eastAsia="標楷體" w:hAnsi="標楷體" w:hint="eastAsia"/>
                </w:rPr>
                <w:t>)</w:t>
              </w:r>
            </w:ins>
            <w:ins w:id="6215" w:author="智誠 楊" w:date="2021-05-07T16:34:00Z">
              <w:del w:id="6216" w:author="阿毛" w:date="2021-06-07T16:22:00Z">
                <w:r w:rsidRPr="00323EBD" w:rsidDel="001266A6">
                  <w:rPr>
                    <w:rFonts w:ascii="標楷體" w:eastAsia="標楷體" w:hAnsi="標楷體" w:hint="eastAsia"/>
                    <w:lang w:eastAsia="zh-HK"/>
                  </w:rPr>
                  <w:delText>排序</w:delText>
                </w:r>
              </w:del>
            </w:ins>
          </w:p>
        </w:tc>
      </w:tr>
      <w:tr w:rsidR="004C05AA" w:rsidRPr="00362205" w14:paraId="2549BD3C" w14:textId="77777777" w:rsidTr="0094025F">
        <w:trPr>
          <w:trHeight w:val="321"/>
          <w:ins w:id="6217" w:author="智誠 楊" w:date="2021-05-07T16:34:00Z"/>
          <w:trPrChange w:id="6218" w:author="阿毛" w:date="2021-06-09T16:29:00Z">
            <w:trPr>
              <w:trHeight w:val="321"/>
            </w:trPr>
          </w:trPrChange>
        </w:trPr>
        <w:tc>
          <w:tcPr>
            <w:tcW w:w="1548" w:type="dxa"/>
            <w:tcBorders>
              <w:top w:val="single" w:sz="8" w:space="0" w:color="000000"/>
              <w:bottom w:val="single" w:sz="8" w:space="0" w:color="000000"/>
              <w:right w:val="single" w:sz="8" w:space="0" w:color="000000"/>
            </w:tcBorders>
            <w:shd w:val="clear" w:color="auto" w:fill="F3F3F3"/>
            <w:tcPrChange w:id="6219" w:author="阿毛" w:date="2021-06-09T16:29:00Z">
              <w:tcPr>
                <w:tcW w:w="1548" w:type="dxa"/>
                <w:tcBorders>
                  <w:top w:val="single" w:sz="8" w:space="0" w:color="000000"/>
                  <w:bottom w:val="single" w:sz="8" w:space="0" w:color="000000"/>
                  <w:right w:val="single" w:sz="8" w:space="0" w:color="000000"/>
                </w:tcBorders>
                <w:shd w:val="clear" w:color="auto" w:fill="F3F3F3"/>
              </w:tcPr>
            </w:tcPrChange>
          </w:tcPr>
          <w:p w14:paraId="5DA6C98D" w14:textId="77777777" w:rsidR="004C05AA" w:rsidRPr="00362205" w:rsidRDefault="004C05AA" w:rsidP="0094025F">
            <w:pPr>
              <w:rPr>
                <w:ins w:id="6220" w:author="智誠 楊" w:date="2021-05-07T16:34:00Z"/>
                <w:rFonts w:ascii="標楷體" w:eastAsia="標楷體" w:hAnsi="標楷體"/>
              </w:rPr>
            </w:pPr>
            <w:ins w:id="6221" w:author="智誠 楊" w:date="2021-05-07T16:34:00Z">
              <w:r w:rsidRPr="00362205">
                <w:rPr>
                  <w:rFonts w:ascii="標楷體" w:eastAsia="標楷體" w:hAnsi="標楷體"/>
                </w:rPr>
                <w:t>選用流程</w:t>
              </w:r>
            </w:ins>
          </w:p>
        </w:tc>
        <w:tc>
          <w:tcPr>
            <w:tcW w:w="7250" w:type="dxa"/>
            <w:tcBorders>
              <w:top w:val="single" w:sz="8" w:space="0" w:color="000000"/>
              <w:left w:val="single" w:sz="8" w:space="0" w:color="000000"/>
              <w:bottom w:val="single" w:sz="8" w:space="0" w:color="000000"/>
            </w:tcBorders>
            <w:tcPrChange w:id="6222" w:author="阿毛" w:date="2021-06-09T16:29:00Z">
              <w:tcPr>
                <w:tcW w:w="6318" w:type="dxa"/>
                <w:tcBorders>
                  <w:top w:val="single" w:sz="8" w:space="0" w:color="000000"/>
                  <w:left w:val="single" w:sz="8" w:space="0" w:color="000000"/>
                  <w:bottom w:val="single" w:sz="8" w:space="0" w:color="000000"/>
                </w:tcBorders>
              </w:tcPr>
            </w:tcPrChange>
          </w:tcPr>
          <w:p w14:paraId="628F0F45" w14:textId="77777777" w:rsidR="004C05AA" w:rsidRPr="00362205" w:rsidRDefault="004C05AA" w:rsidP="0094025F">
            <w:pPr>
              <w:rPr>
                <w:ins w:id="6223" w:author="智誠 楊" w:date="2021-05-07T16:34:00Z"/>
                <w:rFonts w:ascii="標楷體" w:eastAsia="標楷體" w:hAnsi="標楷體"/>
              </w:rPr>
            </w:pPr>
          </w:p>
        </w:tc>
      </w:tr>
      <w:tr w:rsidR="004C05AA" w:rsidRPr="00362205" w14:paraId="6BA493AA" w14:textId="77777777" w:rsidTr="0094025F">
        <w:trPr>
          <w:trHeight w:val="1311"/>
          <w:ins w:id="6224" w:author="智誠 楊" w:date="2021-05-07T16:34:00Z"/>
          <w:trPrChange w:id="6225" w:author="阿毛" w:date="2021-06-09T16:29:00Z">
            <w:trPr>
              <w:trHeight w:val="1311"/>
            </w:trPr>
          </w:trPrChange>
        </w:trPr>
        <w:tc>
          <w:tcPr>
            <w:tcW w:w="1548" w:type="dxa"/>
            <w:tcBorders>
              <w:top w:val="single" w:sz="8" w:space="0" w:color="000000"/>
              <w:bottom w:val="single" w:sz="8" w:space="0" w:color="000000"/>
              <w:right w:val="single" w:sz="8" w:space="0" w:color="000000"/>
            </w:tcBorders>
            <w:shd w:val="clear" w:color="auto" w:fill="F3F3F3"/>
            <w:tcPrChange w:id="6226" w:author="阿毛" w:date="2021-06-09T16:29:00Z">
              <w:tcPr>
                <w:tcW w:w="1548" w:type="dxa"/>
                <w:tcBorders>
                  <w:top w:val="single" w:sz="8" w:space="0" w:color="000000"/>
                  <w:bottom w:val="single" w:sz="8" w:space="0" w:color="000000"/>
                  <w:right w:val="single" w:sz="8" w:space="0" w:color="000000"/>
                </w:tcBorders>
                <w:shd w:val="clear" w:color="auto" w:fill="F3F3F3"/>
              </w:tcPr>
            </w:tcPrChange>
          </w:tcPr>
          <w:p w14:paraId="18ED613E" w14:textId="77777777" w:rsidR="004C05AA" w:rsidRPr="00362205" w:rsidRDefault="004C05AA" w:rsidP="0094025F">
            <w:pPr>
              <w:rPr>
                <w:ins w:id="6227" w:author="智誠 楊" w:date="2021-05-07T16:34:00Z"/>
                <w:rFonts w:ascii="標楷體" w:eastAsia="標楷體" w:hAnsi="標楷體"/>
              </w:rPr>
            </w:pPr>
            <w:ins w:id="6228" w:author="智誠 楊" w:date="2021-05-07T16:34:00Z">
              <w:r w:rsidRPr="00362205">
                <w:rPr>
                  <w:rFonts w:ascii="標楷體" w:eastAsia="標楷體" w:hAnsi="標楷體"/>
                </w:rPr>
                <w:t>例外流程</w:t>
              </w:r>
            </w:ins>
          </w:p>
        </w:tc>
        <w:tc>
          <w:tcPr>
            <w:tcW w:w="7250" w:type="dxa"/>
            <w:tcBorders>
              <w:top w:val="single" w:sz="8" w:space="0" w:color="000000"/>
              <w:left w:val="single" w:sz="8" w:space="0" w:color="000000"/>
              <w:bottom w:val="single" w:sz="8" w:space="0" w:color="000000"/>
            </w:tcBorders>
            <w:tcPrChange w:id="6229" w:author="阿毛" w:date="2021-06-09T16:29:00Z">
              <w:tcPr>
                <w:tcW w:w="6318" w:type="dxa"/>
                <w:tcBorders>
                  <w:top w:val="single" w:sz="8" w:space="0" w:color="000000"/>
                  <w:left w:val="single" w:sz="8" w:space="0" w:color="000000"/>
                  <w:bottom w:val="single" w:sz="8" w:space="0" w:color="000000"/>
                </w:tcBorders>
              </w:tcPr>
            </w:tcPrChange>
          </w:tcPr>
          <w:p w14:paraId="65B85512" w14:textId="77777777" w:rsidR="004C05AA" w:rsidRPr="00362205" w:rsidRDefault="004C05AA" w:rsidP="0094025F">
            <w:pPr>
              <w:rPr>
                <w:ins w:id="6230" w:author="智誠 楊" w:date="2021-05-07T16:34:00Z"/>
                <w:rFonts w:ascii="標楷體" w:eastAsia="標楷體" w:hAnsi="標楷體"/>
              </w:rPr>
            </w:pPr>
          </w:p>
        </w:tc>
      </w:tr>
      <w:tr w:rsidR="004C05AA" w:rsidRPr="00362205" w14:paraId="2E211DFB" w14:textId="77777777" w:rsidTr="0094025F">
        <w:trPr>
          <w:trHeight w:val="278"/>
          <w:ins w:id="6231" w:author="智誠 楊" w:date="2021-05-07T16:34:00Z"/>
          <w:trPrChange w:id="6232" w:author="阿毛" w:date="2021-06-09T16:29: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6233" w:author="阿毛" w:date="2021-06-09T16:29:00Z">
              <w:tcPr>
                <w:tcW w:w="1548" w:type="dxa"/>
                <w:tcBorders>
                  <w:top w:val="single" w:sz="8" w:space="0" w:color="000000"/>
                  <w:bottom w:val="single" w:sz="8" w:space="0" w:color="000000"/>
                  <w:right w:val="single" w:sz="8" w:space="0" w:color="000000"/>
                </w:tcBorders>
                <w:shd w:val="clear" w:color="auto" w:fill="F3F3F3"/>
              </w:tcPr>
            </w:tcPrChange>
          </w:tcPr>
          <w:p w14:paraId="23C1D1D4" w14:textId="77777777" w:rsidR="004C05AA" w:rsidRPr="00362205" w:rsidRDefault="004C05AA" w:rsidP="0094025F">
            <w:pPr>
              <w:rPr>
                <w:ins w:id="6234" w:author="智誠 楊" w:date="2021-05-07T16:34:00Z"/>
                <w:rFonts w:ascii="標楷體" w:eastAsia="標楷體" w:hAnsi="標楷體"/>
              </w:rPr>
            </w:pPr>
            <w:ins w:id="6235" w:author="智誠 楊" w:date="2021-05-07T16:34:00Z">
              <w:r w:rsidRPr="00362205">
                <w:rPr>
                  <w:rFonts w:ascii="標楷體" w:eastAsia="標楷體" w:hAnsi="標楷體"/>
                </w:rPr>
                <w:t xml:space="preserve">執行後狀況 </w:t>
              </w:r>
            </w:ins>
          </w:p>
        </w:tc>
        <w:tc>
          <w:tcPr>
            <w:tcW w:w="7250" w:type="dxa"/>
            <w:tcBorders>
              <w:top w:val="single" w:sz="8" w:space="0" w:color="000000"/>
              <w:left w:val="single" w:sz="8" w:space="0" w:color="000000"/>
              <w:bottom w:val="single" w:sz="8" w:space="0" w:color="000000"/>
            </w:tcBorders>
            <w:tcPrChange w:id="6236" w:author="阿毛" w:date="2021-06-09T16:29:00Z">
              <w:tcPr>
                <w:tcW w:w="6318" w:type="dxa"/>
                <w:tcBorders>
                  <w:top w:val="single" w:sz="8" w:space="0" w:color="000000"/>
                  <w:left w:val="single" w:sz="8" w:space="0" w:color="000000"/>
                  <w:bottom w:val="single" w:sz="8" w:space="0" w:color="000000"/>
                </w:tcBorders>
              </w:tcPr>
            </w:tcPrChange>
          </w:tcPr>
          <w:p w14:paraId="5D9B693C" w14:textId="77777777" w:rsidR="004C05AA" w:rsidRPr="00362205" w:rsidRDefault="004C05AA" w:rsidP="0094025F">
            <w:pPr>
              <w:rPr>
                <w:ins w:id="6237" w:author="智誠 楊" w:date="2021-05-07T16:34:00Z"/>
                <w:rFonts w:ascii="標楷體" w:eastAsia="標楷體" w:hAnsi="標楷體"/>
              </w:rPr>
            </w:pPr>
            <w:ins w:id="6238" w:author="智誠 楊" w:date="2021-05-07T16:34:00Z">
              <w:r>
                <w:rPr>
                  <w:rFonts w:ascii="標楷體" w:eastAsia="標楷體" w:hAnsi="標楷體" w:hint="eastAsia"/>
                  <w:lang w:eastAsia="zh-HK"/>
                </w:rPr>
                <w:t>提供資料查詢輸出</w:t>
              </w:r>
            </w:ins>
          </w:p>
        </w:tc>
      </w:tr>
      <w:tr w:rsidR="004C05AA" w:rsidRPr="00362205" w14:paraId="1C31ED04" w14:textId="77777777" w:rsidTr="0094025F">
        <w:trPr>
          <w:trHeight w:val="358"/>
          <w:ins w:id="6239" w:author="智誠 楊" w:date="2021-05-07T16:34:00Z"/>
          <w:trPrChange w:id="6240" w:author="阿毛" w:date="2021-06-09T16:29:00Z">
            <w:trPr>
              <w:trHeight w:val="358"/>
            </w:trPr>
          </w:trPrChange>
        </w:trPr>
        <w:tc>
          <w:tcPr>
            <w:tcW w:w="1548" w:type="dxa"/>
            <w:tcBorders>
              <w:top w:val="single" w:sz="8" w:space="0" w:color="000000"/>
              <w:bottom w:val="single" w:sz="8" w:space="0" w:color="000000"/>
              <w:right w:val="single" w:sz="8" w:space="0" w:color="000000"/>
            </w:tcBorders>
            <w:shd w:val="clear" w:color="auto" w:fill="F3F3F3"/>
            <w:tcPrChange w:id="6241" w:author="阿毛" w:date="2021-06-09T16:29:00Z">
              <w:tcPr>
                <w:tcW w:w="1548" w:type="dxa"/>
                <w:tcBorders>
                  <w:top w:val="single" w:sz="8" w:space="0" w:color="000000"/>
                  <w:bottom w:val="single" w:sz="8" w:space="0" w:color="000000"/>
                  <w:right w:val="single" w:sz="8" w:space="0" w:color="000000"/>
                </w:tcBorders>
                <w:shd w:val="clear" w:color="auto" w:fill="F3F3F3"/>
              </w:tcPr>
            </w:tcPrChange>
          </w:tcPr>
          <w:p w14:paraId="4787F156" w14:textId="77777777" w:rsidR="004C05AA" w:rsidRPr="00362205" w:rsidRDefault="004C05AA" w:rsidP="0094025F">
            <w:pPr>
              <w:rPr>
                <w:ins w:id="6242" w:author="智誠 楊" w:date="2021-05-07T16:34:00Z"/>
                <w:rFonts w:ascii="標楷體" w:eastAsia="標楷體" w:hAnsi="標楷體"/>
              </w:rPr>
            </w:pPr>
            <w:ins w:id="6243" w:author="智誠 楊" w:date="2021-05-07T16:34:00Z">
              <w:r w:rsidRPr="00362205">
                <w:rPr>
                  <w:rFonts w:ascii="標楷體" w:eastAsia="標楷體" w:hAnsi="標楷體"/>
                </w:rPr>
                <w:t>特別需求</w:t>
              </w:r>
            </w:ins>
          </w:p>
        </w:tc>
        <w:tc>
          <w:tcPr>
            <w:tcW w:w="7250" w:type="dxa"/>
            <w:tcBorders>
              <w:top w:val="single" w:sz="8" w:space="0" w:color="000000"/>
              <w:left w:val="single" w:sz="8" w:space="0" w:color="000000"/>
              <w:bottom w:val="single" w:sz="8" w:space="0" w:color="000000"/>
            </w:tcBorders>
            <w:tcPrChange w:id="6244" w:author="阿毛" w:date="2021-06-09T16:29:00Z">
              <w:tcPr>
                <w:tcW w:w="6318" w:type="dxa"/>
                <w:tcBorders>
                  <w:top w:val="single" w:sz="8" w:space="0" w:color="000000"/>
                  <w:left w:val="single" w:sz="8" w:space="0" w:color="000000"/>
                  <w:bottom w:val="single" w:sz="8" w:space="0" w:color="000000"/>
                </w:tcBorders>
              </w:tcPr>
            </w:tcPrChange>
          </w:tcPr>
          <w:p w14:paraId="45425133" w14:textId="77777777" w:rsidR="004C05AA" w:rsidRPr="00362205" w:rsidRDefault="004C05AA" w:rsidP="0094025F">
            <w:pPr>
              <w:rPr>
                <w:ins w:id="6245" w:author="智誠 楊" w:date="2021-05-07T16:34:00Z"/>
                <w:rFonts w:ascii="標楷體" w:eastAsia="標楷體" w:hAnsi="標楷體"/>
              </w:rPr>
            </w:pPr>
          </w:p>
        </w:tc>
      </w:tr>
      <w:tr w:rsidR="004C05AA" w:rsidRPr="00362205" w14:paraId="121128E6" w14:textId="77777777" w:rsidTr="0094025F">
        <w:trPr>
          <w:trHeight w:val="278"/>
          <w:ins w:id="6246" w:author="智誠 楊" w:date="2021-05-07T16:34:00Z"/>
          <w:trPrChange w:id="6247" w:author="阿毛" w:date="2021-06-09T16:29:00Z">
            <w:trPr>
              <w:trHeight w:val="278"/>
            </w:trPr>
          </w:trPrChange>
        </w:trPr>
        <w:tc>
          <w:tcPr>
            <w:tcW w:w="1548" w:type="dxa"/>
            <w:tcBorders>
              <w:top w:val="single" w:sz="8" w:space="0" w:color="000000"/>
              <w:bottom w:val="single" w:sz="8" w:space="0" w:color="000000"/>
              <w:right w:val="single" w:sz="8" w:space="0" w:color="000000"/>
            </w:tcBorders>
            <w:shd w:val="clear" w:color="auto" w:fill="F3F3F3"/>
            <w:tcPrChange w:id="6248" w:author="阿毛" w:date="2021-06-09T16:29:00Z">
              <w:tcPr>
                <w:tcW w:w="1548" w:type="dxa"/>
                <w:tcBorders>
                  <w:top w:val="single" w:sz="8" w:space="0" w:color="000000"/>
                  <w:bottom w:val="single" w:sz="8" w:space="0" w:color="000000"/>
                  <w:right w:val="single" w:sz="8" w:space="0" w:color="000000"/>
                </w:tcBorders>
                <w:shd w:val="clear" w:color="auto" w:fill="F3F3F3"/>
              </w:tcPr>
            </w:tcPrChange>
          </w:tcPr>
          <w:p w14:paraId="425E83FA" w14:textId="77777777" w:rsidR="004C05AA" w:rsidRPr="00362205" w:rsidRDefault="004C05AA" w:rsidP="0094025F">
            <w:pPr>
              <w:rPr>
                <w:ins w:id="6249" w:author="智誠 楊" w:date="2021-05-07T16:34:00Z"/>
                <w:rFonts w:ascii="標楷體" w:eastAsia="標楷體" w:hAnsi="標楷體"/>
              </w:rPr>
            </w:pPr>
            <w:ins w:id="6250" w:author="智誠 楊" w:date="2021-05-07T16:34:00Z">
              <w:r w:rsidRPr="00362205">
                <w:rPr>
                  <w:rFonts w:ascii="標楷體" w:eastAsia="標楷體" w:hAnsi="標楷體"/>
                </w:rPr>
                <w:t xml:space="preserve">參考 </w:t>
              </w:r>
            </w:ins>
          </w:p>
        </w:tc>
        <w:tc>
          <w:tcPr>
            <w:tcW w:w="7250" w:type="dxa"/>
            <w:tcBorders>
              <w:top w:val="single" w:sz="8" w:space="0" w:color="000000"/>
              <w:left w:val="single" w:sz="8" w:space="0" w:color="000000"/>
              <w:bottom w:val="single" w:sz="8" w:space="0" w:color="000000"/>
            </w:tcBorders>
            <w:tcPrChange w:id="6251" w:author="阿毛" w:date="2021-06-09T16:29:00Z">
              <w:tcPr>
                <w:tcW w:w="6318" w:type="dxa"/>
                <w:tcBorders>
                  <w:top w:val="single" w:sz="8" w:space="0" w:color="000000"/>
                  <w:left w:val="single" w:sz="8" w:space="0" w:color="000000"/>
                  <w:bottom w:val="single" w:sz="8" w:space="0" w:color="000000"/>
                </w:tcBorders>
              </w:tcPr>
            </w:tcPrChange>
          </w:tcPr>
          <w:p w14:paraId="3EF9D946" w14:textId="77777777" w:rsidR="004C05AA" w:rsidRPr="00362205" w:rsidRDefault="004C05AA" w:rsidP="0094025F">
            <w:pPr>
              <w:rPr>
                <w:ins w:id="6252" w:author="智誠 楊" w:date="2021-05-07T16:34:00Z"/>
                <w:rFonts w:ascii="標楷體" w:eastAsia="標楷體" w:hAnsi="標楷體"/>
              </w:rPr>
            </w:pPr>
          </w:p>
        </w:tc>
      </w:tr>
    </w:tbl>
    <w:p w14:paraId="375ACA8F" w14:textId="77777777" w:rsidR="004C05AA" w:rsidDel="001266A6" w:rsidRDefault="004C05AA" w:rsidP="004C05AA">
      <w:pPr>
        <w:pStyle w:val="a"/>
        <w:numPr>
          <w:ilvl w:val="0"/>
          <w:numId w:val="1"/>
        </w:numPr>
        <w:rPr>
          <w:ins w:id="6253" w:author="智誠 楊" w:date="2021-05-07T16:34:00Z"/>
          <w:del w:id="6254" w:author="阿毛" w:date="2021-06-07T16:24:00Z"/>
        </w:rPr>
      </w:pPr>
    </w:p>
    <w:p w14:paraId="3119A2F9" w14:textId="77777777" w:rsidR="004C05AA" w:rsidRPr="005F1722" w:rsidRDefault="004C05AA" w:rsidP="004C05AA">
      <w:pPr>
        <w:pStyle w:val="a"/>
        <w:numPr>
          <w:ilvl w:val="0"/>
          <w:numId w:val="1"/>
        </w:numPr>
        <w:rPr>
          <w:ins w:id="6255" w:author="智誠 楊" w:date="2021-05-07T16:34:00Z"/>
        </w:rPr>
      </w:pPr>
      <w:ins w:id="6256" w:author="智誠 楊" w:date="2021-05-07T16:34:00Z">
        <w:r>
          <w:rPr>
            <w:rFonts w:hint="eastAsia"/>
          </w:rPr>
          <w:t>Ta</w:t>
        </w:r>
        <w:r>
          <w:t>ble List</w:t>
        </w:r>
        <w:r w:rsidRPr="005F1722">
          <w:rPr>
            <w:rFonts w:hint="eastAsia"/>
          </w:rPr>
          <w:t>:</w:t>
        </w:r>
      </w:ins>
    </w:p>
    <w:tbl>
      <w:tblPr>
        <w:tblStyle w:val="ac"/>
        <w:tblW w:w="0" w:type="auto"/>
        <w:tblInd w:w="1809" w:type="dxa"/>
        <w:tblLook w:val="04A0" w:firstRow="1" w:lastRow="0" w:firstColumn="1" w:lastColumn="0" w:noHBand="0" w:noVBand="1"/>
      </w:tblPr>
      <w:tblGrid>
        <w:gridCol w:w="851"/>
        <w:gridCol w:w="3118"/>
        <w:gridCol w:w="3828"/>
      </w:tblGrid>
      <w:tr w:rsidR="004C05AA" w:rsidRPr="0022279A" w14:paraId="3CABA409" w14:textId="77777777" w:rsidTr="0094025F">
        <w:trPr>
          <w:ins w:id="6257" w:author="智誠 楊" w:date="2021-05-07T16:34:00Z"/>
        </w:trPr>
        <w:tc>
          <w:tcPr>
            <w:tcW w:w="851" w:type="dxa"/>
            <w:shd w:val="clear" w:color="auto" w:fill="D9D9D9" w:themeFill="background1" w:themeFillShade="D9"/>
          </w:tcPr>
          <w:p w14:paraId="3F8DE7D3" w14:textId="77777777" w:rsidR="004C05AA" w:rsidRPr="0022279A" w:rsidRDefault="004C05AA" w:rsidP="0094025F">
            <w:pPr>
              <w:jc w:val="center"/>
              <w:rPr>
                <w:ins w:id="6258" w:author="智誠 楊" w:date="2021-05-07T16:34:00Z"/>
                <w:rFonts w:ascii="標楷體" w:eastAsia="標楷體" w:hAnsi="標楷體"/>
              </w:rPr>
            </w:pPr>
            <w:ins w:id="6259" w:author="智誠 楊" w:date="2021-05-07T16:34:00Z">
              <w:r w:rsidRPr="0022279A">
                <w:rPr>
                  <w:rFonts w:ascii="標楷體" w:eastAsia="標楷體" w:hAnsi="標楷體" w:hint="eastAsia"/>
                  <w:lang w:eastAsia="zh-HK"/>
                </w:rPr>
                <w:t>序號</w:t>
              </w:r>
            </w:ins>
          </w:p>
        </w:tc>
        <w:tc>
          <w:tcPr>
            <w:tcW w:w="3118" w:type="dxa"/>
            <w:shd w:val="clear" w:color="auto" w:fill="D9D9D9" w:themeFill="background1" w:themeFillShade="D9"/>
          </w:tcPr>
          <w:p w14:paraId="42035A6D" w14:textId="77777777" w:rsidR="004C05AA" w:rsidRPr="0022279A" w:rsidRDefault="004C05AA" w:rsidP="0094025F">
            <w:pPr>
              <w:jc w:val="center"/>
              <w:rPr>
                <w:ins w:id="6260" w:author="智誠 楊" w:date="2021-05-07T16:34:00Z"/>
                <w:rFonts w:ascii="標楷體" w:eastAsia="標楷體" w:hAnsi="標楷體"/>
              </w:rPr>
            </w:pPr>
            <w:ins w:id="6261" w:author="智誠 楊" w:date="2021-05-07T16:34:00Z">
              <w:r w:rsidRPr="0022279A">
                <w:rPr>
                  <w:rFonts w:ascii="標楷體" w:eastAsia="標楷體" w:hAnsi="標楷體" w:hint="eastAsia"/>
                  <w:lang w:eastAsia="zh-HK"/>
                </w:rPr>
                <w:t>名稱</w:t>
              </w:r>
            </w:ins>
          </w:p>
        </w:tc>
        <w:tc>
          <w:tcPr>
            <w:tcW w:w="3828" w:type="dxa"/>
            <w:shd w:val="clear" w:color="auto" w:fill="D9D9D9" w:themeFill="background1" w:themeFillShade="D9"/>
          </w:tcPr>
          <w:p w14:paraId="15B0DA19" w14:textId="77777777" w:rsidR="004C05AA" w:rsidRPr="0022279A" w:rsidRDefault="004C05AA" w:rsidP="0094025F">
            <w:pPr>
              <w:jc w:val="center"/>
              <w:rPr>
                <w:ins w:id="6262" w:author="智誠 楊" w:date="2021-05-07T16:34:00Z"/>
                <w:rFonts w:ascii="標楷體" w:eastAsia="標楷體" w:hAnsi="標楷體"/>
              </w:rPr>
            </w:pPr>
            <w:ins w:id="6263" w:author="智誠 楊" w:date="2021-05-07T16:34:00Z">
              <w:r w:rsidRPr="0022279A">
                <w:rPr>
                  <w:rFonts w:ascii="標楷體" w:eastAsia="標楷體" w:hAnsi="標楷體" w:hint="eastAsia"/>
                  <w:lang w:eastAsia="zh-HK"/>
                </w:rPr>
                <w:t>說明</w:t>
              </w:r>
            </w:ins>
          </w:p>
        </w:tc>
      </w:tr>
      <w:tr w:rsidR="004C05AA" w:rsidRPr="0022279A" w14:paraId="4AA54CDC" w14:textId="77777777" w:rsidTr="0094025F">
        <w:trPr>
          <w:ins w:id="6264" w:author="智誠 楊" w:date="2021-05-07T16:34:00Z"/>
        </w:trPr>
        <w:tc>
          <w:tcPr>
            <w:tcW w:w="851" w:type="dxa"/>
          </w:tcPr>
          <w:p w14:paraId="1FC0B487" w14:textId="77777777" w:rsidR="004C05AA" w:rsidRPr="0022279A" w:rsidRDefault="004C05AA" w:rsidP="0094025F">
            <w:pPr>
              <w:jc w:val="center"/>
              <w:rPr>
                <w:ins w:id="6265" w:author="智誠 楊" w:date="2021-05-07T16:34:00Z"/>
                <w:rFonts w:ascii="標楷體" w:eastAsia="標楷體" w:hAnsi="標楷體"/>
              </w:rPr>
            </w:pPr>
            <w:ins w:id="6266" w:author="智誠 楊" w:date="2021-05-07T16:34:00Z">
              <w:r w:rsidRPr="0022279A">
                <w:rPr>
                  <w:rFonts w:ascii="標楷體" w:eastAsia="標楷體" w:hAnsi="標楷體" w:hint="eastAsia"/>
                </w:rPr>
                <w:t>1</w:t>
              </w:r>
            </w:ins>
          </w:p>
        </w:tc>
        <w:tc>
          <w:tcPr>
            <w:tcW w:w="3118" w:type="dxa"/>
          </w:tcPr>
          <w:p w14:paraId="3EDA6EEB" w14:textId="77777777" w:rsidR="004C05AA" w:rsidRPr="0022279A" w:rsidRDefault="004C05AA" w:rsidP="0094025F">
            <w:pPr>
              <w:rPr>
                <w:ins w:id="6267" w:author="智誠 楊" w:date="2021-05-07T16:34:00Z"/>
                <w:rFonts w:ascii="標楷體" w:eastAsia="標楷體" w:hAnsi="標楷體"/>
              </w:rPr>
            </w:pPr>
            <w:proofErr w:type="spellStart"/>
            <w:ins w:id="6268" w:author="智誠 楊" w:date="2021-05-07T16:55:00Z">
              <w:r w:rsidRPr="003A126D">
                <w:rPr>
                  <w:rFonts w:ascii="標楷體" w:eastAsia="標楷體" w:hAnsi="標楷體" w:cs="細明體_HKSCS"/>
                  <w:kern w:val="0"/>
                </w:rPr>
                <w:t>MlaundryRecord</w:t>
              </w:r>
            </w:ins>
            <w:proofErr w:type="spellEnd"/>
          </w:p>
        </w:tc>
        <w:tc>
          <w:tcPr>
            <w:tcW w:w="3828" w:type="dxa"/>
          </w:tcPr>
          <w:p w14:paraId="5CDDF8F9" w14:textId="77777777" w:rsidR="004C05AA" w:rsidRPr="0022279A" w:rsidRDefault="004C05AA" w:rsidP="0094025F">
            <w:pPr>
              <w:rPr>
                <w:ins w:id="6269" w:author="智誠 楊" w:date="2021-05-07T16:34:00Z"/>
                <w:rFonts w:ascii="標楷體" w:eastAsia="標楷體" w:hAnsi="標楷體"/>
              </w:rPr>
            </w:pPr>
            <w:ins w:id="6270" w:author="智誠 楊" w:date="2021-05-07T16:56:00Z">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ins>
          </w:p>
        </w:tc>
      </w:tr>
      <w:tr w:rsidR="004C05AA" w:rsidRPr="0022279A" w14:paraId="4502A1C6" w14:textId="77777777" w:rsidTr="0094025F">
        <w:trPr>
          <w:ins w:id="6271" w:author="智誠 楊" w:date="2021-05-07T16:34:00Z"/>
        </w:trPr>
        <w:tc>
          <w:tcPr>
            <w:tcW w:w="851" w:type="dxa"/>
          </w:tcPr>
          <w:p w14:paraId="42827D0C" w14:textId="77777777" w:rsidR="004C05AA" w:rsidRPr="0022279A" w:rsidRDefault="004C05AA" w:rsidP="0094025F">
            <w:pPr>
              <w:jc w:val="center"/>
              <w:rPr>
                <w:ins w:id="6272" w:author="智誠 楊" w:date="2021-05-07T16:34:00Z"/>
                <w:rFonts w:ascii="標楷體" w:eastAsia="標楷體" w:hAnsi="標楷體"/>
              </w:rPr>
              <w:pPrChange w:id="6273" w:author="智誠 楊" w:date="2021-05-07T17:27:00Z">
                <w:pPr/>
              </w:pPrChange>
            </w:pPr>
            <w:ins w:id="6274" w:author="智誠 楊" w:date="2021-05-07T17:27:00Z">
              <w:r>
                <w:rPr>
                  <w:rFonts w:ascii="標楷體" w:eastAsia="標楷體" w:hAnsi="標楷體" w:hint="eastAsia"/>
                </w:rPr>
                <w:t>2</w:t>
              </w:r>
            </w:ins>
          </w:p>
        </w:tc>
        <w:tc>
          <w:tcPr>
            <w:tcW w:w="3118" w:type="dxa"/>
          </w:tcPr>
          <w:p w14:paraId="23040922" w14:textId="77777777" w:rsidR="004C05AA" w:rsidRPr="0022279A" w:rsidRDefault="004C05AA" w:rsidP="0094025F">
            <w:pPr>
              <w:rPr>
                <w:ins w:id="6275" w:author="智誠 楊" w:date="2021-05-07T16:34:00Z"/>
                <w:rFonts w:ascii="標楷體" w:eastAsia="標楷體" w:hAnsi="標楷體"/>
              </w:rPr>
            </w:pPr>
            <w:proofErr w:type="spellStart"/>
            <w:ins w:id="6276" w:author="智誠 楊" w:date="2021-05-07T17:27:00Z">
              <w:r>
                <w:rPr>
                  <w:rFonts w:ascii="標楷體" w:eastAsia="標楷體" w:hAnsi="標楷體" w:hint="eastAsia"/>
                </w:rPr>
                <w:t>C</w:t>
              </w:r>
              <w:r>
                <w:rPr>
                  <w:rFonts w:ascii="標楷體" w:eastAsia="標楷體" w:hAnsi="標楷體"/>
                </w:rPr>
                <w:t>ustMain</w:t>
              </w:r>
            </w:ins>
            <w:proofErr w:type="spellEnd"/>
          </w:p>
        </w:tc>
        <w:tc>
          <w:tcPr>
            <w:tcW w:w="3828" w:type="dxa"/>
          </w:tcPr>
          <w:p w14:paraId="6CDF13AC" w14:textId="77777777" w:rsidR="004C05AA" w:rsidRPr="0022279A" w:rsidRDefault="004C05AA" w:rsidP="0094025F">
            <w:pPr>
              <w:rPr>
                <w:ins w:id="6277" w:author="智誠 楊" w:date="2021-05-07T16:34:00Z"/>
                <w:rFonts w:ascii="標楷體" w:eastAsia="標楷體" w:hAnsi="標楷體"/>
              </w:rPr>
            </w:pPr>
            <w:ins w:id="6278" w:author="智誠 楊" w:date="2021-05-07T17:27:00Z">
              <w:r>
                <w:rPr>
                  <w:rFonts w:ascii="標楷體" w:eastAsia="標楷體" w:hAnsi="標楷體" w:hint="eastAsia"/>
                </w:rPr>
                <w:t>客戶資料主檔</w:t>
              </w:r>
            </w:ins>
          </w:p>
        </w:tc>
      </w:tr>
    </w:tbl>
    <w:p w14:paraId="1104FF2D" w14:textId="77777777" w:rsidR="004C05AA" w:rsidDel="001266A6" w:rsidRDefault="004C05AA" w:rsidP="004C05AA">
      <w:pPr>
        <w:numPr>
          <w:ilvl w:val="0"/>
          <w:numId w:val="1"/>
        </w:numPr>
        <w:rPr>
          <w:ins w:id="6279" w:author="智誠 楊" w:date="2021-05-07T16:34:00Z"/>
          <w:del w:id="6280" w:author="阿毛" w:date="2021-06-07T16:24:00Z"/>
        </w:rPr>
        <w:pPrChange w:id="6281" w:author="阿毛" w:date="2021-06-07T16:24:00Z">
          <w:pPr>
            <w:ind w:left="1440"/>
          </w:pPr>
        </w:pPrChange>
      </w:pPr>
    </w:p>
    <w:p w14:paraId="07BE1773" w14:textId="77777777" w:rsidR="004C05AA" w:rsidRPr="005F1722" w:rsidRDefault="004C05AA" w:rsidP="004C05AA">
      <w:pPr>
        <w:pStyle w:val="a"/>
        <w:numPr>
          <w:ilvl w:val="0"/>
          <w:numId w:val="1"/>
        </w:numPr>
        <w:rPr>
          <w:ins w:id="6282" w:author="智誠 楊" w:date="2021-05-07T16:34:00Z"/>
        </w:rPr>
      </w:pPr>
      <w:ins w:id="6283" w:author="智誠 楊" w:date="2021-05-07T16:34:00Z">
        <w:r w:rsidRPr="005F1722">
          <w:t>UI畫面</w:t>
        </w:r>
        <w:r w:rsidRPr="005F1722">
          <w:rPr>
            <w:rFonts w:hint="eastAsia"/>
          </w:rPr>
          <w:t>:</w:t>
        </w:r>
      </w:ins>
    </w:p>
    <w:p w14:paraId="22964FCD" w14:textId="77777777" w:rsidR="004C05AA" w:rsidRPr="00B56858" w:rsidDel="001266A6" w:rsidRDefault="004C05AA" w:rsidP="004C05AA">
      <w:pPr>
        <w:rPr>
          <w:ins w:id="6284" w:author="智誠 楊" w:date="2021-05-07T16:34:00Z"/>
          <w:del w:id="6285" w:author="阿毛" w:date="2021-06-07T16:24:00Z"/>
          <w:rFonts w:ascii="標楷體" w:eastAsia="標楷體" w:hAnsi="標楷體"/>
        </w:rPr>
      </w:pPr>
      <w:ins w:id="6286" w:author="智誠 楊" w:date="2021-05-07T16:34:00Z">
        <w:r>
          <w:rPr>
            <w:rFonts w:ascii="標楷體" w:eastAsia="標楷體" w:hAnsi="標楷體" w:hint="eastAsia"/>
          </w:rPr>
          <w:t>輸入畫面:</w:t>
        </w:r>
      </w:ins>
    </w:p>
    <w:p w14:paraId="7B8027B6" w14:textId="77777777" w:rsidR="004C05AA" w:rsidRPr="00B56858" w:rsidDel="00626EFB" w:rsidRDefault="004C05AA" w:rsidP="004C05AA">
      <w:pPr>
        <w:rPr>
          <w:ins w:id="6287" w:author="智誠 楊" w:date="2021-05-07T16:34:00Z"/>
          <w:del w:id="6288" w:author="阿毛" w:date="2021-06-07T16:13:00Z"/>
        </w:rPr>
      </w:pPr>
      <w:ins w:id="6289" w:author="智誠 楊" w:date="2021-05-07T16:57:00Z">
        <w:del w:id="6290" w:author="阿毛" w:date="2021-06-07T16:11:00Z">
          <w:r w:rsidRPr="00C64E2C" w:rsidDel="00626EFB">
            <w:rPr>
              <w:noProof/>
            </w:rPr>
            <w:drawing>
              <wp:inline distT="0" distB="0" distL="0" distR="0" wp14:anchorId="475B57D6" wp14:editId="164586E2">
                <wp:extent cx="6479540" cy="1565275"/>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1565275"/>
                        </a:xfrm>
                        <a:prstGeom prst="rect">
                          <a:avLst/>
                        </a:prstGeom>
                      </pic:spPr>
                    </pic:pic>
                  </a:graphicData>
                </a:graphic>
              </wp:inline>
            </w:drawing>
          </w:r>
        </w:del>
      </w:ins>
      <w:ins w:id="6291" w:author="阿毛" w:date="2021-06-07T16:11:00Z">
        <w:r w:rsidRPr="00626EFB">
          <w:rPr>
            <w:noProof/>
          </w:rPr>
          <w:t xml:space="preserve"> </w:t>
        </w:r>
        <w:r w:rsidRPr="00626EFB">
          <w:rPr>
            <w:noProof/>
          </w:rPr>
          <w:drawing>
            <wp:inline distT="0" distB="0" distL="0" distR="0" wp14:anchorId="0454534A" wp14:editId="320BE06D">
              <wp:extent cx="6479540" cy="177863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1778635"/>
                      </a:xfrm>
                      <a:prstGeom prst="rect">
                        <a:avLst/>
                      </a:prstGeom>
                    </pic:spPr>
                  </pic:pic>
                </a:graphicData>
              </a:graphic>
            </wp:inline>
          </w:drawing>
        </w:r>
      </w:ins>
    </w:p>
    <w:p w14:paraId="7E8072D1" w14:textId="77777777" w:rsidR="004C05AA" w:rsidRDefault="004C05AA" w:rsidP="004C05AA">
      <w:pPr>
        <w:rPr>
          <w:ins w:id="6292" w:author="智誠 楊" w:date="2021-05-07T16:57:00Z"/>
          <w:rFonts w:eastAsia="標楷體"/>
          <w:sz w:val="26"/>
        </w:rPr>
        <w:pPrChange w:id="6293" w:author="阿毛" w:date="2021-06-07T16:13:00Z">
          <w:pPr>
            <w:widowControl/>
          </w:pPr>
        </w:pPrChange>
      </w:pPr>
      <w:ins w:id="6294" w:author="智誠 楊" w:date="2021-05-07T16:57:00Z">
        <w:del w:id="6295" w:author="阿毛" w:date="2021-06-07T16:13:00Z">
          <w:r w:rsidDel="00626EFB">
            <w:br w:type="page"/>
          </w:r>
        </w:del>
      </w:ins>
    </w:p>
    <w:p w14:paraId="20C1A5F4" w14:textId="77777777" w:rsidR="004C05AA" w:rsidRDefault="004C05AA" w:rsidP="004C05AA">
      <w:pPr>
        <w:pStyle w:val="a"/>
        <w:numPr>
          <w:ilvl w:val="0"/>
          <w:numId w:val="0"/>
        </w:numPr>
        <w:ind w:left="1134"/>
        <w:rPr>
          <w:ins w:id="6296" w:author="阿毛" w:date="2021-06-07T16:25:00Z"/>
        </w:rPr>
        <w:pPrChange w:id="6297" w:author="阿毛" w:date="2021-06-07T16:25:00Z">
          <w:pPr>
            <w:pStyle w:val="a"/>
          </w:pPr>
        </w:pPrChange>
      </w:pPr>
    </w:p>
    <w:p w14:paraId="40083604" w14:textId="77777777" w:rsidR="004C05AA" w:rsidDel="00C7104D" w:rsidRDefault="004C05AA" w:rsidP="004C05AA">
      <w:pPr>
        <w:pStyle w:val="a"/>
        <w:numPr>
          <w:ilvl w:val="0"/>
          <w:numId w:val="1"/>
        </w:numPr>
        <w:rPr>
          <w:ins w:id="6298" w:author="智誠 楊" w:date="2021-05-07T16:34:00Z"/>
          <w:del w:id="6299" w:author="阿毛" w:date="2021-06-07T16:52:00Z"/>
        </w:rPr>
      </w:pPr>
      <w:ins w:id="6300" w:author="智誠 楊" w:date="2021-05-07T16:34:00Z">
        <w:r>
          <w:lastRenderedPageBreak/>
          <w:t>輸入畫面</w:t>
        </w:r>
        <w:r>
          <w:rPr>
            <w:rFonts w:hint="eastAsia"/>
            <w:lang w:eastAsia="zh-HK"/>
          </w:rPr>
          <w:t>按鈕</w:t>
        </w:r>
        <w:r>
          <w:t>說明</w:t>
        </w:r>
      </w:ins>
    </w:p>
    <w:p w14:paraId="160D1005" w14:textId="77777777" w:rsidR="004C05AA" w:rsidRPr="00F5236F" w:rsidRDefault="004C05AA" w:rsidP="004C05AA">
      <w:pPr>
        <w:pStyle w:val="a"/>
        <w:numPr>
          <w:ilvl w:val="0"/>
          <w:numId w:val="1"/>
        </w:numPr>
        <w:rPr>
          <w:ins w:id="6301" w:author="智誠 楊" w:date="2021-05-07T16:34:00Z"/>
        </w:rPr>
        <w:pPrChange w:id="6302" w:author="阿毛" w:date="2021-06-07T16:52:00Z">
          <w:pPr/>
        </w:pPrChange>
      </w:pPr>
    </w:p>
    <w:tbl>
      <w:tblPr>
        <w:tblStyle w:val="ac"/>
        <w:tblW w:w="0" w:type="auto"/>
        <w:tblInd w:w="250" w:type="dxa"/>
        <w:tblLook w:val="04A0" w:firstRow="1" w:lastRow="0" w:firstColumn="1" w:lastColumn="0" w:noHBand="0" w:noVBand="1"/>
      </w:tblPr>
      <w:tblGrid>
        <w:gridCol w:w="847"/>
        <w:gridCol w:w="2110"/>
        <w:gridCol w:w="6987"/>
      </w:tblGrid>
      <w:tr w:rsidR="004C05AA" w:rsidRPr="00F5236F" w14:paraId="49264CA8" w14:textId="77777777" w:rsidTr="0094025F">
        <w:trPr>
          <w:ins w:id="6303" w:author="智誠 楊" w:date="2021-05-07T16:34:00Z"/>
        </w:trPr>
        <w:tc>
          <w:tcPr>
            <w:tcW w:w="851" w:type="dxa"/>
            <w:shd w:val="clear" w:color="auto" w:fill="D9D9D9" w:themeFill="background1" w:themeFillShade="D9"/>
          </w:tcPr>
          <w:p w14:paraId="0E2C5E1F" w14:textId="77777777" w:rsidR="004C05AA" w:rsidRPr="00F5236F" w:rsidRDefault="004C05AA" w:rsidP="0094025F">
            <w:pPr>
              <w:jc w:val="center"/>
              <w:rPr>
                <w:ins w:id="6304" w:author="智誠 楊" w:date="2021-05-07T16:34:00Z"/>
                <w:rFonts w:ascii="標楷體" w:eastAsia="標楷體" w:hAnsi="標楷體"/>
              </w:rPr>
            </w:pPr>
            <w:ins w:id="6305" w:author="智誠 楊" w:date="2021-05-07T16:34:00Z">
              <w:r w:rsidRPr="00F5236F">
                <w:rPr>
                  <w:rFonts w:ascii="標楷體" w:eastAsia="標楷體" w:hAnsi="標楷體" w:hint="eastAsia"/>
                  <w:lang w:eastAsia="zh-HK"/>
                </w:rPr>
                <w:t>序號</w:t>
              </w:r>
            </w:ins>
          </w:p>
        </w:tc>
        <w:tc>
          <w:tcPr>
            <w:tcW w:w="2126" w:type="dxa"/>
            <w:shd w:val="clear" w:color="auto" w:fill="D9D9D9" w:themeFill="background1" w:themeFillShade="D9"/>
          </w:tcPr>
          <w:p w14:paraId="5723779E" w14:textId="77777777" w:rsidR="004C05AA" w:rsidRPr="00F5236F" w:rsidRDefault="004C05AA" w:rsidP="0094025F">
            <w:pPr>
              <w:jc w:val="center"/>
              <w:rPr>
                <w:ins w:id="6306" w:author="智誠 楊" w:date="2021-05-07T16:34:00Z"/>
                <w:rFonts w:ascii="標楷體" w:eastAsia="標楷體" w:hAnsi="標楷體"/>
              </w:rPr>
            </w:pPr>
            <w:ins w:id="6307" w:author="智誠 楊" w:date="2021-05-07T16:34:00Z">
              <w:r>
                <w:rPr>
                  <w:rFonts w:ascii="標楷體" w:eastAsia="標楷體" w:hAnsi="標楷體" w:hint="eastAsia"/>
                  <w:lang w:eastAsia="zh-HK"/>
                </w:rPr>
                <w:t>按鈕名稱</w:t>
              </w:r>
            </w:ins>
          </w:p>
        </w:tc>
        <w:tc>
          <w:tcPr>
            <w:tcW w:w="7033" w:type="dxa"/>
            <w:shd w:val="clear" w:color="auto" w:fill="D9D9D9" w:themeFill="background1" w:themeFillShade="D9"/>
          </w:tcPr>
          <w:p w14:paraId="06B0D69F" w14:textId="77777777" w:rsidR="004C05AA" w:rsidRPr="00F5236F" w:rsidRDefault="004C05AA" w:rsidP="0094025F">
            <w:pPr>
              <w:jc w:val="center"/>
              <w:rPr>
                <w:ins w:id="6308" w:author="智誠 楊" w:date="2021-05-07T16:34:00Z"/>
                <w:rFonts w:ascii="標楷體" w:eastAsia="標楷體" w:hAnsi="標楷體"/>
              </w:rPr>
            </w:pPr>
            <w:ins w:id="6309" w:author="智誠 楊" w:date="2021-05-07T16:34:00Z">
              <w:r>
                <w:rPr>
                  <w:rFonts w:ascii="標楷體" w:eastAsia="標楷體" w:hAnsi="標楷體" w:hint="eastAsia"/>
                  <w:lang w:eastAsia="zh-HK"/>
                </w:rPr>
                <w:t>功能說明</w:t>
              </w:r>
            </w:ins>
          </w:p>
        </w:tc>
      </w:tr>
      <w:tr w:rsidR="004C05AA" w:rsidRPr="00F5236F" w14:paraId="79496E86" w14:textId="77777777" w:rsidTr="0094025F">
        <w:trPr>
          <w:ins w:id="6310" w:author="智誠 楊" w:date="2021-05-07T16:34:00Z"/>
        </w:trPr>
        <w:tc>
          <w:tcPr>
            <w:tcW w:w="851" w:type="dxa"/>
          </w:tcPr>
          <w:p w14:paraId="5D579A07" w14:textId="77777777" w:rsidR="004C05AA" w:rsidRPr="00F5236F" w:rsidRDefault="004C05AA" w:rsidP="0094025F">
            <w:pPr>
              <w:jc w:val="center"/>
              <w:rPr>
                <w:ins w:id="6311" w:author="智誠 楊" w:date="2021-05-07T16:34:00Z"/>
                <w:rFonts w:ascii="標楷體" w:eastAsia="標楷體" w:hAnsi="標楷體"/>
                <w:lang w:eastAsia="zh-HK"/>
              </w:rPr>
            </w:pPr>
            <w:ins w:id="6312" w:author="智誠 楊" w:date="2021-05-07T16:34:00Z">
              <w:r>
                <w:rPr>
                  <w:rFonts w:ascii="標楷體" w:eastAsia="標楷體" w:hAnsi="標楷體" w:hint="eastAsia"/>
                </w:rPr>
                <w:t>1</w:t>
              </w:r>
            </w:ins>
          </w:p>
        </w:tc>
        <w:tc>
          <w:tcPr>
            <w:tcW w:w="2126" w:type="dxa"/>
          </w:tcPr>
          <w:p w14:paraId="04BCE5F3" w14:textId="77777777" w:rsidR="004C05AA" w:rsidRDefault="004C05AA" w:rsidP="0094025F">
            <w:pPr>
              <w:rPr>
                <w:ins w:id="6313" w:author="智誠 楊" w:date="2021-05-07T16:34:00Z"/>
                <w:rFonts w:ascii="標楷體" w:eastAsia="標楷體" w:hAnsi="標楷體"/>
                <w:lang w:eastAsia="zh-HK"/>
              </w:rPr>
            </w:pPr>
            <w:ins w:id="6314" w:author="智誠 楊" w:date="2021-05-07T16:34:00Z">
              <w:r>
                <w:rPr>
                  <w:rFonts w:ascii="標楷體" w:eastAsia="標楷體" w:hAnsi="標楷體" w:hint="eastAsia"/>
                  <w:lang w:eastAsia="zh-HK"/>
                </w:rPr>
                <w:t>查詢</w:t>
              </w:r>
            </w:ins>
          </w:p>
        </w:tc>
        <w:tc>
          <w:tcPr>
            <w:tcW w:w="7033" w:type="dxa"/>
          </w:tcPr>
          <w:p w14:paraId="5DCE41DD" w14:textId="77777777" w:rsidR="004C05AA" w:rsidRDefault="004C05AA" w:rsidP="0094025F">
            <w:pPr>
              <w:rPr>
                <w:ins w:id="6315" w:author="阿毛" w:date="2021-06-07T16:26:00Z"/>
                <w:rFonts w:ascii="標楷體" w:eastAsia="標楷體" w:hAnsi="標楷體"/>
                <w:lang w:eastAsia="zh-HK"/>
              </w:rPr>
            </w:pPr>
            <w:ins w:id="6316" w:author="阿毛" w:date="2021-06-07T16:26:00Z">
              <w:r>
                <w:rPr>
                  <w:rFonts w:ascii="標楷體" w:eastAsia="標楷體" w:hAnsi="標楷體" w:hint="eastAsia"/>
                </w:rPr>
                <w:t>1.</w:t>
              </w:r>
            </w:ins>
            <w:ins w:id="6317" w:author="智誠 楊" w:date="2021-05-07T16:34:00Z">
              <w:r>
                <w:rPr>
                  <w:rFonts w:ascii="標楷體" w:eastAsia="標楷體" w:hAnsi="標楷體" w:hint="eastAsia"/>
                  <w:lang w:eastAsia="zh-HK"/>
                </w:rPr>
                <w:t>依據輸入條件查詢資料</w:t>
              </w:r>
            </w:ins>
          </w:p>
          <w:p w14:paraId="4CC1AA07" w14:textId="77777777" w:rsidR="004C05AA" w:rsidRPr="00E51641" w:rsidRDefault="004C05AA" w:rsidP="0094025F">
            <w:pPr>
              <w:rPr>
                <w:ins w:id="6318" w:author="阿毛" w:date="2021-06-07T16:26:00Z"/>
                <w:rFonts w:ascii="標楷體" w:eastAsia="標楷體" w:hAnsi="標楷體"/>
                <w:shd w:val="pct15" w:color="auto" w:fill="FFFFFF"/>
                <w:lang w:eastAsia="zh-HK"/>
              </w:rPr>
            </w:pPr>
            <w:ins w:id="6319" w:author="阿毛" w:date="2021-06-07T16:26:00Z">
              <w:r w:rsidRPr="00E51641">
                <w:rPr>
                  <w:rFonts w:ascii="標楷體" w:eastAsia="標楷體" w:hAnsi="標楷體" w:hint="eastAsia"/>
                  <w:shd w:val="pct15" w:color="auto" w:fill="FFFFFF"/>
                  <w:lang w:eastAsia="zh-HK"/>
                </w:rPr>
                <w:t>&lt;&lt;檢查說明&gt;&gt;</w:t>
              </w:r>
            </w:ins>
          </w:p>
          <w:p w14:paraId="3CA4BA37" w14:textId="77777777" w:rsidR="004C05AA" w:rsidRDefault="004C05AA" w:rsidP="0094025F">
            <w:pPr>
              <w:rPr>
                <w:ins w:id="6320" w:author="阿毛" w:date="2021-06-07T16:26:00Z"/>
                <w:rFonts w:ascii="標楷體" w:eastAsia="標楷體" w:hAnsi="標楷體"/>
                <w:lang w:eastAsia="zh-HK"/>
              </w:rPr>
            </w:pPr>
            <w:ins w:id="6321" w:author="阿毛" w:date="2021-06-07T16:26:00Z">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疑似洗錢交易訪談紀錄</w:t>
              </w:r>
              <w:r w:rsidRPr="00323EBD">
                <w:rPr>
                  <w:rFonts w:ascii="標楷體" w:eastAsia="標楷體" w:hAnsi="標楷體" w:hint="eastAsia"/>
                  <w:lang w:eastAsia="zh-HK"/>
                </w:rPr>
                <w:t>檔</w:t>
              </w:r>
              <w:r>
                <w:rPr>
                  <w:rFonts w:ascii="標楷體" w:eastAsia="標楷體" w:hAnsi="標楷體" w:hint="eastAsia"/>
                </w:rPr>
                <w:t>(</w:t>
              </w:r>
              <w:proofErr w:type="spellStart"/>
              <w:r w:rsidRPr="003A126D">
                <w:rPr>
                  <w:rFonts w:ascii="標楷體" w:eastAsia="標楷體" w:hAnsi="標楷體" w:cs="細明體_HKSCS"/>
                  <w:kern w:val="0"/>
                </w:rPr>
                <w:t>MlaundryRecord</w:t>
              </w:r>
              <w:proofErr w:type="spellEnd"/>
              <w:r>
                <w:rPr>
                  <w:rFonts w:ascii="標楷體" w:eastAsia="標楷體" w:hAnsi="標楷體" w:hint="eastAsia"/>
                </w:rPr>
                <w:t>)]</w:t>
              </w:r>
              <w:r>
                <w:rPr>
                  <w:rFonts w:ascii="標楷體" w:eastAsia="標楷體" w:hAnsi="標楷體" w:hint="eastAsia"/>
                  <w:lang w:eastAsia="zh-HK"/>
                </w:rPr>
                <w:t>無資料時,</w:t>
              </w:r>
              <w:r>
                <w:rPr>
                  <w:rFonts w:ascii="標楷體" w:eastAsia="標楷體" w:hAnsi="標楷體" w:hint="eastAsia"/>
                </w:rPr>
                <w:t xml:space="preserve">  </w:t>
              </w:r>
            </w:ins>
          </w:p>
          <w:p w14:paraId="1688AA7F" w14:textId="77777777" w:rsidR="004C05AA" w:rsidRDefault="004C05AA" w:rsidP="0094025F">
            <w:pPr>
              <w:ind w:leftChars="100" w:left="240"/>
              <w:rPr>
                <w:ins w:id="6322" w:author="阿毛" w:date="2021-06-07T16:26:00Z"/>
                <w:rFonts w:ascii="標楷體" w:eastAsia="標楷體" w:hAnsi="標楷體"/>
              </w:rPr>
              <w:pPrChange w:id="6323" w:author="阿毛" w:date="2021-06-07T16:26:00Z">
                <w:pPr/>
              </w:pPrChange>
            </w:pPr>
            <w:ins w:id="6324" w:author="阿毛" w:date="2021-06-07T16:26:00Z">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查詢資料不存在(疑似洗錢交易訪談紀錄</w:t>
              </w:r>
              <w:r w:rsidRPr="00323EBD">
                <w:rPr>
                  <w:rFonts w:ascii="標楷體" w:eastAsia="標楷體" w:hAnsi="標楷體" w:hint="eastAsia"/>
                  <w:lang w:eastAsia="zh-HK"/>
                </w:rPr>
                <w:t>檔</w:t>
              </w:r>
              <w:r>
                <w:rPr>
                  <w:rFonts w:ascii="標楷體" w:eastAsia="標楷體" w:hAnsi="標楷體"/>
                  <w:lang w:eastAsia="zh-HK"/>
                </w:rPr>
                <w:t>)</w:t>
              </w:r>
              <w:r w:rsidRPr="000A3D6B">
                <w:rPr>
                  <w:rFonts w:ascii="標楷體" w:eastAsia="標楷體" w:hAnsi="標楷體" w:hint="eastAsia"/>
                </w:rPr>
                <w:t>"</w:t>
              </w:r>
            </w:ins>
          </w:p>
          <w:p w14:paraId="14018DCD" w14:textId="77777777" w:rsidR="004C05AA" w:rsidRPr="0076262E" w:rsidRDefault="004C05AA" w:rsidP="0094025F">
            <w:pPr>
              <w:rPr>
                <w:ins w:id="6325" w:author="阿毛" w:date="2021-06-07T16:26:00Z"/>
                <w:rFonts w:ascii="標楷體" w:eastAsia="標楷體" w:hAnsi="標楷體"/>
                <w:shd w:val="pct15" w:color="auto" w:fill="FFFFFF"/>
                <w:lang w:eastAsia="zh-HK"/>
              </w:rPr>
            </w:pPr>
            <w:ins w:id="6326" w:author="阿毛" w:date="2021-06-07T16:26:00Z">
              <w:r w:rsidRPr="0076262E">
                <w:rPr>
                  <w:rFonts w:ascii="標楷體" w:eastAsia="標楷體" w:hAnsi="標楷體" w:hint="eastAsia"/>
                  <w:shd w:val="pct15" w:color="auto" w:fill="FFFFFF"/>
                  <w:lang w:eastAsia="zh-HK"/>
                </w:rPr>
                <w:t>&lt;&lt;成功處理說明&gt;&gt;</w:t>
              </w:r>
            </w:ins>
          </w:p>
          <w:p w14:paraId="1AA9A5C6" w14:textId="77777777" w:rsidR="004C05AA" w:rsidRDefault="004C05AA" w:rsidP="0094025F">
            <w:pPr>
              <w:rPr>
                <w:ins w:id="6327" w:author="智誠 楊" w:date="2021-05-07T16:34:00Z"/>
                <w:rFonts w:ascii="標楷體" w:eastAsia="標楷體" w:hAnsi="標楷體"/>
                <w:lang w:eastAsia="zh-HK"/>
              </w:rPr>
            </w:pPr>
            <w:ins w:id="6328" w:author="阿毛" w:date="2021-06-07T16:26:00Z">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ins>
          </w:p>
        </w:tc>
      </w:tr>
      <w:tr w:rsidR="004C05AA" w:rsidRPr="00F5236F" w14:paraId="0E1AFDF2" w14:textId="77777777" w:rsidTr="0094025F">
        <w:trPr>
          <w:ins w:id="6329" w:author="智誠 楊" w:date="2021-05-07T16:34:00Z"/>
        </w:trPr>
        <w:tc>
          <w:tcPr>
            <w:tcW w:w="851" w:type="dxa"/>
          </w:tcPr>
          <w:p w14:paraId="11220378" w14:textId="77777777" w:rsidR="004C05AA" w:rsidRDefault="004C05AA" w:rsidP="0094025F">
            <w:pPr>
              <w:jc w:val="center"/>
              <w:rPr>
                <w:ins w:id="6330" w:author="智誠 楊" w:date="2021-05-07T16:34:00Z"/>
                <w:rFonts w:ascii="標楷體" w:eastAsia="標楷體" w:hAnsi="標楷體"/>
              </w:rPr>
            </w:pPr>
            <w:ins w:id="6331" w:author="智誠 楊" w:date="2021-05-07T16:34:00Z">
              <w:r>
                <w:rPr>
                  <w:rFonts w:ascii="標楷體" w:eastAsia="標楷體" w:hAnsi="標楷體" w:hint="eastAsia"/>
                </w:rPr>
                <w:t>2</w:t>
              </w:r>
            </w:ins>
          </w:p>
        </w:tc>
        <w:tc>
          <w:tcPr>
            <w:tcW w:w="2126" w:type="dxa"/>
          </w:tcPr>
          <w:p w14:paraId="60EBBE93" w14:textId="77777777" w:rsidR="004C05AA" w:rsidRDefault="004C05AA" w:rsidP="0094025F">
            <w:pPr>
              <w:rPr>
                <w:ins w:id="6332" w:author="智誠 楊" w:date="2021-05-07T16:34:00Z"/>
                <w:rFonts w:ascii="標楷體" w:eastAsia="標楷體" w:hAnsi="標楷體"/>
                <w:lang w:eastAsia="zh-HK"/>
              </w:rPr>
            </w:pPr>
            <w:ins w:id="6333" w:author="智誠 楊" w:date="2021-05-07T16:34:00Z">
              <w:r>
                <w:rPr>
                  <w:rFonts w:ascii="標楷體" w:eastAsia="標楷體" w:hAnsi="標楷體" w:hint="eastAsia"/>
                  <w:lang w:eastAsia="zh-HK"/>
                </w:rPr>
                <w:t>離開</w:t>
              </w:r>
            </w:ins>
          </w:p>
        </w:tc>
        <w:tc>
          <w:tcPr>
            <w:tcW w:w="7033" w:type="dxa"/>
          </w:tcPr>
          <w:p w14:paraId="4EFAFF25" w14:textId="77777777" w:rsidR="004C05AA" w:rsidRDefault="004C05AA" w:rsidP="0094025F">
            <w:pPr>
              <w:rPr>
                <w:ins w:id="6334" w:author="智誠 楊" w:date="2021-05-07T16:34:00Z"/>
                <w:rFonts w:ascii="標楷體" w:eastAsia="標楷體" w:hAnsi="標楷體"/>
                <w:lang w:eastAsia="zh-HK"/>
              </w:rPr>
            </w:pPr>
            <w:ins w:id="6335" w:author="智誠 楊" w:date="2021-05-07T16:34:00Z">
              <w:r>
                <w:rPr>
                  <w:rFonts w:ascii="標楷體" w:eastAsia="標楷體" w:hAnsi="標楷體" w:hint="eastAsia"/>
                  <w:lang w:eastAsia="zh-HK"/>
                </w:rPr>
                <w:t>關閉此查詢畫面</w:t>
              </w:r>
            </w:ins>
          </w:p>
        </w:tc>
      </w:tr>
      <w:tr w:rsidR="004C05AA" w:rsidRPr="00F5236F" w14:paraId="5F06F08F" w14:textId="77777777" w:rsidTr="0094025F">
        <w:trPr>
          <w:ins w:id="6336" w:author="智誠 楊" w:date="2021-05-07T16:34:00Z"/>
        </w:trPr>
        <w:tc>
          <w:tcPr>
            <w:tcW w:w="851" w:type="dxa"/>
          </w:tcPr>
          <w:p w14:paraId="3C8CD5AD" w14:textId="77777777" w:rsidR="004C05AA" w:rsidRDefault="004C05AA" w:rsidP="0094025F">
            <w:pPr>
              <w:jc w:val="center"/>
              <w:rPr>
                <w:ins w:id="6337" w:author="智誠 楊" w:date="2021-05-07T16:34:00Z"/>
                <w:rFonts w:ascii="標楷體" w:eastAsia="標楷體" w:hAnsi="標楷體"/>
              </w:rPr>
            </w:pPr>
            <w:ins w:id="6338" w:author="智誠 楊" w:date="2021-05-07T16:34:00Z">
              <w:r>
                <w:rPr>
                  <w:rFonts w:ascii="標楷體" w:eastAsia="標楷體" w:hAnsi="標楷體" w:hint="eastAsia"/>
                </w:rPr>
                <w:t>3</w:t>
              </w:r>
            </w:ins>
          </w:p>
        </w:tc>
        <w:tc>
          <w:tcPr>
            <w:tcW w:w="2126" w:type="dxa"/>
          </w:tcPr>
          <w:p w14:paraId="01EE207F" w14:textId="77777777" w:rsidR="004C05AA" w:rsidRDefault="004C05AA" w:rsidP="0094025F">
            <w:pPr>
              <w:rPr>
                <w:ins w:id="6339" w:author="智誠 楊" w:date="2021-05-07T16:34:00Z"/>
                <w:rFonts w:ascii="標楷體" w:eastAsia="標楷體" w:hAnsi="標楷體"/>
                <w:lang w:eastAsia="zh-HK"/>
              </w:rPr>
            </w:pPr>
            <w:ins w:id="6340" w:author="智誠 楊" w:date="2021-05-07T16:34:00Z">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ins>
          </w:p>
        </w:tc>
        <w:tc>
          <w:tcPr>
            <w:tcW w:w="7033" w:type="dxa"/>
          </w:tcPr>
          <w:p w14:paraId="27616907" w14:textId="77777777" w:rsidR="004C05AA" w:rsidRDefault="004C05AA" w:rsidP="0094025F">
            <w:pPr>
              <w:rPr>
                <w:ins w:id="6341" w:author="智誠 楊" w:date="2021-05-07T16:34:00Z"/>
                <w:rFonts w:ascii="標楷體" w:eastAsia="標楷體" w:hAnsi="標楷體"/>
                <w:lang w:eastAsia="zh-HK"/>
              </w:rPr>
            </w:pPr>
            <w:ins w:id="6342" w:author="智誠 楊" w:date="2021-05-07T16:34:00Z">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ins>
          </w:p>
        </w:tc>
      </w:tr>
      <w:tr w:rsidR="004C05AA" w:rsidRPr="00F5236F" w14:paraId="078007DC" w14:textId="77777777" w:rsidTr="0094025F">
        <w:trPr>
          <w:ins w:id="6343" w:author="智誠 楊" w:date="2021-05-07T16:34:00Z"/>
        </w:trPr>
        <w:tc>
          <w:tcPr>
            <w:tcW w:w="851" w:type="dxa"/>
          </w:tcPr>
          <w:p w14:paraId="28478594" w14:textId="77777777" w:rsidR="004C05AA" w:rsidRDefault="004C05AA" w:rsidP="0094025F">
            <w:pPr>
              <w:jc w:val="center"/>
              <w:rPr>
                <w:ins w:id="6344" w:author="智誠 楊" w:date="2021-05-07T16:34:00Z"/>
                <w:rFonts w:ascii="標楷體" w:eastAsia="標楷體" w:hAnsi="標楷體"/>
              </w:rPr>
            </w:pPr>
            <w:ins w:id="6345" w:author="智誠 楊" w:date="2021-05-07T16:34:00Z">
              <w:r>
                <w:rPr>
                  <w:rFonts w:ascii="標楷體" w:eastAsia="標楷體" w:hAnsi="標楷體" w:hint="eastAsia"/>
                </w:rPr>
                <w:t>4</w:t>
              </w:r>
            </w:ins>
          </w:p>
        </w:tc>
        <w:tc>
          <w:tcPr>
            <w:tcW w:w="2126" w:type="dxa"/>
          </w:tcPr>
          <w:p w14:paraId="5ADC3A42" w14:textId="77777777" w:rsidR="004C05AA" w:rsidRDefault="004C05AA" w:rsidP="0094025F">
            <w:pPr>
              <w:rPr>
                <w:ins w:id="6346" w:author="智誠 楊" w:date="2021-05-07T16:34:00Z"/>
                <w:rFonts w:ascii="標楷體" w:eastAsia="標楷體" w:hAnsi="標楷體"/>
                <w:lang w:eastAsia="zh-HK"/>
              </w:rPr>
            </w:pPr>
            <w:ins w:id="6347" w:author="智誠 楊" w:date="2021-05-07T16:34:00Z">
              <w:r>
                <w:rPr>
                  <w:rFonts w:ascii="標楷體" w:eastAsia="標楷體" w:hAnsi="標楷體" w:hint="eastAsia"/>
                  <w:lang w:eastAsia="zh-HK"/>
                </w:rPr>
                <w:t>新增</w:t>
              </w:r>
            </w:ins>
            <w:ins w:id="6348" w:author="智誠 楊" w:date="2021-05-07T16:57:00Z">
              <w:r>
                <w:rPr>
                  <w:rFonts w:ascii="標楷體" w:eastAsia="標楷體" w:hAnsi="標楷體" w:hint="eastAsia"/>
                  <w:lang w:eastAsia="zh-HK"/>
                </w:rPr>
                <w:t>紀錄</w:t>
              </w:r>
            </w:ins>
          </w:p>
        </w:tc>
        <w:tc>
          <w:tcPr>
            <w:tcW w:w="7033" w:type="dxa"/>
          </w:tcPr>
          <w:p w14:paraId="4DB3D85B" w14:textId="77777777" w:rsidR="004C05AA" w:rsidRDefault="004C05AA" w:rsidP="0094025F">
            <w:pPr>
              <w:rPr>
                <w:ins w:id="6349" w:author="智誠 楊" w:date="2021-05-07T16:34:00Z"/>
                <w:rFonts w:ascii="標楷體" w:eastAsia="標楷體" w:hAnsi="標楷體"/>
                <w:lang w:eastAsia="zh-HK"/>
              </w:rPr>
            </w:pPr>
            <w:ins w:id="6350" w:author="智誠 楊" w:date="2021-05-07T16:34:00Z">
              <w:r w:rsidRPr="00E82156">
                <w:rPr>
                  <w:rFonts w:eastAsia="標楷體" w:hint="eastAsia"/>
                </w:rPr>
                <w:t>連結至</w:t>
              </w:r>
              <w:r w:rsidRPr="00E82156">
                <w:rPr>
                  <w:rFonts w:eastAsia="標楷體"/>
                </w:rPr>
                <w:t>【</w:t>
              </w:r>
              <w:r w:rsidRPr="00E82156">
                <w:rPr>
                  <w:rFonts w:eastAsia="標楷體"/>
                </w:rPr>
                <w:t>L</w:t>
              </w:r>
            </w:ins>
            <w:ins w:id="6351" w:author="智誠 楊" w:date="2021-05-07T16:58:00Z">
              <w:r>
                <w:rPr>
                  <w:rFonts w:eastAsia="標楷體" w:hint="eastAsia"/>
                </w:rPr>
                <w:t>8204</w:t>
              </w:r>
              <w:r>
                <w:rPr>
                  <w:rFonts w:eastAsia="標楷體" w:hint="eastAsia"/>
                </w:rPr>
                <w:t>疑似洗錢交易訪談紀錄</w:t>
              </w:r>
            </w:ins>
            <w:ins w:id="6352" w:author="智誠 楊" w:date="2021-05-07T16:34:00Z">
              <w:r w:rsidRPr="00E82156">
                <w:rPr>
                  <w:rFonts w:eastAsia="標楷體" w:hint="eastAsia"/>
                </w:rPr>
                <w:t>維護</w:t>
              </w:r>
              <w:r w:rsidRPr="00E82156">
                <w:rPr>
                  <w:rFonts w:eastAsia="標楷體"/>
                </w:rPr>
                <w:t>】</w:t>
              </w:r>
              <w:r w:rsidRPr="00E82156">
                <w:rPr>
                  <w:rFonts w:eastAsia="標楷體" w:hint="eastAsia"/>
                </w:rPr>
                <w:t>，</w:t>
              </w:r>
              <w:r>
                <w:rPr>
                  <w:rFonts w:ascii="標楷體" w:eastAsia="標楷體" w:hAnsi="標楷體" w:hint="eastAsia"/>
                  <w:lang w:eastAsia="zh-HK"/>
                </w:rPr>
                <w:t>供新增</w:t>
              </w:r>
            </w:ins>
            <w:ins w:id="6353" w:author="智誠 楊" w:date="2021-05-07T16:58:00Z">
              <w:r>
                <w:rPr>
                  <w:rFonts w:eastAsia="標楷體" w:hint="eastAsia"/>
                </w:rPr>
                <w:t>疑似洗錢交易訪談紀錄</w:t>
              </w:r>
            </w:ins>
          </w:p>
        </w:tc>
      </w:tr>
    </w:tbl>
    <w:p w14:paraId="55BA2C82" w14:textId="77777777" w:rsidR="004C05AA" w:rsidDel="00C7104D" w:rsidRDefault="004C05AA" w:rsidP="004C05AA">
      <w:pPr>
        <w:pStyle w:val="a"/>
        <w:numPr>
          <w:ilvl w:val="0"/>
          <w:numId w:val="1"/>
        </w:numPr>
        <w:rPr>
          <w:ins w:id="6354" w:author="智誠 楊" w:date="2021-05-07T16:34:00Z"/>
          <w:del w:id="6355" w:author="阿毛" w:date="2021-06-07T16:52:00Z"/>
        </w:rPr>
        <w:pPrChange w:id="6356" w:author="智誠 楊" w:date="2021-05-07T16:58:00Z">
          <w:pPr>
            <w:pStyle w:val="a"/>
            <w:numPr>
              <w:numId w:val="0"/>
            </w:numPr>
            <w:ind w:left="1330" w:firstLine="0"/>
          </w:pPr>
        </w:pPrChange>
      </w:pPr>
    </w:p>
    <w:p w14:paraId="624A49CC" w14:textId="77777777" w:rsidR="004C05AA" w:rsidDel="00C7104D" w:rsidRDefault="004C05AA" w:rsidP="004C05AA">
      <w:pPr>
        <w:pStyle w:val="a"/>
        <w:numPr>
          <w:ilvl w:val="0"/>
          <w:numId w:val="1"/>
        </w:numPr>
        <w:rPr>
          <w:ins w:id="6357" w:author="智誠 楊" w:date="2021-05-07T16:34:00Z"/>
          <w:del w:id="6358" w:author="阿毛" w:date="2021-06-07T16:52:00Z"/>
        </w:rPr>
      </w:pPr>
      <w:ins w:id="6359" w:author="智誠 楊" w:date="2021-05-07T16:34:00Z">
        <w:r>
          <w:t>輸入畫面資料說明</w:t>
        </w:r>
      </w:ins>
    </w:p>
    <w:p w14:paraId="56FDF764" w14:textId="77777777" w:rsidR="004C05AA" w:rsidRPr="00583AF3" w:rsidRDefault="004C05AA" w:rsidP="004C05AA">
      <w:pPr>
        <w:pStyle w:val="a"/>
        <w:numPr>
          <w:ilvl w:val="0"/>
          <w:numId w:val="1"/>
        </w:numPr>
        <w:rPr>
          <w:ins w:id="6360" w:author="智誠 楊" w:date="2021-05-07T16:34:00Z"/>
        </w:rPr>
        <w:pPrChange w:id="6361" w:author="阿毛" w:date="2021-06-07T16:52:00Z">
          <w:pPr/>
        </w:pPrChang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6362" w:author="阿毛" w:date="2021-06-07T16:27: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543"/>
        <w:gridCol w:w="1315"/>
        <w:gridCol w:w="645"/>
        <w:gridCol w:w="1029"/>
        <w:gridCol w:w="948"/>
        <w:gridCol w:w="628"/>
        <w:gridCol w:w="670"/>
        <w:gridCol w:w="4416"/>
        <w:tblGridChange w:id="6363">
          <w:tblGrid>
            <w:gridCol w:w="113"/>
            <w:gridCol w:w="437"/>
            <w:gridCol w:w="106"/>
            <w:gridCol w:w="1288"/>
            <w:gridCol w:w="27"/>
            <w:gridCol w:w="635"/>
            <w:gridCol w:w="10"/>
            <w:gridCol w:w="1029"/>
            <w:gridCol w:w="43"/>
            <w:gridCol w:w="905"/>
            <w:gridCol w:w="88"/>
            <w:gridCol w:w="540"/>
            <w:gridCol w:w="104"/>
            <w:gridCol w:w="566"/>
            <w:gridCol w:w="113"/>
            <w:gridCol w:w="4303"/>
            <w:gridCol w:w="113"/>
          </w:tblGrid>
        </w:tblGridChange>
      </w:tblGrid>
      <w:tr w:rsidR="004C05AA" w:rsidRPr="00362205" w14:paraId="2DEAF3ED" w14:textId="77777777" w:rsidTr="0094025F">
        <w:trPr>
          <w:trHeight w:val="388"/>
          <w:jc w:val="center"/>
          <w:ins w:id="6364" w:author="智誠 楊" w:date="2021-05-07T16:34:00Z"/>
          <w:trPrChange w:id="6365" w:author="阿毛" w:date="2021-06-07T16:27:00Z">
            <w:trPr>
              <w:trHeight w:val="388"/>
              <w:jc w:val="center"/>
            </w:trPr>
          </w:trPrChange>
        </w:trPr>
        <w:tc>
          <w:tcPr>
            <w:tcW w:w="550" w:type="dxa"/>
            <w:vMerge w:val="restart"/>
            <w:shd w:val="clear" w:color="auto" w:fill="D9D9D9" w:themeFill="background1" w:themeFillShade="D9"/>
            <w:tcPrChange w:id="6366" w:author="阿毛" w:date="2021-06-07T16:27:00Z">
              <w:tcPr>
                <w:tcW w:w="567" w:type="dxa"/>
                <w:gridSpan w:val="2"/>
                <w:vMerge w:val="restart"/>
                <w:shd w:val="clear" w:color="auto" w:fill="D9D9D9" w:themeFill="background1" w:themeFillShade="D9"/>
              </w:tcPr>
            </w:tcPrChange>
          </w:tcPr>
          <w:p w14:paraId="6808A0D3" w14:textId="77777777" w:rsidR="004C05AA" w:rsidRPr="00362205" w:rsidRDefault="004C05AA" w:rsidP="0094025F">
            <w:pPr>
              <w:rPr>
                <w:ins w:id="6367" w:author="智誠 楊" w:date="2021-05-07T16:34:00Z"/>
                <w:rFonts w:ascii="標楷體" w:eastAsia="標楷體" w:hAnsi="標楷體"/>
              </w:rPr>
            </w:pPr>
            <w:ins w:id="6368" w:author="智誠 楊" w:date="2021-05-07T16:34:00Z">
              <w:r w:rsidRPr="00362205">
                <w:rPr>
                  <w:rFonts w:ascii="標楷體" w:eastAsia="標楷體" w:hAnsi="標楷體"/>
                </w:rPr>
                <w:t>序號</w:t>
              </w:r>
            </w:ins>
          </w:p>
        </w:tc>
        <w:tc>
          <w:tcPr>
            <w:tcW w:w="1394" w:type="dxa"/>
            <w:vMerge w:val="restart"/>
            <w:shd w:val="clear" w:color="auto" w:fill="D9D9D9" w:themeFill="background1" w:themeFillShade="D9"/>
            <w:tcPrChange w:id="6369" w:author="阿毛" w:date="2021-06-07T16:27:00Z">
              <w:tcPr>
                <w:tcW w:w="1551" w:type="dxa"/>
                <w:gridSpan w:val="2"/>
                <w:vMerge w:val="restart"/>
                <w:shd w:val="clear" w:color="auto" w:fill="D9D9D9" w:themeFill="background1" w:themeFillShade="D9"/>
              </w:tcPr>
            </w:tcPrChange>
          </w:tcPr>
          <w:p w14:paraId="2E0EB544" w14:textId="77777777" w:rsidR="004C05AA" w:rsidRPr="00362205" w:rsidRDefault="004C05AA" w:rsidP="0094025F">
            <w:pPr>
              <w:rPr>
                <w:ins w:id="6370" w:author="智誠 楊" w:date="2021-05-07T16:34:00Z"/>
                <w:rFonts w:ascii="標楷體" w:eastAsia="標楷體" w:hAnsi="標楷體"/>
              </w:rPr>
            </w:pPr>
            <w:ins w:id="6371" w:author="智誠 楊" w:date="2021-05-07T16:34:00Z">
              <w:r w:rsidRPr="00362205">
                <w:rPr>
                  <w:rFonts w:ascii="標楷體" w:eastAsia="標楷體" w:hAnsi="標楷體"/>
                </w:rPr>
                <w:t>欄位</w:t>
              </w:r>
            </w:ins>
          </w:p>
        </w:tc>
        <w:tc>
          <w:tcPr>
            <w:tcW w:w="4060" w:type="dxa"/>
            <w:gridSpan w:val="5"/>
            <w:shd w:val="clear" w:color="auto" w:fill="D9D9D9" w:themeFill="background1" w:themeFillShade="D9"/>
            <w:tcPrChange w:id="6372" w:author="阿毛" w:date="2021-06-07T16:27:00Z">
              <w:tcPr>
                <w:tcW w:w="4337" w:type="dxa"/>
                <w:gridSpan w:val="11"/>
                <w:shd w:val="clear" w:color="auto" w:fill="D9D9D9" w:themeFill="background1" w:themeFillShade="D9"/>
              </w:tcPr>
            </w:tcPrChange>
          </w:tcPr>
          <w:p w14:paraId="054CB9CA" w14:textId="77777777" w:rsidR="004C05AA" w:rsidRPr="00362205" w:rsidRDefault="004C05AA" w:rsidP="0094025F">
            <w:pPr>
              <w:jc w:val="center"/>
              <w:rPr>
                <w:ins w:id="6373" w:author="智誠 楊" w:date="2021-05-07T16:34:00Z"/>
                <w:rFonts w:ascii="標楷體" w:eastAsia="標楷體" w:hAnsi="標楷體"/>
              </w:rPr>
            </w:pPr>
            <w:ins w:id="6374" w:author="智誠 楊" w:date="2021-05-07T16:34:00Z">
              <w:r w:rsidRPr="00362205">
                <w:rPr>
                  <w:rFonts w:ascii="標楷體" w:eastAsia="標楷體" w:hAnsi="標楷體"/>
                </w:rPr>
                <w:t>說明</w:t>
              </w:r>
            </w:ins>
          </w:p>
        </w:tc>
        <w:tc>
          <w:tcPr>
            <w:tcW w:w="4416" w:type="dxa"/>
            <w:vMerge w:val="restart"/>
            <w:shd w:val="clear" w:color="auto" w:fill="D9D9D9" w:themeFill="background1" w:themeFillShade="D9"/>
            <w:tcPrChange w:id="6375" w:author="阿毛" w:date="2021-06-07T16:27:00Z">
              <w:tcPr>
                <w:tcW w:w="3529" w:type="dxa"/>
                <w:gridSpan w:val="2"/>
                <w:vMerge w:val="restart"/>
                <w:shd w:val="clear" w:color="auto" w:fill="D9D9D9" w:themeFill="background1" w:themeFillShade="D9"/>
              </w:tcPr>
            </w:tcPrChange>
          </w:tcPr>
          <w:p w14:paraId="6B8023D1" w14:textId="77777777" w:rsidR="004C05AA" w:rsidRPr="00362205" w:rsidRDefault="004C05AA" w:rsidP="0094025F">
            <w:pPr>
              <w:rPr>
                <w:ins w:id="6376" w:author="智誠 楊" w:date="2021-05-07T16:34:00Z"/>
                <w:rFonts w:ascii="標楷體" w:eastAsia="標楷體" w:hAnsi="標楷體"/>
              </w:rPr>
            </w:pPr>
            <w:ins w:id="6377" w:author="智誠 楊" w:date="2021-05-07T16:34:00Z">
              <w:r w:rsidRPr="00362205">
                <w:rPr>
                  <w:rFonts w:ascii="標楷體" w:eastAsia="標楷體" w:hAnsi="標楷體"/>
                </w:rPr>
                <w:t>處理邏輯及注意事項</w:t>
              </w:r>
            </w:ins>
          </w:p>
        </w:tc>
      </w:tr>
      <w:tr w:rsidR="004C05AA" w:rsidRPr="00362205" w14:paraId="61E39A27" w14:textId="77777777" w:rsidTr="0094025F">
        <w:trPr>
          <w:trHeight w:val="244"/>
          <w:jc w:val="center"/>
          <w:ins w:id="6378" w:author="智誠 楊" w:date="2021-05-07T16:34:00Z"/>
        </w:trPr>
        <w:tc>
          <w:tcPr>
            <w:tcW w:w="550" w:type="dxa"/>
            <w:vMerge/>
            <w:shd w:val="clear" w:color="auto" w:fill="D9D9D9" w:themeFill="background1" w:themeFillShade="D9"/>
          </w:tcPr>
          <w:p w14:paraId="299C8D43" w14:textId="77777777" w:rsidR="004C05AA" w:rsidRPr="00362205" w:rsidRDefault="004C05AA" w:rsidP="0094025F">
            <w:pPr>
              <w:rPr>
                <w:ins w:id="6379" w:author="智誠 楊" w:date="2021-05-07T16:34:00Z"/>
                <w:rFonts w:ascii="標楷體" w:eastAsia="標楷體" w:hAnsi="標楷體"/>
              </w:rPr>
            </w:pPr>
          </w:p>
        </w:tc>
        <w:tc>
          <w:tcPr>
            <w:tcW w:w="1394" w:type="dxa"/>
            <w:vMerge/>
            <w:shd w:val="clear" w:color="auto" w:fill="D9D9D9" w:themeFill="background1" w:themeFillShade="D9"/>
          </w:tcPr>
          <w:p w14:paraId="75E405B9" w14:textId="77777777" w:rsidR="004C05AA" w:rsidRPr="00362205" w:rsidRDefault="004C05AA" w:rsidP="0094025F">
            <w:pPr>
              <w:rPr>
                <w:ins w:id="6380" w:author="智誠 楊" w:date="2021-05-07T16:34:00Z"/>
                <w:rFonts w:ascii="標楷體" w:eastAsia="標楷體" w:hAnsi="標楷體"/>
              </w:rPr>
            </w:pPr>
          </w:p>
        </w:tc>
        <w:tc>
          <w:tcPr>
            <w:tcW w:w="662" w:type="dxa"/>
            <w:shd w:val="clear" w:color="auto" w:fill="D9D9D9" w:themeFill="background1" w:themeFillShade="D9"/>
          </w:tcPr>
          <w:p w14:paraId="47BC87DD" w14:textId="77777777" w:rsidR="004C05AA" w:rsidRPr="00362205" w:rsidRDefault="004C05AA" w:rsidP="0094025F">
            <w:pPr>
              <w:rPr>
                <w:ins w:id="6381" w:author="智誠 楊" w:date="2021-05-07T16:34:00Z"/>
                <w:rFonts w:ascii="標楷體" w:eastAsia="標楷體" w:hAnsi="標楷體"/>
              </w:rPr>
            </w:pPr>
            <w:ins w:id="6382" w:author="智誠 楊" w:date="2021-05-07T16:34:00Z">
              <w:del w:id="6383" w:author="阿毛" w:date="2021-06-03T09:53:00Z">
                <w:r w:rsidRPr="004E09B8" w:rsidDel="00E27902">
                  <w:rPr>
                    <w:rFonts w:ascii="標楷體" w:eastAsia="標楷體" w:hAnsi="標楷體" w:hint="eastAsia"/>
                  </w:rPr>
                  <w:delText>資料型態長度</w:delText>
                </w:r>
              </w:del>
            </w:ins>
            <w:ins w:id="6384" w:author="阿毛" w:date="2021-06-03T09:53:00Z">
              <w:r>
                <w:rPr>
                  <w:rFonts w:ascii="標楷體" w:eastAsia="標楷體" w:hAnsi="標楷體" w:hint="eastAsia"/>
                </w:rPr>
                <w:t>資料長度</w:t>
              </w:r>
            </w:ins>
          </w:p>
        </w:tc>
        <w:tc>
          <w:tcPr>
            <w:tcW w:w="1082" w:type="dxa"/>
            <w:shd w:val="clear" w:color="auto" w:fill="D9D9D9" w:themeFill="background1" w:themeFillShade="D9"/>
          </w:tcPr>
          <w:p w14:paraId="26B4F44A" w14:textId="77777777" w:rsidR="004C05AA" w:rsidRPr="00362205" w:rsidRDefault="004C05AA" w:rsidP="0094025F">
            <w:pPr>
              <w:rPr>
                <w:ins w:id="6385" w:author="智誠 楊" w:date="2021-05-07T16:34:00Z"/>
                <w:rFonts w:ascii="標楷體" w:eastAsia="標楷體" w:hAnsi="標楷體"/>
              </w:rPr>
            </w:pPr>
            <w:ins w:id="6386" w:author="智誠 楊" w:date="2021-05-07T16:34:00Z">
              <w:r w:rsidRPr="00362205">
                <w:rPr>
                  <w:rFonts w:ascii="標楷體" w:eastAsia="標楷體" w:hAnsi="標楷體"/>
                </w:rPr>
                <w:t>預設值</w:t>
              </w:r>
            </w:ins>
          </w:p>
        </w:tc>
        <w:tc>
          <w:tcPr>
            <w:tcW w:w="993" w:type="dxa"/>
            <w:shd w:val="clear" w:color="auto" w:fill="D9D9D9" w:themeFill="background1" w:themeFillShade="D9"/>
          </w:tcPr>
          <w:p w14:paraId="070C8DE8" w14:textId="77777777" w:rsidR="004C05AA" w:rsidRPr="00362205" w:rsidRDefault="004C05AA" w:rsidP="0094025F">
            <w:pPr>
              <w:rPr>
                <w:ins w:id="6387" w:author="智誠 楊" w:date="2021-05-07T16:34:00Z"/>
                <w:rFonts w:ascii="標楷體" w:eastAsia="標楷體" w:hAnsi="標楷體"/>
              </w:rPr>
            </w:pPr>
            <w:ins w:id="6388" w:author="智誠 楊" w:date="2021-05-07T16:34:00Z">
              <w:r w:rsidRPr="00362205">
                <w:rPr>
                  <w:rFonts w:ascii="標楷體" w:eastAsia="標楷體" w:hAnsi="標楷體"/>
                </w:rPr>
                <w:t>選單內容</w:t>
              </w:r>
            </w:ins>
          </w:p>
        </w:tc>
        <w:tc>
          <w:tcPr>
            <w:tcW w:w="644" w:type="dxa"/>
            <w:shd w:val="clear" w:color="auto" w:fill="D9D9D9" w:themeFill="background1" w:themeFillShade="D9"/>
          </w:tcPr>
          <w:p w14:paraId="07ACBAA7" w14:textId="77777777" w:rsidR="004C05AA" w:rsidRPr="00362205" w:rsidRDefault="004C05AA" w:rsidP="0094025F">
            <w:pPr>
              <w:rPr>
                <w:ins w:id="6389" w:author="智誠 楊" w:date="2021-05-07T16:34:00Z"/>
                <w:rFonts w:ascii="標楷體" w:eastAsia="標楷體" w:hAnsi="標楷體"/>
              </w:rPr>
            </w:pPr>
            <w:ins w:id="6390" w:author="智誠 楊" w:date="2021-05-07T16:34:00Z">
              <w:r w:rsidRPr="00362205">
                <w:rPr>
                  <w:rFonts w:ascii="標楷體" w:eastAsia="標楷體" w:hAnsi="標楷體"/>
                </w:rPr>
                <w:t>必填</w:t>
              </w:r>
            </w:ins>
          </w:p>
        </w:tc>
        <w:tc>
          <w:tcPr>
            <w:tcW w:w="679" w:type="dxa"/>
            <w:shd w:val="clear" w:color="auto" w:fill="D9D9D9" w:themeFill="background1" w:themeFillShade="D9"/>
          </w:tcPr>
          <w:p w14:paraId="08814315" w14:textId="77777777" w:rsidR="004C05AA" w:rsidRPr="00362205" w:rsidRDefault="004C05AA" w:rsidP="0094025F">
            <w:pPr>
              <w:rPr>
                <w:ins w:id="6391" w:author="智誠 楊" w:date="2021-05-07T16:34:00Z"/>
                <w:rFonts w:ascii="標楷體" w:eastAsia="標楷體" w:hAnsi="標楷體"/>
              </w:rPr>
            </w:pPr>
            <w:ins w:id="6392" w:author="智誠 楊" w:date="2021-05-07T16:34:00Z">
              <w:r w:rsidRPr="00362205">
                <w:rPr>
                  <w:rFonts w:ascii="標楷體" w:eastAsia="標楷體" w:hAnsi="標楷體"/>
                </w:rPr>
                <w:t>R/W</w:t>
              </w:r>
            </w:ins>
          </w:p>
        </w:tc>
        <w:tc>
          <w:tcPr>
            <w:tcW w:w="4416" w:type="dxa"/>
            <w:vMerge/>
            <w:shd w:val="clear" w:color="auto" w:fill="D9D9D9" w:themeFill="background1" w:themeFillShade="D9"/>
          </w:tcPr>
          <w:p w14:paraId="61F728C3" w14:textId="77777777" w:rsidR="004C05AA" w:rsidRPr="00362205" w:rsidRDefault="004C05AA" w:rsidP="0094025F">
            <w:pPr>
              <w:rPr>
                <w:ins w:id="6393" w:author="智誠 楊" w:date="2021-05-07T16:34:00Z"/>
                <w:rFonts w:ascii="標楷體" w:eastAsia="標楷體" w:hAnsi="標楷體"/>
              </w:rPr>
            </w:pPr>
          </w:p>
        </w:tc>
      </w:tr>
      <w:tr w:rsidR="004C05AA" w:rsidRPr="00362205" w14:paraId="5279A860" w14:textId="77777777" w:rsidTr="0094025F">
        <w:trPr>
          <w:trHeight w:val="244"/>
          <w:jc w:val="center"/>
          <w:ins w:id="6394" w:author="智誠 楊" w:date="2021-05-07T16:34:00Z"/>
        </w:trPr>
        <w:tc>
          <w:tcPr>
            <w:tcW w:w="550" w:type="dxa"/>
          </w:tcPr>
          <w:p w14:paraId="739DB7C9" w14:textId="77777777" w:rsidR="004C05AA" w:rsidRPr="00362205" w:rsidRDefault="004C05AA" w:rsidP="0094025F">
            <w:pPr>
              <w:rPr>
                <w:ins w:id="6395" w:author="智誠 楊" w:date="2021-05-07T16:34:00Z"/>
                <w:rFonts w:ascii="標楷體" w:eastAsia="標楷體" w:hAnsi="標楷體"/>
              </w:rPr>
            </w:pPr>
            <w:ins w:id="6396" w:author="智誠 楊" w:date="2021-05-07T16:34:00Z">
              <w:del w:id="6397" w:author="阿毛" w:date="2021-06-07T16:27:00Z">
                <w:r w:rsidRPr="00362205" w:rsidDel="001266A6">
                  <w:rPr>
                    <w:rFonts w:ascii="標楷體" w:eastAsia="標楷體" w:hAnsi="標楷體" w:hint="eastAsia"/>
                  </w:rPr>
                  <w:delText>1.</w:delText>
                </w:r>
              </w:del>
            </w:ins>
          </w:p>
        </w:tc>
        <w:tc>
          <w:tcPr>
            <w:tcW w:w="9870" w:type="dxa"/>
            <w:gridSpan w:val="7"/>
          </w:tcPr>
          <w:p w14:paraId="04A09043" w14:textId="77777777" w:rsidR="004C05AA" w:rsidRPr="00362205" w:rsidDel="001266A6" w:rsidRDefault="004C05AA" w:rsidP="0094025F">
            <w:pPr>
              <w:rPr>
                <w:ins w:id="6398" w:author="智誠 楊" w:date="2021-05-07T16:34:00Z"/>
                <w:del w:id="6399" w:author="阿毛" w:date="2021-06-07T16:27:00Z"/>
                <w:rFonts w:ascii="標楷體" w:eastAsia="標楷體" w:hAnsi="標楷體"/>
              </w:rPr>
            </w:pPr>
            <w:ins w:id="6400" w:author="智誠 楊" w:date="2021-05-07T16:58:00Z">
              <w:del w:id="6401" w:author="阿毛" w:date="2021-06-07T16:27:00Z">
                <w:r w:rsidDel="001266A6">
                  <w:rPr>
                    <w:rFonts w:ascii="標楷體" w:eastAsia="標楷體" w:hAnsi="標楷體" w:hint="eastAsia"/>
                  </w:rPr>
                  <w:delText>訪談日期-起</w:delText>
                </w:r>
              </w:del>
            </w:ins>
            <w:ins w:id="6402" w:author="阿毛" w:date="2021-06-07T16:27:00Z">
              <w:r>
                <w:rPr>
                  <w:rFonts w:ascii="標楷體" w:eastAsia="標楷體" w:hAnsi="標楷體" w:hint="eastAsia"/>
                </w:rPr>
                <w:t>以下欄位[</w:t>
              </w:r>
            </w:ins>
            <w:ins w:id="6403" w:author="阿毛" w:date="2021-06-07T16:28:00Z">
              <w:r>
                <w:rPr>
                  <w:rFonts w:ascii="標楷體" w:eastAsia="標楷體" w:hAnsi="標楷體" w:hint="eastAsia"/>
                </w:rPr>
                <w:t>訪談日期</w:t>
              </w:r>
            </w:ins>
            <w:ins w:id="6404" w:author="阿毛" w:date="2021-06-07T16:27:00Z">
              <w:r>
                <w:rPr>
                  <w:rFonts w:ascii="標楷體" w:eastAsia="標楷體" w:hAnsi="標楷體" w:hint="eastAsia"/>
                </w:rPr>
                <w:t>]</w:t>
              </w:r>
            </w:ins>
            <w:ins w:id="6405" w:author="阿毛" w:date="2021-06-07T16:28:00Z">
              <w:r>
                <w:rPr>
                  <w:rFonts w:ascii="標楷體" w:eastAsia="標楷體" w:hAnsi="標楷體" w:hint="eastAsia"/>
                </w:rPr>
                <w:t>、[還款日期]擇一輸入</w:t>
              </w:r>
            </w:ins>
          </w:p>
          <w:p w14:paraId="1ECAFFBB" w14:textId="77777777" w:rsidR="004C05AA" w:rsidRPr="00362205" w:rsidDel="001266A6" w:rsidRDefault="004C05AA" w:rsidP="0094025F">
            <w:pPr>
              <w:rPr>
                <w:ins w:id="6406" w:author="智誠 楊" w:date="2021-05-07T16:34:00Z"/>
                <w:del w:id="6407" w:author="阿毛" w:date="2021-06-07T16:27:00Z"/>
                <w:rFonts w:ascii="標楷體" w:eastAsia="標楷體" w:hAnsi="標楷體"/>
              </w:rPr>
            </w:pPr>
            <w:ins w:id="6408" w:author="智誠 楊" w:date="2021-05-07T16:59:00Z">
              <w:del w:id="6409" w:author="阿毛" w:date="2021-06-07T16:27:00Z">
                <w:r w:rsidDel="001266A6">
                  <w:rPr>
                    <w:rFonts w:ascii="標楷體" w:eastAsia="標楷體" w:hAnsi="標楷體" w:hint="eastAsia"/>
                  </w:rPr>
                  <w:delText>7</w:delText>
                </w:r>
              </w:del>
            </w:ins>
          </w:p>
          <w:p w14:paraId="6CC174E9" w14:textId="77777777" w:rsidR="004C05AA" w:rsidRPr="00362205" w:rsidDel="001266A6" w:rsidRDefault="004C05AA" w:rsidP="0094025F">
            <w:pPr>
              <w:rPr>
                <w:ins w:id="6410" w:author="智誠 楊" w:date="2021-05-07T16:34:00Z"/>
                <w:del w:id="6411" w:author="阿毛" w:date="2021-06-07T16:27:00Z"/>
                <w:rFonts w:ascii="標楷體" w:eastAsia="標楷體" w:hAnsi="標楷體"/>
              </w:rPr>
            </w:pPr>
            <w:ins w:id="6412" w:author="智誠 楊" w:date="2021-05-07T16:59:00Z">
              <w:del w:id="6413" w:author="阿毛" w:date="2021-06-07T16:27:00Z">
                <w:r w:rsidDel="001266A6">
                  <w:rPr>
                    <w:rFonts w:ascii="標楷體" w:eastAsia="標楷體" w:hAnsi="標楷體" w:hint="eastAsia"/>
                  </w:rPr>
                  <w:delText>會計日</w:delText>
                </w:r>
              </w:del>
            </w:ins>
          </w:p>
          <w:p w14:paraId="54AEEF87" w14:textId="77777777" w:rsidR="004C05AA" w:rsidRPr="00362205" w:rsidDel="001266A6" w:rsidRDefault="004C05AA" w:rsidP="0094025F">
            <w:pPr>
              <w:jc w:val="center"/>
              <w:rPr>
                <w:ins w:id="6414" w:author="智誠 楊" w:date="2021-05-07T16:34:00Z"/>
                <w:del w:id="6415" w:author="阿毛" w:date="2021-06-07T16:27:00Z"/>
                <w:rFonts w:ascii="標楷體" w:eastAsia="標楷體" w:hAnsi="標楷體"/>
              </w:rPr>
            </w:pPr>
            <w:ins w:id="6416" w:author="智誠 楊" w:date="2021-05-07T16:34:00Z">
              <w:del w:id="6417" w:author="阿毛" w:date="2021-06-07T16:27:00Z">
                <w:r w:rsidDel="001266A6">
                  <w:rPr>
                    <w:rFonts w:ascii="標楷體" w:eastAsia="標楷體" w:hAnsi="標楷體" w:hint="eastAsia"/>
                  </w:rPr>
                  <w:delText>W</w:delText>
                </w:r>
              </w:del>
            </w:ins>
          </w:p>
          <w:p w14:paraId="5627E2A3" w14:textId="77777777" w:rsidR="004C05AA" w:rsidDel="001266A6" w:rsidRDefault="004C05AA" w:rsidP="0094025F">
            <w:pPr>
              <w:rPr>
                <w:ins w:id="6418" w:author="智誠 楊" w:date="2021-05-07T16:34:00Z"/>
                <w:del w:id="6419" w:author="阿毛" w:date="2021-06-07T16:27:00Z"/>
                <w:rFonts w:ascii="標楷體" w:eastAsia="標楷體" w:hAnsi="標楷體"/>
              </w:rPr>
            </w:pPr>
            <w:ins w:id="6420" w:author="智誠 楊" w:date="2021-05-07T16:34:00Z">
              <w:del w:id="6421" w:author="阿毛" w:date="2021-06-07T16:27:00Z">
                <w:r w:rsidDel="001266A6">
                  <w:rPr>
                    <w:rFonts w:ascii="標楷體" w:eastAsia="標楷體" w:hAnsi="標楷體" w:hint="eastAsia"/>
                  </w:rPr>
                  <w:delText>1.</w:delText>
                </w:r>
              </w:del>
            </w:ins>
            <w:ins w:id="6422" w:author="智誠 楊" w:date="2021-05-07T16:59:00Z">
              <w:del w:id="6423" w:author="阿毛" w:date="2021-06-07T16:27:00Z">
                <w:r w:rsidDel="001266A6">
                  <w:rPr>
                    <w:rFonts w:ascii="標楷體" w:eastAsia="標楷體" w:hAnsi="標楷體" w:hint="eastAsia"/>
                    <w:lang w:eastAsia="zh-HK"/>
                  </w:rPr>
                  <w:delText>訪談日期、還款日期</w:delText>
                </w:r>
              </w:del>
            </w:ins>
            <w:ins w:id="6424" w:author="智誠 楊" w:date="2021-05-07T17:00:00Z">
              <w:del w:id="6425" w:author="阿毛" w:date="2021-06-07T16:27:00Z">
                <w:r w:rsidDel="001266A6">
                  <w:rPr>
                    <w:rFonts w:ascii="標楷體" w:eastAsia="標楷體" w:hAnsi="標楷體" w:hint="eastAsia"/>
                    <w:lang w:eastAsia="zh-HK"/>
                  </w:rPr>
                  <w:delText>擇一輸入</w:delText>
                </w:r>
              </w:del>
            </w:ins>
          </w:p>
          <w:p w14:paraId="532E63D3" w14:textId="77777777" w:rsidR="004C05AA" w:rsidDel="001266A6" w:rsidRDefault="004C05AA" w:rsidP="0094025F">
            <w:pPr>
              <w:rPr>
                <w:ins w:id="6426" w:author="智誠 楊" w:date="2021-05-12T14:27:00Z"/>
                <w:del w:id="6427" w:author="阿毛" w:date="2021-06-07T16:27:00Z"/>
                <w:rFonts w:ascii="標楷體" w:eastAsia="標楷體" w:hAnsi="標楷體"/>
              </w:rPr>
            </w:pPr>
            <w:ins w:id="6428" w:author="智誠 楊" w:date="2021-05-07T16:34:00Z">
              <w:del w:id="6429" w:author="阿毛" w:date="2021-06-07T16:27:00Z">
                <w:r w:rsidDel="001266A6">
                  <w:rPr>
                    <w:rFonts w:ascii="標楷體" w:eastAsia="標楷體" w:hAnsi="標楷體" w:hint="eastAsia"/>
                  </w:rPr>
                  <w:delText>2</w:delText>
                </w:r>
              </w:del>
            </w:ins>
            <w:ins w:id="6430" w:author="智誠 楊" w:date="2021-05-07T17:02:00Z">
              <w:del w:id="6431" w:author="阿毛" w:date="2021-06-07T16:27:00Z">
                <w:r w:rsidDel="001266A6">
                  <w:rPr>
                    <w:rFonts w:ascii="標楷體" w:eastAsia="標楷體" w:hAnsi="標楷體" w:hint="eastAsia"/>
                  </w:rPr>
                  <w:delText>.不可大於會計日</w:delText>
                </w:r>
              </w:del>
            </w:ins>
          </w:p>
          <w:p w14:paraId="35B882F9" w14:textId="77777777" w:rsidR="004C05AA" w:rsidRPr="001E30A5" w:rsidDel="001266A6" w:rsidRDefault="004C05AA" w:rsidP="0094025F">
            <w:pPr>
              <w:rPr>
                <w:ins w:id="6432" w:author="智誠 楊" w:date="2021-05-12T14:27:00Z"/>
                <w:del w:id="6433" w:author="阿毛" w:date="2021-06-07T16:27:00Z"/>
                <w:rFonts w:ascii="標楷體" w:eastAsia="標楷體" w:hAnsi="標楷體"/>
              </w:rPr>
            </w:pPr>
            <w:ins w:id="6434" w:author="智誠 楊" w:date="2021-05-12T14:27:00Z">
              <w:del w:id="6435" w:author="阿毛" w:date="2021-06-07T16:27:00Z">
                <w:r w:rsidDel="001266A6">
                  <w:rPr>
                    <w:rFonts w:ascii="標楷體" w:eastAsia="標楷體" w:hAnsi="標楷體" w:hint="eastAsia"/>
                  </w:rPr>
                  <w:delText>3.檢查:</w:delText>
                </w:r>
                <w:r w:rsidDel="001266A6">
                  <w:delText xml:space="preserve"> </w:delText>
                </w:r>
                <w:r w:rsidRPr="001E30A5" w:rsidDel="001266A6">
                  <w:rPr>
                    <w:rFonts w:ascii="標楷體" w:eastAsia="標楷體" w:hAnsi="標楷體"/>
                  </w:rPr>
                  <w:delText>A(DATE,0,#RecordDateStart)</w:delText>
                </w:r>
              </w:del>
            </w:ins>
          </w:p>
          <w:p w14:paraId="028564D3" w14:textId="77777777" w:rsidR="004C05AA" w:rsidRPr="00362205" w:rsidRDefault="004C05AA" w:rsidP="0094025F">
            <w:pPr>
              <w:rPr>
                <w:ins w:id="6436" w:author="智誠 楊" w:date="2021-05-07T16:34:00Z"/>
                <w:rFonts w:ascii="標楷體" w:eastAsia="標楷體" w:hAnsi="標楷體"/>
              </w:rPr>
            </w:pPr>
            <w:ins w:id="6437" w:author="智誠 楊" w:date="2021-05-12T14:27:00Z">
              <w:del w:id="6438" w:author="阿毛" w:date="2021-06-07T16:27:00Z">
                <w:r w:rsidRPr="001E30A5" w:rsidDel="001266A6">
                  <w:rPr>
                    <w:rFonts w:ascii="標楷體" w:eastAsia="標楷體" w:hAnsi="標楷體"/>
                  </w:rPr>
                  <w:delText>V(5,0,#DATE)</w:delText>
                </w:r>
              </w:del>
            </w:ins>
          </w:p>
        </w:tc>
      </w:tr>
      <w:tr w:rsidR="004C05AA" w:rsidRPr="00362205" w14:paraId="3529C3EB" w14:textId="77777777" w:rsidTr="0094025F">
        <w:trPr>
          <w:trHeight w:val="244"/>
          <w:jc w:val="center"/>
          <w:ins w:id="6439" w:author="阿毛" w:date="2021-06-07T16:27:00Z"/>
        </w:trPr>
        <w:tc>
          <w:tcPr>
            <w:tcW w:w="550" w:type="dxa"/>
          </w:tcPr>
          <w:p w14:paraId="203D4DC9" w14:textId="77777777" w:rsidR="004C05AA" w:rsidRPr="00362205" w:rsidRDefault="004C05AA" w:rsidP="0094025F">
            <w:pPr>
              <w:rPr>
                <w:ins w:id="6440" w:author="阿毛" w:date="2021-06-07T16:27:00Z"/>
                <w:rFonts w:ascii="標楷體" w:eastAsia="標楷體" w:hAnsi="標楷體"/>
              </w:rPr>
            </w:pPr>
            <w:ins w:id="6441" w:author="阿毛" w:date="2021-06-07T16:27:00Z">
              <w:r w:rsidRPr="00362205">
                <w:rPr>
                  <w:rFonts w:ascii="標楷體" w:eastAsia="標楷體" w:hAnsi="標楷體" w:hint="eastAsia"/>
                </w:rPr>
                <w:t>1.</w:t>
              </w:r>
            </w:ins>
          </w:p>
        </w:tc>
        <w:tc>
          <w:tcPr>
            <w:tcW w:w="1394" w:type="dxa"/>
          </w:tcPr>
          <w:p w14:paraId="6ADDD981" w14:textId="77777777" w:rsidR="004C05AA" w:rsidRDefault="004C05AA" w:rsidP="0094025F">
            <w:pPr>
              <w:rPr>
                <w:ins w:id="6442" w:author="阿毛" w:date="2021-06-07T16:27:00Z"/>
                <w:rFonts w:ascii="標楷體" w:eastAsia="標楷體" w:hAnsi="標楷體"/>
              </w:rPr>
            </w:pPr>
            <w:ins w:id="6443" w:author="阿毛" w:date="2021-06-07T16:27:00Z">
              <w:r>
                <w:rPr>
                  <w:rFonts w:ascii="標楷體" w:eastAsia="標楷體" w:hAnsi="標楷體" w:hint="eastAsia"/>
                </w:rPr>
                <w:t>訪談日期-起</w:t>
              </w:r>
            </w:ins>
          </w:p>
        </w:tc>
        <w:tc>
          <w:tcPr>
            <w:tcW w:w="662" w:type="dxa"/>
          </w:tcPr>
          <w:p w14:paraId="5BEE20A0" w14:textId="77777777" w:rsidR="004C05AA" w:rsidRDefault="004C05AA" w:rsidP="0094025F">
            <w:pPr>
              <w:rPr>
                <w:ins w:id="6444" w:author="阿毛" w:date="2021-06-07T16:27:00Z"/>
                <w:rFonts w:ascii="標楷體" w:eastAsia="標楷體" w:hAnsi="標楷體"/>
              </w:rPr>
            </w:pPr>
            <w:ins w:id="6445" w:author="阿毛" w:date="2021-06-07T16:27:00Z">
              <w:r>
                <w:rPr>
                  <w:rFonts w:ascii="標楷體" w:eastAsia="標楷體" w:hAnsi="標楷體" w:hint="eastAsia"/>
                </w:rPr>
                <w:t>7</w:t>
              </w:r>
            </w:ins>
          </w:p>
        </w:tc>
        <w:tc>
          <w:tcPr>
            <w:tcW w:w="1082" w:type="dxa"/>
          </w:tcPr>
          <w:p w14:paraId="59667037" w14:textId="77777777" w:rsidR="004C05AA" w:rsidRDefault="004C05AA" w:rsidP="0094025F">
            <w:pPr>
              <w:rPr>
                <w:ins w:id="6446" w:author="阿毛" w:date="2021-06-07T16:27:00Z"/>
                <w:rFonts w:ascii="標楷體" w:eastAsia="標楷體" w:hAnsi="標楷體"/>
              </w:rPr>
            </w:pPr>
            <w:ins w:id="6447" w:author="阿毛" w:date="2021-06-07T16:27:00Z">
              <w:r>
                <w:rPr>
                  <w:rFonts w:ascii="標楷體" w:eastAsia="標楷體" w:hAnsi="標楷體" w:hint="eastAsia"/>
                </w:rPr>
                <w:t>會計日</w:t>
              </w:r>
            </w:ins>
          </w:p>
        </w:tc>
        <w:tc>
          <w:tcPr>
            <w:tcW w:w="993" w:type="dxa"/>
          </w:tcPr>
          <w:p w14:paraId="49EBE2DE" w14:textId="77777777" w:rsidR="004C05AA" w:rsidRDefault="004C05AA" w:rsidP="0094025F">
            <w:pPr>
              <w:rPr>
                <w:ins w:id="6448" w:author="阿毛" w:date="2021-06-07T16:27:00Z"/>
                <w:rFonts w:ascii="標楷體" w:eastAsia="標楷體" w:hAnsi="標楷體"/>
              </w:rPr>
            </w:pPr>
            <w:ins w:id="6449" w:author="阿毛" w:date="2021-06-07T16:27:00Z">
              <w:r>
                <w:rPr>
                  <w:rFonts w:ascii="標楷體" w:eastAsia="標楷體" w:hAnsi="標楷體" w:hint="eastAsia"/>
                </w:rPr>
                <w:t>日期選單</w:t>
              </w:r>
            </w:ins>
          </w:p>
        </w:tc>
        <w:tc>
          <w:tcPr>
            <w:tcW w:w="644" w:type="dxa"/>
          </w:tcPr>
          <w:p w14:paraId="796B4645" w14:textId="77777777" w:rsidR="004C05AA" w:rsidRPr="00362205" w:rsidRDefault="004C05AA" w:rsidP="0094025F">
            <w:pPr>
              <w:rPr>
                <w:ins w:id="6450" w:author="阿毛" w:date="2021-06-07T16:27:00Z"/>
                <w:rFonts w:ascii="標楷體" w:eastAsia="標楷體" w:hAnsi="標楷體"/>
              </w:rPr>
            </w:pPr>
          </w:p>
        </w:tc>
        <w:tc>
          <w:tcPr>
            <w:tcW w:w="679" w:type="dxa"/>
          </w:tcPr>
          <w:p w14:paraId="2373CD4A" w14:textId="77777777" w:rsidR="004C05AA" w:rsidRDefault="004C05AA" w:rsidP="0094025F">
            <w:pPr>
              <w:jc w:val="center"/>
              <w:rPr>
                <w:ins w:id="6451" w:author="阿毛" w:date="2021-06-07T16:27:00Z"/>
                <w:rFonts w:ascii="標楷體" w:eastAsia="標楷體" w:hAnsi="標楷體"/>
              </w:rPr>
            </w:pPr>
            <w:ins w:id="6452" w:author="阿毛" w:date="2021-06-07T16:27:00Z">
              <w:r>
                <w:rPr>
                  <w:rFonts w:ascii="標楷體" w:eastAsia="標楷體" w:hAnsi="標楷體" w:hint="eastAsia"/>
                </w:rPr>
                <w:t>W</w:t>
              </w:r>
            </w:ins>
          </w:p>
        </w:tc>
        <w:tc>
          <w:tcPr>
            <w:tcW w:w="4416" w:type="dxa"/>
          </w:tcPr>
          <w:p w14:paraId="2C974C0D" w14:textId="77777777" w:rsidR="004C05AA" w:rsidRDefault="004C05AA" w:rsidP="0094025F">
            <w:pPr>
              <w:rPr>
                <w:ins w:id="6453" w:author="阿毛" w:date="2021-06-07T16:28:00Z"/>
                <w:rFonts w:ascii="標楷體" w:eastAsia="標楷體" w:hAnsi="標楷體"/>
                <w:lang w:eastAsia="zh-HK"/>
              </w:rPr>
            </w:pPr>
            <w:ins w:id="6454" w:author="阿毛" w:date="2021-06-07T16:27:00Z">
              <w:r>
                <w:rPr>
                  <w:rFonts w:ascii="標楷體" w:eastAsia="標楷體" w:hAnsi="標楷體" w:hint="eastAsia"/>
                </w:rPr>
                <w:t>1.</w:t>
              </w:r>
            </w:ins>
            <w:ins w:id="6455" w:author="阿毛" w:date="2021-06-07T16:28:00Z">
              <w:r>
                <w:rPr>
                  <w:rFonts w:ascii="標楷體" w:eastAsia="標楷體" w:hAnsi="標楷體" w:hint="eastAsia"/>
                  <w:lang w:eastAsia="zh-HK"/>
                </w:rPr>
                <w:t>自行輸入日期,</w:t>
              </w:r>
            </w:ins>
            <w:ins w:id="6456" w:author="阿毛" w:date="2021-06-07T16:49:00Z">
              <w:r>
                <w:rPr>
                  <w:rFonts w:ascii="標楷體" w:eastAsia="標楷體" w:hAnsi="標楷體" w:hint="eastAsia"/>
                  <w:lang w:eastAsia="zh-HK"/>
                </w:rPr>
                <w:t>有值時,</w:t>
              </w:r>
            </w:ins>
            <w:ins w:id="6457" w:author="阿毛" w:date="2021-06-07T16:28:00Z">
              <w:r>
                <w:rPr>
                  <w:rFonts w:ascii="標楷體" w:eastAsia="標楷體" w:hAnsi="標楷體" w:hint="eastAsia"/>
                  <w:lang w:eastAsia="zh-HK"/>
                </w:rPr>
                <w:t>檢核條件</w:t>
              </w:r>
            </w:ins>
          </w:p>
          <w:p w14:paraId="434D6318" w14:textId="77777777" w:rsidR="004C05AA" w:rsidRDefault="004C05AA" w:rsidP="0094025F">
            <w:pPr>
              <w:rPr>
                <w:ins w:id="6458" w:author="阿毛" w:date="2021-06-07T16:27:00Z"/>
                <w:rFonts w:ascii="標楷體" w:eastAsia="標楷體" w:hAnsi="標楷體"/>
              </w:rPr>
            </w:pPr>
            <w:ins w:id="6459" w:author="阿毛" w:date="2021-06-07T16:40:00Z">
              <w:r>
                <w:rPr>
                  <w:rFonts w:ascii="標楷體" w:eastAsia="標楷體" w:hAnsi="標楷體" w:hint="eastAsia"/>
                </w:rPr>
                <w:t xml:space="preserve">  (1).日期格式/</w:t>
              </w:r>
              <w:r w:rsidRPr="001E30A5">
                <w:rPr>
                  <w:rFonts w:ascii="標楷體" w:eastAsia="標楷體" w:hAnsi="標楷體"/>
                </w:rPr>
                <w:t>A(DATE,0)</w:t>
              </w:r>
            </w:ins>
          </w:p>
          <w:p w14:paraId="0ADF576E" w14:textId="77777777" w:rsidR="004C05AA" w:rsidRDefault="004C05AA" w:rsidP="0094025F">
            <w:pPr>
              <w:rPr>
                <w:ins w:id="6460" w:author="阿毛" w:date="2021-06-07T16:27:00Z"/>
                <w:rFonts w:ascii="標楷體" w:eastAsia="標楷體" w:hAnsi="標楷體"/>
              </w:rPr>
            </w:pPr>
            <w:ins w:id="6461" w:author="阿毛" w:date="2021-06-07T16:41:00Z">
              <w:r>
                <w:rPr>
                  <w:rFonts w:ascii="標楷體" w:eastAsia="標楷體" w:hAnsi="標楷體" w:hint="eastAsia"/>
                </w:rPr>
                <w:t xml:space="preserve">  (2).需介於0010101至</w:t>
              </w:r>
            </w:ins>
            <w:ins w:id="6462" w:author="阿毛" w:date="2021-06-08T17:17:00Z">
              <w:r>
                <w:rPr>
                  <w:rFonts w:ascii="標楷體" w:eastAsia="標楷體" w:hAnsi="標楷體" w:hint="eastAsia"/>
                </w:rPr>
                <w:t>[</w:t>
              </w:r>
            </w:ins>
            <w:ins w:id="6463" w:author="阿毛" w:date="2021-06-07T16:41:00Z">
              <w:r>
                <w:rPr>
                  <w:rFonts w:ascii="標楷體" w:eastAsia="標楷體" w:hAnsi="標楷體" w:hint="eastAsia"/>
                </w:rPr>
                <w:t>會計日</w:t>
              </w:r>
            </w:ins>
            <w:ins w:id="6464" w:author="阿毛" w:date="2021-06-08T17:17:00Z">
              <w:r>
                <w:rPr>
                  <w:rFonts w:ascii="標楷體" w:eastAsia="標楷體" w:hAnsi="標楷體" w:hint="eastAsia"/>
                </w:rPr>
                <w:t>]</w:t>
              </w:r>
            </w:ins>
            <w:ins w:id="6465" w:author="阿毛" w:date="2021-06-07T16:41:00Z">
              <w:r>
                <w:rPr>
                  <w:rFonts w:ascii="標楷體" w:eastAsia="標楷體" w:hAnsi="標楷體" w:hint="eastAsia"/>
                </w:rPr>
                <w:t>/V(5)</w:t>
              </w:r>
            </w:ins>
          </w:p>
        </w:tc>
      </w:tr>
      <w:tr w:rsidR="004C05AA" w:rsidRPr="00362205" w14:paraId="3EBBA251" w14:textId="77777777" w:rsidTr="0094025F">
        <w:trPr>
          <w:trHeight w:val="244"/>
          <w:jc w:val="center"/>
          <w:ins w:id="6466" w:author="智誠 楊" w:date="2021-05-07T16:34:00Z"/>
          <w:trPrChange w:id="6467" w:author="阿毛" w:date="2021-06-07T16:27:00Z">
            <w:trPr>
              <w:trHeight w:val="244"/>
              <w:jc w:val="center"/>
            </w:trPr>
          </w:trPrChange>
        </w:trPr>
        <w:tc>
          <w:tcPr>
            <w:tcW w:w="550" w:type="dxa"/>
            <w:tcPrChange w:id="6468" w:author="阿毛" w:date="2021-06-07T16:27:00Z">
              <w:tcPr>
                <w:tcW w:w="567" w:type="dxa"/>
                <w:gridSpan w:val="2"/>
              </w:tcPr>
            </w:tcPrChange>
          </w:tcPr>
          <w:p w14:paraId="1E4DE79D" w14:textId="77777777" w:rsidR="004C05AA" w:rsidRPr="00362205" w:rsidRDefault="004C05AA" w:rsidP="0094025F">
            <w:pPr>
              <w:rPr>
                <w:ins w:id="6469" w:author="智誠 楊" w:date="2021-05-07T16:34:00Z"/>
                <w:rFonts w:ascii="標楷體" w:eastAsia="標楷體" w:hAnsi="標楷體"/>
              </w:rPr>
            </w:pPr>
            <w:ins w:id="6470" w:author="智誠 楊" w:date="2021-05-07T16:34:00Z">
              <w:r>
                <w:rPr>
                  <w:rFonts w:ascii="標楷體" w:eastAsia="標楷體" w:hAnsi="標楷體" w:hint="eastAsia"/>
                </w:rPr>
                <w:t>2.</w:t>
              </w:r>
            </w:ins>
          </w:p>
        </w:tc>
        <w:tc>
          <w:tcPr>
            <w:tcW w:w="1394" w:type="dxa"/>
            <w:tcPrChange w:id="6471" w:author="阿毛" w:date="2021-06-07T16:27:00Z">
              <w:tcPr>
                <w:tcW w:w="1551" w:type="dxa"/>
                <w:gridSpan w:val="2"/>
              </w:tcPr>
            </w:tcPrChange>
          </w:tcPr>
          <w:p w14:paraId="2DBB3253" w14:textId="77777777" w:rsidR="004C05AA" w:rsidRDefault="004C05AA" w:rsidP="0094025F">
            <w:pPr>
              <w:rPr>
                <w:ins w:id="6472" w:author="智誠 楊" w:date="2021-05-07T16:34:00Z"/>
                <w:rFonts w:ascii="標楷體" w:eastAsia="標楷體" w:hAnsi="標楷體"/>
              </w:rPr>
            </w:pPr>
            <w:ins w:id="6473" w:author="智誠 楊" w:date="2021-05-07T16:58:00Z">
              <w:r>
                <w:rPr>
                  <w:rFonts w:ascii="標楷體" w:eastAsia="標楷體" w:hAnsi="標楷體" w:hint="eastAsia"/>
                </w:rPr>
                <w:t>訪談日期-</w:t>
              </w:r>
            </w:ins>
            <w:ins w:id="6474" w:author="智誠 楊" w:date="2021-05-07T16:59:00Z">
              <w:r>
                <w:rPr>
                  <w:rFonts w:ascii="標楷體" w:eastAsia="標楷體" w:hAnsi="標楷體" w:hint="eastAsia"/>
                </w:rPr>
                <w:t>迄</w:t>
              </w:r>
            </w:ins>
          </w:p>
        </w:tc>
        <w:tc>
          <w:tcPr>
            <w:tcW w:w="662" w:type="dxa"/>
            <w:tcPrChange w:id="6475" w:author="阿毛" w:date="2021-06-07T16:27:00Z">
              <w:tcPr>
                <w:tcW w:w="696" w:type="dxa"/>
                <w:gridSpan w:val="2"/>
              </w:tcPr>
            </w:tcPrChange>
          </w:tcPr>
          <w:p w14:paraId="01866E27" w14:textId="77777777" w:rsidR="004C05AA" w:rsidRDefault="004C05AA" w:rsidP="0094025F">
            <w:pPr>
              <w:rPr>
                <w:ins w:id="6476" w:author="智誠 楊" w:date="2021-05-07T16:34:00Z"/>
                <w:rFonts w:ascii="標楷體" w:eastAsia="標楷體" w:hAnsi="標楷體"/>
              </w:rPr>
            </w:pPr>
            <w:ins w:id="6477" w:author="智誠 楊" w:date="2021-05-07T16:59:00Z">
              <w:r>
                <w:rPr>
                  <w:rFonts w:ascii="標楷體" w:eastAsia="標楷體" w:hAnsi="標楷體" w:hint="eastAsia"/>
                </w:rPr>
                <w:t>7</w:t>
              </w:r>
            </w:ins>
          </w:p>
        </w:tc>
        <w:tc>
          <w:tcPr>
            <w:tcW w:w="1082" w:type="dxa"/>
            <w:tcPrChange w:id="6478" w:author="阿毛" w:date="2021-06-07T16:27:00Z">
              <w:tcPr>
                <w:tcW w:w="1187" w:type="dxa"/>
                <w:gridSpan w:val="3"/>
              </w:tcPr>
            </w:tcPrChange>
          </w:tcPr>
          <w:p w14:paraId="1D3C7309" w14:textId="77777777" w:rsidR="004C05AA" w:rsidRPr="00362205" w:rsidRDefault="004C05AA" w:rsidP="0094025F">
            <w:pPr>
              <w:rPr>
                <w:ins w:id="6479" w:author="智誠 楊" w:date="2021-05-07T16:34:00Z"/>
                <w:rFonts w:ascii="標楷體" w:eastAsia="標楷體" w:hAnsi="標楷體"/>
              </w:rPr>
            </w:pPr>
            <w:ins w:id="6480" w:author="智誠 楊" w:date="2021-05-07T16:59:00Z">
              <w:r>
                <w:rPr>
                  <w:rFonts w:ascii="標楷體" w:eastAsia="標楷體" w:hAnsi="標楷體" w:hint="eastAsia"/>
                </w:rPr>
                <w:t>會計日</w:t>
              </w:r>
            </w:ins>
          </w:p>
        </w:tc>
        <w:tc>
          <w:tcPr>
            <w:tcW w:w="993" w:type="dxa"/>
            <w:tcPrChange w:id="6481" w:author="阿毛" w:date="2021-06-07T16:27:00Z">
              <w:tcPr>
                <w:tcW w:w="1083" w:type="dxa"/>
                <w:gridSpan w:val="2"/>
              </w:tcPr>
            </w:tcPrChange>
          </w:tcPr>
          <w:p w14:paraId="3315E1D6" w14:textId="77777777" w:rsidR="004C05AA" w:rsidRPr="00362205" w:rsidRDefault="004C05AA" w:rsidP="0094025F">
            <w:pPr>
              <w:rPr>
                <w:ins w:id="6482" w:author="智誠 楊" w:date="2021-05-07T16:34:00Z"/>
                <w:rFonts w:ascii="標楷體" w:eastAsia="標楷體" w:hAnsi="標楷體"/>
              </w:rPr>
            </w:pPr>
            <w:ins w:id="6483" w:author="阿毛" w:date="2021-06-07T16:27:00Z">
              <w:r>
                <w:rPr>
                  <w:rFonts w:ascii="標楷體" w:eastAsia="標楷體" w:hAnsi="標楷體" w:hint="eastAsia"/>
                </w:rPr>
                <w:t>日期選單</w:t>
              </w:r>
            </w:ins>
          </w:p>
        </w:tc>
        <w:tc>
          <w:tcPr>
            <w:tcW w:w="644" w:type="dxa"/>
            <w:tcPrChange w:id="6484" w:author="阿毛" w:date="2021-06-07T16:27:00Z">
              <w:tcPr>
                <w:tcW w:w="675" w:type="dxa"/>
                <w:gridSpan w:val="2"/>
              </w:tcPr>
            </w:tcPrChange>
          </w:tcPr>
          <w:p w14:paraId="69858B3F" w14:textId="77777777" w:rsidR="004C05AA" w:rsidRPr="00362205" w:rsidRDefault="004C05AA" w:rsidP="0094025F">
            <w:pPr>
              <w:rPr>
                <w:ins w:id="6485" w:author="智誠 楊" w:date="2021-05-07T16:34:00Z"/>
                <w:rFonts w:ascii="標楷體" w:eastAsia="標楷體" w:hAnsi="標楷體"/>
              </w:rPr>
            </w:pPr>
          </w:p>
        </w:tc>
        <w:tc>
          <w:tcPr>
            <w:tcW w:w="679" w:type="dxa"/>
            <w:tcPrChange w:id="6486" w:author="阿毛" w:date="2021-06-07T16:27:00Z">
              <w:tcPr>
                <w:tcW w:w="696" w:type="dxa"/>
                <w:gridSpan w:val="2"/>
              </w:tcPr>
            </w:tcPrChange>
          </w:tcPr>
          <w:p w14:paraId="433BD06F" w14:textId="77777777" w:rsidR="004C05AA" w:rsidRPr="00362205" w:rsidRDefault="004C05AA" w:rsidP="0094025F">
            <w:pPr>
              <w:jc w:val="center"/>
              <w:rPr>
                <w:ins w:id="6487" w:author="智誠 楊" w:date="2021-05-07T16:34:00Z"/>
                <w:rFonts w:ascii="標楷體" w:eastAsia="標楷體" w:hAnsi="標楷體"/>
              </w:rPr>
            </w:pPr>
            <w:ins w:id="6488" w:author="智誠 楊" w:date="2021-05-07T16:34:00Z">
              <w:r>
                <w:rPr>
                  <w:rFonts w:ascii="標楷體" w:eastAsia="標楷體" w:hAnsi="標楷體" w:hint="eastAsia"/>
                </w:rPr>
                <w:t>W</w:t>
              </w:r>
            </w:ins>
          </w:p>
        </w:tc>
        <w:tc>
          <w:tcPr>
            <w:tcW w:w="4416" w:type="dxa"/>
            <w:tcPrChange w:id="6489" w:author="阿毛" w:date="2021-06-07T16:27:00Z">
              <w:tcPr>
                <w:tcW w:w="3529" w:type="dxa"/>
                <w:gridSpan w:val="2"/>
              </w:tcPr>
            </w:tcPrChange>
          </w:tcPr>
          <w:p w14:paraId="68B7FAB4" w14:textId="77777777" w:rsidR="004C05AA" w:rsidRDefault="004C05AA" w:rsidP="0094025F">
            <w:pPr>
              <w:rPr>
                <w:ins w:id="6490" w:author="阿毛" w:date="2021-06-07T16:42:00Z"/>
                <w:rFonts w:ascii="標楷體" w:eastAsia="標楷體" w:hAnsi="標楷體"/>
                <w:lang w:eastAsia="zh-HK"/>
              </w:rPr>
            </w:pPr>
            <w:ins w:id="6491" w:author="阿毛" w:date="2021-06-07T16:42:00Z">
              <w:r>
                <w:rPr>
                  <w:rFonts w:ascii="標楷體" w:eastAsia="標楷體" w:hAnsi="標楷體" w:hint="eastAsia"/>
                </w:rPr>
                <w:t>1.</w:t>
              </w:r>
              <w:r>
                <w:rPr>
                  <w:rFonts w:ascii="標楷體" w:eastAsia="標楷體" w:hAnsi="標楷體" w:hint="eastAsia"/>
                  <w:lang w:eastAsia="zh-HK"/>
                </w:rPr>
                <w:t>自行輸入日期,</w:t>
              </w:r>
            </w:ins>
            <w:ins w:id="6492" w:author="阿毛" w:date="2021-06-07T16:49:00Z">
              <w:r>
                <w:rPr>
                  <w:rFonts w:ascii="標楷體" w:eastAsia="標楷體" w:hAnsi="標楷體" w:hint="eastAsia"/>
                  <w:lang w:eastAsia="zh-HK"/>
                </w:rPr>
                <w:t>有值時,</w:t>
              </w:r>
            </w:ins>
            <w:ins w:id="6493" w:author="阿毛" w:date="2021-06-07T16:42:00Z">
              <w:r>
                <w:rPr>
                  <w:rFonts w:ascii="標楷體" w:eastAsia="標楷體" w:hAnsi="標楷體" w:hint="eastAsia"/>
                  <w:lang w:eastAsia="zh-HK"/>
                </w:rPr>
                <w:t>檢核條件</w:t>
              </w:r>
            </w:ins>
          </w:p>
          <w:p w14:paraId="7519B70F" w14:textId="77777777" w:rsidR="004C05AA" w:rsidRDefault="004C05AA" w:rsidP="0094025F">
            <w:pPr>
              <w:rPr>
                <w:ins w:id="6494" w:author="阿毛" w:date="2021-06-07T16:42:00Z"/>
                <w:rFonts w:ascii="標楷體" w:eastAsia="標楷體" w:hAnsi="標楷體"/>
              </w:rPr>
            </w:pPr>
            <w:ins w:id="6495" w:author="阿毛" w:date="2021-06-07T16:42:00Z">
              <w:r>
                <w:rPr>
                  <w:rFonts w:ascii="標楷體" w:eastAsia="標楷體" w:hAnsi="標楷體" w:hint="eastAsia"/>
                </w:rPr>
                <w:t xml:space="preserve">  (1).日期格式/</w:t>
              </w:r>
              <w:r w:rsidRPr="001E30A5">
                <w:rPr>
                  <w:rFonts w:ascii="標楷體" w:eastAsia="標楷體" w:hAnsi="標楷體"/>
                </w:rPr>
                <w:t>A(DATE,0)</w:t>
              </w:r>
            </w:ins>
          </w:p>
          <w:p w14:paraId="7690BB53" w14:textId="77777777" w:rsidR="004C05AA" w:rsidRDefault="004C05AA" w:rsidP="0094025F">
            <w:pPr>
              <w:rPr>
                <w:ins w:id="6496" w:author="阿毛" w:date="2021-06-07T16:42:00Z"/>
                <w:rFonts w:ascii="標楷體" w:eastAsia="標楷體" w:hAnsi="標楷體"/>
              </w:rPr>
            </w:pPr>
            <w:ins w:id="6497" w:author="阿毛" w:date="2021-06-07T16:42:00Z">
              <w:r>
                <w:rPr>
                  <w:rFonts w:ascii="標楷體" w:eastAsia="標楷體" w:hAnsi="標楷體" w:hint="eastAsia"/>
                </w:rPr>
                <w:t xml:space="preserve">  (2).需介於[訪談日期-起]至</w:t>
              </w:r>
            </w:ins>
            <w:ins w:id="6498" w:author="阿毛" w:date="2021-06-08T17:17:00Z">
              <w:r>
                <w:rPr>
                  <w:rFonts w:ascii="標楷體" w:eastAsia="標楷體" w:hAnsi="標楷體" w:hint="eastAsia"/>
                </w:rPr>
                <w:t>[</w:t>
              </w:r>
            </w:ins>
            <w:ins w:id="6499" w:author="阿毛" w:date="2021-06-07T16:42:00Z">
              <w:r>
                <w:rPr>
                  <w:rFonts w:ascii="標楷體" w:eastAsia="標楷體" w:hAnsi="標楷體" w:hint="eastAsia"/>
                </w:rPr>
                <w:t>會計日</w:t>
              </w:r>
            </w:ins>
            <w:ins w:id="6500" w:author="阿毛" w:date="2021-06-08T17:17:00Z">
              <w:r>
                <w:rPr>
                  <w:rFonts w:ascii="標楷體" w:eastAsia="標楷體" w:hAnsi="標楷體" w:hint="eastAsia"/>
                </w:rPr>
                <w:t>]</w:t>
              </w:r>
            </w:ins>
            <w:ins w:id="6501" w:author="阿毛" w:date="2021-06-07T16:42:00Z">
              <w:r>
                <w:rPr>
                  <w:rFonts w:ascii="標楷體" w:eastAsia="標楷體" w:hAnsi="標楷體" w:hint="eastAsia"/>
                </w:rPr>
                <w:t xml:space="preserve"> </w:t>
              </w:r>
            </w:ins>
          </w:p>
          <w:p w14:paraId="296F492D" w14:textId="77777777" w:rsidR="004C05AA" w:rsidDel="00741DE7" w:rsidRDefault="004C05AA" w:rsidP="0094025F">
            <w:pPr>
              <w:rPr>
                <w:ins w:id="6502" w:author="智誠 楊" w:date="2021-05-07T17:00:00Z"/>
                <w:del w:id="6503" w:author="阿毛" w:date="2021-06-07T16:42:00Z"/>
                <w:rFonts w:ascii="標楷體" w:eastAsia="標楷體" w:hAnsi="標楷體"/>
              </w:rPr>
            </w:pPr>
            <w:ins w:id="6504" w:author="阿毛" w:date="2021-06-07T16:42:00Z">
              <w:r>
                <w:rPr>
                  <w:rFonts w:ascii="標楷體" w:eastAsia="標楷體" w:hAnsi="標楷體" w:hint="eastAsia"/>
                </w:rPr>
                <w:t xml:space="preserve">      /V(5)</w:t>
              </w:r>
            </w:ins>
            <w:ins w:id="6505" w:author="智誠 楊" w:date="2021-05-07T17:00:00Z">
              <w:del w:id="6506" w:author="阿毛" w:date="2021-06-07T16:42:00Z">
                <w:r w:rsidDel="00741DE7">
                  <w:rPr>
                    <w:rFonts w:ascii="標楷體" w:eastAsia="標楷體" w:hAnsi="標楷體" w:hint="eastAsia"/>
                  </w:rPr>
                  <w:delText>1.</w:delText>
                </w:r>
                <w:r w:rsidDel="00741DE7">
                  <w:rPr>
                    <w:rFonts w:ascii="標楷體" w:eastAsia="標楷體" w:hAnsi="標楷體" w:hint="eastAsia"/>
                    <w:lang w:eastAsia="zh-HK"/>
                  </w:rPr>
                  <w:delText>訪談日期、還款日期擇一輸入</w:delText>
                </w:r>
              </w:del>
            </w:ins>
          </w:p>
          <w:p w14:paraId="2D571E16" w14:textId="77777777" w:rsidR="004C05AA" w:rsidDel="00741DE7" w:rsidRDefault="004C05AA" w:rsidP="0094025F">
            <w:pPr>
              <w:rPr>
                <w:ins w:id="6507" w:author="智誠 楊" w:date="2021-05-07T17:02:00Z"/>
                <w:del w:id="6508" w:author="阿毛" w:date="2021-06-07T16:42:00Z"/>
                <w:rFonts w:ascii="標楷體" w:eastAsia="標楷體" w:hAnsi="標楷體"/>
              </w:rPr>
            </w:pPr>
            <w:ins w:id="6509" w:author="智誠 楊" w:date="2021-05-07T17:02:00Z">
              <w:del w:id="6510" w:author="阿毛" w:date="2021-06-07T16:42:00Z">
                <w:r w:rsidDel="00741DE7">
                  <w:rPr>
                    <w:rFonts w:ascii="標楷體" w:eastAsia="標楷體" w:hAnsi="標楷體" w:hint="eastAsia"/>
                  </w:rPr>
                  <w:delText>2.不可大於會計日</w:delText>
                </w:r>
              </w:del>
            </w:ins>
          </w:p>
          <w:p w14:paraId="022A0A90" w14:textId="77777777" w:rsidR="004C05AA" w:rsidDel="00741DE7" w:rsidRDefault="004C05AA" w:rsidP="0094025F">
            <w:pPr>
              <w:rPr>
                <w:ins w:id="6511" w:author="智誠 楊" w:date="2021-05-12T14:27:00Z"/>
                <w:del w:id="6512" w:author="阿毛" w:date="2021-06-07T16:42:00Z"/>
                <w:rFonts w:ascii="標楷體" w:eastAsia="標楷體" w:hAnsi="標楷體"/>
              </w:rPr>
            </w:pPr>
            <w:ins w:id="6513" w:author="智誠 楊" w:date="2021-05-07T17:02:00Z">
              <w:del w:id="6514" w:author="阿毛" w:date="2021-06-07T16:42:00Z">
                <w:r w:rsidDel="00741DE7">
                  <w:rPr>
                    <w:rFonts w:ascii="標楷體" w:eastAsia="標楷體" w:hAnsi="標楷體" w:hint="eastAsia"/>
                  </w:rPr>
                  <w:delText>3.</w:delText>
                </w:r>
              </w:del>
            </w:ins>
            <w:ins w:id="6515" w:author="智誠 楊" w:date="2021-05-07T17:03:00Z">
              <w:del w:id="6516" w:author="阿毛" w:date="2021-06-07T16:42:00Z">
                <w:r w:rsidDel="00741DE7">
                  <w:rPr>
                    <w:rFonts w:ascii="標楷體" w:eastAsia="標楷體" w:hAnsi="標楷體" w:hint="eastAsia"/>
                  </w:rPr>
                  <w:delText>訪談日期迄日不可小於起日</w:delText>
                </w:r>
              </w:del>
            </w:ins>
          </w:p>
          <w:p w14:paraId="21E3DE40" w14:textId="77777777" w:rsidR="004C05AA" w:rsidRPr="001E30A5" w:rsidDel="00741DE7" w:rsidRDefault="004C05AA" w:rsidP="0094025F">
            <w:pPr>
              <w:rPr>
                <w:ins w:id="6517" w:author="智誠 楊" w:date="2021-05-12T14:27:00Z"/>
                <w:del w:id="6518" w:author="阿毛" w:date="2021-06-07T16:42:00Z"/>
                <w:rFonts w:ascii="標楷體" w:eastAsia="標楷體" w:hAnsi="標楷體"/>
              </w:rPr>
            </w:pPr>
            <w:ins w:id="6519" w:author="智誠 楊" w:date="2021-05-12T14:27:00Z">
              <w:del w:id="6520" w:author="阿毛" w:date="2021-06-07T16:42:00Z">
                <w:r w:rsidDel="00741DE7">
                  <w:rPr>
                    <w:rFonts w:ascii="標楷體" w:eastAsia="標楷體" w:hAnsi="標楷體" w:hint="eastAsia"/>
                  </w:rPr>
                  <w:delText>4.檢查:</w:delText>
                </w:r>
                <w:r w:rsidDel="00741DE7">
                  <w:delText xml:space="preserve"> </w:delText>
                </w:r>
                <w:r w:rsidRPr="001E30A5" w:rsidDel="00741DE7">
                  <w:rPr>
                    <w:rFonts w:ascii="標楷體" w:eastAsia="標楷體" w:hAnsi="標楷體"/>
                  </w:rPr>
                  <w:delText>A(DATE,0,#RecordDateEnd)</w:delText>
                </w:r>
              </w:del>
            </w:ins>
          </w:p>
          <w:p w14:paraId="3DD20FF9" w14:textId="77777777" w:rsidR="004C05AA" w:rsidRPr="00C64E2C" w:rsidRDefault="004C05AA" w:rsidP="0094025F">
            <w:pPr>
              <w:rPr>
                <w:ins w:id="6521" w:author="智誠 楊" w:date="2021-05-07T16:34:00Z"/>
                <w:rFonts w:ascii="標楷體" w:eastAsia="標楷體" w:hAnsi="標楷體"/>
              </w:rPr>
            </w:pPr>
            <w:ins w:id="6522" w:author="智誠 楊" w:date="2021-05-12T14:27:00Z">
              <w:del w:id="6523" w:author="阿毛" w:date="2021-06-07T16:42:00Z">
                <w:r w:rsidRPr="001E30A5" w:rsidDel="00741DE7">
                  <w:rPr>
                    <w:rFonts w:ascii="標楷體" w:eastAsia="標楷體" w:hAnsi="標楷體"/>
                  </w:rPr>
                  <w:delText>V(5,#RecordDateStart,#DATE)</w:delText>
                </w:r>
              </w:del>
            </w:ins>
          </w:p>
        </w:tc>
      </w:tr>
      <w:tr w:rsidR="004C05AA" w:rsidRPr="00362205" w14:paraId="7C22C948" w14:textId="77777777" w:rsidTr="0094025F">
        <w:trPr>
          <w:trHeight w:val="244"/>
          <w:jc w:val="center"/>
          <w:ins w:id="6524" w:author="智誠 楊" w:date="2021-05-07T16:58:00Z"/>
          <w:trPrChange w:id="6525" w:author="阿毛" w:date="2021-06-07T16:27:00Z">
            <w:trPr>
              <w:trHeight w:val="244"/>
              <w:jc w:val="center"/>
            </w:trPr>
          </w:trPrChange>
        </w:trPr>
        <w:tc>
          <w:tcPr>
            <w:tcW w:w="550" w:type="dxa"/>
            <w:tcPrChange w:id="6526" w:author="阿毛" w:date="2021-06-07T16:27:00Z">
              <w:tcPr>
                <w:tcW w:w="567" w:type="dxa"/>
                <w:gridSpan w:val="2"/>
              </w:tcPr>
            </w:tcPrChange>
          </w:tcPr>
          <w:p w14:paraId="3F4ED59E" w14:textId="77777777" w:rsidR="004C05AA" w:rsidRDefault="004C05AA" w:rsidP="0094025F">
            <w:pPr>
              <w:rPr>
                <w:ins w:id="6527" w:author="智誠 楊" w:date="2021-05-07T16:58:00Z"/>
                <w:rFonts w:ascii="標楷體" w:eastAsia="標楷體" w:hAnsi="標楷體"/>
              </w:rPr>
            </w:pPr>
            <w:ins w:id="6528" w:author="智誠 楊" w:date="2021-05-07T16:59:00Z">
              <w:r>
                <w:rPr>
                  <w:rFonts w:ascii="標楷體" w:eastAsia="標楷體" w:hAnsi="標楷體" w:hint="eastAsia"/>
                </w:rPr>
                <w:t>3.</w:t>
              </w:r>
            </w:ins>
          </w:p>
        </w:tc>
        <w:tc>
          <w:tcPr>
            <w:tcW w:w="1394" w:type="dxa"/>
            <w:tcPrChange w:id="6529" w:author="阿毛" w:date="2021-06-07T16:27:00Z">
              <w:tcPr>
                <w:tcW w:w="1551" w:type="dxa"/>
                <w:gridSpan w:val="2"/>
              </w:tcPr>
            </w:tcPrChange>
          </w:tcPr>
          <w:p w14:paraId="4E65E038" w14:textId="77777777" w:rsidR="004C05AA" w:rsidRDefault="004C05AA" w:rsidP="0094025F">
            <w:pPr>
              <w:rPr>
                <w:ins w:id="6530" w:author="智誠 楊" w:date="2021-05-07T16:58:00Z"/>
                <w:rFonts w:ascii="標楷體" w:eastAsia="標楷體" w:hAnsi="標楷體"/>
              </w:rPr>
            </w:pPr>
            <w:ins w:id="6531" w:author="智誠 楊" w:date="2021-05-07T16:59:00Z">
              <w:r>
                <w:rPr>
                  <w:rFonts w:ascii="標楷體" w:eastAsia="標楷體" w:hAnsi="標楷體" w:hint="eastAsia"/>
                </w:rPr>
                <w:t>還款日期-起</w:t>
              </w:r>
            </w:ins>
          </w:p>
        </w:tc>
        <w:tc>
          <w:tcPr>
            <w:tcW w:w="662" w:type="dxa"/>
            <w:tcPrChange w:id="6532" w:author="阿毛" w:date="2021-06-07T16:27:00Z">
              <w:tcPr>
                <w:tcW w:w="696" w:type="dxa"/>
                <w:gridSpan w:val="2"/>
              </w:tcPr>
            </w:tcPrChange>
          </w:tcPr>
          <w:p w14:paraId="3557ABAC" w14:textId="77777777" w:rsidR="004C05AA" w:rsidRDefault="004C05AA" w:rsidP="0094025F">
            <w:pPr>
              <w:rPr>
                <w:ins w:id="6533" w:author="智誠 楊" w:date="2021-05-07T16:58:00Z"/>
                <w:rFonts w:ascii="標楷體" w:eastAsia="標楷體" w:hAnsi="標楷體"/>
              </w:rPr>
            </w:pPr>
            <w:ins w:id="6534" w:author="智誠 楊" w:date="2021-05-07T16:59:00Z">
              <w:r>
                <w:rPr>
                  <w:rFonts w:ascii="標楷體" w:eastAsia="標楷體" w:hAnsi="標楷體" w:hint="eastAsia"/>
                </w:rPr>
                <w:t>7</w:t>
              </w:r>
            </w:ins>
          </w:p>
        </w:tc>
        <w:tc>
          <w:tcPr>
            <w:tcW w:w="1082" w:type="dxa"/>
            <w:tcPrChange w:id="6535" w:author="阿毛" w:date="2021-06-07T16:27:00Z">
              <w:tcPr>
                <w:tcW w:w="1187" w:type="dxa"/>
                <w:gridSpan w:val="3"/>
              </w:tcPr>
            </w:tcPrChange>
          </w:tcPr>
          <w:p w14:paraId="7F61AB77" w14:textId="77777777" w:rsidR="004C05AA" w:rsidRPr="00362205" w:rsidRDefault="004C05AA" w:rsidP="0094025F">
            <w:pPr>
              <w:rPr>
                <w:ins w:id="6536" w:author="智誠 楊" w:date="2021-05-07T16:58:00Z"/>
                <w:rFonts w:ascii="標楷體" w:eastAsia="標楷體" w:hAnsi="標楷體"/>
              </w:rPr>
            </w:pPr>
            <w:ins w:id="6537" w:author="智誠 楊" w:date="2021-05-07T16:59:00Z">
              <w:r>
                <w:rPr>
                  <w:rFonts w:ascii="標楷體" w:eastAsia="標楷體" w:hAnsi="標楷體" w:hint="eastAsia"/>
                </w:rPr>
                <w:t>會計日</w:t>
              </w:r>
            </w:ins>
          </w:p>
        </w:tc>
        <w:tc>
          <w:tcPr>
            <w:tcW w:w="993" w:type="dxa"/>
            <w:tcPrChange w:id="6538" w:author="阿毛" w:date="2021-06-07T16:27:00Z">
              <w:tcPr>
                <w:tcW w:w="1083" w:type="dxa"/>
                <w:gridSpan w:val="2"/>
              </w:tcPr>
            </w:tcPrChange>
          </w:tcPr>
          <w:p w14:paraId="60FBE718" w14:textId="77777777" w:rsidR="004C05AA" w:rsidRDefault="004C05AA" w:rsidP="0094025F">
            <w:pPr>
              <w:rPr>
                <w:ins w:id="6539" w:author="智誠 楊" w:date="2021-05-07T16:58:00Z"/>
                <w:rFonts w:ascii="標楷體" w:eastAsia="標楷體" w:hAnsi="標楷體"/>
              </w:rPr>
            </w:pPr>
            <w:ins w:id="6540" w:author="阿毛" w:date="2021-06-07T16:27:00Z">
              <w:r>
                <w:rPr>
                  <w:rFonts w:ascii="標楷體" w:eastAsia="標楷體" w:hAnsi="標楷體" w:hint="eastAsia"/>
                </w:rPr>
                <w:t>日期選單</w:t>
              </w:r>
            </w:ins>
          </w:p>
        </w:tc>
        <w:tc>
          <w:tcPr>
            <w:tcW w:w="644" w:type="dxa"/>
            <w:tcPrChange w:id="6541" w:author="阿毛" w:date="2021-06-07T16:27:00Z">
              <w:tcPr>
                <w:tcW w:w="675" w:type="dxa"/>
                <w:gridSpan w:val="2"/>
              </w:tcPr>
            </w:tcPrChange>
          </w:tcPr>
          <w:p w14:paraId="3ADD6F17" w14:textId="77777777" w:rsidR="004C05AA" w:rsidRDefault="004C05AA" w:rsidP="0094025F">
            <w:pPr>
              <w:rPr>
                <w:ins w:id="6542" w:author="智誠 楊" w:date="2021-05-07T16:58:00Z"/>
                <w:rFonts w:ascii="標楷體" w:eastAsia="標楷體" w:hAnsi="標楷體"/>
              </w:rPr>
            </w:pPr>
          </w:p>
        </w:tc>
        <w:tc>
          <w:tcPr>
            <w:tcW w:w="679" w:type="dxa"/>
            <w:tcPrChange w:id="6543" w:author="阿毛" w:date="2021-06-07T16:27:00Z">
              <w:tcPr>
                <w:tcW w:w="696" w:type="dxa"/>
                <w:gridSpan w:val="2"/>
              </w:tcPr>
            </w:tcPrChange>
          </w:tcPr>
          <w:p w14:paraId="5BFBAA5C" w14:textId="77777777" w:rsidR="004C05AA" w:rsidRDefault="004C05AA" w:rsidP="0094025F">
            <w:pPr>
              <w:jc w:val="center"/>
              <w:rPr>
                <w:ins w:id="6544" w:author="智誠 楊" w:date="2021-05-07T16:58:00Z"/>
                <w:rFonts w:ascii="標楷體" w:eastAsia="標楷體" w:hAnsi="標楷體"/>
              </w:rPr>
            </w:pPr>
            <w:ins w:id="6545" w:author="智誠 楊" w:date="2021-05-07T16:59:00Z">
              <w:r>
                <w:rPr>
                  <w:rFonts w:ascii="標楷體" w:eastAsia="標楷體" w:hAnsi="標楷體" w:hint="eastAsia"/>
                </w:rPr>
                <w:t>W</w:t>
              </w:r>
            </w:ins>
          </w:p>
        </w:tc>
        <w:tc>
          <w:tcPr>
            <w:tcW w:w="4416" w:type="dxa"/>
            <w:tcPrChange w:id="6546" w:author="阿毛" w:date="2021-06-07T16:27:00Z">
              <w:tcPr>
                <w:tcW w:w="3529" w:type="dxa"/>
                <w:gridSpan w:val="2"/>
              </w:tcPr>
            </w:tcPrChange>
          </w:tcPr>
          <w:p w14:paraId="60C35F91" w14:textId="77777777" w:rsidR="004C05AA" w:rsidRDefault="004C05AA" w:rsidP="0094025F">
            <w:pPr>
              <w:rPr>
                <w:ins w:id="6547" w:author="阿毛" w:date="2021-06-07T16:51:00Z"/>
                <w:rFonts w:ascii="標楷體" w:eastAsia="標楷體" w:hAnsi="標楷體"/>
              </w:rPr>
            </w:pPr>
            <w:ins w:id="6548" w:author="阿毛" w:date="2021-06-07T16:51:00Z">
              <w:r>
                <w:rPr>
                  <w:rFonts w:ascii="標楷體" w:eastAsia="標楷體" w:hAnsi="標楷體" w:hint="eastAsia"/>
                </w:rPr>
                <w:t>1.[</w:t>
              </w:r>
            </w:ins>
            <w:ins w:id="6549" w:author="阿毛" w:date="2021-06-07T16:52:00Z">
              <w:r>
                <w:rPr>
                  <w:rFonts w:ascii="標楷體" w:eastAsia="標楷體" w:hAnsi="標楷體" w:hint="eastAsia"/>
                </w:rPr>
                <w:t>訪談日期]有值時,不可輸入</w:t>
              </w:r>
            </w:ins>
          </w:p>
          <w:p w14:paraId="423616D7" w14:textId="77777777" w:rsidR="004C05AA" w:rsidRDefault="004C05AA" w:rsidP="0094025F">
            <w:pPr>
              <w:rPr>
                <w:ins w:id="6550" w:author="阿毛" w:date="2021-06-07T16:42:00Z"/>
                <w:rFonts w:ascii="標楷體" w:eastAsia="標楷體" w:hAnsi="標楷體"/>
                <w:lang w:eastAsia="zh-HK"/>
              </w:rPr>
            </w:pPr>
            <w:ins w:id="6551" w:author="阿毛" w:date="2021-06-07T16:51:00Z">
              <w:r>
                <w:rPr>
                  <w:rFonts w:ascii="標楷體" w:eastAsia="標楷體" w:hAnsi="標楷體" w:hint="eastAsia"/>
                </w:rPr>
                <w:t>2</w:t>
              </w:r>
            </w:ins>
            <w:ins w:id="6552" w:author="阿毛" w:date="2021-06-07T16:42:00Z">
              <w:r>
                <w:rPr>
                  <w:rFonts w:ascii="標楷體" w:eastAsia="標楷體" w:hAnsi="標楷體" w:hint="eastAsia"/>
                </w:rPr>
                <w:t>.</w:t>
              </w:r>
              <w:r>
                <w:rPr>
                  <w:rFonts w:ascii="標楷體" w:eastAsia="標楷體" w:hAnsi="標楷體" w:hint="eastAsia"/>
                  <w:lang w:eastAsia="zh-HK"/>
                </w:rPr>
                <w:t>自行輸入日期,</w:t>
              </w:r>
            </w:ins>
            <w:ins w:id="6553" w:author="阿毛" w:date="2021-06-07T16:49:00Z">
              <w:r>
                <w:rPr>
                  <w:rFonts w:ascii="標楷體" w:eastAsia="標楷體" w:hAnsi="標楷體" w:hint="eastAsia"/>
                  <w:lang w:eastAsia="zh-HK"/>
                </w:rPr>
                <w:t>有值時,</w:t>
              </w:r>
            </w:ins>
            <w:ins w:id="6554" w:author="阿毛" w:date="2021-06-07T16:42:00Z">
              <w:r>
                <w:rPr>
                  <w:rFonts w:ascii="標楷體" w:eastAsia="標楷體" w:hAnsi="標楷體" w:hint="eastAsia"/>
                  <w:lang w:eastAsia="zh-HK"/>
                </w:rPr>
                <w:t>檢核條件</w:t>
              </w:r>
            </w:ins>
          </w:p>
          <w:p w14:paraId="301715CA" w14:textId="77777777" w:rsidR="004C05AA" w:rsidRDefault="004C05AA" w:rsidP="0094025F">
            <w:pPr>
              <w:rPr>
                <w:ins w:id="6555" w:author="阿毛" w:date="2021-06-07T16:50:00Z"/>
                <w:rFonts w:ascii="標楷體" w:eastAsia="標楷體" w:hAnsi="標楷體"/>
              </w:rPr>
            </w:pPr>
            <w:ins w:id="6556" w:author="阿毛" w:date="2021-06-07T16:42:00Z">
              <w:r>
                <w:rPr>
                  <w:rFonts w:ascii="標楷體" w:eastAsia="標楷體" w:hAnsi="標楷體" w:hint="eastAsia"/>
                </w:rPr>
                <w:t xml:space="preserve">  (1).日期格式/</w:t>
              </w:r>
              <w:r w:rsidRPr="001E30A5">
                <w:rPr>
                  <w:rFonts w:ascii="標楷體" w:eastAsia="標楷體" w:hAnsi="標楷體"/>
                </w:rPr>
                <w:t>A(DATE,0)</w:t>
              </w:r>
            </w:ins>
          </w:p>
          <w:p w14:paraId="00ABBE81" w14:textId="77777777" w:rsidR="004C05AA" w:rsidRDefault="004C05AA" w:rsidP="0094025F">
            <w:pPr>
              <w:rPr>
                <w:ins w:id="6557" w:author="阿毛" w:date="2021-06-07T16:42:00Z"/>
                <w:rFonts w:ascii="標楷體" w:eastAsia="標楷體" w:hAnsi="標楷體"/>
              </w:rPr>
            </w:pPr>
            <w:ins w:id="6558" w:author="阿毛" w:date="2021-06-07T16:50:00Z">
              <w:r>
                <w:rPr>
                  <w:rFonts w:ascii="標楷體" w:eastAsia="標楷體" w:hAnsi="標楷體" w:hint="eastAsia"/>
                </w:rPr>
                <w:t xml:space="preserve">  (2).不可為空白</w:t>
              </w:r>
            </w:ins>
            <w:ins w:id="6559" w:author="阿毛" w:date="2021-06-07T16:51:00Z">
              <w:r>
                <w:rPr>
                  <w:rFonts w:ascii="標楷體" w:eastAsia="標楷體" w:hAnsi="標楷體" w:hint="eastAsia"/>
                </w:rPr>
                <w:t>/V(7)</w:t>
              </w:r>
            </w:ins>
          </w:p>
          <w:p w14:paraId="57B7FF5A" w14:textId="77777777" w:rsidR="004C05AA" w:rsidDel="00741DE7" w:rsidRDefault="004C05AA" w:rsidP="0094025F">
            <w:pPr>
              <w:rPr>
                <w:ins w:id="6560" w:author="智誠 楊" w:date="2021-05-07T17:00:00Z"/>
                <w:del w:id="6561" w:author="阿毛" w:date="2021-06-07T16:42:00Z"/>
                <w:rFonts w:ascii="標楷體" w:eastAsia="標楷體" w:hAnsi="標楷體"/>
              </w:rPr>
            </w:pPr>
            <w:ins w:id="6562" w:author="阿毛" w:date="2021-06-07T16:42:00Z">
              <w:r>
                <w:rPr>
                  <w:rFonts w:ascii="標楷體" w:eastAsia="標楷體" w:hAnsi="標楷體" w:hint="eastAsia"/>
                </w:rPr>
                <w:t xml:space="preserve">  </w:t>
              </w:r>
            </w:ins>
            <w:ins w:id="6563" w:author="阿毛" w:date="2021-06-07T16:50:00Z">
              <w:r>
                <w:rPr>
                  <w:rFonts w:ascii="標楷體" w:eastAsia="標楷體" w:hAnsi="標楷體" w:hint="eastAsia"/>
                </w:rPr>
                <w:t>(</w:t>
              </w:r>
            </w:ins>
            <w:ins w:id="6564" w:author="阿毛" w:date="2021-06-07T16:51:00Z">
              <w:r>
                <w:rPr>
                  <w:rFonts w:ascii="標楷體" w:eastAsia="標楷體" w:hAnsi="標楷體" w:hint="eastAsia"/>
                </w:rPr>
                <w:t>3</w:t>
              </w:r>
            </w:ins>
            <w:ins w:id="6565" w:author="阿毛" w:date="2021-06-07T16:50:00Z">
              <w:r>
                <w:rPr>
                  <w:rFonts w:ascii="標楷體" w:eastAsia="標楷體" w:hAnsi="標楷體" w:hint="eastAsia"/>
                </w:rPr>
                <w:t>).需介於0010101至</w:t>
              </w:r>
            </w:ins>
            <w:ins w:id="6566" w:author="阿毛" w:date="2021-06-08T17:17:00Z">
              <w:r>
                <w:rPr>
                  <w:rFonts w:ascii="標楷體" w:eastAsia="標楷體" w:hAnsi="標楷體" w:hint="eastAsia"/>
                </w:rPr>
                <w:t>[</w:t>
              </w:r>
            </w:ins>
            <w:ins w:id="6567" w:author="阿毛" w:date="2021-06-07T16:50:00Z">
              <w:r>
                <w:rPr>
                  <w:rFonts w:ascii="標楷體" w:eastAsia="標楷體" w:hAnsi="標楷體" w:hint="eastAsia"/>
                </w:rPr>
                <w:t>會計日</w:t>
              </w:r>
            </w:ins>
            <w:ins w:id="6568" w:author="阿毛" w:date="2021-06-08T17:17:00Z">
              <w:r>
                <w:rPr>
                  <w:rFonts w:ascii="標楷體" w:eastAsia="標楷體" w:hAnsi="標楷體" w:hint="eastAsia"/>
                </w:rPr>
                <w:t>]</w:t>
              </w:r>
            </w:ins>
            <w:ins w:id="6569" w:author="阿毛" w:date="2021-06-07T16:50:00Z">
              <w:r>
                <w:rPr>
                  <w:rFonts w:ascii="標楷體" w:eastAsia="標楷體" w:hAnsi="標楷體" w:hint="eastAsia"/>
                </w:rPr>
                <w:t>/V(5)</w:t>
              </w:r>
            </w:ins>
            <w:ins w:id="6570" w:author="智誠 楊" w:date="2021-05-07T17:00:00Z">
              <w:del w:id="6571" w:author="阿毛" w:date="2021-06-07T16:42:00Z">
                <w:r w:rsidDel="00741DE7">
                  <w:rPr>
                    <w:rFonts w:ascii="標楷體" w:eastAsia="標楷體" w:hAnsi="標楷體" w:hint="eastAsia"/>
                  </w:rPr>
                  <w:delText>1.</w:delText>
                </w:r>
                <w:r w:rsidDel="00741DE7">
                  <w:rPr>
                    <w:rFonts w:ascii="標楷體" w:eastAsia="標楷體" w:hAnsi="標楷體" w:hint="eastAsia"/>
                    <w:lang w:eastAsia="zh-HK"/>
                  </w:rPr>
                  <w:delText>訪談日期、還款日期擇一輸入</w:delText>
                </w:r>
              </w:del>
            </w:ins>
          </w:p>
          <w:p w14:paraId="48CC0B25" w14:textId="77777777" w:rsidR="004C05AA" w:rsidDel="00741DE7" w:rsidRDefault="004C05AA" w:rsidP="0094025F">
            <w:pPr>
              <w:rPr>
                <w:ins w:id="6572" w:author="智誠 楊" w:date="2021-05-12T14:27:00Z"/>
                <w:del w:id="6573" w:author="阿毛" w:date="2021-06-07T16:42:00Z"/>
                <w:rFonts w:ascii="標楷體" w:eastAsia="標楷體" w:hAnsi="標楷體"/>
              </w:rPr>
            </w:pPr>
            <w:ins w:id="6574" w:author="智誠 楊" w:date="2021-05-07T17:02:00Z">
              <w:del w:id="6575" w:author="阿毛" w:date="2021-06-07T16:42:00Z">
                <w:r w:rsidDel="00741DE7">
                  <w:rPr>
                    <w:rFonts w:ascii="標楷體" w:eastAsia="標楷體" w:hAnsi="標楷體" w:hint="eastAsia"/>
                  </w:rPr>
                  <w:delText>2.不可大於會計日</w:delText>
                </w:r>
              </w:del>
            </w:ins>
          </w:p>
          <w:p w14:paraId="56D45B83" w14:textId="77777777" w:rsidR="004C05AA" w:rsidDel="00741DE7" w:rsidRDefault="004C05AA" w:rsidP="0094025F">
            <w:pPr>
              <w:rPr>
                <w:ins w:id="6576" w:author="智誠 楊" w:date="2021-05-12T14:28:00Z"/>
                <w:del w:id="6577" w:author="阿毛" w:date="2021-06-07T16:42:00Z"/>
              </w:rPr>
            </w:pPr>
            <w:ins w:id="6578" w:author="智誠 楊" w:date="2021-05-12T14:27:00Z">
              <w:del w:id="6579" w:author="阿毛" w:date="2021-06-07T16:42:00Z">
                <w:r w:rsidDel="00741DE7">
                  <w:rPr>
                    <w:rFonts w:ascii="標楷體" w:eastAsia="標楷體" w:hAnsi="標楷體" w:hint="eastAsia"/>
                  </w:rPr>
                  <w:delText>3.檢查:</w:delText>
                </w:r>
                <w:r w:rsidDel="00741DE7">
                  <w:delText xml:space="preserve"> </w:delText>
                </w:r>
              </w:del>
            </w:ins>
          </w:p>
          <w:p w14:paraId="2BC79EF6" w14:textId="77777777" w:rsidR="004C05AA" w:rsidRPr="001E30A5" w:rsidDel="00741DE7" w:rsidRDefault="004C05AA" w:rsidP="0094025F">
            <w:pPr>
              <w:rPr>
                <w:ins w:id="6580" w:author="智誠 楊" w:date="2021-05-12T14:27:00Z"/>
                <w:del w:id="6581" w:author="阿毛" w:date="2021-06-07T16:42:00Z"/>
                <w:rFonts w:ascii="標楷體" w:eastAsia="標楷體" w:hAnsi="標楷體"/>
              </w:rPr>
            </w:pPr>
            <w:ins w:id="6582" w:author="智誠 楊" w:date="2021-05-12T14:27:00Z">
              <w:del w:id="6583" w:author="阿毛" w:date="2021-06-07T16:42:00Z">
                <w:r w:rsidRPr="001E30A5" w:rsidDel="00741DE7">
                  <w:rPr>
                    <w:rFonts w:ascii="標楷體" w:eastAsia="標楷體" w:hAnsi="標楷體"/>
                  </w:rPr>
                  <w:delText>V(7)A(DATE,0,#ActualRepayDateStart)</w:delText>
                </w:r>
              </w:del>
            </w:ins>
          </w:p>
          <w:p w14:paraId="242A0C33" w14:textId="77777777" w:rsidR="004C05AA" w:rsidRPr="00C64E2C" w:rsidRDefault="004C05AA" w:rsidP="0094025F">
            <w:pPr>
              <w:rPr>
                <w:ins w:id="6584" w:author="智誠 楊" w:date="2021-05-07T16:58:00Z"/>
                <w:rFonts w:ascii="標楷體" w:eastAsia="標楷體" w:hAnsi="標楷體"/>
              </w:rPr>
            </w:pPr>
            <w:ins w:id="6585" w:author="智誠 楊" w:date="2021-05-12T14:27:00Z">
              <w:del w:id="6586" w:author="阿毛" w:date="2021-06-07T16:42:00Z">
                <w:r w:rsidRPr="001E30A5" w:rsidDel="00741DE7">
                  <w:rPr>
                    <w:rFonts w:ascii="標楷體" w:eastAsia="標楷體" w:hAnsi="標楷體"/>
                  </w:rPr>
                  <w:delText>V(5,0,#DATE)</w:delText>
                </w:r>
              </w:del>
            </w:ins>
          </w:p>
        </w:tc>
      </w:tr>
      <w:tr w:rsidR="004C05AA" w:rsidRPr="00362205" w14:paraId="080235E0" w14:textId="77777777" w:rsidTr="0094025F">
        <w:trPr>
          <w:trHeight w:val="244"/>
          <w:jc w:val="center"/>
          <w:ins w:id="6587" w:author="智誠 楊" w:date="2021-05-07T16:58:00Z"/>
          <w:trPrChange w:id="6588" w:author="阿毛" w:date="2021-06-07T16:27:00Z">
            <w:trPr>
              <w:trHeight w:val="244"/>
              <w:jc w:val="center"/>
            </w:trPr>
          </w:trPrChange>
        </w:trPr>
        <w:tc>
          <w:tcPr>
            <w:tcW w:w="550" w:type="dxa"/>
            <w:tcPrChange w:id="6589" w:author="阿毛" w:date="2021-06-07T16:27:00Z">
              <w:tcPr>
                <w:tcW w:w="567" w:type="dxa"/>
                <w:gridSpan w:val="2"/>
              </w:tcPr>
            </w:tcPrChange>
          </w:tcPr>
          <w:p w14:paraId="5D90B74E" w14:textId="77777777" w:rsidR="004C05AA" w:rsidRDefault="004C05AA" w:rsidP="0094025F">
            <w:pPr>
              <w:rPr>
                <w:ins w:id="6590" w:author="智誠 楊" w:date="2021-05-07T16:58:00Z"/>
                <w:rFonts w:ascii="標楷體" w:eastAsia="標楷體" w:hAnsi="標楷體"/>
              </w:rPr>
            </w:pPr>
            <w:ins w:id="6591" w:author="智誠 楊" w:date="2021-05-07T16:59:00Z">
              <w:r>
                <w:rPr>
                  <w:rFonts w:ascii="標楷體" w:eastAsia="標楷體" w:hAnsi="標楷體" w:hint="eastAsia"/>
                </w:rPr>
                <w:t>4.</w:t>
              </w:r>
            </w:ins>
          </w:p>
        </w:tc>
        <w:tc>
          <w:tcPr>
            <w:tcW w:w="1394" w:type="dxa"/>
            <w:tcPrChange w:id="6592" w:author="阿毛" w:date="2021-06-07T16:27:00Z">
              <w:tcPr>
                <w:tcW w:w="1551" w:type="dxa"/>
                <w:gridSpan w:val="2"/>
              </w:tcPr>
            </w:tcPrChange>
          </w:tcPr>
          <w:p w14:paraId="13D517C3" w14:textId="77777777" w:rsidR="004C05AA" w:rsidRDefault="004C05AA" w:rsidP="0094025F">
            <w:pPr>
              <w:rPr>
                <w:ins w:id="6593" w:author="智誠 楊" w:date="2021-05-07T16:58:00Z"/>
                <w:rFonts w:ascii="標楷體" w:eastAsia="標楷體" w:hAnsi="標楷體"/>
              </w:rPr>
            </w:pPr>
            <w:ins w:id="6594" w:author="智誠 楊" w:date="2021-05-07T16:59:00Z">
              <w:r>
                <w:rPr>
                  <w:rFonts w:ascii="標楷體" w:eastAsia="標楷體" w:hAnsi="標楷體" w:hint="eastAsia"/>
                </w:rPr>
                <w:t>還款日期-迄</w:t>
              </w:r>
            </w:ins>
          </w:p>
        </w:tc>
        <w:tc>
          <w:tcPr>
            <w:tcW w:w="662" w:type="dxa"/>
            <w:tcPrChange w:id="6595" w:author="阿毛" w:date="2021-06-07T16:27:00Z">
              <w:tcPr>
                <w:tcW w:w="696" w:type="dxa"/>
                <w:gridSpan w:val="2"/>
              </w:tcPr>
            </w:tcPrChange>
          </w:tcPr>
          <w:p w14:paraId="70FD40F2" w14:textId="77777777" w:rsidR="004C05AA" w:rsidRDefault="004C05AA" w:rsidP="0094025F">
            <w:pPr>
              <w:rPr>
                <w:ins w:id="6596" w:author="智誠 楊" w:date="2021-05-07T16:58:00Z"/>
                <w:rFonts w:ascii="標楷體" w:eastAsia="標楷體" w:hAnsi="標楷體"/>
              </w:rPr>
            </w:pPr>
            <w:ins w:id="6597" w:author="智誠 楊" w:date="2021-05-07T16:59:00Z">
              <w:r>
                <w:rPr>
                  <w:rFonts w:ascii="標楷體" w:eastAsia="標楷體" w:hAnsi="標楷體" w:hint="eastAsia"/>
                </w:rPr>
                <w:t>7</w:t>
              </w:r>
            </w:ins>
          </w:p>
        </w:tc>
        <w:tc>
          <w:tcPr>
            <w:tcW w:w="1082" w:type="dxa"/>
            <w:tcPrChange w:id="6598" w:author="阿毛" w:date="2021-06-07T16:27:00Z">
              <w:tcPr>
                <w:tcW w:w="1187" w:type="dxa"/>
                <w:gridSpan w:val="3"/>
              </w:tcPr>
            </w:tcPrChange>
          </w:tcPr>
          <w:p w14:paraId="3EB16B17" w14:textId="77777777" w:rsidR="004C05AA" w:rsidRPr="00362205" w:rsidRDefault="004C05AA" w:rsidP="0094025F">
            <w:pPr>
              <w:rPr>
                <w:ins w:id="6599" w:author="智誠 楊" w:date="2021-05-07T16:58:00Z"/>
                <w:rFonts w:ascii="標楷體" w:eastAsia="標楷體" w:hAnsi="標楷體"/>
              </w:rPr>
            </w:pPr>
            <w:ins w:id="6600" w:author="智誠 楊" w:date="2021-05-07T16:59:00Z">
              <w:r>
                <w:rPr>
                  <w:rFonts w:ascii="標楷體" w:eastAsia="標楷體" w:hAnsi="標楷體" w:hint="eastAsia"/>
                </w:rPr>
                <w:t>會計日</w:t>
              </w:r>
            </w:ins>
          </w:p>
        </w:tc>
        <w:tc>
          <w:tcPr>
            <w:tcW w:w="993" w:type="dxa"/>
            <w:tcPrChange w:id="6601" w:author="阿毛" w:date="2021-06-07T16:27:00Z">
              <w:tcPr>
                <w:tcW w:w="1083" w:type="dxa"/>
                <w:gridSpan w:val="2"/>
              </w:tcPr>
            </w:tcPrChange>
          </w:tcPr>
          <w:p w14:paraId="37662FD7" w14:textId="77777777" w:rsidR="004C05AA" w:rsidRDefault="004C05AA" w:rsidP="0094025F">
            <w:pPr>
              <w:rPr>
                <w:ins w:id="6602" w:author="智誠 楊" w:date="2021-05-07T16:58:00Z"/>
                <w:rFonts w:ascii="標楷體" w:eastAsia="標楷體" w:hAnsi="標楷體"/>
              </w:rPr>
            </w:pPr>
            <w:ins w:id="6603" w:author="阿毛" w:date="2021-06-07T16:27:00Z">
              <w:r>
                <w:rPr>
                  <w:rFonts w:ascii="標楷體" w:eastAsia="標楷體" w:hAnsi="標楷體" w:hint="eastAsia"/>
                </w:rPr>
                <w:t>日期選單</w:t>
              </w:r>
            </w:ins>
          </w:p>
        </w:tc>
        <w:tc>
          <w:tcPr>
            <w:tcW w:w="644" w:type="dxa"/>
            <w:tcPrChange w:id="6604" w:author="阿毛" w:date="2021-06-07T16:27:00Z">
              <w:tcPr>
                <w:tcW w:w="675" w:type="dxa"/>
                <w:gridSpan w:val="2"/>
              </w:tcPr>
            </w:tcPrChange>
          </w:tcPr>
          <w:p w14:paraId="664626D1" w14:textId="77777777" w:rsidR="004C05AA" w:rsidRDefault="004C05AA" w:rsidP="0094025F">
            <w:pPr>
              <w:rPr>
                <w:ins w:id="6605" w:author="智誠 楊" w:date="2021-05-07T16:58:00Z"/>
                <w:rFonts w:ascii="標楷體" w:eastAsia="標楷體" w:hAnsi="標楷體"/>
              </w:rPr>
            </w:pPr>
          </w:p>
        </w:tc>
        <w:tc>
          <w:tcPr>
            <w:tcW w:w="679" w:type="dxa"/>
            <w:tcPrChange w:id="6606" w:author="阿毛" w:date="2021-06-07T16:27:00Z">
              <w:tcPr>
                <w:tcW w:w="696" w:type="dxa"/>
                <w:gridSpan w:val="2"/>
              </w:tcPr>
            </w:tcPrChange>
          </w:tcPr>
          <w:p w14:paraId="2C4C065B" w14:textId="77777777" w:rsidR="004C05AA" w:rsidRDefault="004C05AA" w:rsidP="0094025F">
            <w:pPr>
              <w:jc w:val="center"/>
              <w:rPr>
                <w:ins w:id="6607" w:author="智誠 楊" w:date="2021-05-07T16:58:00Z"/>
                <w:rFonts w:ascii="標楷體" w:eastAsia="標楷體" w:hAnsi="標楷體"/>
              </w:rPr>
            </w:pPr>
            <w:ins w:id="6608" w:author="智誠 楊" w:date="2021-05-07T16:59:00Z">
              <w:r>
                <w:rPr>
                  <w:rFonts w:ascii="標楷體" w:eastAsia="標楷體" w:hAnsi="標楷體" w:hint="eastAsia"/>
                </w:rPr>
                <w:t>W</w:t>
              </w:r>
            </w:ins>
          </w:p>
        </w:tc>
        <w:tc>
          <w:tcPr>
            <w:tcW w:w="4416" w:type="dxa"/>
            <w:tcPrChange w:id="6609" w:author="阿毛" w:date="2021-06-07T16:27:00Z">
              <w:tcPr>
                <w:tcW w:w="3529" w:type="dxa"/>
                <w:gridSpan w:val="2"/>
              </w:tcPr>
            </w:tcPrChange>
          </w:tcPr>
          <w:p w14:paraId="7B9C9025" w14:textId="77777777" w:rsidR="004C05AA" w:rsidRDefault="004C05AA" w:rsidP="0094025F">
            <w:pPr>
              <w:rPr>
                <w:ins w:id="6610" w:author="阿毛" w:date="2021-06-07T16:52:00Z"/>
                <w:rFonts w:ascii="標楷體" w:eastAsia="標楷體" w:hAnsi="標楷體"/>
              </w:rPr>
            </w:pPr>
            <w:ins w:id="6611" w:author="阿毛" w:date="2021-06-07T16:52:00Z">
              <w:r>
                <w:rPr>
                  <w:rFonts w:ascii="標楷體" w:eastAsia="標楷體" w:hAnsi="標楷體" w:hint="eastAsia"/>
                </w:rPr>
                <w:t>1.[訪談日期]有值時,不可輸入</w:t>
              </w:r>
            </w:ins>
          </w:p>
          <w:p w14:paraId="4052D965" w14:textId="77777777" w:rsidR="004C05AA" w:rsidRDefault="004C05AA" w:rsidP="0094025F">
            <w:pPr>
              <w:rPr>
                <w:ins w:id="6612" w:author="阿毛" w:date="2021-06-07T16:49:00Z"/>
                <w:rFonts w:ascii="標楷體" w:eastAsia="標楷體" w:hAnsi="標楷體"/>
                <w:lang w:eastAsia="zh-HK"/>
              </w:rPr>
            </w:pPr>
            <w:ins w:id="6613" w:author="阿毛" w:date="2021-06-07T16:51:00Z">
              <w:r>
                <w:rPr>
                  <w:rFonts w:ascii="標楷體" w:eastAsia="標楷體" w:hAnsi="標楷體" w:hint="eastAsia"/>
                </w:rPr>
                <w:t>2</w:t>
              </w:r>
            </w:ins>
            <w:ins w:id="6614" w:author="阿毛" w:date="2021-06-07T16:49:00Z">
              <w:r>
                <w:rPr>
                  <w:rFonts w:ascii="標楷體" w:eastAsia="標楷體" w:hAnsi="標楷體" w:hint="eastAsia"/>
                </w:rPr>
                <w:t>.</w:t>
              </w:r>
              <w:r>
                <w:rPr>
                  <w:rFonts w:ascii="標楷體" w:eastAsia="標楷體" w:hAnsi="標楷體" w:hint="eastAsia"/>
                  <w:lang w:eastAsia="zh-HK"/>
                </w:rPr>
                <w:t>自行輸入日期,有值時,檢核條件</w:t>
              </w:r>
            </w:ins>
          </w:p>
          <w:p w14:paraId="456ADE91" w14:textId="77777777" w:rsidR="004C05AA" w:rsidRDefault="004C05AA" w:rsidP="0094025F">
            <w:pPr>
              <w:rPr>
                <w:ins w:id="6615" w:author="阿毛" w:date="2021-06-07T16:49:00Z"/>
                <w:rFonts w:ascii="標楷體" w:eastAsia="標楷體" w:hAnsi="標楷體"/>
              </w:rPr>
            </w:pPr>
            <w:ins w:id="6616" w:author="阿毛" w:date="2021-06-07T16:49:00Z">
              <w:r>
                <w:rPr>
                  <w:rFonts w:ascii="標楷體" w:eastAsia="標楷體" w:hAnsi="標楷體" w:hint="eastAsia"/>
                </w:rPr>
                <w:t xml:space="preserve">  (1).日期格式/</w:t>
              </w:r>
              <w:r w:rsidRPr="001E30A5">
                <w:rPr>
                  <w:rFonts w:ascii="標楷體" w:eastAsia="標楷體" w:hAnsi="標楷體"/>
                </w:rPr>
                <w:t>A(DATE,0)</w:t>
              </w:r>
            </w:ins>
          </w:p>
          <w:p w14:paraId="2FE94994" w14:textId="77777777" w:rsidR="004C05AA" w:rsidRDefault="004C05AA" w:rsidP="0094025F">
            <w:pPr>
              <w:rPr>
                <w:ins w:id="6617" w:author="阿毛" w:date="2021-06-07T16:51:00Z"/>
                <w:rFonts w:ascii="標楷體" w:eastAsia="標楷體" w:hAnsi="標楷體"/>
              </w:rPr>
            </w:pPr>
            <w:ins w:id="6618" w:author="阿毛" w:date="2021-06-07T16:49:00Z">
              <w:r>
                <w:rPr>
                  <w:rFonts w:ascii="標楷體" w:eastAsia="標楷體" w:hAnsi="標楷體" w:hint="eastAsia"/>
                </w:rPr>
                <w:t xml:space="preserve">  </w:t>
              </w:r>
            </w:ins>
            <w:ins w:id="6619" w:author="阿毛" w:date="2021-06-07T16:51:00Z">
              <w:r>
                <w:rPr>
                  <w:rFonts w:ascii="標楷體" w:eastAsia="標楷體" w:hAnsi="標楷體" w:hint="eastAsia"/>
                </w:rPr>
                <w:t>(2).不可為空白/V(7)</w:t>
              </w:r>
            </w:ins>
          </w:p>
          <w:p w14:paraId="23B871A2" w14:textId="77777777" w:rsidR="004C05AA" w:rsidRDefault="004C05AA" w:rsidP="0094025F">
            <w:pPr>
              <w:rPr>
                <w:ins w:id="6620" w:author="阿毛" w:date="2021-06-07T16:51:00Z"/>
                <w:rFonts w:ascii="標楷體" w:eastAsia="標楷體" w:hAnsi="標楷體"/>
              </w:rPr>
            </w:pPr>
            <w:ins w:id="6621" w:author="阿毛" w:date="2021-06-07T16:51:00Z">
              <w:r>
                <w:rPr>
                  <w:rFonts w:ascii="標楷體" w:eastAsia="標楷體" w:hAnsi="標楷體" w:hint="eastAsia"/>
                </w:rPr>
                <w:t xml:space="preserve">  (3).需介於[還款日期-起]至</w:t>
              </w:r>
            </w:ins>
            <w:ins w:id="6622" w:author="阿毛" w:date="2021-06-08T17:17:00Z">
              <w:r>
                <w:rPr>
                  <w:rFonts w:ascii="標楷體" w:eastAsia="標楷體" w:hAnsi="標楷體" w:hint="eastAsia"/>
                </w:rPr>
                <w:t>[</w:t>
              </w:r>
            </w:ins>
            <w:ins w:id="6623" w:author="阿毛" w:date="2021-06-07T16:51:00Z">
              <w:r>
                <w:rPr>
                  <w:rFonts w:ascii="標楷體" w:eastAsia="標楷體" w:hAnsi="標楷體" w:hint="eastAsia"/>
                </w:rPr>
                <w:t>會計日</w:t>
              </w:r>
            </w:ins>
            <w:ins w:id="6624" w:author="阿毛" w:date="2021-06-08T17:17:00Z">
              <w:r>
                <w:rPr>
                  <w:rFonts w:ascii="標楷體" w:eastAsia="標楷體" w:hAnsi="標楷體" w:hint="eastAsia"/>
                </w:rPr>
                <w:t>]</w:t>
              </w:r>
            </w:ins>
            <w:ins w:id="6625" w:author="阿毛" w:date="2021-06-07T16:51:00Z">
              <w:r>
                <w:rPr>
                  <w:rFonts w:ascii="標楷體" w:eastAsia="標楷體" w:hAnsi="標楷體" w:hint="eastAsia"/>
                </w:rPr>
                <w:t xml:space="preserve">  </w:t>
              </w:r>
            </w:ins>
          </w:p>
          <w:p w14:paraId="75EC1689" w14:textId="77777777" w:rsidR="004C05AA" w:rsidDel="00741DE7" w:rsidRDefault="004C05AA" w:rsidP="0094025F">
            <w:pPr>
              <w:rPr>
                <w:ins w:id="6626" w:author="智誠 楊" w:date="2021-05-07T17:00:00Z"/>
                <w:del w:id="6627" w:author="阿毛" w:date="2021-06-07T16:49:00Z"/>
                <w:rFonts w:ascii="標楷體" w:eastAsia="標楷體" w:hAnsi="標楷體"/>
              </w:rPr>
            </w:pPr>
            <w:ins w:id="6628" w:author="阿毛" w:date="2021-06-07T16:51:00Z">
              <w:r>
                <w:rPr>
                  <w:rFonts w:ascii="標楷體" w:eastAsia="標楷體" w:hAnsi="標楷體" w:hint="eastAsia"/>
                </w:rPr>
                <w:t xml:space="preserve">       /V(5)</w:t>
              </w:r>
            </w:ins>
            <w:ins w:id="6629" w:author="智誠 楊" w:date="2021-05-07T17:00:00Z">
              <w:del w:id="6630" w:author="阿毛" w:date="2021-06-07T16:49:00Z">
                <w:r w:rsidDel="00741DE7">
                  <w:rPr>
                    <w:rFonts w:ascii="標楷體" w:eastAsia="標楷體" w:hAnsi="標楷體" w:hint="eastAsia"/>
                  </w:rPr>
                  <w:delText>1.</w:delText>
                </w:r>
                <w:r w:rsidDel="00741DE7">
                  <w:rPr>
                    <w:rFonts w:ascii="標楷體" w:eastAsia="標楷體" w:hAnsi="標楷體" w:hint="eastAsia"/>
                    <w:lang w:eastAsia="zh-HK"/>
                  </w:rPr>
                  <w:delText>訪談日期、還款日期擇一輸入</w:delText>
                </w:r>
              </w:del>
            </w:ins>
          </w:p>
          <w:p w14:paraId="7D2978EE" w14:textId="77777777" w:rsidR="004C05AA" w:rsidDel="00741DE7" w:rsidRDefault="004C05AA" w:rsidP="0094025F">
            <w:pPr>
              <w:rPr>
                <w:ins w:id="6631" w:author="智誠 楊" w:date="2021-05-07T17:03:00Z"/>
                <w:del w:id="6632" w:author="阿毛" w:date="2021-06-07T16:49:00Z"/>
                <w:rFonts w:ascii="標楷體" w:eastAsia="標楷體" w:hAnsi="標楷體"/>
              </w:rPr>
            </w:pPr>
            <w:ins w:id="6633" w:author="智誠 楊" w:date="2021-05-07T17:02:00Z">
              <w:del w:id="6634" w:author="阿毛" w:date="2021-06-07T16:49:00Z">
                <w:r w:rsidDel="00741DE7">
                  <w:rPr>
                    <w:rFonts w:ascii="標楷體" w:eastAsia="標楷體" w:hAnsi="標楷體" w:hint="eastAsia"/>
                  </w:rPr>
                  <w:delText>2.不可大於會計日</w:delText>
                </w:r>
              </w:del>
            </w:ins>
          </w:p>
          <w:p w14:paraId="3B1149B5" w14:textId="77777777" w:rsidR="004C05AA" w:rsidDel="00741DE7" w:rsidRDefault="004C05AA" w:rsidP="0094025F">
            <w:pPr>
              <w:rPr>
                <w:ins w:id="6635" w:author="智誠 楊" w:date="2021-05-12T14:27:00Z"/>
                <w:del w:id="6636" w:author="阿毛" w:date="2021-06-07T16:49:00Z"/>
                <w:rFonts w:ascii="標楷體" w:eastAsia="標楷體" w:hAnsi="標楷體"/>
              </w:rPr>
            </w:pPr>
            <w:ins w:id="6637" w:author="智誠 楊" w:date="2021-05-07T17:03:00Z">
              <w:del w:id="6638" w:author="阿毛" w:date="2021-06-07T16:49:00Z">
                <w:r w:rsidDel="00741DE7">
                  <w:rPr>
                    <w:rFonts w:ascii="標楷體" w:eastAsia="標楷體" w:hAnsi="標楷體" w:hint="eastAsia"/>
                  </w:rPr>
                  <w:delText>3.還款日期迄日不可小於起日</w:delText>
                </w:r>
              </w:del>
            </w:ins>
          </w:p>
          <w:p w14:paraId="2145795A" w14:textId="77777777" w:rsidR="004C05AA" w:rsidRPr="001E30A5" w:rsidDel="00741DE7" w:rsidRDefault="004C05AA" w:rsidP="0094025F">
            <w:pPr>
              <w:rPr>
                <w:ins w:id="6639" w:author="智誠 楊" w:date="2021-05-12T14:27:00Z"/>
                <w:del w:id="6640" w:author="阿毛" w:date="2021-06-07T16:49:00Z"/>
                <w:rFonts w:ascii="標楷體" w:eastAsia="標楷體" w:hAnsi="標楷體"/>
              </w:rPr>
            </w:pPr>
            <w:ins w:id="6641" w:author="智誠 楊" w:date="2021-05-12T14:27:00Z">
              <w:del w:id="6642" w:author="阿毛" w:date="2021-06-07T16:49:00Z">
                <w:r w:rsidDel="00741DE7">
                  <w:rPr>
                    <w:rFonts w:ascii="標楷體" w:eastAsia="標楷體" w:hAnsi="標楷體" w:hint="eastAsia"/>
                  </w:rPr>
                  <w:delText>4.檢查:</w:delText>
                </w:r>
                <w:r w:rsidDel="00741DE7">
                  <w:delText xml:space="preserve"> </w:delText>
                </w:r>
                <w:r w:rsidRPr="001E30A5" w:rsidDel="00741DE7">
                  <w:rPr>
                    <w:rFonts w:ascii="標楷體" w:eastAsia="標楷體" w:hAnsi="標楷體"/>
                  </w:rPr>
                  <w:delText>V(7)A(DATE,0,#ActualRepayDateEnd)</w:delText>
                </w:r>
              </w:del>
            </w:ins>
          </w:p>
          <w:p w14:paraId="014D27F3" w14:textId="77777777" w:rsidR="004C05AA" w:rsidRPr="00C64E2C" w:rsidRDefault="004C05AA" w:rsidP="0094025F">
            <w:pPr>
              <w:rPr>
                <w:ins w:id="6643" w:author="智誠 楊" w:date="2021-05-07T16:58:00Z"/>
                <w:rFonts w:ascii="標楷體" w:eastAsia="標楷體" w:hAnsi="標楷體"/>
              </w:rPr>
            </w:pPr>
            <w:ins w:id="6644" w:author="智誠 楊" w:date="2021-05-12T14:27:00Z">
              <w:del w:id="6645" w:author="阿毛" w:date="2021-06-07T16:49:00Z">
                <w:r w:rsidRPr="001E30A5" w:rsidDel="00741DE7">
                  <w:rPr>
                    <w:rFonts w:ascii="標楷體" w:eastAsia="標楷體" w:hAnsi="標楷體"/>
                  </w:rPr>
                  <w:delText>V(5,#ActualRepayDateStart,#DATE)</w:delText>
                </w:r>
              </w:del>
            </w:ins>
          </w:p>
        </w:tc>
      </w:tr>
    </w:tbl>
    <w:p w14:paraId="57D98660" w14:textId="77777777" w:rsidR="004C05AA" w:rsidRPr="00B56858" w:rsidRDefault="004C05AA" w:rsidP="004C05AA">
      <w:pPr>
        <w:rPr>
          <w:ins w:id="6646" w:author="智誠 楊" w:date="2021-05-07T16:34:00Z"/>
        </w:rPr>
      </w:pPr>
    </w:p>
    <w:p w14:paraId="4F04F876" w14:textId="77777777" w:rsidR="004C05AA" w:rsidDel="00C7104D" w:rsidRDefault="004C05AA" w:rsidP="004C05AA">
      <w:pPr>
        <w:pStyle w:val="a"/>
        <w:numPr>
          <w:ilvl w:val="0"/>
          <w:numId w:val="1"/>
        </w:numPr>
        <w:rPr>
          <w:ins w:id="6647" w:author="智誠 楊" w:date="2021-05-07T16:34:00Z"/>
          <w:del w:id="6648" w:author="阿毛" w:date="2021-06-07T16:52:00Z"/>
        </w:rPr>
      </w:pPr>
      <w:ins w:id="6649" w:author="智誠 楊" w:date="2021-05-07T16:34:00Z">
        <w:r>
          <w:rPr>
            <w:rFonts w:hint="eastAsia"/>
            <w:lang w:eastAsia="zh-HK"/>
          </w:rPr>
          <w:lastRenderedPageBreak/>
          <w:t>輸出</w:t>
        </w:r>
        <w:r w:rsidRPr="00362205">
          <w:t>畫面</w:t>
        </w:r>
        <w:r>
          <w:rPr>
            <w:rFonts w:hint="eastAsia"/>
          </w:rPr>
          <w:t>:</w:t>
        </w:r>
      </w:ins>
    </w:p>
    <w:p w14:paraId="0CBCB876" w14:textId="77777777" w:rsidR="004C05AA" w:rsidRDefault="004C05AA" w:rsidP="004C05AA">
      <w:pPr>
        <w:pStyle w:val="a"/>
        <w:numPr>
          <w:ilvl w:val="0"/>
          <w:numId w:val="1"/>
        </w:numPr>
        <w:rPr>
          <w:ins w:id="6650" w:author="智誠 楊" w:date="2021-05-07T16:34:00Z"/>
        </w:rPr>
        <w:pPrChange w:id="6651" w:author="阿毛" w:date="2021-06-07T16:52:00Z">
          <w:pPr>
            <w:ind w:left="480"/>
          </w:pPr>
        </w:pPrChange>
      </w:pPr>
    </w:p>
    <w:p w14:paraId="3EFD486E" w14:textId="77777777" w:rsidR="004C05AA" w:rsidDel="00824678" w:rsidRDefault="004C05AA" w:rsidP="004C05AA">
      <w:pPr>
        <w:rPr>
          <w:ins w:id="6652" w:author="智誠 楊" w:date="2021-05-07T16:34:00Z"/>
          <w:del w:id="6653" w:author="阿毛" w:date="2021-06-09T14:25:00Z"/>
        </w:rPr>
      </w:pPr>
      <w:ins w:id="6654" w:author="智誠 楊" w:date="2021-05-07T17:19:00Z">
        <w:del w:id="6655" w:author="阿毛" w:date="2021-06-09T14:23:00Z">
          <w:r w:rsidRPr="00765679" w:rsidDel="00824678">
            <w:rPr>
              <w:noProof/>
            </w:rPr>
            <w:drawing>
              <wp:inline distT="0" distB="0" distL="0" distR="0" wp14:anchorId="0CAD8553" wp14:editId="77E07ED1">
                <wp:extent cx="6942364" cy="1485900"/>
                <wp:effectExtent l="0" t="0" r="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55297" cy="1488668"/>
                        </a:xfrm>
                        <a:prstGeom prst="rect">
                          <a:avLst/>
                        </a:prstGeom>
                      </pic:spPr>
                    </pic:pic>
                  </a:graphicData>
                </a:graphic>
              </wp:inline>
            </w:drawing>
          </w:r>
        </w:del>
      </w:ins>
      <w:ins w:id="6656" w:author="阿毛" w:date="2021-06-09T14:24:00Z">
        <w:r w:rsidRPr="00824678">
          <w:rPr>
            <w:noProof/>
          </w:rPr>
          <w:t xml:space="preserve"> </w:t>
        </w:r>
        <w:r w:rsidRPr="00824678">
          <w:rPr>
            <w:noProof/>
          </w:rPr>
          <w:drawing>
            <wp:inline distT="0" distB="0" distL="0" distR="0" wp14:anchorId="7A6E0492" wp14:editId="69B23D90">
              <wp:extent cx="6479540" cy="134874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1348740"/>
                      </a:xfrm>
                      <a:prstGeom prst="rect">
                        <a:avLst/>
                      </a:prstGeom>
                    </pic:spPr>
                  </pic:pic>
                </a:graphicData>
              </a:graphic>
            </wp:inline>
          </w:drawing>
        </w:r>
      </w:ins>
    </w:p>
    <w:p w14:paraId="15D07B55" w14:textId="77777777" w:rsidR="004C05AA" w:rsidRDefault="004C05AA" w:rsidP="004C05AA">
      <w:pPr>
        <w:rPr>
          <w:ins w:id="6657" w:author="智誠 楊" w:date="2021-05-07T17:21:00Z"/>
          <w:rFonts w:eastAsia="標楷體"/>
          <w:sz w:val="26"/>
        </w:rPr>
        <w:pPrChange w:id="6658" w:author="阿毛" w:date="2021-06-09T14:25:00Z">
          <w:pPr>
            <w:widowControl/>
          </w:pPr>
        </w:pPrChange>
      </w:pPr>
    </w:p>
    <w:p w14:paraId="7A181769" w14:textId="77777777" w:rsidR="004C05AA" w:rsidDel="00824678" w:rsidRDefault="004C05AA" w:rsidP="004C05AA">
      <w:pPr>
        <w:pStyle w:val="a"/>
        <w:numPr>
          <w:ilvl w:val="0"/>
          <w:numId w:val="1"/>
        </w:numPr>
        <w:rPr>
          <w:ins w:id="6659" w:author="智誠 楊" w:date="2021-05-07T16:34:00Z"/>
          <w:del w:id="6660" w:author="阿毛" w:date="2021-06-09T14:24:00Z"/>
        </w:rPr>
      </w:pPr>
      <w:ins w:id="6661" w:author="智誠 楊" w:date="2021-05-07T16:34:00Z">
        <w:r>
          <w:rPr>
            <w:rFonts w:hint="eastAsia"/>
          </w:rPr>
          <w:t>輸出畫面資料說明</w:t>
        </w:r>
      </w:ins>
    </w:p>
    <w:p w14:paraId="09470571" w14:textId="77777777" w:rsidR="004C05AA" w:rsidRDefault="004C05AA" w:rsidP="004C05AA">
      <w:pPr>
        <w:pStyle w:val="a"/>
        <w:numPr>
          <w:ilvl w:val="0"/>
          <w:numId w:val="1"/>
        </w:numPr>
        <w:rPr>
          <w:ins w:id="6662" w:author="智誠 楊" w:date="2021-05-07T16:34:00Z"/>
        </w:rPr>
        <w:pPrChange w:id="6663" w:author="阿毛" w:date="2021-06-09T14:24:00Z">
          <w:pPr/>
        </w:pPrChange>
      </w:pPr>
    </w:p>
    <w:tbl>
      <w:tblPr>
        <w:tblStyle w:val="ac"/>
        <w:tblW w:w="10598" w:type="dxa"/>
        <w:tblLook w:val="04A0" w:firstRow="1" w:lastRow="0" w:firstColumn="1" w:lastColumn="0" w:noHBand="0" w:noVBand="1"/>
        <w:tblPrChange w:id="6664" w:author="智誠 楊" w:date="2021-05-07T17:28:00Z">
          <w:tblPr>
            <w:tblStyle w:val="ac"/>
            <w:tblW w:w="0" w:type="auto"/>
            <w:tblLook w:val="04A0" w:firstRow="1" w:lastRow="0" w:firstColumn="1" w:lastColumn="0" w:noHBand="0" w:noVBand="1"/>
          </w:tblPr>
        </w:tblPrChange>
      </w:tblPr>
      <w:tblGrid>
        <w:gridCol w:w="667"/>
        <w:gridCol w:w="936"/>
        <w:gridCol w:w="1603"/>
        <w:gridCol w:w="3816"/>
        <w:gridCol w:w="3576"/>
        <w:tblGridChange w:id="6665">
          <w:tblGrid>
            <w:gridCol w:w="113"/>
            <w:gridCol w:w="597"/>
            <w:gridCol w:w="70"/>
            <w:gridCol w:w="936"/>
            <w:gridCol w:w="28"/>
            <w:gridCol w:w="1575"/>
            <w:gridCol w:w="212"/>
            <w:gridCol w:w="3604"/>
            <w:gridCol w:w="212"/>
            <w:gridCol w:w="3073"/>
            <w:gridCol w:w="291"/>
          </w:tblGrid>
        </w:tblGridChange>
      </w:tblGrid>
      <w:tr w:rsidR="004C05AA" w:rsidRPr="008F1D46" w14:paraId="7B9A3B05" w14:textId="77777777" w:rsidTr="0094025F">
        <w:trPr>
          <w:ins w:id="6666" w:author="智誠 楊" w:date="2021-05-07T16:34:00Z"/>
          <w:trPrChange w:id="6667" w:author="智誠 楊" w:date="2021-05-07T17:28:00Z">
            <w:trPr>
              <w:gridAfter w:val="0"/>
            </w:trPr>
          </w:trPrChange>
        </w:trPr>
        <w:tc>
          <w:tcPr>
            <w:tcW w:w="667" w:type="dxa"/>
            <w:shd w:val="clear" w:color="auto" w:fill="D9D9D9" w:themeFill="background1" w:themeFillShade="D9"/>
            <w:tcPrChange w:id="6668" w:author="智誠 楊" w:date="2021-05-07T17:28:00Z">
              <w:tcPr>
                <w:tcW w:w="710" w:type="dxa"/>
                <w:gridSpan w:val="2"/>
                <w:shd w:val="clear" w:color="auto" w:fill="D9D9D9" w:themeFill="background1" w:themeFillShade="D9"/>
              </w:tcPr>
            </w:tcPrChange>
          </w:tcPr>
          <w:p w14:paraId="04A881EB" w14:textId="77777777" w:rsidR="004C05AA" w:rsidRPr="008F1D46" w:rsidRDefault="004C05AA" w:rsidP="0094025F">
            <w:pPr>
              <w:jc w:val="center"/>
              <w:rPr>
                <w:ins w:id="6669" w:author="智誠 楊" w:date="2021-05-07T16:34:00Z"/>
                <w:rFonts w:ascii="標楷體" w:eastAsia="標楷體" w:hAnsi="標楷體"/>
                <w:lang w:eastAsia="zh-HK"/>
              </w:rPr>
            </w:pPr>
            <w:ins w:id="6670" w:author="智誠 楊" w:date="2021-05-07T16:34:00Z">
              <w:r w:rsidRPr="008F1D46">
                <w:rPr>
                  <w:rFonts w:ascii="標楷體" w:eastAsia="標楷體" w:hAnsi="標楷體" w:hint="eastAsia"/>
                  <w:lang w:eastAsia="zh-HK"/>
                </w:rPr>
                <w:t>序號</w:t>
              </w:r>
            </w:ins>
          </w:p>
        </w:tc>
        <w:tc>
          <w:tcPr>
            <w:tcW w:w="936" w:type="dxa"/>
            <w:shd w:val="clear" w:color="auto" w:fill="D9D9D9" w:themeFill="background1" w:themeFillShade="D9"/>
            <w:tcPrChange w:id="6671" w:author="智誠 楊" w:date="2021-05-07T17:28:00Z">
              <w:tcPr>
                <w:tcW w:w="1034" w:type="dxa"/>
                <w:gridSpan w:val="3"/>
                <w:shd w:val="clear" w:color="auto" w:fill="D9D9D9" w:themeFill="background1" w:themeFillShade="D9"/>
              </w:tcPr>
            </w:tcPrChange>
          </w:tcPr>
          <w:p w14:paraId="4F8CBAE2" w14:textId="77777777" w:rsidR="004C05AA" w:rsidRPr="008F1D46" w:rsidRDefault="004C05AA" w:rsidP="0094025F">
            <w:pPr>
              <w:jc w:val="center"/>
              <w:rPr>
                <w:ins w:id="6672" w:author="智誠 楊" w:date="2021-05-07T16:34:00Z"/>
                <w:rFonts w:ascii="標楷體" w:eastAsia="標楷體" w:hAnsi="標楷體"/>
                <w:lang w:eastAsia="zh-HK"/>
              </w:rPr>
            </w:pPr>
            <w:ins w:id="6673" w:author="智誠 楊" w:date="2021-05-07T16:34:00Z">
              <w:r w:rsidRPr="008F1D46">
                <w:rPr>
                  <w:rFonts w:ascii="標楷體" w:eastAsia="標楷體" w:hAnsi="標楷體" w:hint="eastAsia"/>
                  <w:lang w:eastAsia="zh-HK"/>
                </w:rPr>
                <w:t>欄位型態</w:t>
              </w:r>
            </w:ins>
          </w:p>
        </w:tc>
        <w:tc>
          <w:tcPr>
            <w:tcW w:w="1603" w:type="dxa"/>
            <w:shd w:val="clear" w:color="auto" w:fill="D9D9D9" w:themeFill="background1" w:themeFillShade="D9"/>
            <w:tcPrChange w:id="6674" w:author="智誠 楊" w:date="2021-05-07T17:28:00Z">
              <w:tcPr>
                <w:tcW w:w="1787" w:type="dxa"/>
                <w:gridSpan w:val="2"/>
                <w:shd w:val="clear" w:color="auto" w:fill="D9D9D9" w:themeFill="background1" w:themeFillShade="D9"/>
              </w:tcPr>
            </w:tcPrChange>
          </w:tcPr>
          <w:p w14:paraId="64EA57E0" w14:textId="77777777" w:rsidR="004C05AA" w:rsidRPr="008F1D46" w:rsidRDefault="004C05AA" w:rsidP="0094025F">
            <w:pPr>
              <w:jc w:val="center"/>
              <w:rPr>
                <w:ins w:id="6675" w:author="智誠 楊" w:date="2021-05-07T16:34:00Z"/>
                <w:rFonts w:ascii="標楷體" w:eastAsia="標楷體" w:hAnsi="標楷體"/>
                <w:lang w:eastAsia="zh-HK"/>
              </w:rPr>
            </w:pPr>
            <w:ins w:id="6676" w:author="智誠 楊" w:date="2021-05-07T16:34:00Z">
              <w:r w:rsidRPr="008F1D46">
                <w:rPr>
                  <w:rFonts w:ascii="標楷體" w:eastAsia="標楷體" w:hAnsi="標楷體" w:hint="eastAsia"/>
                  <w:lang w:eastAsia="zh-HK"/>
                </w:rPr>
                <w:t>欄位名稱</w:t>
              </w:r>
            </w:ins>
          </w:p>
        </w:tc>
        <w:tc>
          <w:tcPr>
            <w:tcW w:w="3816" w:type="dxa"/>
            <w:shd w:val="clear" w:color="auto" w:fill="D9D9D9" w:themeFill="background1" w:themeFillShade="D9"/>
            <w:tcPrChange w:id="6677" w:author="智誠 楊" w:date="2021-05-07T17:28:00Z">
              <w:tcPr>
                <w:tcW w:w="3816" w:type="dxa"/>
                <w:gridSpan w:val="2"/>
                <w:shd w:val="clear" w:color="auto" w:fill="D9D9D9" w:themeFill="background1" w:themeFillShade="D9"/>
              </w:tcPr>
            </w:tcPrChange>
          </w:tcPr>
          <w:p w14:paraId="0D3A1C2C" w14:textId="77777777" w:rsidR="004C05AA" w:rsidRPr="008F1D46" w:rsidRDefault="004C05AA" w:rsidP="0094025F">
            <w:pPr>
              <w:jc w:val="center"/>
              <w:rPr>
                <w:ins w:id="6678" w:author="智誠 楊" w:date="2021-05-07T16:34:00Z"/>
                <w:rFonts w:ascii="標楷體" w:eastAsia="標楷體" w:hAnsi="標楷體"/>
              </w:rPr>
            </w:pPr>
            <w:ins w:id="6679" w:author="智誠 楊" w:date="2021-05-07T16:34:00Z">
              <w:r>
                <w:rPr>
                  <w:rFonts w:ascii="標楷體" w:eastAsia="標楷體" w:hAnsi="標楷體" w:hint="eastAsia"/>
                  <w:lang w:eastAsia="zh-HK"/>
                </w:rPr>
                <w:t>資料來源</w:t>
              </w:r>
            </w:ins>
          </w:p>
        </w:tc>
        <w:tc>
          <w:tcPr>
            <w:tcW w:w="3576" w:type="dxa"/>
            <w:shd w:val="clear" w:color="auto" w:fill="D9D9D9" w:themeFill="background1" w:themeFillShade="D9"/>
            <w:tcPrChange w:id="6680" w:author="智誠 楊" w:date="2021-05-07T17:28:00Z">
              <w:tcPr>
                <w:tcW w:w="3073" w:type="dxa"/>
                <w:shd w:val="clear" w:color="auto" w:fill="D9D9D9" w:themeFill="background1" w:themeFillShade="D9"/>
              </w:tcPr>
            </w:tcPrChange>
          </w:tcPr>
          <w:p w14:paraId="095777C3" w14:textId="77777777" w:rsidR="004C05AA" w:rsidRPr="008F1D46" w:rsidRDefault="004C05AA" w:rsidP="0094025F">
            <w:pPr>
              <w:jc w:val="center"/>
              <w:rPr>
                <w:ins w:id="6681" w:author="智誠 楊" w:date="2021-05-07T16:34:00Z"/>
                <w:rFonts w:ascii="標楷體" w:eastAsia="標楷體" w:hAnsi="標楷體"/>
                <w:lang w:eastAsia="zh-HK"/>
              </w:rPr>
            </w:pPr>
            <w:ins w:id="6682" w:author="智誠 楊" w:date="2021-05-07T16:34:00Z">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ins>
          </w:p>
        </w:tc>
      </w:tr>
      <w:tr w:rsidR="004C05AA" w:rsidRPr="008F1D46" w14:paraId="6FD9EF4B" w14:textId="77777777" w:rsidTr="0094025F">
        <w:trPr>
          <w:ins w:id="6683" w:author="智誠 楊" w:date="2021-05-07T16:34:00Z"/>
          <w:trPrChange w:id="6684" w:author="智誠 楊" w:date="2021-05-07T17:28:00Z">
            <w:trPr>
              <w:gridAfter w:val="0"/>
            </w:trPr>
          </w:trPrChange>
        </w:trPr>
        <w:tc>
          <w:tcPr>
            <w:tcW w:w="667" w:type="dxa"/>
            <w:tcPrChange w:id="6685" w:author="智誠 楊" w:date="2021-05-07T17:28:00Z">
              <w:tcPr>
                <w:tcW w:w="710" w:type="dxa"/>
                <w:gridSpan w:val="2"/>
              </w:tcPr>
            </w:tcPrChange>
          </w:tcPr>
          <w:p w14:paraId="66D71E15" w14:textId="77777777" w:rsidR="004C05AA" w:rsidRPr="008F1D46" w:rsidRDefault="004C05AA" w:rsidP="0094025F">
            <w:pPr>
              <w:jc w:val="center"/>
              <w:rPr>
                <w:ins w:id="6686" w:author="智誠 楊" w:date="2021-05-07T16:34:00Z"/>
                <w:rFonts w:ascii="標楷體" w:eastAsia="標楷體" w:hAnsi="標楷體"/>
                <w:lang w:eastAsia="zh-HK"/>
              </w:rPr>
            </w:pPr>
            <w:ins w:id="6687" w:author="智誠 楊" w:date="2021-05-07T16:34:00Z">
              <w:r>
                <w:rPr>
                  <w:rFonts w:ascii="標楷體" w:eastAsia="標楷體" w:hAnsi="標楷體" w:hint="eastAsia"/>
                </w:rPr>
                <w:t>1</w:t>
              </w:r>
            </w:ins>
          </w:p>
        </w:tc>
        <w:tc>
          <w:tcPr>
            <w:tcW w:w="936" w:type="dxa"/>
            <w:tcPrChange w:id="6688" w:author="智誠 楊" w:date="2021-05-07T17:28:00Z">
              <w:tcPr>
                <w:tcW w:w="1034" w:type="dxa"/>
                <w:gridSpan w:val="3"/>
              </w:tcPr>
            </w:tcPrChange>
          </w:tcPr>
          <w:p w14:paraId="65AA01CA" w14:textId="77777777" w:rsidR="004C05AA" w:rsidRPr="008F1D46" w:rsidRDefault="004C05AA" w:rsidP="0094025F">
            <w:pPr>
              <w:jc w:val="center"/>
              <w:rPr>
                <w:ins w:id="6689" w:author="智誠 楊" w:date="2021-05-07T16:34:00Z"/>
                <w:rFonts w:ascii="標楷體" w:eastAsia="標楷體" w:hAnsi="標楷體"/>
                <w:lang w:eastAsia="zh-HK"/>
              </w:rPr>
            </w:pPr>
            <w:ins w:id="6690" w:author="智誠 楊" w:date="2021-05-07T16:34:00Z">
              <w:r>
                <w:rPr>
                  <w:rFonts w:ascii="標楷體" w:eastAsia="標楷體" w:hAnsi="標楷體" w:hint="eastAsia"/>
                  <w:lang w:eastAsia="zh-HK"/>
                </w:rPr>
                <w:t>按鈕</w:t>
              </w:r>
            </w:ins>
          </w:p>
        </w:tc>
        <w:tc>
          <w:tcPr>
            <w:tcW w:w="1603" w:type="dxa"/>
            <w:tcPrChange w:id="6691" w:author="智誠 楊" w:date="2021-05-07T17:28:00Z">
              <w:tcPr>
                <w:tcW w:w="1787" w:type="dxa"/>
                <w:gridSpan w:val="2"/>
              </w:tcPr>
            </w:tcPrChange>
          </w:tcPr>
          <w:p w14:paraId="46138D61" w14:textId="77777777" w:rsidR="004C05AA" w:rsidRPr="008F1D46" w:rsidRDefault="004C05AA" w:rsidP="0094025F">
            <w:pPr>
              <w:rPr>
                <w:ins w:id="6692" w:author="智誠 楊" w:date="2021-05-07T16:34:00Z"/>
                <w:rFonts w:ascii="標楷體" w:eastAsia="標楷體" w:hAnsi="標楷體"/>
                <w:lang w:eastAsia="zh-HK"/>
              </w:rPr>
            </w:pPr>
            <w:ins w:id="6693" w:author="智誠 楊" w:date="2021-05-07T16:34:00Z">
              <w:r>
                <w:rPr>
                  <w:rFonts w:ascii="標楷體" w:eastAsia="標楷體" w:hAnsi="標楷體" w:hint="eastAsia"/>
                  <w:lang w:eastAsia="zh-HK"/>
                </w:rPr>
                <w:t>修改</w:t>
              </w:r>
            </w:ins>
          </w:p>
        </w:tc>
        <w:tc>
          <w:tcPr>
            <w:tcW w:w="3816" w:type="dxa"/>
            <w:tcPrChange w:id="6694" w:author="智誠 楊" w:date="2021-05-07T17:28:00Z">
              <w:tcPr>
                <w:tcW w:w="3816" w:type="dxa"/>
                <w:gridSpan w:val="2"/>
              </w:tcPr>
            </w:tcPrChange>
          </w:tcPr>
          <w:p w14:paraId="7723AAC3" w14:textId="77777777" w:rsidR="004C05AA" w:rsidRDefault="004C05AA" w:rsidP="0094025F">
            <w:pPr>
              <w:rPr>
                <w:ins w:id="6695" w:author="智誠 楊" w:date="2021-05-07T16:34:00Z"/>
                <w:rFonts w:ascii="標楷體" w:eastAsia="標楷體" w:hAnsi="標楷體"/>
                <w:lang w:eastAsia="zh-HK"/>
              </w:rPr>
            </w:pPr>
          </w:p>
        </w:tc>
        <w:tc>
          <w:tcPr>
            <w:tcW w:w="3576" w:type="dxa"/>
            <w:tcPrChange w:id="6696" w:author="智誠 楊" w:date="2021-05-07T17:28:00Z">
              <w:tcPr>
                <w:tcW w:w="3073" w:type="dxa"/>
              </w:tcPr>
            </w:tcPrChange>
          </w:tcPr>
          <w:p w14:paraId="2E5AE397" w14:textId="77777777" w:rsidR="004C05AA" w:rsidRPr="006C763E" w:rsidRDefault="004C05AA" w:rsidP="0094025F">
            <w:pPr>
              <w:rPr>
                <w:ins w:id="6697" w:author="智誠 楊" w:date="2021-05-07T16:34:00Z"/>
                <w:rFonts w:ascii="標楷體" w:eastAsia="標楷體" w:hAnsi="標楷體"/>
                <w:lang w:eastAsia="zh-HK"/>
              </w:rPr>
            </w:pPr>
            <w:ins w:id="6698" w:author="智誠 楊" w:date="2021-05-07T16:34:00Z">
              <w:r>
                <w:rPr>
                  <w:rFonts w:ascii="標楷體" w:eastAsia="標楷體" w:hAnsi="標楷體" w:hint="eastAsia"/>
                </w:rPr>
                <w:t>1.</w:t>
              </w:r>
              <w:r>
                <w:rPr>
                  <w:rFonts w:ascii="標楷體" w:eastAsia="標楷體" w:hAnsi="標楷體" w:hint="eastAsia"/>
                  <w:lang w:eastAsia="zh-HK"/>
                </w:rPr>
                <w:t>修改當</w:t>
              </w:r>
            </w:ins>
            <w:ins w:id="6699" w:author="智誠 楊" w:date="2021-05-07T17:23:00Z">
              <w:r>
                <w:rPr>
                  <w:rFonts w:ascii="標楷體" w:eastAsia="標楷體" w:hAnsi="標楷體" w:hint="eastAsia"/>
                  <w:lang w:eastAsia="zh-HK"/>
                </w:rPr>
                <w:t>筆</w:t>
              </w:r>
              <w:r>
                <w:rPr>
                  <w:rFonts w:eastAsia="標楷體" w:hint="eastAsia"/>
                </w:rPr>
                <w:t>疑似洗錢交易訪談紀</w:t>
              </w:r>
            </w:ins>
            <w:ins w:id="6700" w:author="阿毛" w:date="2021-06-07T16:56:00Z">
              <w:r>
                <w:rPr>
                  <w:rFonts w:eastAsia="標楷體" w:hint="eastAsia"/>
                </w:rPr>
                <w:t xml:space="preserve">  </w:t>
              </w:r>
            </w:ins>
            <w:ins w:id="6701" w:author="智誠 楊" w:date="2021-05-07T17:23:00Z">
              <w:r>
                <w:rPr>
                  <w:rFonts w:eastAsia="標楷體" w:hint="eastAsia"/>
                </w:rPr>
                <w:t>錄</w:t>
              </w:r>
            </w:ins>
            <w:ins w:id="6702" w:author="智誠 楊" w:date="2021-05-07T16:34:00Z">
              <w:r>
                <w:rPr>
                  <w:rFonts w:ascii="標楷體" w:eastAsia="標楷體" w:hAnsi="標楷體" w:hint="eastAsia"/>
                  <w:lang w:eastAsia="zh-HK"/>
                </w:rPr>
                <w:t>資料,</w:t>
              </w:r>
              <w:r w:rsidRPr="006C763E">
                <w:rPr>
                  <w:rFonts w:eastAsia="標楷體" w:hint="eastAsia"/>
                </w:rPr>
                <w:t>連結至</w:t>
              </w:r>
            </w:ins>
            <w:ins w:id="6703" w:author="智誠 楊" w:date="2021-05-07T17:22:00Z">
              <w:r w:rsidRPr="00E82156">
                <w:rPr>
                  <w:rFonts w:eastAsia="標楷體"/>
                </w:rPr>
                <w:t>【</w:t>
              </w:r>
              <w:r w:rsidRPr="00E82156">
                <w:rPr>
                  <w:rFonts w:eastAsia="標楷體"/>
                </w:rPr>
                <w:t>L</w:t>
              </w:r>
              <w:r>
                <w:rPr>
                  <w:rFonts w:eastAsia="標楷體" w:hint="eastAsia"/>
                </w:rPr>
                <w:t>8204</w:t>
              </w:r>
              <w:r>
                <w:rPr>
                  <w:rFonts w:eastAsia="標楷體" w:hint="eastAsia"/>
                </w:rPr>
                <w:t>疑似洗錢交易訪談紀錄</w:t>
              </w:r>
              <w:r w:rsidRPr="00E82156">
                <w:rPr>
                  <w:rFonts w:eastAsia="標楷體" w:hint="eastAsia"/>
                </w:rPr>
                <w:t>維護</w:t>
              </w:r>
              <w:r w:rsidRPr="00E82156">
                <w:rPr>
                  <w:rFonts w:eastAsia="標楷體"/>
                </w:rPr>
                <w:t>】</w:t>
              </w:r>
              <w:r w:rsidRPr="00E82156">
                <w:rPr>
                  <w:rFonts w:eastAsia="標楷體" w:hint="eastAsia"/>
                </w:rPr>
                <w:t>，</w:t>
              </w:r>
              <w:r>
                <w:rPr>
                  <w:rFonts w:ascii="標楷體" w:eastAsia="標楷體" w:hAnsi="標楷體" w:hint="eastAsia"/>
                  <w:lang w:eastAsia="zh-HK"/>
                </w:rPr>
                <w:t>供修改</w:t>
              </w:r>
              <w:r>
                <w:rPr>
                  <w:rFonts w:eastAsia="標楷體" w:hint="eastAsia"/>
                </w:rPr>
                <w:t>疑似洗錢交易訪談紀錄</w:t>
              </w:r>
            </w:ins>
          </w:p>
        </w:tc>
      </w:tr>
      <w:tr w:rsidR="004C05AA" w:rsidRPr="008F1D46" w14:paraId="40A2CC4B" w14:textId="77777777" w:rsidTr="0094025F">
        <w:trPr>
          <w:ins w:id="6704" w:author="智誠 楊" w:date="2021-05-07T16:34:00Z"/>
          <w:trPrChange w:id="6705" w:author="智誠 楊" w:date="2021-05-07T17:28:00Z">
            <w:trPr>
              <w:gridAfter w:val="0"/>
            </w:trPr>
          </w:trPrChange>
        </w:trPr>
        <w:tc>
          <w:tcPr>
            <w:tcW w:w="667" w:type="dxa"/>
            <w:tcPrChange w:id="6706" w:author="智誠 楊" w:date="2021-05-07T17:28:00Z">
              <w:tcPr>
                <w:tcW w:w="710" w:type="dxa"/>
                <w:gridSpan w:val="2"/>
              </w:tcPr>
            </w:tcPrChange>
          </w:tcPr>
          <w:p w14:paraId="16BE0F7A" w14:textId="77777777" w:rsidR="004C05AA" w:rsidRDefault="004C05AA" w:rsidP="0094025F">
            <w:pPr>
              <w:jc w:val="center"/>
              <w:rPr>
                <w:ins w:id="6707" w:author="智誠 楊" w:date="2021-05-07T16:34:00Z"/>
                <w:rFonts w:ascii="標楷體" w:eastAsia="標楷體" w:hAnsi="標楷體"/>
              </w:rPr>
            </w:pPr>
            <w:ins w:id="6708" w:author="智誠 楊" w:date="2021-05-07T16:34:00Z">
              <w:r>
                <w:rPr>
                  <w:rFonts w:ascii="標楷體" w:eastAsia="標楷體" w:hAnsi="標楷體" w:hint="eastAsia"/>
                </w:rPr>
                <w:t>2</w:t>
              </w:r>
            </w:ins>
          </w:p>
        </w:tc>
        <w:tc>
          <w:tcPr>
            <w:tcW w:w="936" w:type="dxa"/>
            <w:tcPrChange w:id="6709" w:author="智誠 楊" w:date="2021-05-07T17:28:00Z">
              <w:tcPr>
                <w:tcW w:w="1034" w:type="dxa"/>
                <w:gridSpan w:val="3"/>
              </w:tcPr>
            </w:tcPrChange>
          </w:tcPr>
          <w:p w14:paraId="14647F49" w14:textId="77777777" w:rsidR="004C05AA" w:rsidRDefault="004C05AA" w:rsidP="0094025F">
            <w:pPr>
              <w:jc w:val="center"/>
              <w:rPr>
                <w:ins w:id="6710" w:author="智誠 楊" w:date="2021-05-07T16:34:00Z"/>
                <w:rFonts w:ascii="標楷體" w:eastAsia="標楷體" w:hAnsi="標楷體"/>
                <w:lang w:eastAsia="zh-HK"/>
              </w:rPr>
            </w:pPr>
            <w:ins w:id="6711" w:author="阿毛" w:date="2021-06-09T14:24:00Z">
              <w:r>
                <w:rPr>
                  <w:rFonts w:ascii="標楷體" w:eastAsia="標楷體" w:hAnsi="標楷體" w:hint="eastAsia"/>
                  <w:lang w:eastAsia="zh-HK"/>
                </w:rPr>
                <w:t>按鈕</w:t>
              </w:r>
            </w:ins>
            <w:ins w:id="6712" w:author="智誠 楊" w:date="2021-05-07T16:34:00Z">
              <w:del w:id="6713" w:author="阿毛" w:date="2021-06-09T14:24:00Z">
                <w:r w:rsidDel="00824678">
                  <w:rPr>
                    <w:rFonts w:ascii="標楷體" w:eastAsia="標楷體" w:hAnsi="標楷體" w:hint="eastAsia"/>
                    <w:lang w:eastAsia="zh-HK"/>
                  </w:rPr>
                  <w:delText>按鈕</w:delText>
                </w:r>
              </w:del>
            </w:ins>
          </w:p>
        </w:tc>
        <w:tc>
          <w:tcPr>
            <w:tcW w:w="1603" w:type="dxa"/>
            <w:tcPrChange w:id="6714" w:author="智誠 楊" w:date="2021-05-07T17:28:00Z">
              <w:tcPr>
                <w:tcW w:w="1787" w:type="dxa"/>
                <w:gridSpan w:val="2"/>
              </w:tcPr>
            </w:tcPrChange>
          </w:tcPr>
          <w:p w14:paraId="6E73BD54" w14:textId="77777777" w:rsidR="004C05AA" w:rsidRDefault="004C05AA" w:rsidP="0094025F">
            <w:pPr>
              <w:rPr>
                <w:ins w:id="6715" w:author="智誠 楊" w:date="2021-05-07T16:34:00Z"/>
                <w:rFonts w:ascii="標楷體" w:eastAsia="標楷體" w:hAnsi="標楷體"/>
                <w:lang w:eastAsia="zh-HK"/>
              </w:rPr>
            </w:pPr>
            <w:ins w:id="6716" w:author="阿毛" w:date="2021-06-09T14:24:00Z">
              <w:r>
                <w:rPr>
                  <w:rFonts w:ascii="標楷體" w:eastAsia="標楷體" w:hAnsi="標楷體" w:hint="eastAsia"/>
                  <w:lang w:eastAsia="zh-HK"/>
                </w:rPr>
                <w:t>刪除</w:t>
              </w:r>
            </w:ins>
            <w:ins w:id="6717" w:author="智誠 楊" w:date="2021-05-07T17:21:00Z">
              <w:del w:id="6718" w:author="阿毛" w:date="2021-06-09T14:24:00Z">
                <w:r w:rsidDel="00824678">
                  <w:rPr>
                    <w:rFonts w:ascii="標楷體" w:eastAsia="標楷體" w:hAnsi="標楷體" w:hint="eastAsia"/>
                    <w:lang w:eastAsia="zh-HK"/>
                  </w:rPr>
                  <w:delText>歷程</w:delText>
                </w:r>
              </w:del>
            </w:ins>
          </w:p>
        </w:tc>
        <w:tc>
          <w:tcPr>
            <w:tcW w:w="3816" w:type="dxa"/>
            <w:tcPrChange w:id="6719" w:author="智誠 楊" w:date="2021-05-07T17:28:00Z">
              <w:tcPr>
                <w:tcW w:w="3816" w:type="dxa"/>
                <w:gridSpan w:val="2"/>
              </w:tcPr>
            </w:tcPrChange>
          </w:tcPr>
          <w:p w14:paraId="693326FD" w14:textId="77777777" w:rsidR="004C05AA" w:rsidRDefault="004C05AA" w:rsidP="0094025F">
            <w:pPr>
              <w:rPr>
                <w:ins w:id="6720" w:author="智誠 楊" w:date="2021-05-07T16:34:00Z"/>
                <w:rFonts w:ascii="標楷體" w:eastAsia="標楷體" w:hAnsi="標楷體"/>
                <w:lang w:eastAsia="zh-HK"/>
              </w:rPr>
            </w:pPr>
          </w:p>
        </w:tc>
        <w:tc>
          <w:tcPr>
            <w:tcW w:w="3576" w:type="dxa"/>
            <w:tcPrChange w:id="6721" w:author="智誠 楊" w:date="2021-05-07T17:28:00Z">
              <w:tcPr>
                <w:tcW w:w="3073" w:type="dxa"/>
              </w:tcPr>
            </w:tcPrChange>
          </w:tcPr>
          <w:p w14:paraId="6A6BB244" w14:textId="77777777" w:rsidR="004C05AA" w:rsidRPr="006C763E" w:rsidRDefault="004C05AA" w:rsidP="0094025F">
            <w:pPr>
              <w:rPr>
                <w:ins w:id="6722" w:author="智誠 楊" w:date="2021-05-07T16:34:00Z"/>
                <w:rFonts w:ascii="標楷體" w:eastAsia="標楷體" w:hAnsi="標楷體"/>
                <w:lang w:eastAsia="zh-HK"/>
              </w:rPr>
            </w:pPr>
            <w:ins w:id="6723" w:author="阿毛" w:date="2021-06-09T14:24:00Z">
              <w:r>
                <w:rPr>
                  <w:rFonts w:ascii="標楷體" w:eastAsia="標楷體" w:hAnsi="標楷體" w:hint="eastAsia"/>
                </w:rPr>
                <w:t>1.刪除</w:t>
              </w:r>
              <w:r>
                <w:rPr>
                  <w:rFonts w:ascii="標楷體" w:eastAsia="標楷體" w:hAnsi="標楷體" w:hint="eastAsia"/>
                  <w:lang w:eastAsia="zh-HK"/>
                </w:rPr>
                <w:t>當筆</w:t>
              </w:r>
              <w:r>
                <w:rPr>
                  <w:rFonts w:eastAsia="標楷體" w:hint="eastAsia"/>
                </w:rPr>
                <w:t>疑似洗錢交易訪談紀</w:t>
              </w:r>
              <w:r>
                <w:rPr>
                  <w:rFonts w:eastAsia="標楷體" w:hint="eastAsia"/>
                </w:rPr>
                <w:t xml:space="preserve">  </w:t>
              </w:r>
              <w:r>
                <w:rPr>
                  <w:rFonts w:eastAsia="標楷體" w:hint="eastAsia"/>
                </w:rPr>
                <w:t>錄</w:t>
              </w:r>
              <w:r>
                <w:rPr>
                  <w:rFonts w:ascii="標楷體" w:eastAsia="標楷體" w:hAnsi="標楷體" w:hint="eastAsia"/>
                  <w:lang w:eastAsia="zh-HK"/>
                </w:rPr>
                <w:t>資料,</w:t>
              </w:r>
              <w:r w:rsidRPr="006C763E">
                <w:rPr>
                  <w:rFonts w:eastAsia="標楷體" w:hint="eastAsia"/>
                </w:rPr>
                <w:t>連結至</w:t>
              </w:r>
              <w:r w:rsidRPr="00E82156">
                <w:rPr>
                  <w:rFonts w:eastAsia="標楷體"/>
                </w:rPr>
                <w:t>【</w:t>
              </w:r>
              <w:r w:rsidRPr="00E82156">
                <w:rPr>
                  <w:rFonts w:eastAsia="標楷體"/>
                </w:rPr>
                <w:t>L</w:t>
              </w:r>
              <w:r>
                <w:rPr>
                  <w:rFonts w:eastAsia="標楷體" w:hint="eastAsia"/>
                </w:rPr>
                <w:t>8204</w:t>
              </w:r>
              <w:r>
                <w:rPr>
                  <w:rFonts w:eastAsia="標楷體" w:hint="eastAsia"/>
                </w:rPr>
                <w:t>疑似洗錢交易訪談紀錄</w:t>
              </w:r>
              <w:r w:rsidRPr="00E82156">
                <w:rPr>
                  <w:rFonts w:eastAsia="標楷體" w:hint="eastAsia"/>
                </w:rPr>
                <w:t>維護</w:t>
              </w:r>
              <w:r w:rsidRPr="00E82156">
                <w:rPr>
                  <w:rFonts w:eastAsia="標楷體"/>
                </w:rPr>
                <w:t>】</w:t>
              </w:r>
              <w:r w:rsidRPr="00E82156">
                <w:rPr>
                  <w:rFonts w:eastAsia="標楷體" w:hint="eastAsia"/>
                </w:rPr>
                <w:t>，</w:t>
              </w:r>
              <w:r>
                <w:rPr>
                  <w:rFonts w:ascii="標楷體" w:eastAsia="標楷體" w:hAnsi="標楷體" w:hint="eastAsia"/>
                  <w:lang w:eastAsia="zh-HK"/>
                </w:rPr>
                <w:t>供刪除</w:t>
              </w:r>
              <w:r>
                <w:rPr>
                  <w:rFonts w:eastAsia="標楷體" w:hint="eastAsia"/>
                </w:rPr>
                <w:t>疑似洗錢交易訪談紀錄</w:t>
              </w:r>
            </w:ins>
            <w:ins w:id="6724" w:author="智誠 楊" w:date="2021-05-07T16:34:00Z">
              <w:del w:id="6725" w:author="阿毛" w:date="2021-06-09T14:24:00Z">
                <w:r w:rsidDel="00824678">
                  <w:rPr>
                    <w:rFonts w:ascii="標楷體" w:eastAsia="標楷體" w:hAnsi="標楷體" w:hint="eastAsia"/>
                  </w:rPr>
                  <w:delText>1.</w:delText>
                </w:r>
                <w:r w:rsidRPr="006C763E" w:rsidDel="00824678">
                  <w:rPr>
                    <w:rFonts w:eastAsia="標楷體" w:hint="eastAsia"/>
                  </w:rPr>
                  <w:delText>連結至</w:delText>
                </w:r>
                <w:r w:rsidRPr="006C763E" w:rsidDel="00824678">
                  <w:rPr>
                    <w:rFonts w:eastAsia="標楷體"/>
                  </w:rPr>
                  <w:delText>【</w:delText>
                </w:r>
                <w:r w:rsidRPr="006C763E" w:rsidDel="00824678">
                  <w:rPr>
                    <w:rFonts w:eastAsia="標楷體"/>
                  </w:rPr>
                  <w:delText>L</w:delText>
                </w:r>
              </w:del>
            </w:ins>
            <w:ins w:id="6726" w:author="智誠 楊" w:date="2021-05-07T17:23:00Z">
              <w:del w:id="6727" w:author="阿毛" w:date="2021-06-09T14:24:00Z">
                <w:r w:rsidDel="00824678">
                  <w:rPr>
                    <w:rFonts w:eastAsia="標楷體" w:hint="eastAsia"/>
                  </w:rPr>
                  <w:delText>8924</w:delText>
                </w:r>
                <w:r w:rsidDel="00824678">
                  <w:rPr>
                    <w:rFonts w:eastAsia="標楷體" w:hint="eastAsia"/>
                  </w:rPr>
                  <w:delText>疑似洗錢資料變更查詢</w:delText>
                </w:r>
              </w:del>
            </w:ins>
            <w:ins w:id="6728" w:author="智誠 楊" w:date="2021-05-07T16:34:00Z">
              <w:del w:id="6729" w:author="阿毛" w:date="2021-06-09T14:24:00Z">
                <w:r w:rsidRPr="006C763E" w:rsidDel="00824678">
                  <w:rPr>
                    <w:rFonts w:eastAsia="標楷體"/>
                  </w:rPr>
                  <w:delText>】</w:delText>
                </w:r>
                <w:r w:rsidRPr="006C763E" w:rsidDel="00824678">
                  <w:rPr>
                    <w:rFonts w:eastAsia="標楷體" w:hint="eastAsia"/>
                  </w:rPr>
                  <w:delText>，</w:delText>
                </w:r>
                <w:r w:rsidDel="00824678">
                  <w:rPr>
                    <w:rFonts w:ascii="標楷體" w:eastAsia="標楷體" w:hAnsi="標楷體" w:hint="eastAsia"/>
                    <w:lang w:eastAsia="zh-HK"/>
                  </w:rPr>
                  <w:delText>供</w:delText>
                </w:r>
              </w:del>
            </w:ins>
            <w:ins w:id="6730" w:author="智誠 楊" w:date="2021-05-07T17:24:00Z">
              <w:del w:id="6731" w:author="阿毛" w:date="2021-06-09T14:24:00Z">
                <w:r w:rsidDel="00824678">
                  <w:rPr>
                    <w:rFonts w:ascii="標楷體" w:eastAsia="標楷體" w:hAnsi="標楷體" w:hint="eastAsia"/>
                    <w:lang w:eastAsia="zh-HK"/>
                  </w:rPr>
                  <w:delText>查詢當筆資料變更紀錄</w:delText>
                </w:r>
              </w:del>
            </w:ins>
          </w:p>
        </w:tc>
      </w:tr>
      <w:tr w:rsidR="004C05AA" w:rsidRPr="008F1D46" w14:paraId="27508ADC" w14:textId="77777777" w:rsidTr="0094025F">
        <w:trPr>
          <w:ins w:id="6732" w:author="阿毛" w:date="2021-06-09T14:24:00Z"/>
        </w:trPr>
        <w:tc>
          <w:tcPr>
            <w:tcW w:w="667" w:type="dxa"/>
          </w:tcPr>
          <w:p w14:paraId="4084412C" w14:textId="77777777" w:rsidR="004C05AA" w:rsidRDefault="004C05AA" w:rsidP="0094025F">
            <w:pPr>
              <w:jc w:val="center"/>
              <w:rPr>
                <w:ins w:id="6733" w:author="阿毛" w:date="2021-06-09T14:24:00Z"/>
                <w:rFonts w:ascii="標楷體" w:eastAsia="標楷體" w:hAnsi="標楷體"/>
              </w:rPr>
            </w:pPr>
            <w:ins w:id="6734" w:author="阿毛" w:date="2021-06-09T14:24:00Z">
              <w:r>
                <w:rPr>
                  <w:rFonts w:ascii="標楷體" w:eastAsia="標楷體" w:hAnsi="標楷體" w:hint="eastAsia"/>
                </w:rPr>
                <w:t>3</w:t>
              </w:r>
            </w:ins>
          </w:p>
        </w:tc>
        <w:tc>
          <w:tcPr>
            <w:tcW w:w="936" w:type="dxa"/>
          </w:tcPr>
          <w:p w14:paraId="2CC50C5A" w14:textId="77777777" w:rsidR="004C05AA" w:rsidRDefault="004C05AA" w:rsidP="0094025F">
            <w:pPr>
              <w:jc w:val="center"/>
              <w:rPr>
                <w:ins w:id="6735" w:author="阿毛" w:date="2021-06-09T14:24:00Z"/>
                <w:rFonts w:ascii="標楷體" w:eastAsia="標楷體" w:hAnsi="標楷體"/>
                <w:lang w:eastAsia="zh-HK"/>
              </w:rPr>
            </w:pPr>
            <w:ins w:id="6736" w:author="阿毛" w:date="2021-06-09T14:24:00Z">
              <w:r>
                <w:rPr>
                  <w:rFonts w:ascii="標楷體" w:eastAsia="標楷體" w:hAnsi="標楷體" w:hint="eastAsia"/>
                  <w:lang w:eastAsia="zh-HK"/>
                </w:rPr>
                <w:t>按鈕</w:t>
              </w:r>
            </w:ins>
          </w:p>
        </w:tc>
        <w:tc>
          <w:tcPr>
            <w:tcW w:w="1603" w:type="dxa"/>
          </w:tcPr>
          <w:p w14:paraId="1E77AA98" w14:textId="77777777" w:rsidR="004C05AA" w:rsidRDefault="004C05AA" w:rsidP="0094025F">
            <w:pPr>
              <w:rPr>
                <w:ins w:id="6737" w:author="阿毛" w:date="2021-06-09T14:24:00Z"/>
                <w:rFonts w:ascii="標楷體" w:eastAsia="標楷體" w:hAnsi="標楷體"/>
                <w:lang w:eastAsia="zh-HK"/>
              </w:rPr>
            </w:pPr>
            <w:ins w:id="6738" w:author="阿毛" w:date="2021-06-09T14:24:00Z">
              <w:r>
                <w:rPr>
                  <w:rFonts w:ascii="標楷體" w:eastAsia="標楷體" w:hAnsi="標楷體" w:hint="eastAsia"/>
                  <w:lang w:eastAsia="zh-HK"/>
                </w:rPr>
                <w:t>歷程</w:t>
              </w:r>
            </w:ins>
          </w:p>
        </w:tc>
        <w:tc>
          <w:tcPr>
            <w:tcW w:w="3816" w:type="dxa"/>
          </w:tcPr>
          <w:p w14:paraId="6FD85126" w14:textId="77777777" w:rsidR="004C05AA" w:rsidRDefault="004C05AA" w:rsidP="0094025F">
            <w:pPr>
              <w:rPr>
                <w:ins w:id="6739" w:author="阿毛" w:date="2021-06-09T14:24:00Z"/>
                <w:rFonts w:ascii="標楷體" w:eastAsia="標楷體" w:hAnsi="標楷體"/>
                <w:lang w:eastAsia="zh-HK"/>
              </w:rPr>
            </w:pPr>
          </w:p>
        </w:tc>
        <w:tc>
          <w:tcPr>
            <w:tcW w:w="3576" w:type="dxa"/>
          </w:tcPr>
          <w:p w14:paraId="58AE0707" w14:textId="77777777" w:rsidR="004C05AA" w:rsidRDefault="004C05AA" w:rsidP="0094025F">
            <w:pPr>
              <w:rPr>
                <w:ins w:id="6740" w:author="阿毛" w:date="2021-06-09T14:24:00Z"/>
                <w:rFonts w:ascii="標楷體" w:eastAsia="標楷體" w:hAnsi="標楷體"/>
              </w:rPr>
            </w:pPr>
            <w:ins w:id="6741" w:author="阿毛" w:date="2021-06-09T14:24:00Z">
              <w:r>
                <w:rPr>
                  <w:rFonts w:ascii="標楷體" w:eastAsia="標楷體" w:hAnsi="標楷體" w:hint="eastAsia"/>
                </w:rPr>
                <w:t>1.</w:t>
              </w:r>
              <w:r w:rsidRPr="006C763E">
                <w:rPr>
                  <w:rFonts w:eastAsia="標楷體" w:hint="eastAsia"/>
                </w:rPr>
                <w:t>連結至</w:t>
              </w:r>
              <w:r w:rsidRPr="006C763E">
                <w:rPr>
                  <w:rFonts w:eastAsia="標楷體"/>
                </w:rPr>
                <w:t>【</w:t>
              </w:r>
              <w:r w:rsidRPr="006C763E">
                <w:rPr>
                  <w:rFonts w:eastAsia="標楷體"/>
                </w:rPr>
                <w:t>L</w:t>
              </w:r>
              <w:r>
                <w:rPr>
                  <w:rFonts w:eastAsia="標楷體" w:hint="eastAsia"/>
                </w:rPr>
                <w:t>8924</w:t>
              </w:r>
              <w:r>
                <w:rPr>
                  <w:rFonts w:eastAsia="標楷體" w:hint="eastAsia"/>
                </w:rPr>
                <w:t>疑似洗錢資料變更查詢</w:t>
              </w:r>
              <w:r w:rsidRPr="006C763E">
                <w:rPr>
                  <w:rFonts w:eastAsia="標楷體"/>
                </w:rPr>
                <w:t>】</w:t>
              </w:r>
              <w:r w:rsidRPr="006C763E">
                <w:rPr>
                  <w:rFonts w:eastAsia="標楷體" w:hint="eastAsia"/>
                </w:rPr>
                <w:t>，</w:t>
              </w:r>
              <w:r>
                <w:rPr>
                  <w:rFonts w:ascii="標楷體" w:eastAsia="標楷體" w:hAnsi="標楷體" w:hint="eastAsia"/>
                  <w:lang w:eastAsia="zh-HK"/>
                </w:rPr>
                <w:t>供查詢當筆資料變更紀錄</w:t>
              </w:r>
            </w:ins>
          </w:p>
        </w:tc>
      </w:tr>
      <w:tr w:rsidR="004C05AA" w:rsidRPr="008F1D46" w14:paraId="5646EF7B" w14:textId="77777777" w:rsidTr="0094025F">
        <w:trPr>
          <w:ins w:id="6742" w:author="智誠 楊" w:date="2021-05-07T16:34:00Z"/>
          <w:trPrChange w:id="6743" w:author="智誠 楊" w:date="2021-05-07T17:28:00Z">
            <w:trPr>
              <w:gridAfter w:val="0"/>
            </w:trPr>
          </w:trPrChange>
        </w:trPr>
        <w:tc>
          <w:tcPr>
            <w:tcW w:w="667" w:type="dxa"/>
            <w:tcPrChange w:id="6744" w:author="智誠 楊" w:date="2021-05-07T17:28:00Z">
              <w:tcPr>
                <w:tcW w:w="710" w:type="dxa"/>
                <w:gridSpan w:val="2"/>
              </w:tcPr>
            </w:tcPrChange>
          </w:tcPr>
          <w:p w14:paraId="57EBE24D" w14:textId="77777777" w:rsidR="004C05AA" w:rsidRDefault="004C05AA" w:rsidP="0094025F">
            <w:pPr>
              <w:jc w:val="center"/>
              <w:rPr>
                <w:ins w:id="6745" w:author="智誠 楊" w:date="2021-05-07T16:34:00Z"/>
                <w:rFonts w:ascii="標楷體" w:eastAsia="標楷體" w:hAnsi="標楷體"/>
              </w:rPr>
            </w:pPr>
            <w:ins w:id="6746" w:author="阿毛" w:date="2021-06-09T14:24:00Z">
              <w:r>
                <w:rPr>
                  <w:rFonts w:ascii="標楷體" w:eastAsia="標楷體" w:hAnsi="標楷體" w:hint="eastAsia"/>
                </w:rPr>
                <w:t>4</w:t>
              </w:r>
            </w:ins>
            <w:ins w:id="6747" w:author="智誠 楊" w:date="2021-05-07T16:34:00Z">
              <w:del w:id="6748" w:author="阿毛" w:date="2021-06-09T14:24:00Z">
                <w:r w:rsidDel="00824678">
                  <w:rPr>
                    <w:rFonts w:ascii="標楷體" w:eastAsia="標楷體" w:hAnsi="標楷體" w:hint="eastAsia"/>
                  </w:rPr>
                  <w:delText>3</w:delText>
                </w:r>
              </w:del>
            </w:ins>
          </w:p>
        </w:tc>
        <w:tc>
          <w:tcPr>
            <w:tcW w:w="936" w:type="dxa"/>
            <w:tcPrChange w:id="6749" w:author="智誠 楊" w:date="2021-05-07T17:28:00Z">
              <w:tcPr>
                <w:tcW w:w="1034" w:type="dxa"/>
                <w:gridSpan w:val="3"/>
              </w:tcPr>
            </w:tcPrChange>
          </w:tcPr>
          <w:p w14:paraId="0F558FA6" w14:textId="77777777" w:rsidR="004C05AA" w:rsidRDefault="004C05AA" w:rsidP="0094025F">
            <w:pPr>
              <w:jc w:val="center"/>
              <w:rPr>
                <w:ins w:id="6750" w:author="智誠 楊" w:date="2021-05-07T16:34:00Z"/>
                <w:rFonts w:ascii="標楷體" w:eastAsia="標楷體" w:hAnsi="標楷體"/>
                <w:lang w:eastAsia="zh-HK"/>
              </w:rPr>
            </w:pPr>
            <w:ins w:id="6751" w:author="智誠 楊" w:date="2021-05-07T16:34:00Z">
              <w:r>
                <w:rPr>
                  <w:rFonts w:ascii="標楷體" w:eastAsia="標楷體" w:hAnsi="標楷體" w:hint="eastAsia"/>
                  <w:lang w:eastAsia="zh-HK"/>
                </w:rPr>
                <w:t>資料</w:t>
              </w:r>
            </w:ins>
          </w:p>
        </w:tc>
        <w:tc>
          <w:tcPr>
            <w:tcW w:w="1603" w:type="dxa"/>
            <w:tcPrChange w:id="6752" w:author="智誠 楊" w:date="2021-05-07T17:28:00Z">
              <w:tcPr>
                <w:tcW w:w="1787" w:type="dxa"/>
                <w:gridSpan w:val="2"/>
              </w:tcPr>
            </w:tcPrChange>
          </w:tcPr>
          <w:p w14:paraId="60748774" w14:textId="77777777" w:rsidR="004C05AA" w:rsidRDefault="004C05AA" w:rsidP="0094025F">
            <w:pPr>
              <w:rPr>
                <w:ins w:id="6753" w:author="智誠 楊" w:date="2021-05-07T16:34:00Z"/>
                <w:rFonts w:ascii="標楷體" w:eastAsia="標楷體" w:hAnsi="標楷體"/>
                <w:lang w:eastAsia="zh-HK"/>
              </w:rPr>
            </w:pPr>
            <w:ins w:id="6754" w:author="智誠 楊" w:date="2021-05-07T17:21:00Z">
              <w:r>
                <w:rPr>
                  <w:rFonts w:ascii="標楷體" w:eastAsia="標楷體" w:hAnsi="標楷體" w:hint="eastAsia"/>
                  <w:lang w:eastAsia="zh-HK"/>
                </w:rPr>
                <w:t>訪談日期</w:t>
              </w:r>
            </w:ins>
          </w:p>
        </w:tc>
        <w:tc>
          <w:tcPr>
            <w:tcW w:w="3816" w:type="dxa"/>
            <w:tcPrChange w:id="6755" w:author="智誠 楊" w:date="2021-05-07T17:28:00Z">
              <w:tcPr>
                <w:tcW w:w="3816" w:type="dxa"/>
                <w:gridSpan w:val="2"/>
              </w:tcPr>
            </w:tcPrChange>
          </w:tcPr>
          <w:p w14:paraId="717D5729" w14:textId="77777777" w:rsidR="004C05AA" w:rsidRPr="002478F2" w:rsidRDefault="004C05AA" w:rsidP="0094025F">
            <w:pPr>
              <w:rPr>
                <w:ins w:id="6756" w:author="智誠 楊" w:date="2021-05-07T16:34:00Z"/>
                <w:rFonts w:ascii="標楷體" w:eastAsia="標楷體" w:hAnsi="標楷體"/>
                <w:lang w:eastAsia="zh-HK"/>
              </w:rPr>
            </w:pPr>
            <w:proofErr w:type="spellStart"/>
            <w:ins w:id="6757" w:author="智誠 楊" w:date="2021-05-07T17:24:00Z">
              <w:r>
                <w:rPr>
                  <w:rFonts w:ascii="標楷體" w:eastAsia="標楷體" w:hAnsi="標楷體" w:hint="eastAsia"/>
                  <w:lang w:eastAsia="zh-HK"/>
                </w:rPr>
                <w:t>M</w:t>
              </w:r>
              <w:r>
                <w:rPr>
                  <w:rFonts w:ascii="標楷體" w:eastAsia="標楷體" w:hAnsi="標楷體"/>
                  <w:lang w:eastAsia="zh-HK"/>
                </w:rPr>
                <w:t>alundryRecord.</w:t>
              </w:r>
            </w:ins>
            <w:ins w:id="6758" w:author="智誠 楊" w:date="2021-05-07T17:25:00Z">
              <w:r>
                <w:rPr>
                  <w:rFonts w:ascii="標楷體" w:eastAsia="標楷體" w:hAnsi="標楷體"/>
                  <w:lang w:eastAsia="zh-HK"/>
                </w:rPr>
                <w:t>RecordDate</w:t>
              </w:r>
            </w:ins>
            <w:proofErr w:type="spellEnd"/>
          </w:p>
        </w:tc>
        <w:tc>
          <w:tcPr>
            <w:tcW w:w="3576" w:type="dxa"/>
            <w:tcPrChange w:id="6759" w:author="智誠 楊" w:date="2021-05-07T17:28:00Z">
              <w:tcPr>
                <w:tcW w:w="3073" w:type="dxa"/>
              </w:tcPr>
            </w:tcPrChange>
          </w:tcPr>
          <w:p w14:paraId="7085C0EB" w14:textId="77777777" w:rsidR="004C05AA" w:rsidRPr="008F1D46" w:rsidRDefault="004C05AA" w:rsidP="0094025F">
            <w:pPr>
              <w:rPr>
                <w:ins w:id="6760" w:author="智誠 楊" w:date="2021-05-07T16:34:00Z"/>
                <w:rFonts w:ascii="標楷體" w:eastAsia="標楷體" w:hAnsi="標楷體"/>
                <w:lang w:eastAsia="zh-HK"/>
              </w:rPr>
            </w:pPr>
            <w:ins w:id="6761" w:author="智誠 楊" w:date="2021-05-07T17:27:00Z">
              <w:r>
                <w:rPr>
                  <w:rFonts w:ascii="標楷體" w:eastAsia="標楷體" w:hAnsi="標楷體" w:hint="eastAsia"/>
                  <w:lang w:eastAsia="zh-HK"/>
                </w:rPr>
                <w:t>訪談日期</w:t>
              </w:r>
            </w:ins>
            <w:ins w:id="6762" w:author="阿毛" w:date="2021-06-08T15:04:00Z">
              <w:r>
                <w:rPr>
                  <w:rFonts w:ascii="標楷體" w:eastAsia="標楷體" w:hAnsi="標楷體" w:hint="eastAsia"/>
                </w:rPr>
                <w:t>(YYY/MM/DD)</w:t>
              </w:r>
            </w:ins>
          </w:p>
        </w:tc>
      </w:tr>
      <w:tr w:rsidR="004C05AA" w:rsidRPr="008F1D46" w14:paraId="678B37F9" w14:textId="77777777" w:rsidTr="0094025F">
        <w:trPr>
          <w:ins w:id="6763" w:author="智誠 楊" w:date="2021-05-07T16:34:00Z"/>
          <w:trPrChange w:id="6764" w:author="智誠 楊" w:date="2021-05-07T17:28:00Z">
            <w:trPr>
              <w:gridAfter w:val="0"/>
            </w:trPr>
          </w:trPrChange>
        </w:trPr>
        <w:tc>
          <w:tcPr>
            <w:tcW w:w="667" w:type="dxa"/>
            <w:tcPrChange w:id="6765" w:author="智誠 楊" w:date="2021-05-07T17:28:00Z">
              <w:tcPr>
                <w:tcW w:w="710" w:type="dxa"/>
                <w:gridSpan w:val="2"/>
              </w:tcPr>
            </w:tcPrChange>
          </w:tcPr>
          <w:p w14:paraId="7A5E221D" w14:textId="77777777" w:rsidR="004C05AA" w:rsidRDefault="004C05AA" w:rsidP="0094025F">
            <w:pPr>
              <w:jc w:val="center"/>
              <w:rPr>
                <w:ins w:id="6766" w:author="智誠 楊" w:date="2021-05-07T16:34:00Z"/>
                <w:rFonts w:ascii="標楷體" w:eastAsia="標楷體" w:hAnsi="標楷體"/>
              </w:rPr>
            </w:pPr>
            <w:ins w:id="6767" w:author="阿毛" w:date="2021-06-09T14:24:00Z">
              <w:r>
                <w:rPr>
                  <w:rFonts w:ascii="標楷體" w:eastAsia="標楷體" w:hAnsi="標楷體" w:hint="eastAsia"/>
                </w:rPr>
                <w:t>5</w:t>
              </w:r>
            </w:ins>
            <w:ins w:id="6768" w:author="智誠 楊" w:date="2021-05-07T16:34:00Z">
              <w:del w:id="6769" w:author="阿毛" w:date="2021-06-09T14:24:00Z">
                <w:r w:rsidDel="00824678">
                  <w:rPr>
                    <w:rFonts w:ascii="標楷體" w:eastAsia="標楷體" w:hAnsi="標楷體" w:hint="eastAsia"/>
                  </w:rPr>
                  <w:delText>4</w:delText>
                </w:r>
              </w:del>
            </w:ins>
          </w:p>
        </w:tc>
        <w:tc>
          <w:tcPr>
            <w:tcW w:w="936" w:type="dxa"/>
            <w:tcPrChange w:id="6770" w:author="智誠 楊" w:date="2021-05-07T17:28:00Z">
              <w:tcPr>
                <w:tcW w:w="1034" w:type="dxa"/>
                <w:gridSpan w:val="3"/>
              </w:tcPr>
            </w:tcPrChange>
          </w:tcPr>
          <w:p w14:paraId="084FA9F9" w14:textId="77777777" w:rsidR="004C05AA" w:rsidRDefault="004C05AA" w:rsidP="0094025F">
            <w:pPr>
              <w:jc w:val="center"/>
              <w:rPr>
                <w:ins w:id="6771" w:author="智誠 楊" w:date="2021-05-07T16:34:00Z"/>
                <w:rFonts w:ascii="標楷體" w:eastAsia="標楷體" w:hAnsi="標楷體"/>
                <w:lang w:eastAsia="zh-HK"/>
              </w:rPr>
            </w:pPr>
            <w:ins w:id="6772" w:author="智誠 楊" w:date="2021-05-07T16:34:00Z">
              <w:r>
                <w:rPr>
                  <w:rFonts w:ascii="標楷體" w:eastAsia="標楷體" w:hAnsi="標楷體" w:hint="eastAsia"/>
                  <w:lang w:eastAsia="zh-HK"/>
                </w:rPr>
                <w:t>資料</w:t>
              </w:r>
            </w:ins>
          </w:p>
        </w:tc>
        <w:tc>
          <w:tcPr>
            <w:tcW w:w="1603" w:type="dxa"/>
            <w:tcPrChange w:id="6773" w:author="智誠 楊" w:date="2021-05-07T17:28:00Z">
              <w:tcPr>
                <w:tcW w:w="1787" w:type="dxa"/>
                <w:gridSpan w:val="2"/>
              </w:tcPr>
            </w:tcPrChange>
          </w:tcPr>
          <w:p w14:paraId="73387D9C" w14:textId="77777777" w:rsidR="004C05AA" w:rsidRDefault="004C05AA" w:rsidP="0094025F">
            <w:pPr>
              <w:rPr>
                <w:ins w:id="6774" w:author="智誠 楊" w:date="2021-05-07T16:34:00Z"/>
                <w:rFonts w:ascii="標楷體" w:eastAsia="標楷體" w:hAnsi="標楷體"/>
                <w:lang w:eastAsia="zh-HK"/>
              </w:rPr>
            </w:pPr>
            <w:ins w:id="6775" w:author="智誠 楊" w:date="2021-05-07T17:21:00Z">
              <w:r>
                <w:rPr>
                  <w:rFonts w:ascii="標楷體" w:eastAsia="標楷體" w:hAnsi="標楷體" w:hint="eastAsia"/>
                  <w:lang w:eastAsia="zh-HK"/>
                </w:rPr>
                <w:t>還款日期</w:t>
              </w:r>
            </w:ins>
          </w:p>
        </w:tc>
        <w:tc>
          <w:tcPr>
            <w:tcW w:w="3816" w:type="dxa"/>
            <w:tcPrChange w:id="6776" w:author="智誠 楊" w:date="2021-05-07T17:28:00Z">
              <w:tcPr>
                <w:tcW w:w="3816" w:type="dxa"/>
                <w:gridSpan w:val="2"/>
              </w:tcPr>
            </w:tcPrChange>
          </w:tcPr>
          <w:p w14:paraId="5937C6CD" w14:textId="77777777" w:rsidR="004C05AA" w:rsidRPr="00997D40" w:rsidRDefault="004C05AA" w:rsidP="0094025F">
            <w:pPr>
              <w:rPr>
                <w:ins w:id="6777" w:author="智誠 楊" w:date="2021-05-07T16:34:00Z"/>
                <w:rFonts w:ascii="標楷體" w:eastAsia="標楷體" w:hAnsi="標楷體"/>
                <w:lang w:eastAsia="zh-HK"/>
              </w:rPr>
            </w:pPr>
            <w:proofErr w:type="spellStart"/>
            <w:ins w:id="6778" w:author="智誠 楊" w:date="2021-05-07T17:24:00Z">
              <w:r>
                <w:rPr>
                  <w:rFonts w:ascii="標楷體" w:eastAsia="標楷體" w:hAnsi="標楷體" w:hint="eastAsia"/>
                  <w:lang w:eastAsia="zh-HK"/>
                </w:rPr>
                <w:t>M</w:t>
              </w:r>
              <w:r>
                <w:rPr>
                  <w:rFonts w:ascii="標楷體" w:eastAsia="標楷體" w:hAnsi="標楷體"/>
                  <w:lang w:eastAsia="zh-HK"/>
                </w:rPr>
                <w:t>alundryRecord.</w:t>
              </w:r>
            </w:ins>
            <w:ins w:id="6779" w:author="智誠 楊" w:date="2021-05-07T17:25:00Z">
              <w:r>
                <w:rPr>
                  <w:rFonts w:ascii="標楷體" w:eastAsia="標楷體" w:hAnsi="標楷體"/>
                  <w:lang w:eastAsia="zh-HK"/>
                </w:rPr>
                <w:t>ActualRepayDate</w:t>
              </w:r>
            </w:ins>
            <w:proofErr w:type="spellEnd"/>
          </w:p>
        </w:tc>
        <w:tc>
          <w:tcPr>
            <w:tcW w:w="3576" w:type="dxa"/>
            <w:tcPrChange w:id="6780" w:author="智誠 楊" w:date="2021-05-07T17:28:00Z">
              <w:tcPr>
                <w:tcW w:w="3073" w:type="dxa"/>
              </w:tcPr>
            </w:tcPrChange>
          </w:tcPr>
          <w:p w14:paraId="4BD28D80" w14:textId="77777777" w:rsidR="004C05AA" w:rsidRPr="008F1D46" w:rsidRDefault="004C05AA" w:rsidP="0094025F">
            <w:pPr>
              <w:rPr>
                <w:ins w:id="6781" w:author="智誠 楊" w:date="2021-05-07T16:34:00Z"/>
                <w:rFonts w:ascii="標楷體" w:eastAsia="標楷體" w:hAnsi="標楷體"/>
                <w:lang w:eastAsia="zh-HK"/>
              </w:rPr>
            </w:pPr>
            <w:ins w:id="6782" w:author="智誠 楊" w:date="2021-05-07T17:27:00Z">
              <w:r>
                <w:rPr>
                  <w:rFonts w:ascii="標楷體" w:eastAsia="標楷體" w:hAnsi="標楷體" w:hint="eastAsia"/>
                  <w:lang w:eastAsia="zh-HK"/>
                </w:rPr>
                <w:t>還款日期</w:t>
              </w:r>
            </w:ins>
            <w:ins w:id="6783" w:author="阿毛" w:date="2021-06-08T15:04:00Z">
              <w:r>
                <w:rPr>
                  <w:rFonts w:ascii="標楷體" w:eastAsia="標楷體" w:hAnsi="標楷體" w:hint="eastAsia"/>
                </w:rPr>
                <w:t>(YYY/MM/DD)</w:t>
              </w:r>
            </w:ins>
          </w:p>
        </w:tc>
      </w:tr>
      <w:tr w:rsidR="004C05AA" w:rsidRPr="008F1D46" w14:paraId="1A9A0641" w14:textId="77777777" w:rsidTr="0094025F">
        <w:trPr>
          <w:ins w:id="6784" w:author="智誠 楊" w:date="2021-05-07T16:34:00Z"/>
          <w:trPrChange w:id="6785" w:author="智誠 楊" w:date="2021-05-07T17:28:00Z">
            <w:trPr>
              <w:gridAfter w:val="0"/>
            </w:trPr>
          </w:trPrChange>
        </w:trPr>
        <w:tc>
          <w:tcPr>
            <w:tcW w:w="667" w:type="dxa"/>
            <w:tcPrChange w:id="6786" w:author="智誠 楊" w:date="2021-05-07T17:28:00Z">
              <w:tcPr>
                <w:tcW w:w="710" w:type="dxa"/>
                <w:gridSpan w:val="2"/>
              </w:tcPr>
            </w:tcPrChange>
          </w:tcPr>
          <w:p w14:paraId="62EF2871" w14:textId="77777777" w:rsidR="004C05AA" w:rsidRDefault="004C05AA" w:rsidP="0094025F">
            <w:pPr>
              <w:jc w:val="center"/>
              <w:rPr>
                <w:ins w:id="6787" w:author="智誠 楊" w:date="2021-05-07T16:34:00Z"/>
                <w:rFonts w:ascii="標楷體" w:eastAsia="標楷體" w:hAnsi="標楷體"/>
              </w:rPr>
            </w:pPr>
            <w:ins w:id="6788" w:author="阿毛" w:date="2021-06-09T14:24:00Z">
              <w:r>
                <w:rPr>
                  <w:rFonts w:ascii="標楷體" w:eastAsia="標楷體" w:hAnsi="標楷體" w:hint="eastAsia"/>
                </w:rPr>
                <w:t>6</w:t>
              </w:r>
            </w:ins>
            <w:ins w:id="6789" w:author="智誠 楊" w:date="2021-05-07T16:34:00Z">
              <w:del w:id="6790" w:author="阿毛" w:date="2021-06-09T14:24:00Z">
                <w:r w:rsidDel="00824678">
                  <w:rPr>
                    <w:rFonts w:ascii="標楷體" w:eastAsia="標楷體" w:hAnsi="標楷體" w:hint="eastAsia"/>
                  </w:rPr>
                  <w:delText>5</w:delText>
                </w:r>
              </w:del>
            </w:ins>
          </w:p>
        </w:tc>
        <w:tc>
          <w:tcPr>
            <w:tcW w:w="936" w:type="dxa"/>
            <w:tcPrChange w:id="6791" w:author="智誠 楊" w:date="2021-05-07T17:28:00Z">
              <w:tcPr>
                <w:tcW w:w="1034" w:type="dxa"/>
                <w:gridSpan w:val="3"/>
              </w:tcPr>
            </w:tcPrChange>
          </w:tcPr>
          <w:p w14:paraId="0BEF60DA" w14:textId="77777777" w:rsidR="004C05AA" w:rsidRDefault="004C05AA" w:rsidP="0094025F">
            <w:pPr>
              <w:jc w:val="center"/>
              <w:rPr>
                <w:ins w:id="6792" w:author="智誠 楊" w:date="2021-05-07T16:34:00Z"/>
                <w:rFonts w:ascii="標楷體" w:eastAsia="標楷體" w:hAnsi="標楷體"/>
                <w:lang w:eastAsia="zh-HK"/>
              </w:rPr>
            </w:pPr>
            <w:ins w:id="6793" w:author="智誠 楊" w:date="2021-05-07T16:34:00Z">
              <w:r>
                <w:rPr>
                  <w:rFonts w:ascii="標楷體" w:eastAsia="標楷體" w:hAnsi="標楷體" w:hint="eastAsia"/>
                  <w:lang w:eastAsia="zh-HK"/>
                </w:rPr>
                <w:t>資料</w:t>
              </w:r>
            </w:ins>
          </w:p>
        </w:tc>
        <w:tc>
          <w:tcPr>
            <w:tcW w:w="1603" w:type="dxa"/>
            <w:tcPrChange w:id="6794" w:author="智誠 楊" w:date="2021-05-07T17:28:00Z">
              <w:tcPr>
                <w:tcW w:w="1787" w:type="dxa"/>
                <w:gridSpan w:val="2"/>
              </w:tcPr>
            </w:tcPrChange>
          </w:tcPr>
          <w:p w14:paraId="796350F3" w14:textId="77777777" w:rsidR="004C05AA" w:rsidRDefault="004C05AA" w:rsidP="0094025F">
            <w:pPr>
              <w:rPr>
                <w:ins w:id="6795" w:author="智誠 楊" w:date="2021-05-07T16:34:00Z"/>
                <w:rFonts w:ascii="標楷體" w:eastAsia="標楷體" w:hAnsi="標楷體"/>
                <w:lang w:eastAsia="zh-HK"/>
              </w:rPr>
            </w:pPr>
            <w:ins w:id="6796" w:author="智誠 楊" w:date="2021-05-07T17:21:00Z">
              <w:r>
                <w:rPr>
                  <w:rFonts w:ascii="標楷體" w:eastAsia="標楷體" w:hAnsi="標楷體" w:hint="eastAsia"/>
                  <w:lang w:eastAsia="zh-HK"/>
                </w:rPr>
                <w:t>戶號</w:t>
              </w:r>
            </w:ins>
          </w:p>
        </w:tc>
        <w:tc>
          <w:tcPr>
            <w:tcW w:w="3816" w:type="dxa"/>
            <w:tcPrChange w:id="6797" w:author="智誠 楊" w:date="2021-05-07T17:28:00Z">
              <w:tcPr>
                <w:tcW w:w="3816" w:type="dxa"/>
                <w:gridSpan w:val="2"/>
              </w:tcPr>
            </w:tcPrChange>
          </w:tcPr>
          <w:p w14:paraId="72257E99" w14:textId="77777777" w:rsidR="004C05AA" w:rsidRDefault="004C05AA" w:rsidP="0094025F">
            <w:pPr>
              <w:rPr>
                <w:ins w:id="6798" w:author="智誠 楊" w:date="2021-05-07T16:34:00Z"/>
                <w:rFonts w:ascii="標楷體" w:eastAsia="標楷體" w:hAnsi="標楷體"/>
                <w:lang w:eastAsia="zh-HK"/>
              </w:rPr>
            </w:pPr>
            <w:proofErr w:type="spellStart"/>
            <w:ins w:id="6799" w:author="智誠 楊" w:date="2021-05-07T17:24:00Z">
              <w:r>
                <w:rPr>
                  <w:rFonts w:ascii="標楷體" w:eastAsia="標楷體" w:hAnsi="標楷體" w:hint="eastAsia"/>
                  <w:lang w:eastAsia="zh-HK"/>
                </w:rPr>
                <w:t>M</w:t>
              </w:r>
              <w:r>
                <w:rPr>
                  <w:rFonts w:ascii="標楷體" w:eastAsia="標楷體" w:hAnsi="標楷體"/>
                  <w:lang w:eastAsia="zh-HK"/>
                </w:rPr>
                <w:t>alundryRecord.</w:t>
              </w:r>
            </w:ins>
            <w:ins w:id="6800" w:author="智誠 楊" w:date="2021-05-07T17:25:00Z">
              <w:r>
                <w:rPr>
                  <w:rFonts w:ascii="標楷體" w:eastAsia="標楷體" w:hAnsi="標楷體"/>
                  <w:lang w:eastAsia="zh-HK"/>
                </w:rPr>
                <w:t>CustNo</w:t>
              </w:r>
            </w:ins>
            <w:proofErr w:type="spellEnd"/>
          </w:p>
        </w:tc>
        <w:tc>
          <w:tcPr>
            <w:tcW w:w="3576" w:type="dxa"/>
            <w:tcPrChange w:id="6801" w:author="智誠 楊" w:date="2021-05-07T17:28:00Z">
              <w:tcPr>
                <w:tcW w:w="3073" w:type="dxa"/>
              </w:tcPr>
            </w:tcPrChange>
          </w:tcPr>
          <w:p w14:paraId="2376AB65" w14:textId="77777777" w:rsidR="004C05AA" w:rsidRPr="001F47BB" w:rsidRDefault="004C05AA" w:rsidP="0094025F">
            <w:pPr>
              <w:rPr>
                <w:ins w:id="6802" w:author="智誠 楊" w:date="2021-05-07T16:34:00Z"/>
                <w:rFonts w:ascii="標楷體" w:eastAsia="標楷體" w:hAnsi="標楷體"/>
              </w:rPr>
            </w:pPr>
            <w:ins w:id="6803" w:author="智誠 楊" w:date="2021-05-07T17:27:00Z">
              <w:r>
                <w:rPr>
                  <w:rFonts w:ascii="標楷體" w:eastAsia="標楷體" w:hAnsi="標楷體" w:hint="eastAsia"/>
                  <w:lang w:eastAsia="zh-HK"/>
                </w:rPr>
                <w:t>戶號</w:t>
              </w:r>
            </w:ins>
          </w:p>
        </w:tc>
      </w:tr>
      <w:tr w:rsidR="004C05AA" w:rsidRPr="008F1D46" w14:paraId="2F059E9D" w14:textId="77777777" w:rsidTr="0094025F">
        <w:trPr>
          <w:ins w:id="6804" w:author="智誠 楊" w:date="2021-05-07T16:34:00Z"/>
          <w:trPrChange w:id="6805" w:author="智誠 楊" w:date="2021-05-07T17:28:00Z">
            <w:trPr>
              <w:gridAfter w:val="0"/>
            </w:trPr>
          </w:trPrChange>
        </w:trPr>
        <w:tc>
          <w:tcPr>
            <w:tcW w:w="667" w:type="dxa"/>
            <w:tcPrChange w:id="6806" w:author="智誠 楊" w:date="2021-05-07T17:28:00Z">
              <w:tcPr>
                <w:tcW w:w="710" w:type="dxa"/>
                <w:gridSpan w:val="2"/>
              </w:tcPr>
            </w:tcPrChange>
          </w:tcPr>
          <w:p w14:paraId="21EEA6CF" w14:textId="77777777" w:rsidR="004C05AA" w:rsidRDefault="004C05AA" w:rsidP="0094025F">
            <w:pPr>
              <w:jc w:val="center"/>
              <w:rPr>
                <w:ins w:id="6807" w:author="智誠 楊" w:date="2021-05-07T16:34:00Z"/>
                <w:rFonts w:ascii="標楷體" w:eastAsia="標楷體" w:hAnsi="標楷體"/>
              </w:rPr>
            </w:pPr>
            <w:ins w:id="6808" w:author="阿毛" w:date="2021-06-09T14:24:00Z">
              <w:r>
                <w:rPr>
                  <w:rFonts w:ascii="標楷體" w:eastAsia="標楷體" w:hAnsi="標楷體" w:hint="eastAsia"/>
                </w:rPr>
                <w:t>7</w:t>
              </w:r>
            </w:ins>
            <w:ins w:id="6809" w:author="智誠 楊" w:date="2021-05-07T16:34:00Z">
              <w:del w:id="6810" w:author="阿毛" w:date="2021-06-09T14:24:00Z">
                <w:r w:rsidDel="00824678">
                  <w:rPr>
                    <w:rFonts w:ascii="標楷體" w:eastAsia="標楷體" w:hAnsi="標楷體" w:hint="eastAsia"/>
                  </w:rPr>
                  <w:delText>6</w:delText>
                </w:r>
              </w:del>
            </w:ins>
          </w:p>
        </w:tc>
        <w:tc>
          <w:tcPr>
            <w:tcW w:w="936" w:type="dxa"/>
            <w:tcPrChange w:id="6811" w:author="智誠 楊" w:date="2021-05-07T17:28:00Z">
              <w:tcPr>
                <w:tcW w:w="1034" w:type="dxa"/>
                <w:gridSpan w:val="3"/>
              </w:tcPr>
            </w:tcPrChange>
          </w:tcPr>
          <w:p w14:paraId="5B8219B5" w14:textId="77777777" w:rsidR="004C05AA" w:rsidRDefault="004C05AA" w:rsidP="0094025F">
            <w:pPr>
              <w:jc w:val="center"/>
              <w:rPr>
                <w:ins w:id="6812" w:author="智誠 楊" w:date="2021-05-07T16:34:00Z"/>
                <w:rFonts w:ascii="標楷體" w:eastAsia="標楷體" w:hAnsi="標楷體"/>
                <w:lang w:eastAsia="zh-HK"/>
              </w:rPr>
            </w:pPr>
            <w:ins w:id="6813" w:author="智誠 楊" w:date="2021-05-07T16:34:00Z">
              <w:r>
                <w:rPr>
                  <w:rFonts w:ascii="標楷體" w:eastAsia="標楷體" w:hAnsi="標楷體" w:hint="eastAsia"/>
                  <w:lang w:eastAsia="zh-HK"/>
                </w:rPr>
                <w:t>資料</w:t>
              </w:r>
            </w:ins>
          </w:p>
        </w:tc>
        <w:tc>
          <w:tcPr>
            <w:tcW w:w="1603" w:type="dxa"/>
            <w:tcPrChange w:id="6814" w:author="智誠 楊" w:date="2021-05-07T17:28:00Z">
              <w:tcPr>
                <w:tcW w:w="1787" w:type="dxa"/>
                <w:gridSpan w:val="2"/>
              </w:tcPr>
            </w:tcPrChange>
          </w:tcPr>
          <w:p w14:paraId="29210BAC" w14:textId="77777777" w:rsidR="004C05AA" w:rsidRDefault="004C05AA" w:rsidP="0094025F">
            <w:pPr>
              <w:rPr>
                <w:ins w:id="6815" w:author="智誠 楊" w:date="2021-05-07T16:34:00Z"/>
                <w:rFonts w:ascii="標楷體" w:eastAsia="標楷體" w:hAnsi="標楷體"/>
                <w:lang w:eastAsia="zh-HK"/>
              </w:rPr>
            </w:pPr>
            <w:ins w:id="6816" w:author="智誠 楊" w:date="2021-05-07T17:21:00Z">
              <w:r>
                <w:rPr>
                  <w:rFonts w:ascii="標楷體" w:eastAsia="標楷體" w:hAnsi="標楷體" w:hint="eastAsia"/>
                  <w:lang w:eastAsia="zh-HK"/>
                </w:rPr>
                <w:t>戶名</w:t>
              </w:r>
            </w:ins>
          </w:p>
        </w:tc>
        <w:tc>
          <w:tcPr>
            <w:tcW w:w="3816" w:type="dxa"/>
            <w:tcPrChange w:id="6817" w:author="智誠 楊" w:date="2021-05-07T17:28:00Z">
              <w:tcPr>
                <w:tcW w:w="3816" w:type="dxa"/>
                <w:gridSpan w:val="2"/>
              </w:tcPr>
            </w:tcPrChange>
          </w:tcPr>
          <w:p w14:paraId="73C993EE" w14:textId="77777777" w:rsidR="004C05AA" w:rsidDel="00C7104D" w:rsidRDefault="004C05AA" w:rsidP="0094025F">
            <w:pPr>
              <w:rPr>
                <w:ins w:id="6818" w:author="智誠 楊" w:date="2021-05-07T17:25:00Z"/>
                <w:del w:id="6819" w:author="阿毛" w:date="2021-06-07T16:56:00Z"/>
                <w:rFonts w:ascii="標楷體" w:eastAsia="標楷體" w:hAnsi="標楷體"/>
                <w:lang w:eastAsia="zh-HK"/>
              </w:rPr>
            </w:pPr>
            <w:proofErr w:type="spellStart"/>
            <w:ins w:id="6820" w:author="阿毛" w:date="2021-06-09T16:34:00Z">
              <w:r>
                <w:rPr>
                  <w:rFonts w:ascii="標楷體" w:eastAsia="標楷體" w:hAnsi="標楷體" w:hint="eastAsia"/>
                  <w:lang w:eastAsia="zh-HK"/>
                </w:rPr>
                <w:t>M</w:t>
              </w:r>
              <w:r>
                <w:rPr>
                  <w:rFonts w:ascii="標楷體" w:eastAsia="標楷體" w:hAnsi="標楷體"/>
                  <w:lang w:eastAsia="zh-HK"/>
                </w:rPr>
                <w:t>alundryRecord.CustNo</w:t>
              </w:r>
              <w:proofErr w:type="spellEnd"/>
              <w:r w:rsidDel="00C7104D">
                <w:rPr>
                  <w:rFonts w:ascii="標楷體" w:eastAsia="標楷體" w:hAnsi="標楷體" w:hint="eastAsia"/>
                  <w:lang w:eastAsia="zh-HK"/>
                </w:rPr>
                <w:t xml:space="preserve"> </w:t>
              </w:r>
            </w:ins>
            <w:ins w:id="6821" w:author="智誠 楊" w:date="2021-05-07T17:24:00Z">
              <w:del w:id="6822" w:author="阿毛" w:date="2021-06-07T16:56:00Z">
                <w:r w:rsidDel="00C7104D">
                  <w:rPr>
                    <w:rFonts w:ascii="標楷體" w:eastAsia="標楷體" w:hAnsi="標楷體" w:hint="eastAsia"/>
                    <w:lang w:eastAsia="zh-HK"/>
                  </w:rPr>
                  <w:delText>M</w:delText>
                </w:r>
                <w:r w:rsidDel="00C7104D">
                  <w:rPr>
                    <w:rFonts w:ascii="標楷體" w:eastAsia="標楷體" w:hAnsi="標楷體"/>
                    <w:lang w:eastAsia="zh-HK"/>
                  </w:rPr>
                  <w:delText>alundryRecord.</w:delText>
                </w:r>
              </w:del>
            </w:ins>
            <w:ins w:id="6823" w:author="智誠 楊" w:date="2021-05-07T17:25:00Z">
              <w:del w:id="6824" w:author="阿毛" w:date="2021-06-07T16:56:00Z">
                <w:r w:rsidDel="00C7104D">
                  <w:rPr>
                    <w:rFonts w:ascii="標楷體" w:eastAsia="標楷體" w:hAnsi="標楷體"/>
                    <w:lang w:eastAsia="zh-HK"/>
                  </w:rPr>
                  <w:delText>CustNo</w:delText>
                </w:r>
              </w:del>
            </w:ins>
          </w:p>
          <w:p w14:paraId="173D187C" w14:textId="77777777" w:rsidR="004C05AA" w:rsidRPr="00997D40" w:rsidRDefault="004C05AA" w:rsidP="0094025F">
            <w:pPr>
              <w:rPr>
                <w:ins w:id="6825" w:author="智誠 楊" w:date="2021-05-07T16:34:00Z"/>
                <w:rFonts w:ascii="標楷體" w:eastAsia="標楷體" w:hAnsi="標楷體"/>
                <w:lang w:eastAsia="zh-HK"/>
              </w:rPr>
            </w:pPr>
            <w:proofErr w:type="spellStart"/>
            <w:ins w:id="6826" w:author="智誠 楊" w:date="2021-05-07T17:27:00Z">
              <w:r>
                <w:rPr>
                  <w:rFonts w:ascii="標楷體" w:eastAsia="標楷體" w:hAnsi="標楷體" w:hint="eastAsia"/>
                </w:rPr>
                <w:t>C</w:t>
              </w:r>
              <w:r>
                <w:rPr>
                  <w:rFonts w:ascii="標楷體" w:eastAsia="標楷體" w:hAnsi="標楷體" w:hint="eastAsia"/>
                  <w:lang w:eastAsia="zh-HK"/>
                </w:rPr>
                <w:t>u</w:t>
              </w:r>
              <w:r>
                <w:rPr>
                  <w:rFonts w:ascii="標楷體" w:eastAsia="標楷體" w:hAnsi="標楷體"/>
                  <w:lang w:eastAsia="zh-HK"/>
                </w:rPr>
                <w:t>stMain.</w:t>
              </w:r>
            </w:ins>
            <w:ins w:id="6827" w:author="智誠 楊" w:date="2021-05-07T17:28:00Z">
              <w:r>
                <w:rPr>
                  <w:rFonts w:ascii="標楷體" w:eastAsia="標楷體" w:hAnsi="標楷體"/>
                  <w:lang w:eastAsia="zh-HK"/>
                </w:rPr>
                <w:t>CustName</w:t>
              </w:r>
            </w:ins>
            <w:proofErr w:type="spellEnd"/>
          </w:p>
        </w:tc>
        <w:tc>
          <w:tcPr>
            <w:tcW w:w="3576" w:type="dxa"/>
            <w:tcPrChange w:id="6828" w:author="智誠 楊" w:date="2021-05-07T17:28:00Z">
              <w:tcPr>
                <w:tcW w:w="3073" w:type="dxa"/>
              </w:tcPr>
            </w:tcPrChange>
          </w:tcPr>
          <w:p w14:paraId="1DE10CD0" w14:textId="77777777" w:rsidR="004C05AA" w:rsidRDefault="004C05AA" w:rsidP="0094025F">
            <w:pPr>
              <w:rPr>
                <w:ins w:id="6829" w:author="阿毛" w:date="2021-06-07T16:56:00Z"/>
                <w:rFonts w:ascii="標楷體" w:eastAsia="標楷體" w:hAnsi="標楷體"/>
                <w:lang w:eastAsia="zh-HK"/>
              </w:rPr>
            </w:pPr>
            <w:ins w:id="6830" w:author="智誠 楊" w:date="2021-05-07T17:28:00Z">
              <w:r>
                <w:rPr>
                  <w:rFonts w:ascii="標楷體" w:eastAsia="標楷體" w:hAnsi="標楷體" w:hint="eastAsia"/>
                  <w:lang w:eastAsia="zh-HK"/>
                </w:rPr>
                <w:t>依據</w:t>
              </w:r>
            </w:ins>
            <w:ins w:id="6831" w:author="阿毛" w:date="2021-06-07T16:52:00Z">
              <w:r>
                <w:rPr>
                  <w:rFonts w:ascii="標楷體" w:eastAsia="標楷體" w:hAnsi="標楷體" w:hint="eastAsia"/>
                </w:rPr>
                <w:t>[</w:t>
              </w:r>
            </w:ins>
            <w:ins w:id="6832" w:author="阿毛" w:date="2021-06-07T16:53:00Z">
              <w:r>
                <w:rPr>
                  <w:rFonts w:ascii="標楷體" w:eastAsia="標楷體" w:hAnsi="標楷體" w:hint="eastAsia"/>
                </w:rPr>
                <w:t>戶號(</w:t>
              </w:r>
            </w:ins>
            <w:proofErr w:type="spellStart"/>
            <w:ins w:id="6833" w:author="智誠 楊" w:date="2021-05-07T17:28:00Z">
              <w:r>
                <w:rPr>
                  <w:rFonts w:ascii="標楷體" w:eastAsia="標楷體" w:hAnsi="標楷體" w:hint="eastAsia"/>
                  <w:lang w:eastAsia="zh-HK"/>
                </w:rPr>
                <w:t>M</w:t>
              </w:r>
              <w:r>
                <w:rPr>
                  <w:rFonts w:ascii="標楷體" w:eastAsia="標楷體" w:hAnsi="標楷體"/>
                  <w:lang w:eastAsia="zh-HK"/>
                </w:rPr>
                <w:t>alundryRecord.Cu</w:t>
              </w:r>
            </w:ins>
            <w:proofErr w:type="spellEnd"/>
          </w:p>
          <w:p w14:paraId="5DB55124" w14:textId="77777777" w:rsidR="004C05AA" w:rsidDel="00C7104D" w:rsidRDefault="004C05AA" w:rsidP="0094025F">
            <w:pPr>
              <w:rPr>
                <w:ins w:id="6834" w:author="智誠 楊" w:date="2021-05-07T17:28:00Z"/>
                <w:del w:id="6835" w:author="阿毛" w:date="2021-06-07T16:53:00Z"/>
                <w:rFonts w:ascii="標楷體" w:eastAsia="標楷體" w:hAnsi="標楷體"/>
                <w:lang w:eastAsia="zh-HK"/>
              </w:rPr>
            </w:pPr>
            <w:proofErr w:type="spellStart"/>
            <w:ins w:id="6836" w:author="智誠 楊" w:date="2021-05-07T17:28:00Z">
              <w:r>
                <w:rPr>
                  <w:rFonts w:ascii="標楷體" w:eastAsia="標楷體" w:hAnsi="標楷體"/>
                  <w:lang w:eastAsia="zh-HK"/>
                </w:rPr>
                <w:t>stNo</w:t>
              </w:r>
            </w:ins>
            <w:proofErr w:type="spellEnd"/>
            <w:ins w:id="6837" w:author="阿毛" w:date="2021-06-07T16:53:00Z">
              <w:r>
                <w:rPr>
                  <w:rFonts w:ascii="標楷體" w:eastAsia="標楷體" w:hAnsi="標楷體" w:hint="eastAsia"/>
                </w:rPr>
                <w:t>)]</w:t>
              </w:r>
            </w:ins>
          </w:p>
          <w:p w14:paraId="0FF6BA28" w14:textId="77777777" w:rsidR="004C05AA" w:rsidRDefault="004C05AA" w:rsidP="0094025F">
            <w:pPr>
              <w:rPr>
                <w:ins w:id="6838" w:author="阿毛" w:date="2021-06-07T16:56:00Z"/>
                <w:rFonts w:ascii="標楷體" w:eastAsia="標楷體" w:hAnsi="標楷體"/>
              </w:rPr>
            </w:pPr>
            <w:ins w:id="6839" w:author="智誠 楊" w:date="2021-05-07T17:28:00Z">
              <w:r>
                <w:rPr>
                  <w:rFonts w:ascii="標楷體" w:eastAsia="標楷體" w:hAnsi="標楷體" w:hint="eastAsia"/>
                  <w:lang w:eastAsia="zh-HK"/>
                </w:rPr>
                <w:t>對應</w:t>
              </w:r>
            </w:ins>
            <w:ins w:id="6840" w:author="阿毛" w:date="2021-06-07T16:54:00Z">
              <w:r>
                <w:rPr>
                  <w:rFonts w:ascii="標楷體" w:eastAsia="標楷體" w:hAnsi="標楷體" w:hint="eastAsia"/>
                </w:rPr>
                <w:t>[</w:t>
              </w:r>
              <w:r>
                <w:rPr>
                  <w:rFonts w:ascii="標楷體" w:eastAsia="標楷體" w:hAnsi="標楷體" w:hint="eastAsia"/>
                  <w:lang w:eastAsia="zh-HK"/>
                </w:rPr>
                <w:t>客戶資料主檔</w:t>
              </w:r>
              <w:r>
                <w:rPr>
                  <w:rFonts w:ascii="標楷體" w:eastAsia="標楷體" w:hAnsi="標楷體" w:hint="eastAsia"/>
                </w:rPr>
                <w:t>(C</w:t>
              </w:r>
              <w:r>
                <w:rPr>
                  <w:rFonts w:ascii="標楷體" w:eastAsia="標楷體" w:hAnsi="標楷體"/>
                </w:rPr>
                <w:t>ust</w:t>
              </w:r>
            </w:ins>
          </w:p>
          <w:p w14:paraId="07504F7A" w14:textId="77777777" w:rsidR="004C05AA" w:rsidRPr="008F1D46" w:rsidRDefault="004C05AA" w:rsidP="0094025F">
            <w:pPr>
              <w:rPr>
                <w:ins w:id="6841" w:author="智誠 楊" w:date="2021-05-07T16:34:00Z"/>
                <w:rFonts w:ascii="標楷體" w:eastAsia="標楷體" w:hAnsi="標楷體"/>
              </w:rPr>
            </w:pPr>
            <w:ins w:id="6842" w:author="阿毛" w:date="2021-06-07T16:54:00Z">
              <w:r>
                <w:rPr>
                  <w:rFonts w:ascii="標楷體" w:eastAsia="標楷體" w:hAnsi="標楷體"/>
                </w:rPr>
                <w:t>Main</w:t>
              </w:r>
              <w:r>
                <w:rPr>
                  <w:rFonts w:ascii="標楷體" w:eastAsia="標楷體" w:hAnsi="標楷體" w:hint="eastAsia"/>
                </w:rPr>
                <w:t>)]的</w:t>
              </w:r>
            </w:ins>
            <w:ins w:id="6843" w:author="阿毛" w:date="2021-06-07T16:55:00Z">
              <w:r>
                <w:rPr>
                  <w:rFonts w:ascii="標楷體" w:eastAsia="標楷體" w:hAnsi="標楷體" w:hint="eastAsia"/>
                </w:rPr>
                <w:t>[</w:t>
              </w:r>
            </w:ins>
            <w:ins w:id="6844" w:author="阿毛" w:date="2021-06-07T16:54:00Z">
              <w:r>
                <w:rPr>
                  <w:rFonts w:ascii="標楷體" w:eastAsia="標楷體" w:hAnsi="標楷體" w:hint="eastAsia"/>
                </w:rPr>
                <w:t>戶號</w:t>
              </w:r>
            </w:ins>
            <w:ins w:id="6845" w:author="阿毛" w:date="2021-06-07T16:55:00Z">
              <w:r>
                <w:rPr>
                  <w:rFonts w:ascii="標楷體" w:eastAsia="標楷體" w:hAnsi="標楷體" w:hint="eastAsia"/>
                </w:rPr>
                <w:t>(</w:t>
              </w:r>
              <w:proofErr w:type="spellStart"/>
              <w:r>
                <w:rPr>
                  <w:rFonts w:ascii="標楷體" w:eastAsia="標楷體" w:hAnsi="標楷體"/>
                  <w:lang w:eastAsia="zh-HK"/>
                </w:rPr>
                <w:t>CustNo</w:t>
              </w:r>
              <w:proofErr w:type="spellEnd"/>
              <w:r>
                <w:rPr>
                  <w:rFonts w:ascii="標楷體" w:eastAsia="標楷體" w:hAnsi="標楷體" w:hint="eastAsia"/>
                </w:rPr>
                <w:t>)]顯示[戶名/公司名稱(</w:t>
              </w:r>
              <w:proofErr w:type="spellStart"/>
              <w:r>
                <w:rPr>
                  <w:rFonts w:ascii="標楷體" w:eastAsia="標楷體" w:hAnsi="標楷體"/>
                  <w:lang w:eastAsia="zh-HK"/>
                </w:rPr>
                <w:t>CustName</w:t>
              </w:r>
              <w:proofErr w:type="spellEnd"/>
              <w:r>
                <w:rPr>
                  <w:rFonts w:ascii="標楷體" w:eastAsia="標楷體" w:hAnsi="標楷體" w:hint="eastAsia"/>
                </w:rPr>
                <w:t>)]</w:t>
              </w:r>
            </w:ins>
            <w:ins w:id="6846" w:author="智誠 楊" w:date="2021-05-07T17:28:00Z">
              <w:del w:id="6847" w:author="阿毛" w:date="2021-06-07T16:55:00Z">
                <w:r w:rsidDel="00C7104D">
                  <w:rPr>
                    <w:rFonts w:ascii="標楷體" w:eastAsia="標楷體" w:hAnsi="標楷體" w:hint="eastAsia"/>
                  </w:rPr>
                  <w:delText>CustMain.CustName</w:delText>
                </w:r>
              </w:del>
              <w:del w:id="6848" w:author="阿毛" w:date="2021-06-07T16:56:00Z">
                <w:r w:rsidDel="00C7104D">
                  <w:rPr>
                    <w:rFonts w:ascii="標楷體" w:eastAsia="標楷體" w:hAnsi="標楷體" w:hint="eastAsia"/>
                    <w:lang w:eastAsia="zh-HK"/>
                  </w:rPr>
                  <w:delText>顯示名稱</w:delText>
                </w:r>
              </w:del>
            </w:ins>
          </w:p>
        </w:tc>
      </w:tr>
      <w:tr w:rsidR="004C05AA" w:rsidRPr="008F1D46" w14:paraId="67E0B8CD" w14:textId="77777777" w:rsidTr="0094025F">
        <w:trPr>
          <w:ins w:id="6849" w:author="智誠 楊" w:date="2021-05-07T16:34:00Z"/>
          <w:trPrChange w:id="6850" w:author="智誠 楊" w:date="2021-05-07T17:28:00Z">
            <w:trPr>
              <w:gridAfter w:val="0"/>
            </w:trPr>
          </w:trPrChange>
        </w:trPr>
        <w:tc>
          <w:tcPr>
            <w:tcW w:w="667" w:type="dxa"/>
            <w:tcPrChange w:id="6851" w:author="智誠 楊" w:date="2021-05-07T17:28:00Z">
              <w:tcPr>
                <w:tcW w:w="710" w:type="dxa"/>
                <w:gridSpan w:val="2"/>
              </w:tcPr>
            </w:tcPrChange>
          </w:tcPr>
          <w:p w14:paraId="05A2B5B8" w14:textId="77777777" w:rsidR="004C05AA" w:rsidRDefault="004C05AA" w:rsidP="0094025F">
            <w:pPr>
              <w:jc w:val="center"/>
              <w:rPr>
                <w:ins w:id="6852" w:author="智誠 楊" w:date="2021-05-07T16:34:00Z"/>
                <w:rFonts w:ascii="標楷體" w:eastAsia="標楷體" w:hAnsi="標楷體"/>
              </w:rPr>
            </w:pPr>
            <w:ins w:id="6853" w:author="阿毛" w:date="2021-06-09T14:24:00Z">
              <w:r>
                <w:rPr>
                  <w:rFonts w:ascii="標楷體" w:eastAsia="標楷體" w:hAnsi="標楷體" w:hint="eastAsia"/>
                </w:rPr>
                <w:t>8</w:t>
              </w:r>
            </w:ins>
            <w:ins w:id="6854" w:author="智誠 楊" w:date="2021-05-07T16:34:00Z">
              <w:del w:id="6855" w:author="阿毛" w:date="2021-06-09T14:24:00Z">
                <w:r w:rsidDel="00824678">
                  <w:rPr>
                    <w:rFonts w:ascii="標楷體" w:eastAsia="標楷體" w:hAnsi="標楷體" w:hint="eastAsia"/>
                  </w:rPr>
                  <w:delText>7</w:delText>
                </w:r>
              </w:del>
            </w:ins>
          </w:p>
        </w:tc>
        <w:tc>
          <w:tcPr>
            <w:tcW w:w="936" w:type="dxa"/>
            <w:tcPrChange w:id="6856" w:author="智誠 楊" w:date="2021-05-07T17:28:00Z">
              <w:tcPr>
                <w:tcW w:w="1034" w:type="dxa"/>
                <w:gridSpan w:val="3"/>
              </w:tcPr>
            </w:tcPrChange>
          </w:tcPr>
          <w:p w14:paraId="4E220EA9" w14:textId="77777777" w:rsidR="004C05AA" w:rsidRDefault="004C05AA" w:rsidP="0094025F">
            <w:pPr>
              <w:jc w:val="center"/>
              <w:rPr>
                <w:ins w:id="6857" w:author="智誠 楊" w:date="2021-05-07T16:34:00Z"/>
                <w:rFonts w:ascii="標楷體" w:eastAsia="標楷體" w:hAnsi="標楷體"/>
                <w:lang w:eastAsia="zh-HK"/>
              </w:rPr>
            </w:pPr>
            <w:ins w:id="6858" w:author="智誠 楊" w:date="2021-05-07T16:34:00Z">
              <w:r>
                <w:rPr>
                  <w:rFonts w:ascii="標楷體" w:eastAsia="標楷體" w:hAnsi="標楷體" w:hint="eastAsia"/>
                  <w:lang w:eastAsia="zh-HK"/>
                </w:rPr>
                <w:t>資料</w:t>
              </w:r>
            </w:ins>
          </w:p>
        </w:tc>
        <w:tc>
          <w:tcPr>
            <w:tcW w:w="1603" w:type="dxa"/>
            <w:tcPrChange w:id="6859" w:author="智誠 楊" w:date="2021-05-07T17:28:00Z">
              <w:tcPr>
                <w:tcW w:w="1787" w:type="dxa"/>
                <w:gridSpan w:val="2"/>
              </w:tcPr>
            </w:tcPrChange>
          </w:tcPr>
          <w:p w14:paraId="0B9959CA" w14:textId="77777777" w:rsidR="004C05AA" w:rsidRDefault="004C05AA" w:rsidP="0094025F">
            <w:pPr>
              <w:rPr>
                <w:ins w:id="6860" w:author="智誠 楊" w:date="2021-05-07T16:34:00Z"/>
                <w:rFonts w:ascii="標楷體" w:eastAsia="標楷體" w:hAnsi="標楷體"/>
                <w:lang w:eastAsia="zh-HK"/>
              </w:rPr>
            </w:pPr>
            <w:ins w:id="6861" w:author="智誠 楊" w:date="2021-05-07T17:21:00Z">
              <w:r>
                <w:rPr>
                  <w:rFonts w:ascii="標楷體" w:eastAsia="標楷體" w:hAnsi="標楷體" w:hint="eastAsia"/>
                  <w:lang w:eastAsia="zh-HK"/>
                </w:rPr>
                <w:t>還款金額</w:t>
              </w:r>
            </w:ins>
          </w:p>
        </w:tc>
        <w:tc>
          <w:tcPr>
            <w:tcW w:w="3816" w:type="dxa"/>
            <w:tcPrChange w:id="6862" w:author="智誠 楊" w:date="2021-05-07T17:28:00Z">
              <w:tcPr>
                <w:tcW w:w="3816" w:type="dxa"/>
                <w:gridSpan w:val="2"/>
              </w:tcPr>
            </w:tcPrChange>
          </w:tcPr>
          <w:p w14:paraId="15165F8B" w14:textId="77777777" w:rsidR="004C05AA" w:rsidRPr="00997D40" w:rsidRDefault="004C05AA" w:rsidP="0094025F">
            <w:pPr>
              <w:rPr>
                <w:ins w:id="6863" w:author="智誠 楊" w:date="2021-05-07T16:34:00Z"/>
                <w:rFonts w:ascii="標楷體" w:eastAsia="標楷體" w:hAnsi="標楷體"/>
                <w:lang w:eastAsia="zh-HK"/>
              </w:rPr>
            </w:pPr>
            <w:proofErr w:type="spellStart"/>
            <w:ins w:id="6864" w:author="智誠 楊" w:date="2021-05-07T17:24:00Z">
              <w:r>
                <w:rPr>
                  <w:rFonts w:ascii="標楷體" w:eastAsia="標楷體" w:hAnsi="標楷體" w:hint="eastAsia"/>
                  <w:lang w:eastAsia="zh-HK"/>
                </w:rPr>
                <w:t>M</w:t>
              </w:r>
              <w:r>
                <w:rPr>
                  <w:rFonts w:ascii="標楷體" w:eastAsia="標楷體" w:hAnsi="標楷體"/>
                  <w:lang w:eastAsia="zh-HK"/>
                </w:rPr>
                <w:t>alundryRecord.</w:t>
              </w:r>
            </w:ins>
            <w:ins w:id="6865" w:author="智誠 楊" w:date="2021-05-07T17:25:00Z">
              <w:r>
                <w:rPr>
                  <w:rFonts w:ascii="標楷體" w:eastAsia="標楷體" w:hAnsi="標楷體"/>
                  <w:lang w:eastAsia="zh-HK"/>
                </w:rPr>
                <w:t>RepayAmt</w:t>
              </w:r>
            </w:ins>
            <w:proofErr w:type="spellEnd"/>
          </w:p>
        </w:tc>
        <w:tc>
          <w:tcPr>
            <w:tcW w:w="3576" w:type="dxa"/>
            <w:tcPrChange w:id="6866" w:author="智誠 楊" w:date="2021-05-07T17:28:00Z">
              <w:tcPr>
                <w:tcW w:w="3073" w:type="dxa"/>
              </w:tcPr>
            </w:tcPrChange>
          </w:tcPr>
          <w:p w14:paraId="165C2413" w14:textId="77777777" w:rsidR="004C05AA" w:rsidRPr="008F1D46" w:rsidRDefault="004C05AA" w:rsidP="0094025F">
            <w:pPr>
              <w:rPr>
                <w:ins w:id="6867" w:author="智誠 楊" w:date="2021-05-07T16:34:00Z"/>
                <w:rFonts w:ascii="標楷體" w:eastAsia="標楷體" w:hAnsi="標楷體"/>
                <w:lang w:eastAsia="zh-HK"/>
              </w:rPr>
            </w:pPr>
            <w:ins w:id="6868" w:author="智誠 楊" w:date="2021-05-07T17:27:00Z">
              <w:r>
                <w:rPr>
                  <w:rFonts w:ascii="標楷體" w:eastAsia="標楷體" w:hAnsi="標楷體" w:hint="eastAsia"/>
                  <w:lang w:eastAsia="zh-HK"/>
                </w:rPr>
                <w:t>還款金額</w:t>
              </w:r>
            </w:ins>
          </w:p>
        </w:tc>
      </w:tr>
      <w:tr w:rsidR="004C05AA" w:rsidRPr="008F1D46" w14:paraId="2DE33413" w14:textId="77777777" w:rsidTr="0094025F">
        <w:trPr>
          <w:ins w:id="6869" w:author="智誠 楊" w:date="2021-05-07T16:34:00Z"/>
          <w:trPrChange w:id="6870" w:author="智誠 楊" w:date="2021-05-07T17:28:00Z">
            <w:trPr>
              <w:gridAfter w:val="0"/>
            </w:trPr>
          </w:trPrChange>
        </w:trPr>
        <w:tc>
          <w:tcPr>
            <w:tcW w:w="667" w:type="dxa"/>
            <w:tcPrChange w:id="6871" w:author="智誠 楊" w:date="2021-05-07T17:28:00Z">
              <w:tcPr>
                <w:tcW w:w="710" w:type="dxa"/>
                <w:gridSpan w:val="2"/>
              </w:tcPr>
            </w:tcPrChange>
          </w:tcPr>
          <w:p w14:paraId="331E90C0" w14:textId="77777777" w:rsidR="004C05AA" w:rsidRDefault="004C05AA" w:rsidP="0094025F">
            <w:pPr>
              <w:jc w:val="center"/>
              <w:rPr>
                <w:ins w:id="6872" w:author="智誠 楊" w:date="2021-05-07T16:34:00Z"/>
                <w:rFonts w:ascii="標楷體" w:eastAsia="標楷體" w:hAnsi="標楷體"/>
              </w:rPr>
            </w:pPr>
            <w:ins w:id="6873" w:author="阿毛" w:date="2021-06-09T14:24:00Z">
              <w:r>
                <w:rPr>
                  <w:rFonts w:ascii="標楷體" w:eastAsia="標楷體" w:hAnsi="標楷體" w:hint="eastAsia"/>
                </w:rPr>
                <w:t>9</w:t>
              </w:r>
            </w:ins>
            <w:ins w:id="6874" w:author="智誠 楊" w:date="2021-05-07T16:34:00Z">
              <w:del w:id="6875" w:author="阿毛" w:date="2021-06-09T14:24:00Z">
                <w:r w:rsidDel="00824678">
                  <w:rPr>
                    <w:rFonts w:ascii="標楷體" w:eastAsia="標楷體" w:hAnsi="標楷體" w:hint="eastAsia"/>
                  </w:rPr>
                  <w:delText>8</w:delText>
                </w:r>
              </w:del>
            </w:ins>
          </w:p>
        </w:tc>
        <w:tc>
          <w:tcPr>
            <w:tcW w:w="936" w:type="dxa"/>
            <w:tcPrChange w:id="6876" w:author="智誠 楊" w:date="2021-05-07T17:28:00Z">
              <w:tcPr>
                <w:tcW w:w="1034" w:type="dxa"/>
                <w:gridSpan w:val="3"/>
              </w:tcPr>
            </w:tcPrChange>
          </w:tcPr>
          <w:p w14:paraId="36A3EE64" w14:textId="77777777" w:rsidR="004C05AA" w:rsidRDefault="004C05AA" w:rsidP="0094025F">
            <w:pPr>
              <w:jc w:val="center"/>
              <w:rPr>
                <w:ins w:id="6877" w:author="智誠 楊" w:date="2021-05-07T16:34:00Z"/>
                <w:rFonts w:ascii="標楷體" w:eastAsia="標楷體" w:hAnsi="標楷體"/>
                <w:lang w:eastAsia="zh-HK"/>
              </w:rPr>
            </w:pPr>
            <w:ins w:id="6878" w:author="智誠 楊" w:date="2021-05-07T16:34:00Z">
              <w:r>
                <w:rPr>
                  <w:rFonts w:ascii="標楷體" w:eastAsia="標楷體" w:hAnsi="標楷體" w:hint="eastAsia"/>
                  <w:lang w:eastAsia="zh-HK"/>
                </w:rPr>
                <w:t>資料</w:t>
              </w:r>
            </w:ins>
          </w:p>
        </w:tc>
        <w:tc>
          <w:tcPr>
            <w:tcW w:w="1603" w:type="dxa"/>
            <w:tcPrChange w:id="6879" w:author="智誠 楊" w:date="2021-05-07T17:28:00Z">
              <w:tcPr>
                <w:tcW w:w="1787" w:type="dxa"/>
                <w:gridSpan w:val="2"/>
              </w:tcPr>
            </w:tcPrChange>
          </w:tcPr>
          <w:p w14:paraId="49FD4799" w14:textId="77777777" w:rsidR="004C05AA" w:rsidRDefault="004C05AA" w:rsidP="0094025F">
            <w:pPr>
              <w:rPr>
                <w:ins w:id="6880" w:author="智誠 楊" w:date="2021-05-07T16:34:00Z"/>
                <w:rFonts w:ascii="標楷體" w:eastAsia="標楷體" w:hAnsi="標楷體"/>
                <w:lang w:eastAsia="zh-HK"/>
              </w:rPr>
            </w:pPr>
            <w:ins w:id="6881" w:author="智誠 楊" w:date="2021-05-07T17:21:00Z">
              <w:r>
                <w:rPr>
                  <w:rFonts w:ascii="標楷體" w:eastAsia="標楷體" w:hAnsi="標楷體" w:hint="eastAsia"/>
                  <w:lang w:eastAsia="zh-HK"/>
                </w:rPr>
                <w:t>職業別</w:t>
              </w:r>
            </w:ins>
          </w:p>
        </w:tc>
        <w:tc>
          <w:tcPr>
            <w:tcW w:w="3816" w:type="dxa"/>
            <w:tcPrChange w:id="6882" w:author="智誠 楊" w:date="2021-05-07T17:28:00Z">
              <w:tcPr>
                <w:tcW w:w="3816" w:type="dxa"/>
                <w:gridSpan w:val="2"/>
              </w:tcPr>
            </w:tcPrChange>
          </w:tcPr>
          <w:p w14:paraId="14B0872F" w14:textId="77777777" w:rsidR="004C05AA" w:rsidRPr="00997D40" w:rsidRDefault="004C05AA" w:rsidP="0094025F">
            <w:pPr>
              <w:rPr>
                <w:ins w:id="6883" w:author="智誠 楊" w:date="2021-05-07T16:34:00Z"/>
                <w:rFonts w:ascii="標楷體" w:eastAsia="標楷體" w:hAnsi="標楷體"/>
                <w:color w:val="FF0000"/>
              </w:rPr>
            </w:pPr>
            <w:proofErr w:type="spellStart"/>
            <w:ins w:id="6884" w:author="智誠 楊" w:date="2021-05-07T17:24:00Z">
              <w:r>
                <w:rPr>
                  <w:rFonts w:ascii="標楷體" w:eastAsia="標楷體" w:hAnsi="標楷體" w:hint="eastAsia"/>
                  <w:lang w:eastAsia="zh-HK"/>
                </w:rPr>
                <w:t>M</w:t>
              </w:r>
              <w:r>
                <w:rPr>
                  <w:rFonts w:ascii="標楷體" w:eastAsia="標楷體" w:hAnsi="標楷體"/>
                  <w:lang w:eastAsia="zh-HK"/>
                </w:rPr>
                <w:t>alundryRecord.</w:t>
              </w:r>
            </w:ins>
            <w:ins w:id="6885" w:author="智誠 楊" w:date="2021-05-07T17:25:00Z">
              <w:r>
                <w:rPr>
                  <w:rFonts w:ascii="標楷體" w:eastAsia="標楷體" w:hAnsi="標楷體"/>
                  <w:lang w:eastAsia="zh-HK"/>
                </w:rPr>
                <w:t>Career</w:t>
              </w:r>
            </w:ins>
            <w:proofErr w:type="spellEnd"/>
          </w:p>
        </w:tc>
        <w:tc>
          <w:tcPr>
            <w:tcW w:w="3576" w:type="dxa"/>
            <w:tcPrChange w:id="6886" w:author="智誠 楊" w:date="2021-05-07T17:28:00Z">
              <w:tcPr>
                <w:tcW w:w="3073" w:type="dxa"/>
              </w:tcPr>
            </w:tcPrChange>
          </w:tcPr>
          <w:p w14:paraId="533EDE4E" w14:textId="77777777" w:rsidR="004C05AA" w:rsidRDefault="004C05AA" w:rsidP="0094025F">
            <w:pPr>
              <w:rPr>
                <w:ins w:id="6887" w:author="智誠 楊" w:date="2021-05-07T16:34:00Z"/>
                <w:rFonts w:ascii="標楷體" w:eastAsia="標楷體" w:hAnsi="標楷體"/>
                <w:lang w:eastAsia="zh-HK"/>
              </w:rPr>
            </w:pPr>
            <w:ins w:id="6888" w:author="智誠 楊" w:date="2021-05-07T17:27:00Z">
              <w:r>
                <w:rPr>
                  <w:rFonts w:ascii="標楷體" w:eastAsia="標楷體" w:hAnsi="標楷體" w:hint="eastAsia"/>
                  <w:lang w:eastAsia="zh-HK"/>
                </w:rPr>
                <w:t>職業別</w:t>
              </w:r>
            </w:ins>
          </w:p>
        </w:tc>
      </w:tr>
      <w:tr w:rsidR="004C05AA" w:rsidRPr="008F1D46" w14:paraId="568EBFAE" w14:textId="77777777" w:rsidTr="0094025F">
        <w:trPr>
          <w:ins w:id="6889" w:author="智誠 楊" w:date="2021-05-07T16:34:00Z"/>
          <w:trPrChange w:id="6890" w:author="智誠 楊" w:date="2021-05-07T17:28:00Z">
            <w:trPr>
              <w:gridAfter w:val="0"/>
            </w:trPr>
          </w:trPrChange>
        </w:trPr>
        <w:tc>
          <w:tcPr>
            <w:tcW w:w="667" w:type="dxa"/>
            <w:tcPrChange w:id="6891" w:author="智誠 楊" w:date="2021-05-07T17:28:00Z">
              <w:tcPr>
                <w:tcW w:w="710" w:type="dxa"/>
                <w:gridSpan w:val="2"/>
              </w:tcPr>
            </w:tcPrChange>
          </w:tcPr>
          <w:p w14:paraId="0051794C" w14:textId="77777777" w:rsidR="004C05AA" w:rsidRDefault="004C05AA" w:rsidP="0094025F">
            <w:pPr>
              <w:jc w:val="center"/>
              <w:rPr>
                <w:ins w:id="6892" w:author="智誠 楊" w:date="2021-05-07T16:34:00Z"/>
                <w:rFonts w:ascii="標楷體" w:eastAsia="標楷體" w:hAnsi="標楷體"/>
              </w:rPr>
            </w:pPr>
            <w:ins w:id="6893" w:author="阿毛" w:date="2021-06-09T14:24:00Z">
              <w:r>
                <w:rPr>
                  <w:rFonts w:ascii="標楷體" w:eastAsia="標楷體" w:hAnsi="標楷體" w:hint="eastAsia"/>
                </w:rPr>
                <w:t>10</w:t>
              </w:r>
            </w:ins>
            <w:ins w:id="6894" w:author="智誠 楊" w:date="2021-05-07T16:34:00Z">
              <w:del w:id="6895" w:author="阿毛" w:date="2021-06-09T14:24:00Z">
                <w:r w:rsidDel="00824678">
                  <w:rPr>
                    <w:rFonts w:ascii="標楷體" w:eastAsia="標楷體" w:hAnsi="標楷體" w:hint="eastAsia"/>
                  </w:rPr>
                  <w:delText>9</w:delText>
                </w:r>
              </w:del>
            </w:ins>
          </w:p>
        </w:tc>
        <w:tc>
          <w:tcPr>
            <w:tcW w:w="936" w:type="dxa"/>
            <w:tcPrChange w:id="6896" w:author="智誠 楊" w:date="2021-05-07T17:28:00Z">
              <w:tcPr>
                <w:tcW w:w="1034" w:type="dxa"/>
                <w:gridSpan w:val="3"/>
              </w:tcPr>
            </w:tcPrChange>
          </w:tcPr>
          <w:p w14:paraId="50A71B85" w14:textId="77777777" w:rsidR="004C05AA" w:rsidRDefault="004C05AA" w:rsidP="0094025F">
            <w:pPr>
              <w:jc w:val="center"/>
              <w:rPr>
                <w:ins w:id="6897" w:author="智誠 楊" w:date="2021-05-07T16:34:00Z"/>
                <w:rFonts w:ascii="標楷體" w:eastAsia="標楷體" w:hAnsi="標楷體"/>
                <w:lang w:eastAsia="zh-HK"/>
              </w:rPr>
            </w:pPr>
            <w:ins w:id="6898" w:author="智誠 楊" w:date="2021-05-07T16:34:00Z">
              <w:r>
                <w:rPr>
                  <w:rFonts w:ascii="標楷體" w:eastAsia="標楷體" w:hAnsi="標楷體" w:hint="eastAsia"/>
                  <w:lang w:eastAsia="zh-HK"/>
                </w:rPr>
                <w:t>資料</w:t>
              </w:r>
            </w:ins>
          </w:p>
        </w:tc>
        <w:tc>
          <w:tcPr>
            <w:tcW w:w="1603" w:type="dxa"/>
            <w:tcPrChange w:id="6899" w:author="智誠 楊" w:date="2021-05-07T17:28:00Z">
              <w:tcPr>
                <w:tcW w:w="1787" w:type="dxa"/>
                <w:gridSpan w:val="2"/>
              </w:tcPr>
            </w:tcPrChange>
          </w:tcPr>
          <w:p w14:paraId="35D79F06" w14:textId="77777777" w:rsidR="004C05AA" w:rsidRDefault="004C05AA" w:rsidP="0094025F">
            <w:pPr>
              <w:rPr>
                <w:ins w:id="6900" w:author="智誠 楊" w:date="2021-05-07T16:34:00Z"/>
                <w:rFonts w:ascii="標楷體" w:eastAsia="標楷體" w:hAnsi="標楷體"/>
                <w:lang w:eastAsia="zh-HK"/>
              </w:rPr>
            </w:pPr>
            <w:ins w:id="6901" w:author="智誠 楊" w:date="2021-05-07T17:21:00Z">
              <w:r>
                <w:rPr>
                  <w:rFonts w:ascii="標楷體" w:eastAsia="標楷體" w:hAnsi="標楷體" w:hint="eastAsia"/>
                  <w:lang w:eastAsia="zh-HK"/>
                </w:rPr>
                <w:t>年收入</w:t>
              </w:r>
              <w:r>
                <w:rPr>
                  <w:rFonts w:ascii="標楷體" w:eastAsia="標楷體" w:hAnsi="標楷體" w:hint="eastAsia"/>
                </w:rPr>
                <w:t>(萬)</w:t>
              </w:r>
            </w:ins>
          </w:p>
        </w:tc>
        <w:tc>
          <w:tcPr>
            <w:tcW w:w="3816" w:type="dxa"/>
            <w:tcPrChange w:id="6902" w:author="智誠 楊" w:date="2021-05-07T17:28:00Z">
              <w:tcPr>
                <w:tcW w:w="3816" w:type="dxa"/>
                <w:gridSpan w:val="2"/>
              </w:tcPr>
            </w:tcPrChange>
          </w:tcPr>
          <w:p w14:paraId="2BFC8C03" w14:textId="77777777" w:rsidR="004C05AA" w:rsidRPr="00997D40" w:rsidRDefault="004C05AA" w:rsidP="0094025F">
            <w:pPr>
              <w:rPr>
                <w:ins w:id="6903" w:author="智誠 楊" w:date="2021-05-07T16:34:00Z"/>
                <w:rFonts w:ascii="標楷體" w:eastAsia="標楷體" w:hAnsi="標楷體"/>
                <w:color w:val="FF0000"/>
              </w:rPr>
            </w:pPr>
            <w:proofErr w:type="spellStart"/>
            <w:ins w:id="6904" w:author="智誠 楊" w:date="2021-05-07T17:24:00Z">
              <w:r>
                <w:rPr>
                  <w:rFonts w:ascii="標楷體" w:eastAsia="標楷體" w:hAnsi="標楷體" w:hint="eastAsia"/>
                  <w:lang w:eastAsia="zh-HK"/>
                </w:rPr>
                <w:t>M</w:t>
              </w:r>
              <w:r>
                <w:rPr>
                  <w:rFonts w:ascii="標楷體" w:eastAsia="標楷體" w:hAnsi="標楷體"/>
                  <w:lang w:eastAsia="zh-HK"/>
                </w:rPr>
                <w:t>alundryRecord.</w:t>
              </w:r>
            </w:ins>
            <w:ins w:id="6905" w:author="智誠 楊" w:date="2021-05-07T17:25:00Z">
              <w:r>
                <w:rPr>
                  <w:rFonts w:ascii="標楷體" w:eastAsia="標楷體" w:hAnsi="標楷體"/>
                  <w:lang w:eastAsia="zh-HK"/>
                </w:rPr>
                <w:t>Income</w:t>
              </w:r>
            </w:ins>
            <w:proofErr w:type="spellEnd"/>
          </w:p>
        </w:tc>
        <w:tc>
          <w:tcPr>
            <w:tcW w:w="3576" w:type="dxa"/>
            <w:tcPrChange w:id="6906" w:author="智誠 楊" w:date="2021-05-07T17:28:00Z">
              <w:tcPr>
                <w:tcW w:w="3073" w:type="dxa"/>
              </w:tcPr>
            </w:tcPrChange>
          </w:tcPr>
          <w:p w14:paraId="129418F9" w14:textId="77777777" w:rsidR="004C05AA" w:rsidRDefault="004C05AA" w:rsidP="0094025F">
            <w:pPr>
              <w:rPr>
                <w:ins w:id="6907" w:author="智誠 楊" w:date="2021-05-07T16:34:00Z"/>
                <w:rFonts w:ascii="標楷體" w:eastAsia="標楷體" w:hAnsi="標楷體"/>
                <w:lang w:eastAsia="zh-HK"/>
              </w:rPr>
            </w:pPr>
            <w:ins w:id="6908" w:author="智誠 楊" w:date="2021-05-07T17:27:00Z">
              <w:r>
                <w:rPr>
                  <w:rFonts w:ascii="標楷體" w:eastAsia="標楷體" w:hAnsi="標楷體" w:hint="eastAsia"/>
                  <w:lang w:eastAsia="zh-HK"/>
                </w:rPr>
                <w:t>年收入</w:t>
              </w:r>
              <w:r>
                <w:rPr>
                  <w:rFonts w:ascii="標楷體" w:eastAsia="標楷體" w:hAnsi="標楷體" w:hint="eastAsia"/>
                </w:rPr>
                <w:t>(萬)</w:t>
              </w:r>
            </w:ins>
          </w:p>
        </w:tc>
      </w:tr>
      <w:tr w:rsidR="004C05AA" w:rsidRPr="008F1D46" w14:paraId="39AE1A4F" w14:textId="77777777" w:rsidTr="0094025F">
        <w:trPr>
          <w:ins w:id="6909" w:author="智誠 楊" w:date="2021-05-07T17:22:00Z"/>
          <w:trPrChange w:id="6910" w:author="智誠 楊" w:date="2021-05-07T17:28:00Z">
            <w:trPr>
              <w:gridAfter w:val="0"/>
            </w:trPr>
          </w:trPrChange>
        </w:trPr>
        <w:tc>
          <w:tcPr>
            <w:tcW w:w="667" w:type="dxa"/>
            <w:tcPrChange w:id="6911" w:author="智誠 楊" w:date="2021-05-07T17:28:00Z">
              <w:tcPr>
                <w:tcW w:w="710" w:type="dxa"/>
                <w:gridSpan w:val="2"/>
              </w:tcPr>
            </w:tcPrChange>
          </w:tcPr>
          <w:p w14:paraId="3D5C4B08" w14:textId="77777777" w:rsidR="004C05AA" w:rsidRDefault="004C05AA" w:rsidP="0094025F">
            <w:pPr>
              <w:jc w:val="center"/>
              <w:rPr>
                <w:ins w:id="6912" w:author="智誠 楊" w:date="2021-05-07T17:22:00Z"/>
                <w:rFonts w:ascii="標楷體" w:eastAsia="標楷體" w:hAnsi="標楷體"/>
              </w:rPr>
            </w:pPr>
            <w:ins w:id="6913" w:author="阿毛" w:date="2021-06-09T14:24:00Z">
              <w:r>
                <w:rPr>
                  <w:rFonts w:ascii="標楷體" w:eastAsia="標楷體" w:hAnsi="標楷體" w:hint="eastAsia"/>
                </w:rPr>
                <w:t>11</w:t>
              </w:r>
            </w:ins>
          </w:p>
        </w:tc>
        <w:tc>
          <w:tcPr>
            <w:tcW w:w="936" w:type="dxa"/>
            <w:tcPrChange w:id="6914" w:author="智誠 楊" w:date="2021-05-07T17:28:00Z">
              <w:tcPr>
                <w:tcW w:w="1034" w:type="dxa"/>
                <w:gridSpan w:val="3"/>
              </w:tcPr>
            </w:tcPrChange>
          </w:tcPr>
          <w:p w14:paraId="18B73D10" w14:textId="77777777" w:rsidR="004C05AA" w:rsidRDefault="004C05AA" w:rsidP="0094025F">
            <w:pPr>
              <w:jc w:val="center"/>
              <w:rPr>
                <w:ins w:id="6915" w:author="智誠 楊" w:date="2021-05-07T17:22:00Z"/>
                <w:rFonts w:ascii="標楷體" w:eastAsia="標楷體" w:hAnsi="標楷體"/>
                <w:lang w:eastAsia="zh-HK"/>
              </w:rPr>
            </w:pPr>
            <w:ins w:id="6916" w:author="智誠 楊" w:date="2021-05-07T17:22:00Z">
              <w:r>
                <w:rPr>
                  <w:rFonts w:ascii="標楷體" w:eastAsia="標楷體" w:hAnsi="標楷體" w:hint="eastAsia"/>
                  <w:lang w:eastAsia="zh-HK"/>
                </w:rPr>
                <w:t>資料</w:t>
              </w:r>
            </w:ins>
          </w:p>
        </w:tc>
        <w:tc>
          <w:tcPr>
            <w:tcW w:w="1603" w:type="dxa"/>
            <w:tcPrChange w:id="6917" w:author="智誠 楊" w:date="2021-05-07T17:28:00Z">
              <w:tcPr>
                <w:tcW w:w="1787" w:type="dxa"/>
                <w:gridSpan w:val="2"/>
              </w:tcPr>
            </w:tcPrChange>
          </w:tcPr>
          <w:p w14:paraId="48AE4968" w14:textId="77777777" w:rsidR="004C05AA" w:rsidRDefault="004C05AA" w:rsidP="0094025F">
            <w:pPr>
              <w:rPr>
                <w:ins w:id="6918" w:author="智誠 楊" w:date="2021-05-07T17:22:00Z"/>
                <w:rFonts w:ascii="標楷體" w:eastAsia="標楷體" w:hAnsi="標楷體"/>
                <w:lang w:eastAsia="zh-HK"/>
              </w:rPr>
            </w:pPr>
            <w:ins w:id="6919" w:author="智誠 楊" w:date="2021-05-07T17:22:00Z">
              <w:r>
                <w:rPr>
                  <w:rFonts w:ascii="標楷體" w:eastAsia="標楷體" w:hAnsi="標楷體" w:hint="eastAsia"/>
                  <w:lang w:eastAsia="zh-HK"/>
                </w:rPr>
                <w:t>還款來源</w:t>
              </w:r>
            </w:ins>
          </w:p>
        </w:tc>
        <w:tc>
          <w:tcPr>
            <w:tcW w:w="3816" w:type="dxa"/>
            <w:tcPrChange w:id="6920" w:author="智誠 楊" w:date="2021-05-07T17:28:00Z">
              <w:tcPr>
                <w:tcW w:w="3816" w:type="dxa"/>
                <w:gridSpan w:val="2"/>
              </w:tcPr>
            </w:tcPrChange>
          </w:tcPr>
          <w:p w14:paraId="6142F644" w14:textId="77777777" w:rsidR="004C05AA" w:rsidRPr="00997D40" w:rsidRDefault="004C05AA" w:rsidP="0094025F">
            <w:pPr>
              <w:rPr>
                <w:ins w:id="6921" w:author="智誠 楊" w:date="2021-05-07T17:22:00Z"/>
                <w:rFonts w:ascii="標楷體" w:eastAsia="標楷體" w:hAnsi="標楷體"/>
                <w:color w:val="FF0000"/>
              </w:rPr>
            </w:pPr>
            <w:proofErr w:type="spellStart"/>
            <w:ins w:id="6922" w:author="智誠 楊" w:date="2021-05-07T17:24:00Z">
              <w:r>
                <w:rPr>
                  <w:rFonts w:ascii="標楷體" w:eastAsia="標楷體" w:hAnsi="標楷體" w:hint="eastAsia"/>
                  <w:lang w:eastAsia="zh-HK"/>
                </w:rPr>
                <w:t>M</w:t>
              </w:r>
              <w:r>
                <w:rPr>
                  <w:rFonts w:ascii="標楷體" w:eastAsia="標楷體" w:hAnsi="標楷體"/>
                  <w:lang w:eastAsia="zh-HK"/>
                </w:rPr>
                <w:t>alundryRecord.</w:t>
              </w:r>
            </w:ins>
            <w:ins w:id="6923" w:author="智誠 楊" w:date="2021-05-07T17:25:00Z">
              <w:r>
                <w:rPr>
                  <w:rFonts w:ascii="標楷體" w:eastAsia="標楷體" w:hAnsi="標楷體"/>
                  <w:lang w:eastAsia="zh-HK"/>
                </w:rPr>
                <w:t>RepaySou</w:t>
              </w:r>
            </w:ins>
            <w:ins w:id="6924" w:author="智誠 楊" w:date="2021-05-07T17:26:00Z">
              <w:r>
                <w:rPr>
                  <w:rFonts w:ascii="標楷體" w:eastAsia="標楷體" w:hAnsi="標楷體"/>
                  <w:lang w:eastAsia="zh-HK"/>
                </w:rPr>
                <w:t>rce</w:t>
              </w:r>
            </w:ins>
            <w:proofErr w:type="spellEnd"/>
          </w:p>
        </w:tc>
        <w:tc>
          <w:tcPr>
            <w:tcW w:w="3576" w:type="dxa"/>
            <w:tcPrChange w:id="6925" w:author="智誠 楊" w:date="2021-05-07T17:28:00Z">
              <w:tcPr>
                <w:tcW w:w="3073" w:type="dxa"/>
              </w:tcPr>
            </w:tcPrChange>
          </w:tcPr>
          <w:p w14:paraId="60EE8696" w14:textId="77777777" w:rsidR="004C05AA" w:rsidRDefault="004C05AA" w:rsidP="0094025F">
            <w:pPr>
              <w:rPr>
                <w:ins w:id="6926" w:author="智誠 楊" w:date="2021-05-07T17:22:00Z"/>
                <w:rFonts w:ascii="標楷體" w:eastAsia="標楷體" w:hAnsi="標楷體"/>
                <w:lang w:eastAsia="zh-HK"/>
              </w:rPr>
            </w:pPr>
            <w:ins w:id="6927" w:author="智誠 楊" w:date="2021-05-07T17:27:00Z">
              <w:r>
                <w:rPr>
                  <w:rFonts w:ascii="標楷體" w:eastAsia="標楷體" w:hAnsi="標楷體" w:hint="eastAsia"/>
                  <w:lang w:eastAsia="zh-HK"/>
                </w:rPr>
                <w:t>還款來源</w:t>
              </w:r>
            </w:ins>
          </w:p>
        </w:tc>
      </w:tr>
      <w:tr w:rsidR="004C05AA" w:rsidRPr="008F1D46" w14:paraId="7BD263EA" w14:textId="77777777" w:rsidTr="0094025F">
        <w:trPr>
          <w:ins w:id="6928" w:author="智誠 楊" w:date="2021-05-07T17:22:00Z"/>
          <w:trPrChange w:id="6929" w:author="智誠 楊" w:date="2021-05-07T17:28:00Z">
            <w:trPr>
              <w:gridAfter w:val="0"/>
            </w:trPr>
          </w:trPrChange>
        </w:trPr>
        <w:tc>
          <w:tcPr>
            <w:tcW w:w="667" w:type="dxa"/>
            <w:tcPrChange w:id="6930" w:author="智誠 楊" w:date="2021-05-07T17:28:00Z">
              <w:tcPr>
                <w:tcW w:w="710" w:type="dxa"/>
                <w:gridSpan w:val="2"/>
              </w:tcPr>
            </w:tcPrChange>
          </w:tcPr>
          <w:p w14:paraId="67341F2A" w14:textId="77777777" w:rsidR="004C05AA" w:rsidRDefault="004C05AA" w:rsidP="0094025F">
            <w:pPr>
              <w:jc w:val="center"/>
              <w:rPr>
                <w:ins w:id="6931" w:author="智誠 楊" w:date="2021-05-07T17:22:00Z"/>
                <w:rFonts w:ascii="標楷體" w:eastAsia="標楷體" w:hAnsi="標楷體"/>
              </w:rPr>
            </w:pPr>
            <w:ins w:id="6932" w:author="阿毛" w:date="2021-06-09T14:24:00Z">
              <w:r>
                <w:rPr>
                  <w:rFonts w:ascii="標楷體" w:eastAsia="標楷體" w:hAnsi="標楷體" w:hint="eastAsia"/>
                </w:rPr>
                <w:t>12</w:t>
              </w:r>
            </w:ins>
          </w:p>
        </w:tc>
        <w:tc>
          <w:tcPr>
            <w:tcW w:w="936" w:type="dxa"/>
            <w:tcPrChange w:id="6933" w:author="智誠 楊" w:date="2021-05-07T17:28:00Z">
              <w:tcPr>
                <w:tcW w:w="1034" w:type="dxa"/>
                <w:gridSpan w:val="3"/>
              </w:tcPr>
            </w:tcPrChange>
          </w:tcPr>
          <w:p w14:paraId="559C7FA0" w14:textId="77777777" w:rsidR="004C05AA" w:rsidRDefault="004C05AA" w:rsidP="0094025F">
            <w:pPr>
              <w:jc w:val="center"/>
              <w:rPr>
                <w:ins w:id="6934" w:author="智誠 楊" w:date="2021-05-07T17:22:00Z"/>
                <w:rFonts w:ascii="標楷體" w:eastAsia="標楷體" w:hAnsi="標楷體"/>
                <w:lang w:eastAsia="zh-HK"/>
              </w:rPr>
            </w:pPr>
            <w:ins w:id="6935" w:author="智誠 楊" w:date="2021-05-07T17:22:00Z">
              <w:r>
                <w:rPr>
                  <w:rFonts w:ascii="標楷體" w:eastAsia="標楷體" w:hAnsi="標楷體" w:hint="eastAsia"/>
                  <w:lang w:eastAsia="zh-HK"/>
                </w:rPr>
                <w:t>資料</w:t>
              </w:r>
            </w:ins>
          </w:p>
        </w:tc>
        <w:tc>
          <w:tcPr>
            <w:tcW w:w="1603" w:type="dxa"/>
            <w:tcPrChange w:id="6936" w:author="智誠 楊" w:date="2021-05-07T17:28:00Z">
              <w:tcPr>
                <w:tcW w:w="1787" w:type="dxa"/>
                <w:gridSpan w:val="2"/>
              </w:tcPr>
            </w:tcPrChange>
          </w:tcPr>
          <w:p w14:paraId="6FD8F025" w14:textId="77777777" w:rsidR="004C05AA" w:rsidRDefault="004C05AA" w:rsidP="0094025F">
            <w:pPr>
              <w:rPr>
                <w:ins w:id="6937" w:author="智誠 楊" w:date="2021-05-07T17:22:00Z"/>
                <w:rFonts w:ascii="標楷體" w:eastAsia="標楷體" w:hAnsi="標楷體"/>
                <w:lang w:eastAsia="zh-HK"/>
              </w:rPr>
            </w:pPr>
            <w:ins w:id="6938" w:author="智誠 楊" w:date="2021-05-07T17:22:00Z">
              <w:r>
                <w:rPr>
                  <w:rFonts w:ascii="標楷體" w:eastAsia="標楷體" w:hAnsi="標楷體" w:hint="eastAsia"/>
                  <w:lang w:eastAsia="zh-HK"/>
                </w:rPr>
                <w:t>代償銀行</w:t>
              </w:r>
            </w:ins>
          </w:p>
        </w:tc>
        <w:tc>
          <w:tcPr>
            <w:tcW w:w="3816" w:type="dxa"/>
            <w:tcPrChange w:id="6939" w:author="智誠 楊" w:date="2021-05-07T17:28:00Z">
              <w:tcPr>
                <w:tcW w:w="3816" w:type="dxa"/>
                <w:gridSpan w:val="2"/>
              </w:tcPr>
            </w:tcPrChange>
          </w:tcPr>
          <w:p w14:paraId="70819F2B" w14:textId="77777777" w:rsidR="004C05AA" w:rsidRPr="00997D40" w:rsidRDefault="004C05AA" w:rsidP="0094025F">
            <w:pPr>
              <w:rPr>
                <w:ins w:id="6940" w:author="智誠 楊" w:date="2021-05-07T17:22:00Z"/>
                <w:rFonts w:ascii="標楷體" w:eastAsia="標楷體" w:hAnsi="標楷體"/>
                <w:color w:val="FF0000"/>
              </w:rPr>
            </w:pPr>
            <w:proofErr w:type="spellStart"/>
            <w:ins w:id="6941" w:author="智誠 楊" w:date="2021-05-07T17:24:00Z">
              <w:r>
                <w:rPr>
                  <w:rFonts w:ascii="標楷體" w:eastAsia="標楷體" w:hAnsi="標楷體" w:hint="eastAsia"/>
                  <w:lang w:eastAsia="zh-HK"/>
                </w:rPr>
                <w:t>M</w:t>
              </w:r>
              <w:r>
                <w:rPr>
                  <w:rFonts w:ascii="標楷體" w:eastAsia="標楷體" w:hAnsi="標楷體"/>
                  <w:lang w:eastAsia="zh-HK"/>
                </w:rPr>
                <w:t>alundryRecord.</w:t>
              </w:r>
            </w:ins>
            <w:ins w:id="6942" w:author="智誠 楊" w:date="2021-05-07T17:26:00Z">
              <w:r>
                <w:rPr>
                  <w:rFonts w:ascii="標楷體" w:eastAsia="標楷體" w:hAnsi="標楷體"/>
                  <w:lang w:eastAsia="zh-HK"/>
                </w:rPr>
                <w:t>RepayBank</w:t>
              </w:r>
            </w:ins>
            <w:proofErr w:type="spellEnd"/>
          </w:p>
        </w:tc>
        <w:tc>
          <w:tcPr>
            <w:tcW w:w="3576" w:type="dxa"/>
            <w:tcPrChange w:id="6943" w:author="智誠 楊" w:date="2021-05-07T17:28:00Z">
              <w:tcPr>
                <w:tcW w:w="3073" w:type="dxa"/>
              </w:tcPr>
            </w:tcPrChange>
          </w:tcPr>
          <w:p w14:paraId="37C42BD5" w14:textId="77777777" w:rsidR="004C05AA" w:rsidRDefault="004C05AA" w:rsidP="0094025F">
            <w:pPr>
              <w:rPr>
                <w:ins w:id="6944" w:author="智誠 楊" w:date="2021-05-07T17:22:00Z"/>
                <w:rFonts w:ascii="標楷體" w:eastAsia="標楷體" w:hAnsi="標楷體"/>
                <w:lang w:eastAsia="zh-HK"/>
              </w:rPr>
            </w:pPr>
            <w:ins w:id="6945" w:author="智誠 楊" w:date="2021-05-07T17:27:00Z">
              <w:r>
                <w:rPr>
                  <w:rFonts w:ascii="標楷體" w:eastAsia="標楷體" w:hAnsi="標楷體" w:hint="eastAsia"/>
                  <w:lang w:eastAsia="zh-HK"/>
                </w:rPr>
                <w:t>代償銀行</w:t>
              </w:r>
            </w:ins>
          </w:p>
        </w:tc>
      </w:tr>
      <w:tr w:rsidR="004C05AA" w:rsidRPr="008F1D46" w14:paraId="06D2FFD7" w14:textId="77777777" w:rsidTr="0094025F">
        <w:trPr>
          <w:ins w:id="6946" w:author="智誠 楊" w:date="2021-05-07T17:22:00Z"/>
          <w:trPrChange w:id="6947" w:author="智誠 楊" w:date="2021-05-07T17:28:00Z">
            <w:trPr>
              <w:gridAfter w:val="0"/>
            </w:trPr>
          </w:trPrChange>
        </w:trPr>
        <w:tc>
          <w:tcPr>
            <w:tcW w:w="667" w:type="dxa"/>
            <w:tcPrChange w:id="6948" w:author="智誠 楊" w:date="2021-05-07T17:28:00Z">
              <w:tcPr>
                <w:tcW w:w="710" w:type="dxa"/>
                <w:gridSpan w:val="2"/>
              </w:tcPr>
            </w:tcPrChange>
          </w:tcPr>
          <w:p w14:paraId="51500A88" w14:textId="77777777" w:rsidR="004C05AA" w:rsidRDefault="004C05AA" w:rsidP="0094025F">
            <w:pPr>
              <w:jc w:val="center"/>
              <w:rPr>
                <w:ins w:id="6949" w:author="智誠 楊" w:date="2021-05-07T17:22:00Z"/>
                <w:rFonts w:ascii="標楷體" w:eastAsia="標楷體" w:hAnsi="標楷體"/>
              </w:rPr>
            </w:pPr>
            <w:ins w:id="6950" w:author="阿毛" w:date="2021-06-09T14:24:00Z">
              <w:r>
                <w:rPr>
                  <w:rFonts w:ascii="標楷體" w:eastAsia="標楷體" w:hAnsi="標楷體" w:hint="eastAsia"/>
                </w:rPr>
                <w:t>13</w:t>
              </w:r>
            </w:ins>
          </w:p>
        </w:tc>
        <w:tc>
          <w:tcPr>
            <w:tcW w:w="936" w:type="dxa"/>
            <w:tcPrChange w:id="6951" w:author="智誠 楊" w:date="2021-05-07T17:28:00Z">
              <w:tcPr>
                <w:tcW w:w="1034" w:type="dxa"/>
                <w:gridSpan w:val="3"/>
              </w:tcPr>
            </w:tcPrChange>
          </w:tcPr>
          <w:p w14:paraId="06B0ED6F" w14:textId="77777777" w:rsidR="004C05AA" w:rsidRDefault="004C05AA" w:rsidP="0094025F">
            <w:pPr>
              <w:jc w:val="center"/>
              <w:rPr>
                <w:ins w:id="6952" w:author="智誠 楊" w:date="2021-05-07T17:22:00Z"/>
                <w:rFonts w:ascii="標楷體" w:eastAsia="標楷體" w:hAnsi="標楷體"/>
                <w:lang w:eastAsia="zh-HK"/>
              </w:rPr>
            </w:pPr>
            <w:ins w:id="6953" w:author="智誠 楊" w:date="2021-05-07T17:22:00Z">
              <w:r>
                <w:rPr>
                  <w:rFonts w:ascii="標楷體" w:eastAsia="標楷體" w:hAnsi="標楷體" w:hint="eastAsia"/>
                  <w:lang w:eastAsia="zh-HK"/>
                </w:rPr>
                <w:t>資料</w:t>
              </w:r>
            </w:ins>
          </w:p>
        </w:tc>
        <w:tc>
          <w:tcPr>
            <w:tcW w:w="1603" w:type="dxa"/>
            <w:tcPrChange w:id="6954" w:author="智誠 楊" w:date="2021-05-07T17:28:00Z">
              <w:tcPr>
                <w:tcW w:w="1787" w:type="dxa"/>
                <w:gridSpan w:val="2"/>
              </w:tcPr>
            </w:tcPrChange>
          </w:tcPr>
          <w:p w14:paraId="4C916FA0" w14:textId="77777777" w:rsidR="004C05AA" w:rsidRDefault="004C05AA" w:rsidP="0094025F">
            <w:pPr>
              <w:rPr>
                <w:ins w:id="6955" w:author="智誠 楊" w:date="2021-05-07T17:22:00Z"/>
                <w:rFonts w:ascii="標楷體" w:eastAsia="標楷體" w:hAnsi="標楷體"/>
                <w:lang w:eastAsia="zh-HK"/>
              </w:rPr>
            </w:pPr>
            <w:ins w:id="6956" w:author="智誠 楊" w:date="2021-05-07T17:22:00Z">
              <w:r>
                <w:rPr>
                  <w:rFonts w:ascii="標楷體" w:eastAsia="標楷體" w:hAnsi="標楷體" w:hint="eastAsia"/>
                  <w:lang w:eastAsia="zh-HK"/>
                </w:rPr>
                <w:t>經辦</w:t>
              </w:r>
            </w:ins>
          </w:p>
        </w:tc>
        <w:tc>
          <w:tcPr>
            <w:tcW w:w="3816" w:type="dxa"/>
            <w:tcPrChange w:id="6957" w:author="智誠 楊" w:date="2021-05-07T17:28:00Z">
              <w:tcPr>
                <w:tcW w:w="3816" w:type="dxa"/>
                <w:gridSpan w:val="2"/>
              </w:tcPr>
            </w:tcPrChange>
          </w:tcPr>
          <w:p w14:paraId="02741EBA" w14:textId="77777777" w:rsidR="004C05AA" w:rsidRPr="00507B56" w:rsidRDefault="004C05AA" w:rsidP="0094025F">
            <w:pPr>
              <w:rPr>
                <w:ins w:id="6958" w:author="智誠 楊" w:date="2021-05-07T17:22:00Z"/>
                <w:rFonts w:ascii="標楷體" w:eastAsia="標楷體" w:hAnsi="標楷體"/>
                <w:lang w:eastAsia="zh-HK"/>
                <w:rPrChange w:id="6959" w:author="智誠 楊" w:date="2021-05-07T17:28:00Z">
                  <w:rPr>
                    <w:ins w:id="6960" w:author="智誠 楊" w:date="2021-05-07T17:22:00Z"/>
                    <w:rFonts w:ascii="標楷體" w:eastAsia="標楷體" w:hAnsi="標楷體"/>
                    <w:color w:val="FF0000"/>
                  </w:rPr>
                </w:rPrChange>
              </w:rPr>
            </w:pPr>
            <w:proofErr w:type="spellStart"/>
            <w:ins w:id="6961" w:author="智誠 楊" w:date="2021-05-07T17:24:00Z">
              <w:r>
                <w:rPr>
                  <w:rFonts w:ascii="標楷體" w:eastAsia="標楷體" w:hAnsi="標楷體" w:hint="eastAsia"/>
                  <w:lang w:eastAsia="zh-HK"/>
                </w:rPr>
                <w:t>M</w:t>
              </w:r>
              <w:r>
                <w:rPr>
                  <w:rFonts w:ascii="標楷體" w:eastAsia="標楷體" w:hAnsi="標楷體"/>
                  <w:lang w:eastAsia="zh-HK"/>
                </w:rPr>
                <w:t>alundryRecord.</w:t>
              </w:r>
            </w:ins>
            <w:ins w:id="6962" w:author="智誠 楊" w:date="2021-05-07T17:28:00Z">
              <w:r>
                <w:rPr>
                  <w:rFonts w:ascii="標楷體" w:eastAsia="標楷體" w:hAnsi="標楷體" w:hint="eastAsia"/>
                </w:rPr>
                <w:t>L</w:t>
              </w:r>
            </w:ins>
            <w:ins w:id="6963" w:author="智誠 楊" w:date="2021-05-07T17:29:00Z">
              <w:r>
                <w:rPr>
                  <w:rFonts w:ascii="標楷體" w:eastAsia="標楷體" w:hAnsi="標楷體" w:hint="eastAsia"/>
                  <w:lang w:eastAsia="zh-HK"/>
                </w:rPr>
                <w:t>a</w:t>
              </w:r>
              <w:r>
                <w:rPr>
                  <w:rFonts w:ascii="標楷體" w:eastAsia="標楷體" w:hAnsi="標楷體"/>
                  <w:lang w:eastAsia="zh-HK"/>
                </w:rPr>
                <w:t>stUpdate</w:t>
              </w:r>
            </w:ins>
            <w:ins w:id="6964" w:author="智誠 楊" w:date="2021-05-07T17:26:00Z">
              <w:r>
                <w:rPr>
                  <w:rFonts w:ascii="標楷體" w:eastAsia="標楷體" w:hAnsi="標楷體"/>
                  <w:lang w:eastAsia="zh-HK"/>
                </w:rPr>
                <w:t>EmpNo</w:t>
              </w:r>
            </w:ins>
            <w:proofErr w:type="spellEnd"/>
          </w:p>
        </w:tc>
        <w:tc>
          <w:tcPr>
            <w:tcW w:w="3576" w:type="dxa"/>
            <w:tcPrChange w:id="6965" w:author="智誠 楊" w:date="2021-05-07T17:28:00Z">
              <w:tcPr>
                <w:tcW w:w="3073" w:type="dxa"/>
              </w:tcPr>
            </w:tcPrChange>
          </w:tcPr>
          <w:p w14:paraId="3BCB71A1" w14:textId="77777777" w:rsidR="004C05AA" w:rsidRDefault="004C05AA" w:rsidP="0094025F">
            <w:pPr>
              <w:rPr>
                <w:ins w:id="6966" w:author="智誠 楊" w:date="2021-05-07T17:22:00Z"/>
                <w:rFonts w:ascii="標楷體" w:eastAsia="標楷體" w:hAnsi="標楷體"/>
                <w:lang w:eastAsia="zh-HK"/>
              </w:rPr>
            </w:pPr>
            <w:ins w:id="6967" w:author="智誠 楊" w:date="2021-05-07T17:27:00Z">
              <w:r>
                <w:rPr>
                  <w:rFonts w:ascii="標楷體" w:eastAsia="標楷體" w:hAnsi="標楷體" w:hint="eastAsia"/>
                  <w:lang w:eastAsia="zh-HK"/>
                </w:rPr>
                <w:t>經辦</w:t>
              </w:r>
            </w:ins>
          </w:p>
        </w:tc>
      </w:tr>
      <w:tr w:rsidR="004C05AA" w:rsidRPr="008F1D46" w14:paraId="498E2C5B" w14:textId="77777777" w:rsidTr="0094025F">
        <w:trPr>
          <w:ins w:id="6968" w:author="智誠 楊" w:date="2021-05-07T17:22:00Z"/>
          <w:trPrChange w:id="6969" w:author="智誠 楊" w:date="2021-05-07T17:28:00Z">
            <w:trPr>
              <w:gridAfter w:val="0"/>
            </w:trPr>
          </w:trPrChange>
        </w:trPr>
        <w:tc>
          <w:tcPr>
            <w:tcW w:w="667" w:type="dxa"/>
            <w:tcPrChange w:id="6970" w:author="智誠 楊" w:date="2021-05-07T17:28:00Z">
              <w:tcPr>
                <w:tcW w:w="710" w:type="dxa"/>
                <w:gridSpan w:val="2"/>
              </w:tcPr>
            </w:tcPrChange>
          </w:tcPr>
          <w:p w14:paraId="67AD971F" w14:textId="77777777" w:rsidR="004C05AA" w:rsidRDefault="004C05AA" w:rsidP="0094025F">
            <w:pPr>
              <w:jc w:val="center"/>
              <w:rPr>
                <w:ins w:id="6971" w:author="智誠 楊" w:date="2021-05-07T17:22:00Z"/>
                <w:rFonts w:ascii="標楷體" w:eastAsia="標楷體" w:hAnsi="標楷體"/>
              </w:rPr>
            </w:pPr>
            <w:ins w:id="6972" w:author="阿毛" w:date="2021-06-09T14:24:00Z">
              <w:r>
                <w:rPr>
                  <w:rFonts w:ascii="標楷體" w:eastAsia="標楷體" w:hAnsi="標楷體" w:hint="eastAsia"/>
                </w:rPr>
                <w:t>14</w:t>
              </w:r>
            </w:ins>
          </w:p>
        </w:tc>
        <w:tc>
          <w:tcPr>
            <w:tcW w:w="936" w:type="dxa"/>
            <w:tcPrChange w:id="6973" w:author="智誠 楊" w:date="2021-05-07T17:28:00Z">
              <w:tcPr>
                <w:tcW w:w="1034" w:type="dxa"/>
                <w:gridSpan w:val="3"/>
              </w:tcPr>
            </w:tcPrChange>
          </w:tcPr>
          <w:p w14:paraId="098B6D10" w14:textId="77777777" w:rsidR="004C05AA" w:rsidRDefault="004C05AA" w:rsidP="0094025F">
            <w:pPr>
              <w:jc w:val="center"/>
              <w:rPr>
                <w:ins w:id="6974" w:author="智誠 楊" w:date="2021-05-07T17:22:00Z"/>
                <w:rFonts w:ascii="標楷體" w:eastAsia="標楷體" w:hAnsi="標楷體"/>
                <w:lang w:eastAsia="zh-HK"/>
              </w:rPr>
            </w:pPr>
            <w:ins w:id="6975" w:author="智誠 楊" w:date="2021-05-07T17:22:00Z">
              <w:r>
                <w:rPr>
                  <w:rFonts w:ascii="標楷體" w:eastAsia="標楷體" w:hAnsi="標楷體" w:hint="eastAsia"/>
                  <w:lang w:eastAsia="zh-HK"/>
                </w:rPr>
                <w:t>資料</w:t>
              </w:r>
            </w:ins>
          </w:p>
        </w:tc>
        <w:tc>
          <w:tcPr>
            <w:tcW w:w="1603" w:type="dxa"/>
            <w:tcPrChange w:id="6976" w:author="智誠 楊" w:date="2021-05-07T17:28:00Z">
              <w:tcPr>
                <w:tcW w:w="1787" w:type="dxa"/>
                <w:gridSpan w:val="2"/>
              </w:tcPr>
            </w:tcPrChange>
          </w:tcPr>
          <w:p w14:paraId="44E3A866" w14:textId="77777777" w:rsidR="004C05AA" w:rsidRDefault="004C05AA" w:rsidP="0094025F">
            <w:pPr>
              <w:rPr>
                <w:ins w:id="6977" w:author="智誠 楊" w:date="2021-05-07T17:22:00Z"/>
                <w:rFonts w:ascii="標楷體" w:eastAsia="標楷體" w:hAnsi="標楷體"/>
                <w:lang w:eastAsia="zh-HK"/>
              </w:rPr>
            </w:pPr>
            <w:ins w:id="6978" w:author="智誠 楊" w:date="2021-05-07T17:22:00Z">
              <w:r>
                <w:rPr>
                  <w:rFonts w:ascii="標楷體" w:eastAsia="標楷體" w:hAnsi="標楷體" w:hint="eastAsia"/>
                  <w:lang w:eastAsia="zh-HK"/>
                </w:rPr>
                <w:t>異動日期</w:t>
              </w:r>
            </w:ins>
          </w:p>
        </w:tc>
        <w:tc>
          <w:tcPr>
            <w:tcW w:w="3816" w:type="dxa"/>
            <w:tcPrChange w:id="6979" w:author="智誠 楊" w:date="2021-05-07T17:28:00Z">
              <w:tcPr>
                <w:tcW w:w="3816" w:type="dxa"/>
                <w:gridSpan w:val="2"/>
              </w:tcPr>
            </w:tcPrChange>
          </w:tcPr>
          <w:p w14:paraId="6CC023A0" w14:textId="77777777" w:rsidR="004C05AA" w:rsidRPr="00997D40" w:rsidRDefault="004C05AA" w:rsidP="0094025F">
            <w:pPr>
              <w:rPr>
                <w:ins w:id="6980" w:author="智誠 楊" w:date="2021-05-07T17:22:00Z"/>
                <w:rFonts w:ascii="標楷體" w:eastAsia="標楷體" w:hAnsi="標楷體"/>
                <w:color w:val="FF0000"/>
              </w:rPr>
            </w:pPr>
            <w:proofErr w:type="spellStart"/>
            <w:ins w:id="6981" w:author="智誠 楊" w:date="2021-05-07T17:24:00Z">
              <w:r>
                <w:rPr>
                  <w:rFonts w:ascii="標楷體" w:eastAsia="標楷體" w:hAnsi="標楷體" w:hint="eastAsia"/>
                  <w:lang w:eastAsia="zh-HK"/>
                </w:rPr>
                <w:t>M</w:t>
              </w:r>
              <w:r>
                <w:rPr>
                  <w:rFonts w:ascii="標楷體" w:eastAsia="標楷體" w:hAnsi="標楷體"/>
                  <w:lang w:eastAsia="zh-HK"/>
                </w:rPr>
                <w:t>alundryRecord.</w:t>
              </w:r>
            </w:ins>
            <w:ins w:id="6982" w:author="智誠 楊" w:date="2021-05-07T17:26:00Z">
              <w:r>
                <w:rPr>
                  <w:rFonts w:ascii="標楷體" w:eastAsia="標楷體" w:hAnsi="標楷體"/>
                  <w:lang w:eastAsia="zh-HK"/>
                </w:rPr>
                <w:t>LastUpdate</w:t>
              </w:r>
            </w:ins>
            <w:proofErr w:type="spellEnd"/>
          </w:p>
        </w:tc>
        <w:tc>
          <w:tcPr>
            <w:tcW w:w="3576" w:type="dxa"/>
            <w:tcPrChange w:id="6983" w:author="智誠 楊" w:date="2021-05-07T17:28:00Z">
              <w:tcPr>
                <w:tcW w:w="3073" w:type="dxa"/>
              </w:tcPr>
            </w:tcPrChange>
          </w:tcPr>
          <w:p w14:paraId="22239169" w14:textId="77777777" w:rsidR="004C05AA" w:rsidRDefault="004C05AA" w:rsidP="0094025F">
            <w:pPr>
              <w:rPr>
                <w:ins w:id="6984" w:author="智誠 楊" w:date="2021-05-07T17:22:00Z"/>
                <w:rFonts w:ascii="標楷體" w:eastAsia="標楷體" w:hAnsi="標楷體"/>
                <w:lang w:eastAsia="zh-HK"/>
              </w:rPr>
            </w:pPr>
            <w:ins w:id="6985" w:author="智誠 楊" w:date="2021-05-07T17:27:00Z">
              <w:r>
                <w:rPr>
                  <w:rFonts w:ascii="標楷體" w:eastAsia="標楷體" w:hAnsi="標楷體" w:hint="eastAsia"/>
                  <w:lang w:eastAsia="zh-HK"/>
                </w:rPr>
                <w:t>異動日期</w:t>
              </w:r>
            </w:ins>
            <w:ins w:id="6986" w:author="阿毛" w:date="2021-06-08T15:04:00Z">
              <w:r>
                <w:rPr>
                  <w:rFonts w:ascii="標楷體" w:eastAsia="標楷體" w:hAnsi="標楷體" w:hint="eastAsia"/>
                </w:rPr>
                <w:t>(YYY/MM/DD)</w:t>
              </w:r>
            </w:ins>
          </w:p>
        </w:tc>
      </w:tr>
      <w:tr w:rsidR="004C05AA" w:rsidRPr="008F1D46" w14:paraId="4D285E4D" w14:textId="77777777" w:rsidTr="0094025F">
        <w:trPr>
          <w:ins w:id="6987" w:author="智誠 楊" w:date="2021-05-07T17:22:00Z"/>
          <w:trPrChange w:id="6988" w:author="智誠 楊" w:date="2021-05-07T17:28:00Z">
            <w:trPr>
              <w:gridAfter w:val="0"/>
            </w:trPr>
          </w:trPrChange>
        </w:trPr>
        <w:tc>
          <w:tcPr>
            <w:tcW w:w="667" w:type="dxa"/>
            <w:tcPrChange w:id="6989" w:author="智誠 楊" w:date="2021-05-07T17:28:00Z">
              <w:tcPr>
                <w:tcW w:w="710" w:type="dxa"/>
                <w:gridSpan w:val="2"/>
              </w:tcPr>
            </w:tcPrChange>
          </w:tcPr>
          <w:p w14:paraId="6E487646" w14:textId="77777777" w:rsidR="004C05AA" w:rsidRDefault="004C05AA" w:rsidP="0094025F">
            <w:pPr>
              <w:jc w:val="center"/>
              <w:rPr>
                <w:ins w:id="6990" w:author="智誠 楊" w:date="2021-05-07T17:22:00Z"/>
                <w:rFonts w:ascii="標楷體" w:eastAsia="標楷體" w:hAnsi="標楷體"/>
              </w:rPr>
            </w:pPr>
            <w:ins w:id="6991" w:author="阿毛" w:date="2021-06-09T14:24:00Z">
              <w:r>
                <w:rPr>
                  <w:rFonts w:ascii="標楷體" w:eastAsia="標楷體" w:hAnsi="標楷體" w:hint="eastAsia"/>
                </w:rPr>
                <w:t>15</w:t>
              </w:r>
            </w:ins>
          </w:p>
        </w:tc>
        <w:tc>
          <w:tcPr>
            <w:tcW w:w="936" w:type="dxa"/>
            <w:tcPrChange w:id="6992" w:author="智誠 楊" w:date="2021-05-07T17:28:00Z">
              <w:tcPr>
                <w:tcW w:w="1034" w:type="dxa"/>
                <w:gridSpan w:val="3"/>
              </w:tcPr>
            </w:tcPrChange>
          </w:tcPr>
          <w:p w14:paraId="6CEE45C0" w14:textId="77777777" w:rsidR="004C05AA" w:rsidRDefault="004C05AA" w:rsidP="0094025F">
            <w:pPr>
              <w:jc w:val="center"/>
              <w:rPr>
                <w:ins w:id="6993" w:author="智誠 楊" w:date="2021-05-07T17:22:00Z"/>
                <w:rFonts w:ascii="標楷體" w:eastAsia="標楷體" w:hAnsi="標楷體"/>
                <w:lang w:eastAsia="zh-HK"/>
              </w:rPr>
            </w:pPr>
            <w:ins w:id="6994" w:author="智誠 楊" w:date="2021-05-07T17:22:00Z">
              <w:r>
                <w:rPr>
                  <w:rFonts w:ascii="標楷體" w:eastAsia="標楷體" w:hAnsi="標楷體" w:hint="eastAsia"/>
                  <w:lang w:eastAsia="zh-HK"/>
                </w:rPr>
                <w:t>資料</w:t>
              </w:r>
            </w:ins>
          </w:p>
        </w:tc>
        <w:tc>
          <w:tcPr>
            <w:tcW w:w="1603" w:type="dxa"/>
            <w:tcPrChange w:id="6995" w:author="智誠 楊" w:date="2021-05-07T17:28:00Z">
              <w:tcPr>
                <w:tcW w:w="1787" w:type="dxa"/>
                <w:gridSpan w:val="2"/>
              </w:tcPr>
            </w:tcPrChange>
          </w:tcPr>
          <w:p w14:paraId="0BF6CD5D" w14:textId="77777777" w:rsidR="004C05AA" w:rsidRDefault="004C05AA" w:rsidP="0094025F">
            <w:pPr>
              <w:rPr>
                <w:ins w:id="6996" w:author="智誠 楊" w:date="2021-05-07T17:22:00Z"/>
                <w:rFonts w:ascii="標楷體" w:eastAsia="標楷體" w:hAnsi="標楷體"/>
                <w:lang w:eastAsia="zh-HK"/>
              </w:rPr>
            </w:pPr>
            <w:ins w:id="6997" w:author="智誠 楊" w:date="2021-05-07T17:22:00Z">
              <w:r>
                <w:rPr>
                  <w:rFonts w:ascii="標楷體" w:eastAsia="標楷體" w:hAnsi="標楷體" w:hint="eastAsia"/>
                  <w:lang w:eastAsia="zh-HK"/>
                </w:rPr>
                <w:t>其他說明</w:t>
              </w:r>
            </w:ins>
          </w:p>
        </w:tc>
        <w:tc>
          <w:tcPr>
            <w:tcW w:w="3816" w:type="dxa"/>
            <w:tcPrChange w:id="6998" w:author="智誠 楊" w:date="2021-05-07T17:28:00Z">
              <w:tcPr>
                <w:tcW w:w="3816" w:type="dxa"/>
                <w:gridSpan w:val="2"/>
              </w:tcPr>
            </w:tcPrChange>
          </w:tcPr>
          <w:p w14:paraId="163130F2" w14:textId="77777777" w:rsidR="004C05AA" w:rsidRPr="00997D40" w:rsidRDefault="004C05AA" w:rsidP="0094025F">
            <w:pPr>
              <w:rPr>
                <w:ins w:id="6999" w:author="智誠 楊" w:date="2021-05-07T17:22:00Z"/>
                <w:rFonts w:ascii="標楷體" w:eastAsia="標楷體" w:hAnsi="標楷體"/>
                <w:color w:val="FF0000"/>
              </w:rPr>
            </w:pPr>
            <w:proofErr w:type="spellStart"/>
            <w:ins w:id="7000" w:author="智誠 楊" w:date="2021-05-07T17:24:00Z">
              <w:r>
                <w:rPr>
                  <w:rFonts w:ascii="標楷體" w:eastAsia="標楷體" w:hAnsi="標楷體" w:hint="eastAsia"/>
                  <w:lang w:eastAsia="zh-HK"/>
                </w:rPr>
                <w:t>M</w:t>
              </w:r>
              <w:r>
                <w:rPr>
                  <w:rFonts w:ascii="標楷體" w:eastAsia="標楷體" w:hAnsi="標楷體"/>
                  <w:lang w:eastAsia="zh-HK"/>
                </w:rPr>
                <w:t>alundryRecord.</w:t>
              </w:r>
            </w:ins>
            <w:ins w:id="7001" w:author="智誠 楊" w:date="2021-05-07T17:26:00Z">
              <w:r>
                <w:rPr>
                  <w:rFonts w:ascii="標楷體" w:eastAsia="標楷體" w:hAnsi="標楷體"/>
                  <w:lang w:eastAsia="zh-HK"/>
                </w:rPr>
                <w:t>Description</w:t>
              </w:r>
            </w:ins>
            <w:proofErr w:type="spellEnd"/>
          </w:p>
        </w:tc>
        <w:tc>
          <w:tcPr>
            <w:tcW w:w="3576" w:type="dxa"/>
            <w:tcPrChange w:id="7002" w:author="智誠 楊" w:date="2021-05-07T17:28:00Z">
              <w:tcPr>
                <w:tcW w:w="3073" w:type="dxa"/>
              </w:tcPr>
            </w:tcPrChange>
          </w:tcPr>
          <w:p w14:paraId="782F6451" w14:textId="77777777" w:rsidR="004C05AA" w:rsidRDefault="004C05AA" w:rsidP="0094025F">
            <w:pPr>
              <w:rPr>
                <w:ins w:id="7003" w:author="智誠 楊" w:date="2021-05-07T17:22:00Z"/>
                <w:rFonts w:ascii="標楷體" w:eastAsia="標楷體" w:hAnsi="標楷體"/>
                <w:lang w:eastAsia="zh-HK"/>
              </w:rPr>
            </w:pPr>
            <w:ins w:id="7004" w:author="智誠 楊" w:date="2021-05-07T17:27:00Z">
              <w:r>
                <w:rPr>
                  <w:rFonts w:ascii="標楷體" w:eastAsia="標楷體" w:hAnsi="標楷體" w:hint="eastAsia"/>
                  <w:lang w:eastAsia="zh-HK"/>
                </w:rPr>
                <w:t>其他說明</w:t>
              </w:r>
            </w:ins>
          </w:p>
        </w:tc>
      </w:tr>
    </w:tbl>
    <w:p w14:paraId="20B698F3" w14:textId="77777777" w:rsidR="004C05AA" w:rsidRPr="00362205" w:rsidDel="00BC306A" w:rsidRDefault="004C05AA" w:rsidP="004C05AA">
      <w:pPr>
        <w:rPr>
          <w:del w:id="7005" w:author="智誠 楊" w:date="2021-05-07T17:29:00Z"/>
          <w:rFonts w:ascii="標楷體" w:eastAsia="標楷體" w:hAnsi="標楷體"/>
        </w:rPr>
      </w:pPr>
    </w:p>
    <w:p w14:paraId="1816681D" w14:textId="77777777" w:rsidR="004C05AA" w:rsidRPr="00362205" w:rsidDel="00BC306A" w:rsidRDefault="004C05AA" w:rsidP="004C05AA">
      <w:pPr>
        <w:rPr>
          <w:del w:id="7006" w:author="智誠 楊" w:date="2021-05-07T17:29:00Z"/>
          <w:rFonts w:ascii="標楷體" w:eastAsia="標楷體" w:hAnsi="標楷體"/>
        </w:rPr>
      </w:pPr>
    </w:p>
    <w:p w14:paraId="2EA4DF1A" w14:textId="77777777" w:rsidR="004C05AA" w:rsidRPr="00362205" w:rsidDel="00BC306A" w:rsidRDefault="004C05AA" w:rsidP="004C05AA">
      <w:pPr>
        <w:rPr>
          <w:del w:id="7007" w:author="智誠 楊" w:date="2021-05-07T17:29:00Z"/>
          <w:rFonts w:ascii="標楷體" w:eastAsia="標楷體" w:hAnsi="標楷體"/>
        </w:rPr>
      </w:pPr>
    </w:p>
    <w:p w14:paraId="060FB5A0" w14:textId="77777777" w:rsidR="004C05AA" w:rsidRPr="00362205" w:rsidDel="00BC306A" w:rsidRDefault="004C05AA" w:rsidP="004C05AA">
      <w:pPr>
        <w:rPr>
          <w:del w:id="7008" w:author="智誠 楊" w:date="2021-05-07T17:29:00Z"/>
          <w:rFonts w:ascii="標楷體" w:eastAsia="標楷體" w:hAnsi="標楷體"/>
        </w:rPr>
      </w:pPr>
    </w:p>
    <w:p w14:paraId="23B7720D" w14:textId="77777777" w:rsidR="004C05AA" w:rsidRPr="00362205" w:rsidDel="00BC306A" w:rsidRDefault="004C05AA" w:rsidP="004C05AA">
      <w:pPr>
        <w:rPr>
          <w:del w:id="7009" w:author="智誠 楊" w:date="2021-05-07T17:29:00Z"/>
          <w:rFonts w:ascii="標楷體" w:eastAsia="標楷體" w:hAnsi="標楷體"/>
        </w:rPr>
      </w:pPr>
    </w:p>
    <w:p w14:paraId="4F9F15AB" w14:textId="77777777" w:rsidR="004C05AA" w:rsidRPr="00362205" w:rsidDel="00BC306A" w:rsidRDefault="004C05AA" w:rsidP="004C05AA">
      <w:pPr>
        <w:rPr>
          <w:del w:id="7010" w:author="智誠 楊" w:date="2021-05-07T17:29:00Z"/>
          <w:rFonts w:ascii="標楷體" w:eastAsia="標楷體" w:hAnsi="標楷體"/>
        </w:rPr>
      </w:pPr>
    </w:p>
    <w:p w14:paraId="250F1CC3" w14:textId="77777777" w:rsidR="004C05AA" w:rsidRPr="00362205" w:rsidDel="00BC306A" w:rsidRDefault="004C05AA" w:rsidP="004C05AA">
      <w:pPr>
        <w:rPr>
          <w:del w:id="7011" w:author="智誠 楊" w:date="2021-05-07T17:29:00Z"/>
          <w:rFonts w:ascii="標楷體" w:eastAsia="標楷體" w:hAnsi="標楷體"/>
        </w:rPr>
      </w:pPr>
    </w:p>
    <w:p w14:paraId="4FCF1DEF" w14:textId="77777777" w:rsidR="004C05AA" w:rsidRPr="00362205" w:rsidRDefault="004C05AA" w:rsidP="004C05AA">
      <w:pPr>
        <w:rPr>
          <w:rFonts w:ascii="標楷體" w:eastAsia="標楷體" w:hAnsi="標楷體"/>
        </w:rPr>
      </w:pPr>
      <w:del w:id="7012" w:author="智誠 楊" w:date="2021-05-07T17:29:00Z">
        <w:r w:rsidRPr="00362205" w:rsidDel="00BC306A">
          <w:rPr>
            <w:rFonts w:ascii="標楷體" w:eastAsia="標楷體" w:hAnsi="標楷體"/>
          </w:rPr>
          <w:br w:type="page"/>
        </w:r>
      </w:del>
    </w:p>
    <w:p w14:paraId="57BC4366" w14:textId="77777777" w:rsidR="004C05AA" w:rsidRPr="00362205" w:rsidDel="00BC306A" w:rsidRDefault="004C05AA" w:rsidP="004C05AA">
      <w:pPr>
        <w:pStyle w:val="a"/>
        <w:numPr>
          <w:ilvl w:val="2"/>
          <w:numId w:val="148"/>
        </w:numPr>
        <w:rPr>
          <w:del w:id="7013" w:author="智誠 楊" w:date="2021-05-07T17:29:00Z"/>
        </w:rPr>
      </w:pPr>
      <w:del w:id="7014" w:author="智誠 楊" w:date="2021-05-07T17:29:00Z">
        <w:r w:rsidRPr="00362205" w:rsidDel="00BC306A">
          <w:lastRenderedPageBreak/>
          <w:delText>UI畫面</w:delText>
        </w:r>
      </w:del>
    </w:p>
    <w:p w14:paraId="6C727745" w14:textId="77777777" w:rsidR="004C05AA" w:rsidRPr="00362205" w:rsidDel="00BC306A" w:rsidRDefault="004C05AA" w:rsidP="004C05AA">
      <w:pPr>
        <w:pStyle w:val="42"/>
        <w:numPr>
          <w:ilvl w:val="2"/>
          <w:numId w:val="148"/>
        </w:numPr>
        <w:spacing w:after="72"/>
        <w:ind w:left="1813"/>
        <w:rPr>
          <w:del w:id="7015" w:author="智誠 楊" w:date="2021-05-07T17:29:00Z"/>
          <w:rFonts w:ascii="標楷體" w:hAnsi="標楷體"/>
        </w:rPr>
      </w:pPr>
      <w:del w:id="7016" w:author="智誠 楊" w:date="2021-05-07T17:29:00Z">
        <w:r w:rsidRPr="00362205" w:rsidDel="00BC306A">
          <w:rPr>
            <w:rFonts w:ascii="標楷體" w:hAnsi="標楷體" w:hint="eastAsia"/>
          </w:rPr>
          <w:delText>輸入畫面：</w:delText>
        </w:r>
      </w:del>
    </w:p>
    <w:p w14:paraId="7E567C63" w14:textId="77777777" w:rsidR="004C05AA" w:rsidRPr="00362205" w:rsidDel="00BC306A" w:rsidRDefault="004C05AA" w:rsidP="004C05AA">
      <w:pPr>
        <w:pStyle w:val="42"/>
        <w:numPr>
          <w:ilvl w:val="2"/>
          <w:numId w:val="148"/>
        </w:numPr>
        <w:spacing w:after="72"/>
        <w:ind w:leftChars="0"/>
        <w:rPr>
          <w:del w:id="7017" w:author="智誠 楊" w:date="2021-05-07T17:29:00Z"/>
          <w:rFonts w:ascii="標楷體" w:hAnsi="標楷體"/>
        </w:rPr>
      </w:pPr>
      <w:del w:id="7018" w:author="智誠 楊" w:date="2021-04-07T22:15:00Z">
        <w:r w:rsidDel="00DA15B9">
          <w:rPr>
            <w:rFonts w:ascii="標楷體" w:hAnsi="標楷體"/>
            <w:noProof/>
          </w:rPr>
          <w:drawing>
            <wp:inline distT="0" distB="0" distL="0" distR="0" wp14:anchorId="75F0A622" wp14:editId="2C226AFA">
              <wp:extent cx="6661150" cy="1327150"/>
              <wp:effectExtent l="0" t="0" r="6350" b="6350"/>
              <wp:docPr id="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61150" cy="1327150"/>
                      </a:xfrm>
                      <a:prstGeom prst="rect">
                        <a:avLst/>
                      </a:prstGeom>
                      <a:noFill/>
                      <a:ln>
                        <a:noFill/>
                      </a:ln>
                    </pic:spPr>
                  </pic:pic>
                </a:graphicData>
              </a:graphic>
            </wp:inline>
          </w:drawing>
        </w:r>
      </w:del>
      <w:del w:id="7019" w:author="智誠 楊" w:date="2021-05-07T17:29:00Z">
        <w:r w:rsidRPr="00C1641A" w:rsidDel="00BC306A">
          <w:rPr>
            <w:rFonts w:ascii="標楷體" w:hAnsi="標楷體"/>
            <w:noProof/>
          </w:rPr>
          <w:delText xml:space="preserve"> </w:delText>
        </w:r>
        <w:r w:rsidRPr="00C1641A" w:rsidDel="00BC306A">
          <w:rPr>
            <w:noProof/>
          </w:rPr>
          <w:delText xml:space="preserve"> </w:delText>
        </w:r>
      </w:del>
    </w:p>
    <w:p w14:paraId="56EED893" w14:textId="77777777" w:rsidR="004C05AA" w:rsidRPr="00362205" w:rsidDel="00BC306A" w:rsidRDefault="004C05AA" w:rsidP="004C05AA">
      <w:pPr>
        <w:pStyle w:val="42"/>
        <w:numPr>
          <w:ilvl w:val="2"/>
          <w:numId w:val="148"/>
        </w:numPr>
        <w:spacing w:after="72"/>
        <w:ind w:left="1813"/>
        <w:rPr>
          <w:del w:id="7020" w:author="智誠 楊" w:date="2021-05-07T17:29:00Z"/>
          <w:rFonts w:ascii="標楷體" w:hAnsi="標楷體"/>
        </w:rPr>
      </w:pPr>
      <w:del w:id="7021" w:author="智誠 楊" w:date="2021-05-07T17:29:00Z">
        <w:r w:rsidRPr="00362205" w:rsidDel="00BC306A">
          <w:rPr>
            <w:rFonts w:ascii="標楷體" w:hAnsi="標楷體" w:hint="eastAsia"/>
          </w:rPr>
          <w:delText>輸出畫面：</w:delText>
        </w:r>
      </w:del>
    </w:p>
    <w:p w14:paraId="23F76DEC" w14:textId="77777777" w:rsidR="004C05AA" w:rsidDel="00BC306A" w:rsidRDefault="004C05AA" w:rsidP="004C05AA">
      <w:pPr>
        <w:pStyle w:val="a"/>
        <w:numPr>
          <w:ilvl w:val="2"/>
          <w:numId w:val="148"/>
        </w:numPr>
        <w:rPr>
          <w:del w:id="7022" w:author="智誠 楊" w:date="2021-05-07T17:29:00Z"/>
          <w:noProof/>
        </w:rPr>
      </w:pPr>
      <w:del w:id="7023" w:author="智誠 楊" w:date="2021-04-07T22:15:00Z">
        <w:r w:rsidRPr="0022705B" w:rsidDel="00DA15B9">
          <w:rPr>
            <w:noProof/>
          </w:rPr>
          <w:delText xml:space="preserve"> </w:delText>
        </w:r>
        <w:r w:rsidRPr="0022705B" w:rsidDel="00DA15B9">
          <w:rPr>
            <w:noProof/>
          </w:rPr>
          <w:drawing>
            <wp:inline distT="0" distB="0" distL="0" distR="0" wp14:anchorId="3F6EBFC7" wp14:editId="16C00FA9">
              <wp:extent cx="6692401" cy="21107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692401" cy="2110740"/>
                      </a:xfrm>
                      <a:prstGeom prst="rect">
                        <a:avLst/>
                      </a:prstGeom>
                    </pic:spPr>
                  </pic:pic>
                </a:graphicData>
              </a:graphic>
            </wp:inline>
          </w:drawing>
        </w:r>
        <w:r w:rsidRPr="0022705B" w:rsidDel="00DA15B9">
          <w:rPr>
            <w:noProof/>
          </w:rPr>
          <w:delText xml:space="preserve"> </w:delText>
        </w:r>
        <w:r w:rsidRPr="0022705B" w:rsidDel="00DA15B9">
          <w:rPr>
            <w:noProof/>
          </w:rPr>
          <w:drawing>
            <wp:inline distT="0" distB="0" distL="0" distR="0" wp14:anchorId="61257C1E" wp14:editId="76176DCD">
              <wp:extent cx="2232660" cy="1748168"/>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32853" cy="1748319"/>
                      </a:xfrm>
                      <a:prstGeom prst="rect">
                        <a:avLst/>
                      </a:prstGeom>
                    </pic:spPr>
                  </pic:pic>
                </a:graphicData>
              </a:graphic>
            </wp:inline>
          </w:drawing>
        </w:r>
      </w:del>
    </w:p>
    <w:p w14:paraId="6640CD80" w14:textId="77777777" w:rsidR="004C05AA" w:rsidRPr="00743087" w:rsidDel="00BC306A" w:rsidRDefault="004C05AA" w:rsidP="004C05AA">
      <w:pPr>
        <w:pStyle w:val="a"/>
        <w:numPr>
          <w:ilvl w:val="2"/>
          <w:numId w:val="148"/>
        </w:numPr>
        <w:rPr>
          <w:del w:id="7024" w:author="智誠 楊" w:date="2021-05-07T17:29:00Z"/>
        </w:rPr>
        <w:pPrChange w:id="7025" w:author="智誠 楊" w:date="2021-05-07T16:36:00Z">
          <w:pPr>
            <w:pStyle w:val="a"/>
            <w:numPr>
              <w:numId w:val="0"/>
            </w:numPr>
            <w:ind w:left="0" w:firstLine="0"/>
          </w:pPr>
        </w:pPrChange>
      </w:pPr>
      <w:del w:id="7026" w:author="智誠 楊" w:date="2021-05-07T17:29:00Z">
        <w:r w:rsidRPr="0022705B" w:rsidDel="00BC306A">
          <w:delText xml:space="preserve"> </w:delText>
        </w:r>
      </w:del>
    </w:p>
    <w:p w14:paraId="5F188E60" w14:textId="77777777" w:rsidR="004C05AA" w:rsidRPr="00362205" w:rsidDel="00BC306A" w:rsidRDefault="004C05AA" w:rsidP="004C05AA">
      <w:pPr>
        <w:pStyle w:val="a"/>
        <w:numPr>
          <w:ilvl w:val="2"/>
          <w:numId w:val="148"/>
        </w:numPr>
        <w:rPr>
          <w:del w:id="7027" w:author="智誠 楊" w:date="2021-05-07T17:29:00Z"/>
        </w:rPr>
      </w:pPr>
      <w:del w:id="7028" w:author="智誠 楊" w:date="2021-05-07T17:29:00Z">
        <w:r w:rsidDel="00BC306A">
          <w:rPr>
            <w:rFonts w:hint="eastAsia"/>
          </w:rPr>
          <w:delText>輸入</w:delText>
        </w:r>
        <w:r w:rsidRPr="00362205" w:rsidDel="00BC306A">
          <w:delText>畫面資料說明</w:delText>
        </w:r>
      </w:del>
    </w:p>
    <w:p w14:paraId="4C1AE1C6" w14:textId="77777777" w:rsidR="004C05AA" w:rsidDel="00347D92" w:rsidRDefault="004C05AA" w:rsidP="004C05AA">
      <w:pPr>
        <w:numPr>
          <w:ilvl w:val="2"/>
          <w:numId w:val="148"/>
        </w:numPr>
        <w:rPr>
          <w:del w:id="7029" w:author="智誠 楊" w:date="2021-04-07T22:19:00Z"/>
          <w:rFonts w:ascii="標楷體" w:eastAsia="標楷體" w:hAnsi="標楷體"/>
          <w:color w:val="FF0000"/>
        </w:rPr>
      </w:pPr>
      <w:del w:id="7030" w:author="智誠 楊" w:date="2021-04-07T22:19:00Z">
        <w:r w:rsidRPr="00FF693A" w:rsidDel="00347D92">
          <w:rPr>
            <w:rFonts w:ascii="標楷體" w:eastAsia="標楷體" w:hAnsi="標楷體" w:hint="eastAsia"/>
            <w:color w:val="FF0000"/>
            <w:lang w:eastAsia="zh-HK"/>
          </w:rPr>
          <w:delText>待修改</w:delText>
        </w:r>
        <w:r w:rsidRPr="00FF693A" w:rsidDel="00347D92">
          <w:rPr>
            <w:rFonts w:ascii="標楷體" w:eastAsia="標楷體" w:hAnsi="標楷體" w:hint="eastAsia"/>
            <w:color w:val="FF0000"/>
          </w:rPr>
          <w:delText xml:space="preserve"> : </w:delText>
        </w:r>
      </w:del>
    </w:p>
    <w:p w14:paraId="3E544E29" w14:textId="77777777" w:rsidR="004C05AA" w:rsidRPr="00FF693A" w:rsidDel="00347D92" w:rsidRDefault="004C05AA" w:rsidP="004C05AA">
      <w:pPr>
        <w:pStyle w:val="af9"/>
        <w:numPr>
          <w:ilvl w:val="2"/>
          <w:numId w:val="148"/>
        </w:numPr>
        <w:spacing w:line="276" w:lineRule="auto"/>
        <w:ind w:leftChars="0"/>
        <w:rPr>
          <w:del w:id="7031" w:author="智誠 楊" w:date="2021-04-07T22:19:00Z"/>
          <w:rFonts w:ascii="標楷體" w:eastAsia="標楷體" w:hAnsi="標楷體"/>
          <w:color w:val="FF0000"/>
          <w:lang w:eastAsia="zh-HK"/>
        </w:rPr>
      </w:pPr>
      <w:del w:id="7032" w:author="智誠 楊" w:date="2021-04-07T22:19:00Z">
        <w:r w:rsidRPr="00FF693A" w:rsidDel="00347D92">
          <w:rPr>
            <w:rFonts w:ascii="標楷體" w:eastAsia="標楷體" w:hAnsi="標楷體" w:hint="eastAsia"/>
            <w:color w:val="FF0000"/>
          </w:rPr>
          <w:delText>[代償銀行]</w:delText>
        </w:r>
        <w:r w:rsidRPr="00FF693A" w:rsidDel="00347D92">
          <w:rPr>
            <w:rFonts w:ascii="標楷體" w:eastAsia="標楷體" w:hAnsi="標楷體" w:hint="eastAsia"/>
            <w:color w:val="FF0000"/>
            <w:lang w:eastAsia="zh-HK"/>
          </w:rPr>
          <w:delText>欄位修改為輸入10個中文字。</w:delText>
        </w:r>
      </w:del>
    </w:p>
    <w:p w14:paraId="43473D95" w14:textId="77777777" w:rsidR="004C05AA" w:rsidRPr="00FF693A" w:rsidDel="00347D92" w:rsidRDefault="004C05AA" w:rsidP="004C05AA">
      <w:pPr>
        <w:pStyle w:val="af9"/>
        <w:numPr>
          <w:ilvl w:val="2"/>
          <w:numId w:val="148"/>
        </w:numPr>
        <w:spacing w:line="276" w:lineRule="auto"/>
        <w:ind w:leftChars="0"/>
        <w:rPr>
          <w:del w:id="7033" w:author="智誠 楊" w:date="2021-04-07T22:19:00Z"/>
          <w:rFonts w:ascii="標楷體" w:eastAsia="標楷體" w:hAnsi="標楷體"/>
          <w:color w:val="FF0000"/>
          <w:lang w:eastAsia="zh-HK"/>
        </w:rPr>
      </w:pPr>
      <w:del w:id="7034" w:author="智誠 楊" w:date="2021-04-07T22:19:00Z">
        <w:r w:rsidRPr="00FF693A" w:rsidDel="00347D92">
          <w:rPr>
            <w:rFonts w:ascii="標楷體" w:eastAsia="標楷體" w:hAnsi="標楷體" w:hint="eastAsia"/>
            <w:color w:val="FF0000"/>
          </w:rPr>
          <w:delText>[年收入]</w:delText>
        </w:r>
        <w:r w:rsidRPr="00FF693A" w:rsidDel="00347D92">
          <w:rPr>
            <w:rFonts w:ascii="標楷體" w:eastAsia="標楷體" w:hAnsi="標楷體" w:hint="eastAsia"/>
            <w:color w:val="FF0000"/>
            <w:lang w:eastAsia="zh-HK"/>
          </w:rPr>
          <w:delText>欄位修改為輸入30個中文字。</w:delText>
        </w:r>
      </w:del>
    </w:p>
    <w:p w14:paraId="1F1249EF" w14:textId="77777777" w:rsidR="004C05AA" w:rsidRPr="00FF693A" w:rsidDel="00347D92" w:rsidRDefault="004C05AA" w:rsidP="004C05AA">
      <w:pPr>
        <w:pStyle w:val="af9"/>
        <w:numPr>
          <w:ilvl w:val="2"/>
          <w:numId w:val="148"/>
        </w:numPr>
        <w:spacing w:line="276" w:lineRule="auto"/>
        <w:ind w:leftChars="0"/>
        <w:rPr>
          <w:del w:id="7035" w:author="智誠 楊" w:date="2021-04-07T22:19:00Z"/>
          <w:rFonts w:ascii="標楷體" w:eastAsia="標楷體" w:hAnsi="標楷體"/>
          <w:color w:val="FF0000"/>
          <w:lang w:eastAsia="zh-HK"/>
        </w:rPr>
      </w:pPr>
      <w:del w:id="7036" w:author="智誠 楊" w:date="2021-04-07T22:19:00Z">
        <w:r w:rsidRPr="00FF693A" w:rsidDel="00347D92">
          <w:rPr>
            <w:rFonts w:ascii="標楷體" w:eastAsia="標楷體" w:hAnsi="標楷體" w:hint="eastAsia"/>
            <w:color w:val="FF0000"/>
          </w:rPr>
          <w:delText>[其他說明]</w:delText>
        </w:r>
        <w:r w:rsidRPr="00FF693A" w:rsidDel="00347D92">
          <w:rPr>
            <w:rFonts w:ascii="標楷體" w:eastAsia="標楷體" w:hAnsi="標楷體" w:hint="eastAsia"/>
            <w:color w:val="FF0000"/>
            <w:lang w:eastAsia="zh-HK"/>
          </w:rPr>
          <w:delText>欄位修改為輸入60個中文字。</w:delText>
        </w:r>
      </w:del>
    </w:p>
    <w:p w14:paraId="1BAB1045" w14:textId="77777777" w:rsidR="004C05AA" w:rsidRPr="00396081" w:rsidDel="00347D92" w:rsidRDefault="004C05AA" w:rsidP="004C05AA">
      <w:pPr>
        <w:pStyle w:val="af9"/>
        <w:numPr>
          <w:ilvl w:val="2"/>
          <w:numId w:val="148"/>
        </w:numPr>
        <w:spacing w:line="276" w:lineRule="auto"/>
        <w:ind w:leftChars="0"/>
        <w:rPr>
          <w:del w:id="7037" w:author="智誠 楊" w:date="2021-04-07T22:19:00Z"/>
          <w:rFonts w:ascii="標楷體" w:hAnsi="標楷體"/>
          <w:color w:val="FF0000"/>
        </w:rPr>
      </w:pPr>
      <w:del w:id="7038" w:author="智誠 楊" w:date="2021-04-07T22:19:00Z">
        <w:r w:rsidRPr="005903F5" w:rsidDel="00347D92">
          <w:rPr>
            <w:rFonts w:ascii="標楷體" w:eastAsia="標楷體" w:hAnsi="標楷體" w:hint="eastAsia"/>
            <w:color w:val="FF0000"/>
          </w:rPr>
          <w:delText>當有訪談記錄修改時，顯示</w:delText>
        </w:r>
        <w:r w:rsidRPr="005903F5" w:rsidDel="00347D92">
          <w:rPr>
            <w:rFonts w:ascii="標楷體" w:eastAsia="標楷體" w:hAnsi="標楷體" w:hint="eastAsia"/>
            <w:color w:val="FF0000"/>
            <w:bdr w:val="single" w:sz="4" w:space="0" w:color="auto"/>
          </w:rPr>
          <w:delText>歷程</w:delText>
        </w:r>
        <w:r w:rsidRPr="005903F5" w:rsidDel="00347D92">
          <w:rPr>
            <w:rFonts w:ascii="標楷體" w:eastAsia="標楷體" w:hAnsi="標楷體" w:hint="eastAsia"/>
            <w:color w:val="FF0000"/>
          </w:rPr>
          <w:delText>按鈕，連結</w:delText>
        </w:r>
        <w:r w:rsidRPr="005903F5" w:rsidDel="00347D92">
          <w:rPr>
            <w:rFonts w:ascii="標楷體" w:eastAsia="標楷體" w:hAnsi="標楷體"/>
            <w:color w:val="FF0000"/>
          </w:rPr>
          <w:delText>[L6932資料變更交易查詢]。</w:delText>
        </w:r>
      </w:del>
    </w:p>
    <w:p w14:paraId="0C9BF49F" w14:textId="77777777" w:rsidR="004C05AA" w:rsidDel="00347D92" w:rsidRDefault="004C05AA" w:rsidP="004C05AA">
      <w:pPr>
        <w:pStyle w:val="a"/>
        <w:numPr>
          <w:ilvl w:val="2"/>
          <w:numId w:val="148"/>
        </w:numPr>
        <w:rPr>
          <w:del w:id="7039" w:author="智誠 楊" w:date="2021-04-07T22:19:00Z"/>
        </w:rPr>
      </w:pPr>
      <w:del w:id="7040" w:author="智誠 楊" w:date="2021-04-07T22:19:00Z">
        <w:r w:rsidDel="00347D92">
          <w:rPr>
            <w:rFonts w:hint="eastAsia"/>
          </w:rPr>
          <w:delText>輸出</w:delText>
        </w:r>
        <w:r w:rsidRPr="003972CE" w:rsidDel="00347D92">
          <w:delText>畫面資料說明</w:delText>
        </w:r>
      </w:del>
    </w:p>
    <w:p w14:paraId="56042B29" w14:textId="77777777" w:rsidR="004C05AA" w:rsidRPr="00F75F68" w:rsidDel="00BC306A" w:rsidRDefault="004C05AA" w:rsidP="004C05AA">
      <w:pPr>
        <w:numPr>
          <w:ilvl w:val="2"/>
          <w:numId w:val="148"/>
        </w:numPr>
        <w:rPr>
          <w:del w:id="7041" w:author="智誠 楊" w:date="2021-05-07T17:29:00Z"/>
          <w:rFonts w:ascii="標楷體" w:eastAsia="標楷體" w:hAnsi="標楷體"/>
        </w:rPr>
      </w:pPr>
    </w:p>
    <w:p w14:paraId="78F8B4F5" w14:textId="6B69E0B0" w:rsidR="004C05AA" w:rsidRPr="00C85960" w:rsidRDefault="004C05AA" w:rsidP="004C05AA">
      <w:pPr>
        <w:pStyle w:val="3"/>
        <w:numPr>
          <w:ilvl w:val="2"/>
          <w:numId w:val="148"/>
        </w:numPr>
        <w:rPr>
          <w:ins w:id="7042" w:author="智誠 楊" w:date="2021-04-08T11:14:00Z"/>
          <w:rFonts w:ascii="標楷體" w:hAnsi="標楷體"/>
          <w:rPrChange w:id="7043" w:author="智誠 楊" w:date="2021-04-08T11:14:00Z">
            <w:rPr>
              <w:ins w:id="7044" w:author="智誠 楊" w:date="2021-04-08T11:14:00Z"/>
            </w:rPr>
          </w:rPrChange>
        </w:rPr>
        <w:pPrChange w:id="7045" w:author="阿毛" w:date="2021-06-07T13:48:00Z">
          <w:pPr>
            <w:pStyle w:val="3"/>
            <w:numPr>
              <w:ilvl w:val="2"/>
              <w:numId w:val="1"/>
            </w:numPr>
            <w:ind w:left="1247" w:hanging="680"/>
          </w:pPr>
        </w:pPrChange>
      </w:pPr>
      <w:ins w:id="7046" w:author="智誠 楊" w:date="2021-04-08T11:14:00Z">
        <w:r>
          <w:rPr>
            <w:rFonts w:hint="eastAsia"/>
          </w:rPr>
          <w:t>L</w:t>
        </w:r>
        <w:r>
          <w:t>8924</w:t>
        </w:r>
        <w:r w:rsidRPr="00086CF9">
          <w:rPr>
            <w:rFonts w:ascii="標楷體" w:hAnsi="標楷體" w:hint="eastAsia"/>
          </w:rPr>
          <w:t>疑似洗錢資料變更查詢</w:t>
        </w:r>
      </w:ins>
      <w:ins w:id="7047" w:author="智誠 楊" w:date="2021-05-08T18:56:00Z">
        <w:r>
          <w:rPr>
            <w:rFonts w:ascii="標楷體" w:hAnsi="標楷體" w:hint="eastAsia"/>
          </w:rPr>
          <w:t>***</w:t>
        </w:r>
      </w:ins>
    </w:p>
    <w:p w14:paraId="78431EE0" w14:textId="77777777" w:rsidR="004C05AA" w:rsidRPr="00362205" w:rsidRDefault="004C05AA" w:rsidP="004C05AA">
      <w:pPr>
        <w:pStyle w:val="a"/>
        <w:numPr>
          <w:ilvl w:val="0"/>
          <w:numId w:val="1"/>
        </w:numPr>
        <w:rPr>
          <w:ins w:id="7048" w:author="智誠 楊" w:date="2021-05-08T18:38:00Z"/>
        </w:rPr>
      </w:pPr>
      <w:ins w:id="7049" w:author="智誠 楊" w:date="2021-05-08T18:38:00Z">
        <w:r w:rsidRPr="00362205">
          <w:t>功能說明</w:t>
        </w:r>
      </w:ins>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C05AA" w:rsidRPr="00362205" w14:paraId="270B6572" w14:textId="77777777" w:rsidTr="0094025F">
        <w:trPr>
          <w:trHeight w:val="277"/>
          <w:ins w:id="7050" w:author="智誠 楊" w:date="2021-05-08T18:38:00Z"/>
        </w:trPr>
        <w:tc>
          <w:tcPr>
            <w:tcW w:w="1548" w:type="dxa"/>
            <w:tcBorders>
              <w:top w:val="single" w:sz="8" w:space="0" w:color="000000"/>
              <w:bottom w:val="single" w:sz="8" w:space="0" w:color="000000"/>
              <w:right w:val="single" w:sz="8" w:space="0" w:color="000000"/>
            </w:tcBorders>
            <w:shd w:val="clear" w:color="auto" w:fill="F3F3F3"/>
          </w:tcPr>
          <w:p w14:paraId="42046B97" w14:textId="77777777" w:rsidR="004C05AA" w:rsidRPr="00362205" w:rsidRDefault="004C05AA" w:rsidP="0094025F">
            <w:pPr>
              <w:rPr>
                <w:ins w:id="7051" w:author="智誠 楊" w:date="2021-05-08T18:38:00Z"/>
                <w:rFonts w:ascii="標楷體" w:eastAsia="標楷體" w:hAnsi="標楷體"/>
              </w:rPr>
            </w:pPr>
            <w:ins w:id="7052" w:author="智誠 楊" w:date="2021-05-08T18:38:00Z">
              <w:r w:rsidRPr="00362205">
                <w:rPr>
                  <w:rFonts w:ascii="標楷體" w:eastAsia="標楷體" w:hAnsi="標楷體"/>
                </w:rPr>
                <w:t xml:space="preserve">功能名稱 </w:t>
              </w:r>
            </w:ins>
          </w:p>
        </w:tc>
        <w:tc>
          <w:tcPr>
            <w:tcW w:w="6318" w:type="dxa"/>
            <w:tcBorders>
              <w:top w:val="single" w:sz="8" w:space="0" w:color="000000"/>
              <w:left w:val="single" w:sz="8" w:space="0" w:color="000000"/>
              <w:bottom w:val="single" w:sz="8" w:space="0" w:color="000000"/>
            </w:tcBorders>
          </w:tcPr>
          <w:p w14:paraId="3EA04F34" w14:textId="77777777" w:rsidR="004C05AA" w:rsidRPr="006D6C4C" w:rsidRDefault="004C05AA" w:rsidP="0094025F">
            <w:pPr>
              <w:rPr>
                <w:ins w:id="7053" w:author="智誠 楊" w:date="2021-05-08T18:38:00Z"/>
                <w:rFonts w:ascii="標楷體" w:eastAsia="標楷體" w:hAnsi="標楷體"/>
                <w:rPrChange w:id="7054" w:author="智誠 楊" w:date="2021-05-08T18:39:00Z">
                  <w:rPr>
                    <w:ins w:id="7055" w:author="智誠 楊" w:date="2021-05-08T18:38:00Z"/>
                    <w:rFonts w:ascii="標楷體" w:eastAsia="標楷體" w:hAnsi="標楷體" w:cs="新細明體"/>
                    <w:kern w:val="0"/>
                    <w:lang w:val="zh-TW"/>
                  </w:rPr>
                </w:rPrChange>
              </w:rPr>
            </w:pPr>
            <w:ins w:id="7056" w:author="智誠 楊" w:date="2021-05-08T18:39:00Z">
              <w:r w:rsidRPr="00086CF9">
                <w:rPr>
                  <w:rFonts w:ascii="標楷體" w:eastAsia="標楷體" w:hAnsi="標楷體" w:hint="eastAsia"/>
                </w:rPr>
                <w:t>疑似洗錢資料變更查詢</w:t>
              </w:r>
            </w:ins>
          </w:p>
        </w:tc>
      </w:tr>
      <w:tr w:rsidR="004C05AA" w:rsidRPr="00362205" w14:paraId="347D5501" w14:textId="77777777" w:rsidTr="0094025F">
        <w:trPr>
          <w:trHeight w:val="277"/>
          <w:ins w:id="7057" w:author="智誠 楊" w:date="2021-05-08T18:38:00Z"/>
        </w:trPr>
        <w:tc>
          <w:tcPr>
            <w:tcW w:w="1548" w:type="dxa"/>
            <w:tcBorders>
              <w:top w:val="single" w:sz="8" w:space="0" w:color="000000"/>
              <w:bottom w:val="single" w:sz="8" w:space="0" w:color="000000"/>
              <w:right w:val="single" w:sz="8" w:space="0" w:color="000000"/>
            </w:tcBorders>
            <w:shd w:val="clear" w:color="auto" w:fill="F3F3F3"/>
          </w:tcPr>
          <w:p w14:paraId="7B3F7AEF" w14:textId="77777777" w:rsidR="004C05AA" w:rsidRPr="00362205" w:rsidRDefault="004C05AA" w:rsidP="0094025F">
            <w:pPr>
              <w:rPr>
                <w:ins w:id="7058" w:author="智誠 楊" w:date="2021-05-08T18:38:00Z"/>
                <w:rFonts w:ascii="標楷體" w:eastAsia="標楷體" w:hAnsi="標楷體"/>
              </w:rPr>
            </w:pPr>
            <w:ins w:id="7059" w:author="智誠 楊" w:date="2021-05-08T18:38:00Z">
              <w:r w:rsidRPr="00362205">
                <w:rPr>
                  <w:rFonts w:ascii="標楷體" w:eastAsia="標楷體" w:hAnsi="標楷體"/>
                </w:rPr>
                <w:t>進入條件</w:t>
              </w:r>
            </w:ins>
          </w:p>
        </w:tc>
        <w:tc>
          <w:tcPr>
            <w:tcW w:w="6318" w:type="dxa"/>
            <w:tcBorders>
              <w:top w:val="single" w:sz="8" w:space="0" w:color="000000"/>
              <w:left w:val="single" w:sz="8" w:space="0" w:color="000000"/>
              <w:bottom w:val="single" w:sz="8" w:space="0" w:color="000000"/>
            </w:tcBorders>
          </w:tcPr>
          <w:p w14:paraId="4D5C2FB0" w14:textId="77777777" w:rsidR="004C05AA" w:rsidRDefault="004C05AA" w:rsidP="0094025F">
            <w:pPr>
              <w:rPr>
                <w:rFonts w:ascii="標楷體" w:eastAsia="標楷體" w:hAnsi="標楷體"/>
              </w:rPr>
            </w:pPr>
            <w:r>
              <w:rPr>
                <w:rFonts w:ascii="標楷體" w:eastAsia="標楷體" w:hAnsi="標楷體" w:cs="新細明體" w:hint="eastAsia"/>
                <w:kern w:val="0"/>
                <w:lang w:val="zh-TW"/>
              </w:rPr>
              <w:t>1.</w:t>
            </w:r>
            <w:ins w:id="7060" w:author="智誠 楊" w:date="2021-05-08T18:38:00Z">
              <w:r>
                <w:rPr>
                  <w:rFonts w:ascii="標楷體" w:eastAsia="標楷體" w:hAnsi="標楷體" w:cs="新細明體" w:hint="eastAsia"/>
                  <w:kern w:val="0"/>
                  <w:lang w:val="zh-TW"/>
                </w:rPr>
                <w:t>查詢</w:t>
              </w:r>
            </w:ins>
            <w:ins w:id="7061" w:author="智誠 楊" w:date="2021-05-08T18:39:00Z">
              <w:r w:rsidRPr="00086CF9">
                <w:rPr>
                  <w:rFonts w:ascii="標楷體" w:eastAsia="標楷體" w:hAnsi="標楷體" w:hint="eastAsia"/>
                </w:rPr>
                <w:t>疑似洗錢資料變更</w:t>
              </w:r>
            </w:ins>
            <w:r>
              <w:rPr>
                <w:rFonts w:ascii="標楷體" w:eastAsia="標楷體" w:hAnsi="標楷體" w:hint="eastAsia"/>
              </w:rPr>
              <w:t>紀錄時</w:t>
            </w:r>
          </w:p>
          <w:p w14:paraId="649E5F5B" w14:textId="77777777" w:rsidR="004C05AA" w:rsidRDefault="004C05AA" w:rsidP="0094025F">
            <w:pPr>
              <w:rPr>
                <w:rFonts w:ascii="標楷體" w:eastAsia="標楷體" w:hAnsi="標楷體" w:cs="新細明體"/>
                <w:kern w:val="0"/>
                <w:lang w:val="zh-TW" w:eastAsia="zh-HK"/>
              </w:rPr>
            </w:pPr>
            <w:r>
              <w:rPr>
                <w:rFonts w:ascii="標楷體" w:eastAsia="標楷體" w:hAnsi="標楷體" w:cs="新細明體" w:hint="eastAsia"/>
                <w:kern w:val="0"/>
              </w:rPr>
              <w:t>2.</w:t>
            </w:r>
            <w:ins w:id="7062" w:author="智誠 楊" w:date="2021-05-08T18:38:00Z">
              <w:r>
                <w:rPr>
                  <w:rFonts w:ascii="標楷體" w:eastAsia="標楷體" w:hAnsi="標楷體" w:cs="新細明體" w:hint="eastAsia"/>
                  <w:kern w:val="0"/>
                  <w:lang w:val="zh-TW"/>
                </w:rPr>
                <w:t>查詢</w:t>
              </w:r>
            </w:ins>
            <w:ins w:id="7063" w:author="智誠 楊" w:date="2021-05-08T18:41:00Z">
              <w:r>
                <w:rPr>
                  <w:rFonts w:ascii="標楷體" w:eastAsia="標楷體" w:hAnsi="標楷體" w:cs="新細明體" w:hint="eastAsia"/>
                  <w:kern w:val="0"/>
                  <w:lang w:val="zh-TW"/>
                </w:rPr>
                <w:t>L</w:t>
              </w:r>
              <w:r>
                <w:rPr>
                  <w:rFonts w:ascii="標楷體" w:eastAsia="標楷體" w:hAnsi="標楷體" w:cs="新細明體"/>
                  <w:kern w:val="0"/>
                  <w:lang w:val="zh-TW"/>
                </w:rPr>
                <w:t>8203</w:t>
              </w:r>
            </w:ins>
            <w:ins w:id="7064" w:author="智誠 楊" w:date="2021-05-08T18:40:00Z">
              <w:r>
                <w:rPr>
                  <w:rFonts w:ascii="標楷體" w:eastAsia="標楷體" w:hAnsi="標楷體" w:cs="新細明體" w:hint="eastAsia"/>
                  <w:kern w:val="0"/>
                  <w:lang w:val="zh-TW" w:eastAsia="zh-HK"/>
                </w:rPr>
                <w:t>疑似洗錢交易合理性</w:t>
              </w:r>
              <w:r>
                <w:rPr>
                  <w:rFonts w:ascii="標楷體" w:eastAsia="標楷體" w:hAnsi="標楷體" w:hint="eastAsia"/>
                </w:rPr>
                <w:t>變更紀錄</w:t>
              </w:r>
            </w:ins>
            <w:ins w:id="7065" w:author="智誠 楊" w:date="2021-05-08T18:38:00Z">
              <w:r>
                <w:rPr>
                  <w:rFonts w:ascii="標楷體" w:eastAsia="標楷體" w:hAnsi="標楷體" w:hint="eastAsia"/>
                  <w:lang w:eastAsia="zh-HK"/>
                </w:rPr>
                <w:t>時</w:t>
              </w:r>
            </w:ins>
          </w:p>
          <w:p w14:paraId="2ABD1FE5" w14:textId="77777777" w:rsidR="004C05AA" w:rsidRPr="00362205" w:rsidRDefault="004C05AA" w:rsidP="0094025F">
            <w:pPr>
              <w:rPr>
                <w:ins w:id="7066" w:author="智誠 楊" w:date="2021-05-08T18:38:00Z"/>
                <w:rFonts w:ascii="標楷體" w:eastAsia="標楷體" w:hAnsi="標楷體"/>
              </w:rPr>
            </w:pPr>
            <w:r>
              <w:rPr>
                <w:rFonts w:ascii="標楷體" w:eastAsia="標楷體" w:hAnsi="標楷體" w:cs="新細明體" w:hint="eastAsia"/>
                <w:kern w:val="0"/>
                <w:lang w:val="zh-TW" w:eastAsia="zh-HK"/>
              </w:rPr>
              <w:t>3.查詢</w:t>
            </w:r>
            <w:ins w:id="7067" w:author="智誠 楊" w:date="2021-05-08T18:41:00Z">
              <w:r>
                <w:rPr>
                  <w:rFonts w:ascii="標楷體" w:eastAsia="標楷體" w:hAnsi="標楷體" w:cs="新細明體" w:hint="eastAsia"/>
                  <w:kern w:val="0"/>
                  <w:lang w:val="zh-TW" w:eastAsia="zh-HK"/>
                </w:rPr>
                <w:t>L</w:t>
              </w:r>
              <w:r>
                <w:rPr>
                  <w:rFonts w:ascii="標楷體" w:eastAsia="標楷體" w:hAnsi="標楷體" w:cs="新細明體"/>
                  <w:kern w:val="0"/>
                  <w:lang w:val="zh-TW" w:eastAsia="zh-HK"/>
                </w:rPr>
                <w:t>8204</w:t>
              </w:r>
            </w:ins>
            <w:ins w:id="7068" w:author="智誠 楊" w:date="2021-05-08T18:40:00Z">
              <w:r>
                <w:rPr>
                  <w:rFonts w:ascii="標楷體" w:eastAsia="標楷體" w:hAnsi="標楷體" w:hint="eastAsia"/>
                </w:rPr>
                <w:t>疑似洗錢交易訪談紀錄變更紀錄</w:t>
              </w:r>
            </w:ins>
            <w:ins w:id="7069" w:author="智誠 楊" w:date="2021-05-08T18:38:00Z">
              <w:r>
                <w:rPr>
                  <w:rFonts w:ascii="標楷體" w:eastAsia="標楷體" w:hAnsi="標楷體" w:hint="eastAsia"/>
                  <w:lang w:eastAsia="zh-HK"/>
                </w:rPr>
                <w:t>時</w:t>
              </w:r>
            </w:ins>
          </w:p>
        </w:tc>
      </w:tr>
      <w:tr w:rsidR="004C05AA" w:rsidRPr="00362205" w14:paraId="19D2DF21" w14:textId="77777777" w:rsidTr="0094025F">
        <w:trPr>
          <w:trHeight w:val="773"/>
          <w:ins w:id="7070" w:author="智誠 楊" w:date="2021-05-08T18:38:00Z"/>
        </w:trPr>
        <w:tc>
          <w:tcPr>
            <w:tcW w:w="1548" w:type="dxa"/>
            <w:tcBorders>
              <w:top w:val="single" w:sz="8" w:space="0" w:color="000000"/>
              <w:bottom w:val="single" w:sz="8" w:space="0" w:color="000000"/>
              <w:right w:val="single" w:sz="8" w:space="0" w:color="000000"/>
            </w:tcBorders>
            <w:shd w:val="clear" w:color="auto" w:fill="F3F3F3"/>
          </w:tcPr>
          <w:p w14:paraId="4732E5C6" w14:textId="77777777" w:rsidR="004C05AA" w:rsidRPr="00362205" w:rsidRDefault="004C05AA" w:rsidP="0094025F">
            <w:pPr>
              <w:rPr>
                <w:ins w:id="7071" w:author="智誠 楊" w:date="2021-05-08T18:38:00Z"/>
                <w:rFonts w:ascii="標楷體" w:eastAsia="標楷體" w:hAnsi="標楷體"/>
              </w:rPr>
            </w:pPr>
            <w:ins w:id="7072" w:author="智誠 楊" w:date="2021-05-08T18:38:00Z">
              <w:r w:rsidRPr="00362205">
                <w:rPr>
                  <w:rFonts w:ascii="標楷體" w:eastAsia="標楷體" w:hAnsi="標楷體"/>
                </w:rPr>
                <w:t xml:space="preserve">基本流程 </w:t>
              </w:r>
            </w:ins>
          </w:p>
        </w:tc>
        <w:tc>
          <w:tcPr>
            <w:tcW w:w="6318" w:type="dxa"/>
            <w:tcBorders>
              <w:top w:val="single" w:sz="8" w:space="0" w:color="000000"/>
              <w:left w:val="single" w:sz="8" w:space="0" w:color="000000"/>
              <w:bottom w:val="single" w:sz="8" w:space="0" w:color="000000"/>
            </w:tcBorders>
          </w:tcPr>
          <w:p w14:paraId="06A5B1AD" w14:textId="77777777" w:rsidR="004C05AA" w:rsidRPr="00323EBD" w:rsidRDefault="004C05AA" w:rsidP="0094025F">
            <w:pPr>
              <w:rPr>
                <w:ins w:id="7073" w:author="智誠 楊" w:date="2021-05-08T18:38:00Z"/>
                <w:rFonts w:ascii="標楷體" w:eastAsia="標楷體" w:hAnsi="標楷體"/>
              </w:rPr>
            </w:pPr>
            <w:ins w:id="7074" w:author="智誠 楊" w:date="2021-05-08T18:38:00Z">
              <w:r w:rsidRPr="00323EBD">
                <w:rPr>
                  <w:rFonts w:ascii="標楷體" w:eastAsia="標楷體" w:hAnsi="標楷體" w:hint="eastAsia"/>
                </w:rPr>
                <w:t>1.</w:t>
              </w:r>
              <w:r w:rsidRPr="00323EBD">
                <w:rPr>
                  <w:rFonts w:ascii="標楷體" w:eastAsia="標楷體" w:hAnsi="標楷體" w:hint="eastAsia"/>
                  <w:lang w:eastAsia="zh-HK"/>
                </w:rPr>
                <w:t>參考</w:t>
              </w:r>
              <w:r w:rsidRPr="00323EBD">
                <w:rPr>
                  <w:rFonts w:ascii="標楷體" w:eastAsia="標楷體" w:hAnsi="標楷體" w:hint="eastAsia"/>
                </w:rPr>
                <w:t>「</w:t>
              </w:r>
            </w:ins>
            <w:ins w:id="7075" w:author="阿毛" w:date="2021-06-08T17:36:00Z">
              <w:r>
                <w:rPr>
                  <w:rFonts w:ascii="標楷體" w:eastAsia="標楷體" w:hAnsi="標楷體" w:hint="eastAsia"/>
                </w:rPr>
                <w:t>作業流程.</w:t>
              </w:r>
            </w:ins>
            <w:ins w:id="7076" w:author="智誠 楊" w:date="2021-05-08T18:38:00Z">
              <w:r>
                <w:rPr>
                  <w:rFonts w:ascii="標楷體" w:eastAsia="標楷體" w:hAnsi="標楷體" w:hint="eastAsia"/>
                </w:rPr>
                <w:t>疑似洗錢</w:t>
              </w:r>
              <w:r w:rsidRPr="00323EBD">
                <w:rPr>
                  <w:rFonts w:ascii="標楷體" w:eastAsia="標楷體" w:hAnsi="標楷體" w:hint="eastAsia"/>
                </w:rPr>
                <w:t>」</w:t>
              </w:r>
              <w:r w:rsidRPr="00323EBD">
                <w:rPr>
                  <w:rFonts w:ascii="標楷體" w:eastAsia="標楷體" w:hAnsi="標楷體" w:hint="eastAsia"/>
                  <w:lang w:eastAsia="zh-HK"/>
                </w:rPr>
                <w:t>流程</w:t>
              </w:r>
            </w:ins>
          </w:p>
          <w:p w14:paraId="1D9DFE09" w14:textId="77777777" w:rsidR="004C05AA" w:rsidRPr="00323EBD" w:rsidRDefault="004C05AA" w:rsidP="0094025F">
            <w:pPr>
              <w:rPr>
                <w:ins w:id="7077" w:author="智誠 楊" w:date="2021-05-08T18:38:00Z"/>
                <w:rFonts w:ascii="標楷體" w:eastAsia="標楷體" w:hAnsi="標楷體"/>
              </w:rPr>
            </w:pPr>
            <w:ins w:id="7078" w:author="智誠 楊" w:date="2021-05-08T18:38:00Z">
              <w:r w:rsidRPr="00323EBD">
                <w:rPr>
                  <w:rFonts w:ascii="標楷體" w:eastAsia="標楷體" w:hAnsi="標楷體" w:hint="eastAsia"/>
                </w:rPr>
                <w:t>2.</w:t>
              </w:r>
            </w:ins>
            <w:ins w:id="7079" w:author="智誠 楊" w:date="2021-05-08T18:41:00Z">
              <w:r w:rsidRPr="00323EBD">
                <w:rPr>
                  <w:rFonts w:ascii="標楷體" w:eastAsia="標楷體" w:hAnsi="標楷體" w:hint="eastAsia"/>
                  <w:lang w:eastAsia="zh-HK"/>
                </w:rPr>
                <w:t>查詢</w:t>
              </w:r>
            </w:ins>
            <w:ins w:id="7080" w:author="阿毛" w:date="2021-06-07T14:46:00Z">
              <w:r>
                <w:rPr>
                  <w:rFonts w:ascii="標楷體" w:eastAsia="標楷體" w:hAnsi="標楷體" w:hint="eastAsia"/>
                </w:rPr>
                <w:t>[</w:t>
              </w:r>
            </w:ins>
            <w:ins w:id="7081" w:author="智誠 楊" w:date="2021-05-08T18:41:00Z">
              <w:r>
                <w:rPr>
                  <w:rFonts w:ascii="標楷體" w:eastAsia="標楷體" w:hAnsi="標楷體" w:hint="eastAsia"/>
                  <w:lang w:eastAsia="zh-HK"/>
                </w:rPr>
                <w:t>資料變更紀錄</w:t>
              </w:r>
              <w:r w:rsidRPr="00323EBD">
                <w:rPr>
                  <w:rFonts w:ascii="標楷體" w:eastAsia="標楷體" w:hAnsi="標楷體" w:hint="eastAsia"/>
                  <w:lang w:eastAsia="zh-HK"/>
                </w:rPr>
                <w:t>檔</w:t>
              </w:r>
              <w:r w:rsidRPr="00323EBD">
                <w:rPr>
                  <w:rFonts w:ascii="標楷體" w:eastAsia="標楷體" w:hAnsi="標楷體" w:hint="eastAsia"/>
                </w:rPr>
                <w:t>(</w:t>
              </w:r>
              <w:proofErr w:type="spellStart"/>
              <w:r>
                <w:rPr>
                  <w:rFonts w:ascii="標楷體" w:eastAsia="標楷體" w:hAnsi="標楷體"/>
                </w:rPr>
                <w:t>TxDataLog</w:t>
              </w:r>
              <w:proofErr w:type="spellEnd"/>
              <w:r w:rsidRPr="00323EBD">
                <w:rPr>
                  <w:rFonts w:ascii="標楷體" w:eastAsia="標楷體" w:hAnsi="標楷體"/>
                </w:rPr>
                <w:t>)</w:t>
              </w:r>
            </w:ins>
            <w:ins w:id="7082" w:author="阿毛" w:date="2021-06-07T14:46:00Z">
              <w:r>
                <w:rPr>
                  <w:rFonts w:ascii="標楷體" w:eastAsia="標楷體" w:hAnsi="標楷體" w:hint="eastAsia"/>
                </w:rPr>
                <w:t>]</w:t>
              </w:r>
            </w:ins>
          </w:p>
          <w:p w14:paraId="51275DFC" w14:textId="77777777" w:rsidR="004C05AA" w:rsidRPr="00323EBD" w:rsidRDefault="004C05AA" w:rsidP="0094025F">
            <w:pPr>
              <w:rPr>
                <w:ins w:id="7083" w:author="智誠 楊" w:date="2021-05-08T18:38:00Z"/>
                <w:rFonts w:ascii="標楷體" w:eastAsia="標楷體" w:hAnsi="標楷體"/>
                <w:lang w:eastAsia="zh-HK"/>
              </w:rPr>
            </w:pPr>
            <w:ins w:id="7084" w:author="智誠 楊" w:date="2021-05-08T18:38:00Z">
              <w:r w:rsidRPr="00323EBD">
                <w:rPr>
                  <w:rFonts w:ascii="標楷體" w:eastAsia="標楷體" w:hAnsi="標楷體" w:hint="eastAsia"/>
                </w:rPr>
                <w:t>3</w:t>
              </w:r>
              <w:r w:rsidRPr="00323EBD">
                <w:rPr>
                  <w:rFonts w:ascii="標楷體" w:eastAsia="標楷體" w:hAnsi="標楷體"/>
                </w:rPr>
                <w:t>.</w:t>
              </w:r>
              <w:r w:rsidRPr="00323EBD">
                <w:rPr>
                  <w:rFonts w:ascii="標楷體" w:eastAsia="標楷體" w:hAnsi="標楷體" w:hint="eastAsia"/>
                  <w:lang w:eastAsia="zh-HK"/>
                </w:rPr>
                <w:t>依據輸入查詢條件</w:t>
              </w:r>
              <w:r w:rsidRPr="00323EBD">
                <w:rPr>
                  <w:rFonts w:ascii="標楷體" w:eastAsia="標楷體" w:hAnsi="標楷體" w:hint="eastAsia"/>
                </w:rPr>
                <w:t>,</w:t>
              </w:r>
              <w:r w:rsidRPr="00323EBD">
                <w:rPr>
                  <w:rFonts w:ascii="標楷體" w:eastAsia="標楷體" w:hAnsi="標楷體" w:hint="eastAsia"/>
                  <w:lang w:eastAsia="zh-HK"/>
                </w:rPr>
                <w:t>輸出查詢資料</w:t>
              </w:r>
            </w:ins>
          </w:p>
          <w:p w14:paraId="6E4D67A8" w14:textId="77777777" w:rsidR="004C05AA" w:rsidRDefault="004C05AA" w:rsidP="0094025F">
            <w:pPr>
              <w:ind w:left="720" w:hangingChars="300" w:hanging="720"/>
              <w:rPr>
                <w:ins w:id="7085" w:author="智誠 楊" w:date="2021-05-08T18:38:00Z"/>
                <w:rFonts w:ascii="標楷體" w:eastAsia="標楷體" w:hAnsi="標楷體"/>
                <w:lang w:eastAsia="zh-HK"/>
              </w:rPr>
            </w:pPr>
            <w:ins w:id="7086" w:author="智誠 楊" w:date="2021-05-08T18:38:00Z">
              <w:r w:rsidRPr="00323EBD">
                <w:rPr>
                  <w:rFonts w:ascii="標楷體" w:eastAsia="標楷體" w:hAnsi="標楷體" w:hint="eastAsia"/>
                </w:rPr>
                <w:t xml:space="preserve">  (</w:t>
              </w:r>
              <w:r w:rsidRPr="00323EBD">
                <w:rPr>
                  <w:rFonts w:ascii="標楷體" w:eastAsia="標楷體" w:hAnsi="標楷體"/>
                </w:rPr>
                <w:t>1).</w:t>
              </w:r>
            </w:ins>
            <w:ins w:id="7087" w:author="阿毛" w:date="2021-06-07T14:46:00Z">
              <w:r>
                <w:rPr>
                  <w:rFonts w:ascii="標楷體" w:eastAsia="標楷體" w:hAnsi="標楷體" w:hint="eastAsia"/>
                </w:rPr>
                <w:t>[</w:t>
              </w:r>
            </w:ins>
            <w:ins w:id="7088" w:author="智誠 楊" w:date="2021-05-08T18:43:00Z">
              <w:r>
                <w:rPr>
                  <w:rFonts w:ascii="標楷體" w:eastAsia="標楷體" w:hAnsi="標楷體" w:hint="eastAsia"/>
                  <w:lang w:eastAsia="zh-HK"/>
                </w:rPr>
                <w:t>交易代號</w:t>
              </w:r>
            </w:ins>
            <w:ins w:id="7089" w:author="智誠 楊" w:date="2021-05-08T18:38:00Z">
              <w:r w:rsidRPr="00323EBD">
                <w:rPr>
                  <w:rFonts w:ascii="標楷體" w:eastAsia="標楷體" w:hAnsi="標楷體" w:hint="eastAsia"/>
                </w:rPr>
                <w:t>(</w:t>
              </w:r>
            </w:ins>
            <w:proofErr w:type="spellStart"/>
            <w:ins w:id="7090" w:author="阿毛" w:date="2021-06-07T14:46:00Z">
              <w:r>
                <w:rPr>
                  <w:rFonts w:ascii="標楷體" w:eastAsia="標楷體" w:hAnsi="標楷體"/>
                </w:rPr>
                <w:t>TxDataLog</w:t>
              </w:r>
              <w:r>
                <w:rPr>
                  <w:rFonts w:ascii="標楷體" w:eastAsia="標楷體" w:hAnsi="標楷體" w:hint="eastAsia"/>
                </w:rPr>
                <w:t>.</w:t>
              </w:r>
            </w:ins>
            <w:ins w:id="7091" w:author="智誠 楊" w:date="2021-05-08T18:43:00Z">
              <w:r>
                <w:rPr>
                  <w:rFonts w:ascii="標楷體" w:eastAsia="標楷體" w:hAnsi="標楷體" w:hint="eastAsia"/>
                </w:rPr>
                <w:t>Tr</w:t>
              </w:r>
              <w:r>
                <w:rPr>
                  <w:rFonts w:ascii="標楷體" w:eastAsia="標楷體" w:hAnsi="標楷體"/>
                </w:rPr>
                <w:t>anNo</w:t>
              </w:r>
            </w:ins>
            <w:proofErr w:type="spellEnd"/>
            <w:ins w:id="7092" w:author="智誠 楊" w:date="2021-05-08T18:38:00Z">
              <w:r w:rsidRPr="00323EBD">
                <w:rPr>
                  <w:rFonts w:ascii="標楷體" w:eastAsia="標楷體" w:hAnsi="標楷體"/>
                </w:rPr>
                <w:t>)</w:t>
              </w:r>
            </w:ins>
            <w:ins w:id="7093" w:author="阿毛" w:date="2021-06-07T14:46:00Z">
              <w:r>
                <w:rPr>
                  <w:rFonts w:ascii="標楷體" w:eastAsia="標楷體" w:hAnsi="標楷體" w:hint="eastAsia"/>
                </w:rPr>
                <w:t>]</w:t>
              </w:r>
            </w:ins>
            <w:ins w:id="7094" w:author="智誠 楊" w:date="2021-05-08T18:43:00Z">
              <w:r>
                <w:rPr>
                  <w:rFonts w:ascii="標楷體" w:eastAsia="標楷體" w:hAnsi="標楷體"/>
                </w:rPr>
                <w:t xml:space="preserve"> =</w:t>
              </w:r>
            </w:ins>
            <w:ins w:id="7095" w:author="智誠 楊" w:date="2021-05-08T18:38:00Z">
              <w:r w:rsidRPr="00323EBD">
                <w:rPr>
                  <w:rFonts w:ascii="標楷體" w:eastAsia="標楷體" w:hAnsi="標楷體" w:hint="eastAsia"/>
                </w:rPr>
                <w:t xml:space="preserve"> </w:t>
              </w:r>
              <w:r w:rsidRPr="00323EBD">
                <w:rPr>
                  <w:rFonts w:ascii="標楷體" w:eastAsia="標楷體" w:hAnsi="標楷體" w:hint="eastAsia"/>
                  <w:lang w:eastAsia="zh-HK"/>
                </w:rPr>
                <w:t>輸入條件「</w:t>
              </w:r>
            </w:ins>
            <w:ins w:id="7096" w:author="智誠 楊" w:date="2021-05-08T18:43:00Z">
              <w:r>
                <w:rPr>
                  <w:rFonts w:ascii="標楷體" w:eastAsia="標楷體" w:hAnsi="標楷體" w:hint="eastAsia"/>
                  <w:lang w:eastAsia="zh-HK"/>
                </w:rPr>
                <w:t>交易代號</w:t>
              </w:r>
            </w:ins>
            <w:ins w:id="7097" w:author="智誠 楊" w:date="2021-05-08T18:38:00Z">
              <w:r w:rsidRPr="00323EBD">
                <w:rPr>
                  <w:rFonts w:ascii="標楷體" w:eastAsia="標楷體" w:hAnsi="標楷體" w:hint="eastAsia"/>
                  <w:lang w:eastAsia="zh-HK"/>
                </w:rPr>
                <w:t>」</w:t>
              </w:r>
            </w:ins>
          </w:p>
          <w:p w14:paraId="2A8E9371" w14:textId="77777777" w:rsidR="004C05AA" w:rsidRDefault="004C05AA" w:rsidP="0094025F">
            <w:pPr>
              <w:rPr>
                <w:ins w:id="7098" w:author="阿毛" w:date="2021-06-07T14:50:00Z"/>
                <w:rFonts w:ascii="標楷體" w:eastAsia="標楷體" w:hAnsi="標楷體"/>
                <w:lang w:eastAsia="zh-HK"/>
              </w:rPr>
            </w:pPr>
            <w:ins w:id="7099" w:author="智誠 楊" w:date="2021-05-08T18:38:00Z">
              <w:r>
                <w:rPr>
                  <w:rFonts w:ascii="標楷體" w:eastAsia="標楷體" w:hAnsi="標楷體" w:hint="eastAsia"/>
                </w:rPr>
                <w:t xml:space="preserve">  </w:t>
              </w:r>
              <w:r w:rsidRPr="00323EBD">
                <w:rPr>
                  <w:rFonts w:ascii="標楷體" w:eastAsia="標楷體" w:hAnsi="標楷體" w:hint="eastAsia"/>
                </w:rPr>
                <w:t>(</w:t>
              </w:r>
            </w:ins>
            <w:ins w:id="7100" w:author="智誠 楊" w:date="2021-05-08T18:44:00Z">
              <w:r>
                <w:rPr>
                  <w:rFonts w:ascii="標楷體" w:eastAsia="標楷體" w:hAnsi="標楷體"/>
                </w:rPr>
                <w:t>2</w:t>
              </w:r>
            </w:ins>
            <w:ins w:id="7101" w:author="智誠 楊" w:date="2021-05-08T18:38:00Z">
              <w:r w:rsidRPr="00323EBD">
                <w:rPr>
                  <w:rFonts w:ascii="標楷體" w:eastAsia="標楷體" w:hAnsi="標楷體"/>
                </w:rPr>
                <w:t>).</w:t>
              </w:r>
            </w:ins>
            <w:ins w:id="7102" w:author="阿毛" w:date="2021-06-07T14:46:00Z">
              <w:r>
                <w:rPr>
                  <w:rFonts w:ascii="標楷體" w:eastAsia="標楷體" w:hAnsi="標楷體" w:hint="eastAsia"/>
                </w:rPr>
                <w:t>[</w:t>
              </w:r>
            </w:ins>
            <w:ins w:id="7103" w:author="智誠 楊" w:date="2021-05-08T18:43:00Z">
              <w:r>
                <w:rPr>
                  <w:rFonts w:ascii="標楷體" w:eastAsia="標楷體" w:hAnsi="標楷體" w:hint="eastAsia"/>
                  <w:lang w:eastAsia="zh-HK"/>
                </w:rPr>
                <w:t>交易</w:t>
              </w:r>
            </w:ins>
            <w:ins w:id="7104" w:author="智誠 楊" w:date="2021-05-08T18:38:00Z">
              <w:r>
                <w:rPr>
                  <w:rFonts w:ascii="標楷體" w:eastAsia="標楷體" w:hAnsi="標楷體" w:hint="eastAsia"/>
                  <w:lang w:eastAsia="zh-HK"/>
                </w:rPr>
                <w:t>日期</w:t>
              </w:r>
              <w:r w:rsidRPr="00323EBD">
                <w:rPr>
                  <w:rFonts w:ascii="標楷體" w:eastAsia="標楷體" w:hAnsi="標楷體" w:hint="eastAsia"/>
                </w:rPr>
                <w:t>(</w:t>
              </w:r>
            </w:ins>
            <w:proofErr w:type="spellStart"/>
            <w:ins w:id="7105" w:author="阿毛" w:date="2021-06-07T14:46:00Z">
              <w:r>
                <w:rPr>
                  <w:rFonts w:ascii="標楷體" w:eastAsia="標楷體" w:hAnsi="標楷體"/>
                </w:rPr>
                <w:t>TxDataLog</w:t>
              </w:r>
              <w:r>
                <w:rPr>
                  <w:rFonts w:ascii="標楷體" w:eastAsia="標楷體" w:hAnsi="標楷體" w:hint="eastAsia"/>
                </w:rPr>
                <w:t>.</w:t>
              </w:r>
            </w:ins>
            <w:ins w:id="7106" w:author="智誠 楊" w:date="2021-05-08T18:44:00Z">
              <w:r>
                <w:rPr>
                  <w:rFonts w:ascii="標楷體" w:eastAsia="標楷體" w:hAnsi="標楷體" w:hint="eastAsia"/>
                </w:rPr>
                <w:t>T</w:t>
              </w:r>
              <w:r>
                <w:rPr>
                  <w:rFonts w:ascii="標楷體" w:eastAsia="標楷體" w:hAnsi="標楷體"/>
                </w:rPr>
                <w:t>xDate</w:t>
              </w:r>
            </w:ins>
            <w:proofErr w:type="spellEnd"/>
            <w:ins w:id="7107" w:author="智誠 楊" w:date="2021-05-08T18:38:00Z">
              <w:r w:rsidRPr="00323EBD">
                <w:rPr>
                  <w:rFonts w:ascii="標楷體" w:eastAsia="標楷體" w:hAnsi="標楷體"/>
                </w:rPr>
                <w:t>)</w:t>
              </w:r>
            </w:ins>
            <w:ins w:id="7108" w:author="阿毛" w:date="2021-06-07T14:47:00Z">
              <w:r>
                <w:rPr>
                  <w:rFonts w:ascii="標楷體" w:eastAsia="標楷體" w:hAnsi="標楷體" w:hint="eastAsia"/>
                </w:rPr>
                <w:t>]</w:t>
              </w:r>
            </w:ins>
            <w:ins w:id="7109" w:author="智誠 楊" w:date="2021-05-08T18:38:00Z">
              <w:r w:rsidRPr="00323EBD">
                <w:rPr>
                  <w:rFonts w:ascii="標楷體" w:eastAsia="標楷體" w:hAnsi="標楷體" w:hint="eastAsia"/>
                </w:rPr>
                <w:t xml:space="preserve"> </w:t>
              </w:r>
              <w:r>
                <w:rPr>
                  <w:rFonts w:ascii="標楷體" w:eastAsia="標楷體" w:hAnsi="標楷體" w:hint="eastAsia"/>
                </w:rPr>
                <w:t>B</w:t>
              </w:r>
              <w:r>
                <w:rPr>
                  <w:rFonts w:ascii="標楷體" w:eastAsia="標楷體" w:hAnsi="標楷體"/>
                </w:rPr>
                <w:t>etween</w:t>
              </w:r>
              <w:r w:rsidRPr="00323EBD">
                <w:rPr>
                  <w:rFonts w:ascii="標楷體" w:eastAsia="標楷體" w:hAnsi="標楷體" w:hint="eastAsia"/>
                </w:rPr>
                <w:t xml:space="preserve"> </w:t>
              </w:r>
              <w:r w:rsidRPr="00323EBD">
                <w:rPr>
                  <w:rFonts w:ascii="標楷體" w:eastAsia="標楷體" w:hAnsi="標楷體" w:hint="eastAsia"/>
                  <w:lang w:eastAsia="zh-HK"/>
                </w:rPr>
                <w:t>輸入條件</w:t>
              </w:r>
            </w:ins>
          </w:p>
          <w:p w14:paraId="3ABB0FD2" w14:textId="77777777" w:rsidR="004C05AA" w:rsidRDefault="004C05AA" w:rsidP="0094025F">
            <w:pPr>
              <w:rPr>
                <w:ins w:id="7110" w:author="智誠 楊" w:date="2021-05-08T18:44:00Z"/>
                <w:rFonts w:ascii="標楷體" w:eastAsia="標楷體" w:hAnsi="標楷體"/>
                <w:lang w:eastAsia="zh-HK"/>
              </w:rPr>
            </w:pPr>
            <w:ins w:id="7111" w:author="阿毛" w:date="2021-06-07T14:50:00Z">
              <w:r>
                <w:rPr>
                  <w:rFonts w:ascii="標楷體" w:eastAsia="標楷體" w:hAnsi="標楷體" w:hint="eastAsia"/>
                </w:rPr>
                <w:t xml:space="preserve">     </w:t>
              </w:r>
            </w:ins>
            <w:ins w:id="7112" w:author="智誠 楊" w:date="2021-05-08T18:38:00Z">
              <w:r w:rsidRPr="00323EBD">
                <w:rPr>
                  <w:rFonts w:ascii="標楷體" w:eastAsia="標楷體" w:hAnsi="標楷體" w:hint="eastAsia"/>
                  <w:lang w:eastAsia="zh-HK"/>
                </w:rPr>
                <w:t>「</w:t>
              </w:r>
            </w:ins>
            <w:ins w:id="7113" w:author="智誠 楊" w:date="2021-05-08T18:44:00Z">
              <w:r w:rsidRPr="006D6C4C">
                <w:rPr>
                  <w:rFonts w:ascii="標楷體" w:eastAsia="標楷體" w:hAnsi="標楷體" w:hint="eastAsia"/>
                  <w:lang w:eastAsia="zh-HK"/>
                </w:rPr>
                <w:t>交易日期</w:t>
              </w:r>
            </w:ins>
            <w:ins w:id="7114" w:author="智誠 楊" w:date="2021-05-08T18:38:00Z">
              <w:r w:rsidRPr="006D6C4C">
                <w:rPr>
                  <w:rFonts w:ascii="標楷體" w:eastAsia="標楷體" w:hAnsi="標楷體" w:hint="eastAsia"/>
                  <w:lang w:eastAsia="zh-HK"/>
                </w:rPr>
                <w:t>」</w:t>
              </w:r>
            </w:ins>
          </w:p>
          <w:p w14:paraId="355AC6DA" w14:textId="77777777" w:rsidR="004C05AA" w:rsidRDefault="004C05AA" w:rsidP="0094025F">
            <w:pPr>
              <w:ind w:firstLineChars="100" w:firstLine="240"/>
              <w:rPr>
                <w:ins w:id="7115" w:author="阿毛" w:date="2021-06-07T14:50:00Z"/>
                <w:rFonts w:ascii="標楷體" w:eastAsia="標楷體" w:hAnsi="標楷體"/>
              </w:rPr>
            </w:pPr>
            <w:ins w:id="7116" w:author="智誠 楊" w:date="2021-05-08T18:44:00Z">
              <w:r w:rsidRPr="00323EBD">
                <w:rPr>
                  <w:rFonts w:ascii="標楷體" w:eastAsia="標楷體" w:hAnsi="標楷體" w:hint="eastAsia"/>
                </w:rPr>
                <w:t>(</w:t>
              </w:r>
              <w:r>
                <w:rPr>
                  <w:rFonts w:ascii="標楷體" w:eastAsia="標楷體" w:hAnsi="標楷體"/>
                </w:rPr>
                <w:t>3</w:t>
              </w:r>
              <w:r w:rsidRPr="00323EBD">
                <w:rPr>
                  <w:rFonts w:ascii="標楷體" w:eastAsia="標楷體" w:hAnsi="標楷體"/>
                </w:rPr>
                <w:t>).</w:t>
              </w:r>
            </w:ins>
            <w:ins w:id="7117" w:author="阿毛" w:date="2021-06-07T14:50:00Z">
              <w:r>
                <w:rPr>
                  <w:rFonts w:ascii="標楷體" w:eastAsia="標楷體" w:hAnsi="標楷體" w:hint="eastAsia"/>
                </w:rPr>
                <w:t>[</w:t>
              </w:r>
            </w:ins>
            <w:ins w:id="7118" w:author="智誠 楊" w:date="2021-05-08T18:45:00Z">
              <w:r>
                <w:rPr>
                  <w:rFonts w:ascii="標楷體" w:eastAsia="標楷體" w:hAnsi="標楷體" w:hint="eastAsia"/>
                  <w:lang w:eastAsia="zh-HK"/>
                </w:rPr>
                <w:t>戶號</w:t>
              </w:r>
              <w:r w:rsidRPr="00323EBD">
                <w:rPr>
                  <w:rFonts w:ascii="標楷體" w:eastAsia="標楷體" w:hAnsi="標楷體" w:hint="eastAsia"/>
                </w:rPr>
                <w:t xml:space="preserve"> </w:t>
              </w:r>
            </w:ins>
            <w:ins w:id="7119" w:author="智誠 楊" w:date="2021-05-08T18:44:00Z">
              <w:r w:rsidRPr="00323EBD">
                <w:rPr>
                  <w:rFonts w:ascii="標楷體" w:eastAsia="標楷體" w:hAnsi="標楷體" w:hint="eastAsia"/>
                </w:rPr>
                <w:t>(</w:t>
              </w:r>
            </w:ins>
            <w:proofErr w:type="spellStart"/>
            <w:ins w:id="7120" w:author="阿毛" w:date="2021-06-07T14:50:00Z">
              <w:r>
                <w:rPr>
                  <w:rFonts w:ascii="標楷體" w:eastAsia="標楷體" w:hAnsi="標楷體"/>
                </w:rPr>
                <w:t>TxDataLog</w:t>
              </w:r>
              <w:r>
                <w:rPr>
                  <w:rFonts w:ascii="標楷體" w:eastAsia="標楷體" w:hAnsi="標楷體" w:hint="eastAsia"/>
                </w:rPr>
                <w:t>.</w:t>
              </w:r>
            </w:ins>
            <w:ins w:id="7121" w:author="智誠 楊" w:date="2021-05-08T18:45:00Z">
              <w:r>
                <w:rPr>
                  <w:rFonts w:ascii="標楷體" w:eastAsia="標楷體" w:hAnsi="標楷體" w:hint="eastAsia"/>
                </w:rPr>
                <w:t>Cu</w:t>
              </w:r>
              <w:r>
                <w:rPr>
                  <w:rFonts w:ascii="標楷體" w:eastAsia="標楷體" w:hAnsi="標楷體"/>
                </w:rPr>
                <w:t>stNo-</w:t>
              </w:r>
            </w:ins>
            <w:ins w:id="7122" w:author="阿毛" w:date="2021-06-07T14:50:00Z">
              <w:r>
                <w:rPr>
                  <w:rFonts w:ascii="標楷體" w:eastAsia="標楷體" w:hAnsi="標楷體"/>
                </w:rPr>
                <w:t>TxDataLog</w:t>
              </w:r>
              <w:r>
                <w:rPr>
                  <w:rFonts w:ascii="標楷體" w:eastAsia="標楷體" w:hAnsi="標楷體" w:hint="eastAsia"/>
                </w:rPr>
                <w:t>.</w:t>
              </w:r>
            </w:ins>
            <w:ins w:id="7123" w:author="智誠 楊" w:date="2021-05-08T18:45:00Z">
              <w:r>
                <w:rPr>
                  <w:rFonts w:ascii="標楷體" w:eastAsia="標楷體" w:hAnsi="標楷體"/>
                </w:rPr>
                <w:t>FacmNo</w:t>
              </w:r>
              <w:proofErr w:type="spellEnd"/>
              <w:r>
                <w:rPr>
                  <w:rFonts w:ascii="標楷體" w:eastAsia="標楷體" w:hAnsi="標楷體"/>
                </w:rPr>
                <w:t>-</w:t>
              </w:r>
            </w:ins>
            <w:ins w:id="7124" w:author="阿毛" w:date="2021-06-07T14:50:00Z">
              <w:r>
                <w:rPr>
                  <w:rFonts w:ascii="標楷體" w:eastAsia="標楷體" w:hAnsi="標楷體"/>
                </w:rPr>
                <w:t xml:space="preserve"> </w:t>
              </w:r>
              <w:r>
                <w:rPr>
                  <w:rFonts w:ascii="標楷體" w:eastAsia="標楷體" w:hAnsi="標楷體" w:hint="eastAsia"/>
                </w:rPr>
                <w:t xml:space="preserve">   </w:t>
              </w:r>
            </w:ins>
          </w:p>
          <w:p w14:paraId="768B71AF" w14:textId="77777777" w:rsidR="004C05AA" w:rsidRPr="00006F65" w:rsidRDefault="004C05AA" w:rsidP="0094025F">
            <w:pPr>
              <w:ind w:firstLineChars="100" w:firstLine="240"/>
              <w:rPr>
                <w:ins w:id="7125" w:author="智誠 楊" w:date="2021-05-08T18:38:00Z"/>
                <w:rFonts w:ascii="標楷體" w:eastAsia="標楷體" w:hAnsi="標楷體"/>
                <w:lang w:eastAsia="zh-HK"/>
              </w:rPr>
              <w:pPrChange w:id="7126" w:author="智誠 楊" w:date="2021-05-08T18:44:00Z">
                <w:pPr/>
              </w:pPrChange>
            </w:pPr>
            <w:ins w:id="7127" w:author="阿毛" w:date="2021-06-07T14:50:00Z">
              <w:r>
                <w:rPr>
                  <w:rFonts w:ascii="標楷體" w:eastAsia="標楷體" w:hAnsi="標楷體" w:hint="eastAsia"/>
                </w:rPr>
                <w:t xml:space="preserve">    </w:t>
              </w:r>
              <w:proofErr w:type="spellStart"/>
              <w:r>
                <w:rPr>
                  <w:rFonts w:ascii="標楷體" w:eastAsia="標楷體" w:hAnsi="標楷體"/>
                </w:rPr>
                <w:t>TxDataLog</w:t>
              </w:r>
              <w:r>
                <w:rPr>
                  <w:rFonts w:ascii="標楷體" w:eastAsia="標楷體" w:hAnsi="標楷體" w:hint="eastAsia"/>
                </w:rPr>
                <w:t>.</w:t>
              </w:r>
            </w:ins>
            <w:ins w:id="7128" w:author="智誠 楊" w:date="2021-05-08T18:45:00Z">
              <w:r>
                <w:rPr>
                  <w:rFonts w:ascii="標楷體" w:eastAsia="標楷體" w:hAnsi="標楷體"/>
                </w:rPr>
                <w:t>BormNo</w:t>
              </w:r>
            </w:ins>
            <w:proofErr w:type="spellEnd"/>
            <w:ins w:id="7129" w:author="智誠 楊" w:date="2021-05-08T18:44:00Z">
              <w:r w:rsidRPr="00323EBD">
                <w:rPr>
                  <w:rFonts w:ascii="標楷體" w:eastAsia="標楷體" w:hAnsi="標楷體"/>
                </w:rPr>
                <w:t>)</w:t>
              </w:r>
            </w:ins>
            <w:ins w:id="7130" w:author="阿毛" w:date="2021-06-07T14:50:00Z">
              <w:r>
                <w:rPr>
                  <w:rFonts w:ascii="標楷體" w:eastAsia="標楷體" w:hAnsi="標楷體" w:hint="eastAsia"/>
                </w:rPr>
                <w:t>]</w:t>
              </w:r>
            </w:ins>
            <w:ins w:id="7131" w:author="智誠 楊" w:date="2021-05-08T18:44:00Z">
              <w:r>
                <w:rPr>
                  <w:rFonts w:ascii="標楷體" w:eastAsia="標楷體" w:hAnsi="標楷體"/>
                </w:rPr>
                <w:t xml:space="preserve"> =</w:t>
              </w:r>
              <w:r w:rsidRPr="00323EBD">
                <w:rPr>
                  <w:rFonts w:ascii="標楷體" w:eastAsia="標楷體" w:hAnsi="標楷體" w:hint="eastAsia"/>
                </w:rPr>
                <w:t xml:space="preserve"> </w:t>
              </w:r>
              <w:r w:rsidRPr="00323EBD">
                <w:rPr>
                  <w:rFonts w:ascii="標楷體" w:eastAsia="標楷體" w:hAnsi="標楷體" w:hint="eastAsia"/>
                  <w:lang w:eastAsia="zh-HK"/>
                </w:rPr>
                <w:t>輸入條件「</w:t>
              </w:r>
            </w:ins>
            <w:ins w:id="7132" w:author="智誠 楊" w:date="2021-05-08T18:45:00Z">
              <w:r>
                <w:rPr>
                  <w:rFonts w:ascii="標楷體" w:eastAsia="標楷體" w:hAnsi="標楷體" w:hint="eastAsia"/>
                  <w:lang w:eastAsia="zh-HK"/>
                </w:rPr>
                <w:t>戶號</w:t>
              </w:r>
            </w:ins>
            <w:ins w:id="7133" w:author="智誠 楊" w:date="2021-05-08T18:44:00Z">
              <w:r w:rsidRPr="00323EBD">
                <w:rPr>
                  <w:rFonts w:ascii="標楷體" w:eastAsia="標楷體" w:hAnsi="標楷體" w:hint="eastAsia"/>
                  <w:lang w:eastAsia="zh-HK"/>
                </w:rPr>
                <w:t>」</w:t>
              </w:r>
            </w:ins>
          </w:p>
          <w:p w14:paraId="5E953445" w14:textId="77777777" w:rsidR="004C05AA" w:rsidRDefault="004C05AA" w:rsidP="0094025F">
            <w:pPr>
              <w:rPr>
                <w:ins w:id="7134" w:author="阿毛" w:date="2021-06-07T14:50:00Z"/>
                <w:rFonts w:ascii="標楷體" w:eastAsia="標楷體" w:hAnsi="標楷體"/>
              </w:rPr>
            </w:pPr>
            <w:ins w:id="7135" w:author="智誠 楊" w:date="2021-05-08T18:38:00Z">
              <w:r w:rsidRPr="00323EBD">
                <w:rPr>
                  <w:rFonts w:ascii="標楷體" w:eastAsia="標楷體" w:hAnsi="標楷體" w:hint="eastAsia"/>
                </w:rPr>
                <w:t>4.資料排序:</w:t>
              </w:r>
            </w:ins>
          </w:p>
          <w:p w14:paraId="1D0311E9" w14:textId="77777777" w:rsidR="004C05AA" w:rsidRPr="00323EBD" w:rsidRDefault="004C05AA" w:rsidP="0094025F">
            <w:pPr>
              <w:rPr>
                <w:ins w:id="7136" w:author="智誠 楊" w:date="2021-05-08T18:38:00Z"/>
                <w:rFonts w:ascii="標楷體" w:eastAsia="標楷體" w:hAnsi="標楷體"/>
                <w:lang w:eastAsia="zh-HK"/>
              </w:rPr>
            </w:pPr>
            <w:ins w:id="7137" w:author="阿毛" w:date="2021-06-07T14:50:00Z">
              <w:r>
                <w:rPr>
                  <w:rFonts w:ascii="標楷體" w:eastAsia="標楷體" w:hAnsi="標楷體" w:hint="eastAsia"/>
                </w:rPr>
                <w:t xml:space="preserve">  (1).</w:t>
              </w:r>
            </w:ins>
            <w:ins w:id="7138" w:author="阿毛" w:date="2021-06-07T14:51:00Z">
              <w:r>
                <w:rPr>
                  <w:rFonts w:ascii="標楷體" w:eastAsia="標楷體" w:hAnsi="標楷體"/>
                </w:rPr>
                <w:t>[</w:t>
              </w:r>
            </w:ins>
            <w:ins w:id="7139" w:author="智誠 楊" w:date="2021-05-08T18:38:00Z">
              <w:del w:id="7140" w:author="阿毛" w:date="2021-06-07T14:50:00Z">
                <w:r w:rsidRPr="00323EBD" w:rsidDel="000915A5">
                  <w:rPr>
                    <w:rFonts w:ascii="標楷體" w:eastAsia="標楷體" w:hAnsi="標楷體" w:hint="eastAsia"/>
                  </w:rPr>
                  <w:delText>查詢結果</w:delText>
                </w:r>
                <w:r w:rsidRPr="00323EBD" w:rsidDel="000915A5">
                  <w:rPr>
                    <w:rFonts w:ascii="標楷體" w:eastAsia="標楷體" w:hAnsi="標楷體" w:hint="eastAsia"/>
                    <w:lang w:eastAsia="zh-HK"/>
                  </w:rPr>
                  <w:delText>「</w:delText>
                </w:r>
              </w:del>
            </w:ins>
            <w:ins w:id="7141" w:author="智誠 楊" w:date="2021-05-08T18:45:00Z">
              <w:r>
                <w:rPr>
                  <w:rFonts w:ascii="標楷體" w:eastAsia="標楷體" w:hAnsi="標楷體" w:hint="eastAsia"/>
                  <w:lang w:eastAsia="zh-HK"/>
                </w:rPr>
                <w:t>作業日期</w:t>
              </w:r>
            </w:ins>
            <w:ins w:id="7142" w:author="阿毛" w:date="2021-06-07T14:51:00Z">
              <w:r>
                <w:rPr>
                  <w:rFonts w:ascii="標楷體" w:eastAsia="標楷體" w:hAnsi="標楷體" w:hint="eastAsia"/>
                  <w:lang w:eastAsia="zh-HK"/>
                </w:rPr>
                <w:t>(</w:t>
              </w:r>
            </w:ins>
            <w:proofErr w:type="spellStart"/>
            <w:ins w:id="7143" w:author="阿毛" w:date="2021-06-07T14:54:00Z">
              <w:r>
                <w:rPr>
                  <w:rFonts w:ascii="標楷體" w:eastAsia="標楷體" w:hAnsi="標楷體"/>
                </w:rPr>
                <w:t>TxDataLog</w:t>
              </w:r>
              <w:r>
                <w:rPr>
                  <w:rFonts w:ascii="標楷體" w:eastAsia="標楷體" w:hAnsi="標楷體" w:hint="eastAsia"/>
                </w:rPr>
                <w:t>.</w:t>
              </w:r>
              <w:r>
                <w:rPr>
                  <w:rFonts w:ascii="標楷體" w:eastAsia="標楷體" w:hAnsi="標楷體"/>
                </w:rPr>
                <w:t>CreatDaate</w:t>
              </w:r>
            </w:ins>
            <w:proofErr w:type="spellEnd"/>
            <w:ins w:id="7144" w:author="阿毛" w:date="2021-06-07T14:51:00Z">
              <w:r>
                <w:rPr>
                  <w:rFonts w:ascii="標楷體" w:eastAsia="標楷體" w:hAnsi="標楷體"/>
                  <w:lang w:eastAsia="zh-HK"/>
                </w:rPr>
                <w:t>)</w:t>
              </w:r>
              <w:r>
                <w:rPr>
                  <w:rFonts w:ascii="標楷體" w:eastAsia="標楷體" w:hAnsi="標楷體"/>
                </w:rPr>
                <w:t>]</w:t>
              </w:r>
              <w:r>
                <w:rPr>
                  <w:rFonts w:ascii="標楷體" w:eastAsia="標楷體" w:hAnsi="標楷體" w:hint="eastAsia"/>
                </w:rPr>
                <w:t xml:space="preserve"> </w:t>
              </w:r>
            </w:ins>
            <w:ins w:id="7145" w:author="阿毛" w:date="2021-06-07T14:50:00Z">
              <w:r>
                <w:rPr>
                  <w:rFonts w:ascii="標楷體" w:eastAsia="標楷體" w:hAnsi="標楷體" w:hint="eastAsia"/>
                </w:rPr>
                <w:t>(</w:t>
              </w:r>
            </w:ins>
            <w:ins w:id="7146" w:author="智誠 楊" w:date="2021-05-08T18:38:00Z">
              <w:del w:id="7147" w:author="阿毛" w:date="2021-06-07T14:50:00Z">
                <w:r w:rsidRPr="00323EBD" w:rsidDel="000915A5">
                  <w:rPr>
                    <w:rFonts w:ascii="標楷體" w:eastAsia="標楷體" w:hAnsi="標楷體" w:hint="eastAsia"/>
                    <w:lang w:eastAsia="zh-HK"/>
                  </w:rPr>
                  <w:delText>」</w:delText>
                </w:r>
              </w:del>
              <w:r w:rsidRPr="00323EBD">
                <w:rPr>
                  <w:rFonts w:ascii="標楷體" w:eastAsia="標楷體" w:hAnsi="標楷體" w:hint="eastAsia"/>
                  <w:lang w:eastAsia="zh-HK"/>
                </w:rPr>
                <w:t>由小到大</w:t>
              </w:r>
            </w:ins>
            <w:ins w:id="7148" w:author="阿毛" w:date="2021-06-07T14:50:00Z">
              <w:r>
                <w:rPr>
                  <w:rFonts w:ascii="標楷體" w:eastAsia="標楷體" w:hAnsi="標楷體" w:hint="eastAsia"/>
                </w:rPr>
                <w:t>)</w:t>
              </w:r>
            </w:ins>
            <w:ins w:id="7149" w:author="智誠 楊" w:date="2021-05-08T18:38:00Z">
              <w:del w:id="7150" w:author="阿毛" w:date="2021-06-07T14:50:00Z">
                <w:r w:rsidRPr="00323EBD" w:rsidDel="000915A5">
                  <w:rPr>
                    <w:rFonts w:ascii="標楷體" w:eastAsia="標楷體" w:hAnsi="標楷體" w:hint="eastAsia"/>
                    <w:lang w:eastAsia="zh-HK"/>
                  </w:rPr>
                  <w:delText>排序</w:delText>
                </w:r>
              </w:del>
            </w:ins>
          </w:p>
        </w:tc>
      </w:tr>
      <w:tr w:rsidR="004C05AA" w:rsidRPr="00362205" w14:paraId="55201158" w14:textId="77777777" w:rsidTr="0094025F">
        <w:trPr>
          <w:trHeight w:val="321"/>
          <w:ins w:id="7151" w:author="智誠 楊" w:date="2021-05-08T18:38:00Z"/>
        </w:trPr>
        <w:tc>
          <w:tcPr>
            <w:tcW w:w="1548" w:type="dxa"/>
            <w:tcBorders>
              <w:top w:val="single" w:sz="8" w:space="0" w:color="000000"/>
              <w:bottom w:val="single" w:sz="8" w:space="0" w:color="000000"/>
              <w:right w:val="single" w:sz="8" w:space="0" w:color="000000"/>
            </w:tcBorders>
            <w:shd w:val="clear" w:color="auto" w:fill="F3F3F3"/>
          </w:tcPr>
          <w:p w14:paraId="49C6B367" w14:textId="77777777" w:rsidR="004C05AA" w:rsidRPr="00362205" w:rsidRDefault="004C05AA" w:rsidP="0094025F">
            <w:pPr>
              <w:rPr>
                <w:ins w:id="7152" w:author="智誠 楊" w:date="2021-05-08T18:38:00Z"/>
                <w:rFonts w:ascii="標楷體" w:eastAsia="標楷體" w:hAnsi="標楷體"/>
              </w:rPr>
            </w:pPr>
            <w:ins w:id="7153" w:author="智誠 楊" w:date="2021-05-08T18:38:00Z">
              <w:r w:rsidRPr="00362205">
                <w:rPr>
                  <w:rFonts w:ascii="標楷體" w:eastAsia="標楷體" w:hAnsi="標楷體"/>
                </w:rPr>
                <w:t>選用流程</w:t>
              </w:r>
            </w:ins>
          </w:p>
        </w:tc>
        <w:tc>
          <w:tcPr>
            <w:tcW w:w="6318" w:type="dxa"/>
            <w:tcBorders>
              <w:top w:val="single" w:sz="8" w:space="0" w:color="000000"/>
              <w:left w:val="single" w:sz="8" w:space="0" w:color="000000"/>
              <w:bottom w:val="single" w:sz="8" w:space="0" w:color="000000"/>
            </w:tcBorders>
          </w:tcPr>
          <w:p w14:paraId="66DD5C05" w14:textId="77777777" w:rsidR="004C05AA" w:rsidRPr="00362205" w:rsidRDefault="004C05AA" w:rsidP="0094025F">
            <w:pPr>
              <w:rPr>
                <w:ins w:id="7154" w:author="智誠 楊" w:date="2021-05-08T18:38:00Z"/>
                <w:rFonts w:ascii="標楷體" w:eastAsia="標楷體" w:hAnsi="標楷體"/>
              </w:rPr>
            </w:pPr>
          </w:p>
        </w:tc>
      </w:tr>
      <w:tr w:rsidR="004C05AA" w:rsidRPr="00362205" w14:paraId="10317784" w14:textId="77777777" w:rsidTr="0094025F">
        <w:trPr>
          <w:trHeight w:val="1311"/>
          <w:ins w:id="7155" w:author="智誠 楊" w:date="2021-05-08T18:38:00Z"/>
        </w:trPr>
        <w:tc>
          <w:tcPr>
            <w:tcW w:w="1548" w:type="dxa"/>
            <w:tcBorders>
              <w:top w:val="single" w:sz="8" w:space="0" w:color="000000"/>
              <w:bottom w:val="single" w:sz="8" w:space="0" w:color="000000"/>
              <w:right w:val="single" w:sz="8" w:space="0" w:color="000000"/>
            </w:tcBorders>
            <w:shd w:val="clear" w:color="auto" w:fill="F3F3F3"/>
          </w:tcPr>
          <w:p w14:paraId="4A463B87" w14:textId="77777777" w:rsidR="004C05AA" w:rsidRPr="00362205" w:rsidRDefault="004C05AA" w:rsidP="0094025F">
            <w:pPr>
              <w:rPr>
                <w:ins w:id="7156" w:author="智誠 楊" w:date="2021-05-08T18:38:00Z"/>
                <w:rFonts w:ascii="標楷體" w:eastAsia="標楷體" w:hAnsi="標楷體"/>
              </w:rPr>
            </w:pPr>
            <w:ins w:id="7157" w:author="智誠 楊" w:date="2021-05-08T18:38:00Z">
              <w:r w:rsidRPr="00362205">
                <w:rPr>
                  <w:rFonts w:ascii="標楷體" w:eastAsia="標楷體" w:hAnsi="標楷體"/>
                </w:rPr>
                <w:t>例外流程</w:t>
              </w:r>
            </w:ins>
          </w:p>
        </w:tc>
        <w:tc>
          <w:tcPr>
            <w:tcW w:w="6318" w:type="dxa"/>
            <w:tcBorders>
              <w:top w:val="single" w:sz="8" w:space="0" w:color="000000"/>
              <w:left w:val="single" w:sz="8" w:space="0" w:color="000000"/>
              <w:bottom w:val="single" w:sz="8" w:space="0" w:color="000000"/>
            </w:tcBorders>
          </w:tcPr>
          <w:p w14:paraId="03668CBA" w14:textId="77777777" w:rsidR="004C05AA" w:rsidRPr="00362205" w:rsidRDefault="004C05AA" w:rsidP="0094025F">
            <w:pPr>
              <w:rPr>
                <w:ins w:id="7158" w:author="智誠 楊" w:date="2021-05-08T18:38:00Z"/>
                <w:rFonts w:ascii="標楷體" w:eastAsia="標楷體" w:hAnsi="標楷體"/>
              </w:rPr>
            </w:pPr>
          </w:p>
        </w:tc>
      </w:tr>
      <w:tr w:rsidR="004C05AA" w:rsidRPr="00362205" w14:paraId="51792DBF" w14:textId="77777777" w:rsidTr="0094025F">
        <w:trPr>
          <w:trHeight w:val="278"/>
          <w:ins w:id="7159" w:author="智誠 楊" w:date="2021-05-08T18:38:00Z"/>
        </w:trPr>
        <w:tc>
          <w:tcPr>
            <w:tcW w:w="1548" w:type="dxa"/>
            <w:tcBorders>
              <w:top w:val="single" w:sz="8" w:space="0" w:color="000000"/>
              <w:bottom w:val="single" w:sz="8" w:space="0" w:color="000000"/>
              <w:right w:val="single" w:sz="8" w:space="0" w:color="000000"/>
            </w:tcBorders>
            <w:shd w:val="clear" w:color="auto" w:fill="F3F3F3"/>
          </w:tcPr>
          <w:p w14:paraId="54C2C26B" w14:textId="77777777" w:rsidR="004C05AA" w:rsidRPr="00362205" w:rsidRDefault="004C05AA" w:rsidP="0094025F">
            <w:pPr>
              <w:rPr>
                <w:ins w:id="7160" w:author="智誠 楊" w:date="2021-05-08T18:38:00Z"/>
                <w:rFonts w:ascii="標楷體" w:eastAsia="標楷體" w:hAnsi="標楷體"/>
              </w:rPr>
            </w:pPr>
            <w:ins w:id="7161" w:author="智誠 楊" w:date="2021-05-08T18:38:00Z">
              <w:r w:rsidRPr="00362205">
                <w:rPr>
                  <w:rFonts w:ascii="標楷體" w:eastAsia="標楷體" w:hAnsi="標楷體"/>
                </w:rPr>
                <w:t xml:space="preserve">執行後狀況 </w:t>
              </w:r>
            </w:ins>
          </w:p>
        </w:tc>
        <w:tc>
          <w:tcPr>
            <w:tcW w:w="6318" w:type="dxa"/>
            <w:tcBorders>
              <w:top w:val="single" w:sz="8" w:space="0" w:color="000000"/>
              <w:left w:val="single" w:sz="8" w:space="0" w:color="000000"/>
              <w:bottom w:val="single" w:sz="8" w:space="0" w:color="000000"/>
            </w:tcBorders>
          </w:tcPr>
          <w:p w14:paraId="4EA956F1" w14:textId="77777777" w:rsidR="004C05AA" w:rsidRPr="00362205" w:rsidRDefault="004C05AA" w:rsidP="0094025F">
            <w:pPr>
              <w:rPr>
                <w:ins w:id="7162" w:author="智誠 楊" w:date="2021-05-08T18:38:00Z"/>
                <w:rFonts w:ascii="標楷體" w:eastAsia="標楷體" w:hAnsi="標楷體"/>
              </w:rPr>
            </w:pPr>
            <w:ins w:id="7163" w:author="智誠 楊" w:date="2021-05-08T18:38:00Z">
              <w:r>
                <w:rPr>
                  <w:rFonts w:ascii="標楷體" w:eastAsia="標楷體" w:hAnsi="標楷體" w:hint="eastAsia"/>
                  <w:lang w:eastAsia="zh-HK"/>
                </w:rPr>
                <w:t>提供資料查詢輸出</w:t>
              </w:r>
            </w:ins>
          </w:p>
        </w:tc>
      </w:tr>
      <w:tr w:rsidR="004C05AA" w:rsidRPr="00362205" w14:paraId="004571E0" w14:textId="77777777" w:rsidTr="0094025F">
        <w:trPr>
          <w:trHeight w:val="358"/>
          <w:ins w:id="7164" w:author="智誠 楊" w:date="2021-05-08T18:38:00Z"/>
        </w:trPr>
        <w:tc>
          <w:tcPr>
            <w:tcW w:w="1548" w:type="dxa"/>
            <w:tcBorders>
              <w:top w:val="single" w:sz="8" w:space="0" w:color="000000"/>
              <w:bottom w:val="single" w:sz="8" w:space="0" w:color="000000"/>
              <w:right w:val="single" w:sz="8" w:space="0" w:color="000000"/>
            </w:tcBorders>
            <w:shd w:val="clear" w:color="auto" w:fill="F3F3F3"/>
          </w:tcPr>
          <w:p w14:paraId="30DCDC31" w14:textId="77777777" w:rsidR="004C05AA" w:rsidRPr="00362205" w:rsidRDefault="004C05AA" w:rsidP="0094025F">
            <w:pPr>
              <w:rPr>
                <w:ins w:id="7165" w:author="智誠 楊" w:date="2021-05-08T18:38:00Z"/>
                <w:rFonts w:ascii="標楷體" w:eastAsia="標楷體" w:hAnsi="標楷體"/>
              </w:rPr>
            </w:pPr>
            <w:ins w:id="7166" w:author="智誠 楊" w:date="2021-05-08T18:38:00Z">
              <w:r w:rsidRPr="00362205">
                <w:rPr>
                  <w:rFonts w:ascii="標楷體" w:eastAsia="標楷體" w:hAnsi="標楷體"/>
                </w:rPr>
                <w:t>特別需求</w:t>
              </w:r>
            </w:ins>
          </w:p>
        </w:tc>
        <w:tc>
          <w:tcPr>
            <w:tcW w:w="6318" w:type="dxa"/>
            <w:tcBorders>
              <w:top w:val="single" w:sz="8" w:space="0" w:color="000000"/>
              <w:left w:val="single" w:sz="8" w:space="0" w:color="000000"/>
              <w:bottom w:val="single" w:sz="8" w:space="0" w:color="000000"/>
            </w:tcBorders>
          </w:tcPr>
          <w:p w14:paraId="23F81B8B" w14:textId="77777777" w:rsidR="004C05AA" w:rsidRPr="00362205" w:rsidRDefault="004C05AA" w:rsidP="0094025F">
            <w:pPr>
              <w:rPr>
                <w:ins w:id="7167" w:author="智誠 楊" w:date="2021-05-08T18:38:00Z"/>
                <w:rFonts w:ascii="標楷體" w:eastAsia="標楷體" w:hAnsi="標楷體"/>
              </w:rPr>
            </w:pPr>
          </w:p>
        </w:tc>
      </w:tr>
      <w:tr w:rsidR="004C05AA" w:rsidRPr="00362205" w14:paraId="7EB9FDA1" w14:textId="77777777" w:rsidTr="0094025F">
        <w:trPr>
          <w:trHeight w:val="278"/>
          <w:ins w:id="7168" w:author="智誠 楊" w:date="2021-05-08T18:38:00Z"/>
        </w:trPr>
        <w:tc>
          <w:tcPr>
            <w:tcW w:w="1548" w:type="dxa"/>
            <w:tcBorders>
              <w:top w:val="single" w:sz="8" w:space="0" w:color="000000"/>
              <w:bottom w:val="single" w:sz="8" w:space="0" w:color="000000"/>
              <w:right w:val="single" w:sz="8" w:space="0" w:color="000000"/>
            </w:tcBorders>
            <w:shd w:val="clear" w:color="auto" w:fill="F3F3F3"/>
          </w:tcPr>
          <w:p w14:paraId="032E51B4" w14:textId="77777777" w:rsidR="004C05AA" w:rsidRPr="00362205" w:rsidRDefault="004C05AA" w:rsidP="0094025F">
            <w:pPr>
              <w:rPr>
                <w:ins w:id="7169" w:author="智誠 楊" w:date="2021-05-08T18:38:00Z"/>
                <w:rFonts w:ascii="標楷體" w:eastAsia="標楷體" w:hAnsi="標楷體"/>
              </w:rPr>
            </w:pPr>
            <w:ins w:id="7170" w:author="智誠 楊" w:date="2021-05-08T18:38:00Z">
              <w:r w:rsidRPr="00362205">
                <w:rPr>
                  <w:rFonts w:ascii="標楷體" w:eastAsia="標楷體" w:hAnsi="標楷體"/>
                </w:rPr>
                <w:t xml:space="preserve">參考 </w:t>
              </w:r>
            </w:ins>
          </w:p>
        </w:tc>
        <w:tc>
          <w:tcPr>
            <w:tcW w:w="6318" w:type="dxa"/>
            <w:tcBorders>
              <w:top w:val="single" w:sz="8" w:space="0" w:color="000000"/>
              <w:left w:val="single" w:sz="8" w:space="0" w:color="000000"/>
              <w:bottom w:val="single" w:sz="8" w:space="0" w:color="000000"/>
            </w:tcBorders>
          </w:tcPr>
          <w:p w14:paraId="23012A21" w14:textId="77777777" w:rsidR="004C05AA" w:rsidRPr="00362205" w:rsidRDefault="004C05AA" w:rsidP="0094025F">
            <w:pPr>
              <w:rPr>
                <w:ins w:id="7171" w:author="智誠 楊" w:date="2021-05-08T18:38:00Z"/>
                <w:rFonts w:ascii="標楷體" w:eastAsia="標楷體" w:hAnsi="標楷體"/>
              </w:rPr>
            </w:pPr>
          </w:p>
        </w:tc>
      </w:tr>
    </w:tbl>
    <w:p w14:paraId="4043F8A5" w14:textId="77777777" w:rsidR="004C05AA" w:rsidRDefault="004C05AA" w:rsidP="004C05AA">
      <w:pPr>
        <w:pStyle w:val="a"/>
        <w:numPr>
          <w:ilvl w:val="0"/>
          <w:numId w:val="0"/>
        </w:numPr>
        <w:ind w:left="1330"/>
        <w:rPr>
          <w:ins w:id="7172" w:author="智誠 楊" w:date="2021-05-08T18:38:00Z"/>
        </w:rPr>
      </w:pPr>
    </w:p>
    <w:p w14:paraId="0AA6AA6F" w14:textId="77777777" w:rsidR="004C05AA" w:rsidRPr="005F1722" w:rsidRDefault="004C05AA" w:rsidP="004C05AA">
      <w:pPr>
        <w:pStyle w:val="a"/>
        <w:numPr>
          <w:ilvl w:val="0"/>
          <w:numId w:val="1"/>
        </w:numPr>
        <w:rPr>
          <w:ins w:id="7173" w:author="智誠 楊" w:date="2021-05-08T18:38:00Z"/>
        </w:rPr>
      </w:pPr>
      <w:ins w:id="7174" w:author="智誠 楊" w:date="2021-05-08T18:38:00Z">
        <w:r>
          <w:rPr>
            <w:rFonts w:hint="eastAsia"/>
          </w:rPr>
          <w:t>Ta</w:t>
        </w:r>
        <w:r>
          <w:t>ble List</w:t>
        </w:r>
        <w:r w:rsidRPr="005F1722">
          <w:rPr>
            <w:rFonts w:hint="eastAsia"/>
          </w:rPr>
          <w:t>:</w:t>
        </w:r>
      </w:ins>
    </w:p>
    <w:tbl>
      <w:tblPr>
        <w:tblStyle w:val="ac"/>
        <w:tblW w:w="0" w:type="auto"/>
        <w:tblInd w:w="1809" w:type="dxa"/>
        <w:tblLook w:val="04A0" w:firstRow="1" w:lastRow="0" w:firstColumn="1" w:lastColumn="0" w:noHBand="0" w:noVBand="1"/>
      </w:tblPr>
      <w:tblGrid>
        <w:gridCol w:w="851"/>
        <w:gridCol w:w="3118"/>
        <w:gridCol w:w="3828"/>
      </w:tblGrid>
      <w:tr w:rsidR="004C05AA" w:rsidRPr="0022279A" w14:paraId="0734E057" w14:textId="77777777" w:rsidTr="0094025F">
        <w:trPr>
          <w:ins w:id="7175" w:author="智誠 楊" w:date="2021-05-08T18:38:00Z"/>
        </w:trPr>
        <w:tc>
          <w:tcPr>
            <w:tcW w:w="851" w:type="dxa"/>
            <w:shd w:val="clear" w:color="auto" w:fill="D9D9D9" w:themeFill="background1" w:themeFillShade="D9"/>
          </w:tcPr>
          <w:p w14:paraId="36E52BA8" w14:textId="77777777" w:rsidR="004C05AA" w:rsidRPr="0022279A" w:rsidRDefault="004C05AA" w:rsidP="0094025F">
            <w:pPr>
              <w:jc w:val="center"/>
              <w:rPr>
                <w:ins w:id="7176" w:author="智誠 楊" w:date="2021-05-08T18:38:00Z"/>
                <w:rFonts w:ascii="標楷體" w:eastAsia="標楷體" w:hAnsi="標楷體"/>
              </w:rPr>
            </w:pPr>
            <w:ins w:id="7177" w:author="智誠 楊" w:date="2021-05-08T18:38:00Z">
              <w:r w:rsidRPr="0022279A">
                <w:rPr>
                  <w:rFonts w:ascii="標楷體" w:eastAsia="標楷體" w:hAnsi="標楷體" w:hint="eastAsia"/>
                  <w:lang w:eastAsia="zh-HK"/>
                </w:rPr>
                <w:t>序號</w:t>
              </w:r>
            </w:ins>
          </w:p>
        </w:tc>
        <w:tc>
          <w:tcPr>
            <w:tcW w:w="3118" w:type="dxa"/>
            <w:shd w:val="clear" w:color="auto" w:fill="D9D9D9" w:themeFill="background1" w:themeFillShade="D9"/>
          </w:tcPr>
          <w:p w14:paraId="10C8A2E0" w14:textId="77777777" w:rsidR="004C05AA" w:rsidRPr="0022279A" w:rsidRDefault="004C05AA" w:rsidP="0094025F">
            <w:pPr>
              <w:jc w:val="center"/>
              <w:rPr>
                <w:ins w:id="7178" w:author="智誠 楊" w:date="2021-05-08T18:38:00Z"/>
                <w:rFonts w:ascii="標楷體" w:eastAsia="標楷體" w:hAnsi="標楷體"/>
              </w:rPr>
            </w:pPr>
            <w:ins w:id="7179" w:author="智誠 楊" w:date="2021-05-08T18:38:00Z">
              <w:r w:rsidRPr="0022279A">
                <w:rPr>
                  <w:rFonts w:ascii="標楷體" w:eastAsia="標楷體" w:hAnsi="標楷體" w:hint="eastAsia"/>
                  <w:lang w:eastAsia="zh-HK"/>
                </w:rPr>
                <w:t>名稱</w:t>
              </w:r>
            </w:ins>
          </w:p>
        </w:tc>
        <w:tc>
          <w:tcPr>
            <w:tcW w:w="3828" w:type="dxa"/>
            <w:shd w:val="clear" w:color="auto" w:fill="D9D9D9" w:themeFill="background1" w:themeFillShade="D9"/>
          </w:tcPr>
          <w:p w14:paraId="7C1D32DA" w14:textId="77777777" w:rsidR="004C05AA" w:rsidRPr="0022279A" w:rsidRDefault="004C05AA" w:rsidP="0094025F">
            <w:pPr>
              <w:jc w:val="center"/>
              <w:rPr>
                <w:ins w:id="7180" w:author="智誠 楊" w:date="2021-05-08T18:38:00Z"/>
                <w:rFonts w:ascii="標楷體" w:eastAsia="標楷體" w:hAnsi="標楷體"/>
              </w:rPr>
            </w:pPr>
            <w:ins w:id="7181" w:author="智誠 楊" w:date="2021-05-08T18:38:00Z">
              <w:r w:rsidRPr="0022279A">
                <w:rPr>
                  <w:rFonts w:ascii="標楷體" w:eastAsia="標楷體" w:hAnsi="標楷體" w:hint="eastAsia"/>
                  <w:lang w:eastAsia="zh-HK"/>
                </w:rPr>
                <w:t>說明</w:t>
              </w:r>
            </w:ins>
          </w:p>
        </w:tc>
      </w:tr>
      <w:tr w:rsidR="004C05AA" w:rsidRPr="0022279A" w14:paraId="7F19B50B" w14:textId="77777777" w:rsidTr="0094025F">
        <w:trPr>
          <w:ins w:id="7182" w:author="智誠 楊" w:date="2021-05-08T18:38:00Z"/>
        </w:trPr>
        <w:tc>
          <w:tcPr>
            <w:tcW w:w="851" w:type="dxa"/>
          </w:tcPr>
          <w:p w14:paraId="128F28EC" w14:textId="77777777" w:rsidR="004C05AA" w:rsidRPr="0022279A" w:rsidRDefault="004C05AA" w:rsidP="0094025F">
            <w:pPr>
              <w:jc w:val="center"/>
              <w:rPr>
                <w:ins w:id="7183" w:author="智誠 楊" w:date="2021-05-08T18:38:00Z"/>
                <w:rFonts w:ascii="標楷體" w:eastAsia="標楷體" w:hAnsi="標楷體"/>
              </w:rPr>
            </w:pPr>
            <w:ins w:id="7184" w:author="智誠 楊" w:date="2021-05-08T18:38:00Z">
              <w:r w:rsidRPr="0022279A">
                <w:rPr>
                  <w:rFonts w:ascii="標楷體" w:eastAsia="標楷體" w:hAnsi="標楷體" w:hint="eastAsia"/>
                </w:rPr>
                <w:t>1</w:t>
              </w:r>
            </w:ins>
          </w:p>
        </w:tc>
        <w:tc>
          <w:tcPr>
            <w:tcW w:w="3118" w:type="dxa"/>
          </w:tcPr>
          <w:p w14:paraId="1921ABDF" w14:textId="77777777" w:rsidR="004C05AA" w:rsidRPr="0022279A" w:rsidRDefault="004C05AA" w:rsidP="0094025F">
            <w:pPr>
              <w:rPr>
                <w:ins w:id="7185" w:author="智誠 楊" w:date="2021-05-08T18:38:00Z"/>
                <w:rFonts w:ascii="標楷體" w:eastAsia="標楷體" w:hAnsi="標楷體"/>
              </w:rPr>
            </w:pPr>
            <w:proofErr w:type="spellStart"/>
            <w:ins w:id="7186" w:author="智誠 楊" w:date="2021-05-08T18:47:00Z">
              <w:r>
                <w:rPr>
                  <w:rFonts w:ascii="標楷體" w:eastAsia="標楷體" w:hAnsi="標楷體" w:cs="細明體_HKSCS" w:hint="eastAsia"/>
                  <w:kern w:val="0"/>
                </w:rPr>
                <w:t>T</w:t>
              </w:r>
              <w:r>
                <w:rPr>
                  <w:rFonts w:ascii="標楷體" w:eastAsia="標楷體" w:hAnsi="標楷體" w:cs="細明體_HKSCS"/>
                  <w:kern w:val="0"/>
                </w:rPr>
                <w:t>xDataLog</w:t>
              </w:r>
            </w:ins>
            <w:proofErr w:type="spellEnd"/>
          </w:p>
        </w:tc>
        <w:tc>
          <w:tcPr>
            <w:tcW w:w="3828" w:type="dxa"/>
          </w:tcPr>
          <w:p w14:paraId="3BCB3E16" w14:textId="77777777" w:rsidR="004C05AA" w:rsidRPr="0022279A" w:rsidRDefault="004C05AA" w:rsidP="0094025F">
            <w:pPr>
              <w:rPr>
                <w:ins w:id="7187" w:author="智誠 楊" w:date="2021-05-08T18:38:00Z"/>
                <w:rFonts w:ascii="標楷體" w:eastAsia="標楷體" w:hAnsi="標楷體"/>
              </w:rPr>
            </w:pPr>
            <w:ins w:id="7188" w:author="智誠 楊" w:date="2021-05-08T18:47:00Z">
              <w:r>
                <w:rPr>
                  <w:rFonts w:ascii="標楷體" w:eastAsia="標楷體" w:hAnsi="標楷體" w:hint="eastAsia"/>
                  <w:lang w:eastAsia="zh-HK"/>
                </w:rPr>
                <w:t>資料變更紀錄</w:t>
              </w:r>
              <w:r w:rsidRPr="00323EBD">
                <w:rPr>
                  <w:rFonts w:ascii="標楷體" w:eastAsia="標楷體" w:hAnsi="標楷體" w:hint="eastAsia"/>
                  <w:lang w:eastAsia="zh-HK"/>
                </w:rPr>
                <w:t>檔</w:t>
              </w:r>
            </w:ins>
          </w:p>
        </w:tc>
      </w:tr>
      <w:tr w:rsidR="004C05AA" w:rsidRPr="0022279A" w14:paraId="331A2EDF" w14:textId="77777777" w:rsidTr="0094025F">
        <w:trPr>
          <w:ins w:id="7189" w:author="智誠 楊" w:date="2021-05-08T18:38:00Z"/>
        </w:trPr>
        <w:tc>
          <w:tcPr>
            <w:tcW w:w="851" w:type="dxa"/>
          </w:tcPr>
          <w:p w14:paraId="18436C25" w14:textId="77777777" w:rsidR="004C05AA" w:rsidRPr="0022279A" w:rsidRDefault="004C05AA" w:rsidP="0094025F">
            <w:pPr>
              <w:jc w:val="center"/>
              <w:rPr>
                <w:ins w:id="7190" w:author="智誠 楊" w:date="2021-05-08T18:38:00Z"/>
                <w:rFonts w:ascii="標楷體" w:eastAsia="標楷體" w:hAnsi="標楷體"/>
              </w:rPr>
            </w:pPr>
            <w:ins w:id="7191" w:author="智誠 楊" w:date="2021-05-08T18:38:00Z">
              <w:r>
                <w:rPr>
                  <w:rFonts w:ascii="標楷體" w:eastAsia="標楷體" w:hAnsi="標楷體" w:hint="eastAsia"/>
                </w:rPr>
                <w:t>2</w:t>
              </w:r>
            </w:ins>
          </w:p>
        </w:tc>
        <w:tc>
          <w:tcPr>
            <w:tcW w:w="3118" w:type="dxa"/>
          </w:tcPr>
          <w:p w14:paraId="6D9898BC" w14:textId="77777777" w:rsidR="004C05AA" w:rsidRPr="0022279A" w:rsidRDefault="004C05AA" w:rsidP="0094025F">
            <w:pPr>
              <w:rPr>
                <w:ins w:id="7192" w:author="智誠 楊" w:date="2021-05-08T18:38:00Z"/>
                <w:rFonts w:ascii="標楷體" w:eastAsia="標楷體" w:hAnsi="標楷體"/>
              </w:rPr>
            </w:pPr>
            <w:proofErr w:type="spellStart"/>
            <w:ins w:id="7193" w:author="智誠 楊" w:date="2021-05-08T18:47:00Z">
              <w:r>
                <w:rPr>
                  <w:rFonts w:ascii="標楷體" w:eastAsia="標楷體" w:hAnsi="標楷體" w:hint="eastAsia"/>
                </w:rPr>
                <w:t>T</w:t>
              </w:r>
              <w:r>
                <w:rPr>
                  <w:rFonts w:ascii="標楷體" w:eastAsia="標楷體" w:hAnsi="標楷體"/>
                </w:rPr>
                <w:t>xTeller</w:t>
              </w:r>
            </w:ins>
            <w:proofErr w:type="spellEnd"/>
          </w:p>
        </w:tc>
        <w:tc>
          <w:tcPr>
            <w:tcW w:w="3828" w:type="dxa"/>
          </w:tcPr>
          <w:p w14:paraId="12286793" w14:textId="77777777" w:rsidR="004C05AA" w:rsidRPr="0022279A" w:rsidRDefault="004C05AA" w:rsidP="0094025F">
            <w:pPr>
              <w:rPr>
                <w:ins w:id="7194" w:author="智誠 楊" w:date="2021-05-08T18:38:00Z"/>
                <w:rFonts w:ascii="標楷體" w:eastAsia="標楷體" w:hAnsi="標楷體"/>
              </w:rPr>
            </w:pPr>
            <w:ins w:id="7195" w:author="智誠 楊" w:date="2021-05-08T18:47:00Z">
              <w:r>
                <w:rPr>
                  <w:rFonts w:ascii="標楷體" w:eastAsia="標楷體" w:hAnsi="標楷體" w:hint="eastAsia"/>
                </w:rPr>
                <w:t>使用者檔</w:t>
              </w:r>
            </w:ins>
          </w:p>
        </w:tc>
      </w:tr>
      <w:tr w:rsidR="004C05AA" w:rsidRPr="0022279A" w14:paraId="3DEFB6AB" w14:textId="77777777" w:rsidTr="0094025F">
        <w:trPr>
          <w:ins w:id="7196" w:author="智誠 楊" w:date="2021-05-08T18:47:00Z"/>
        </w:trPr>
        <w:tc>
          <w:tcPr>
            <w:tcW w:w="851" w:type="dxa"/>
          </w:tcPr>
          <w:p w14:paraId="0E84EAE5" w14:textId="77777777" w:rsidR="004C05AA" w:rsidRDefault="004C05AA" w:rsidP="0094025F">
            <w:pPr>
              <w:jc w:val="center"/>
              <w:rPr>
                <w:ins w:id="7197" w:author="智誠 楊" w:date="2021-05-08T18:47:00Z"/>
                <w:rFonts w:ascii="標楷體" w:eastAsia="標楷體" w:hAnsi="標楷體"/>
              </w:rPr>
            </w:pPr>
            <w:ins w:id="7198" w:author="智誠 楊" w:date="2021-05-08T18:47:00Z">
              <w:r>
                <w:rPr>
                  <w:rFonts w:ascii="標楷體" w:eastAsia="標楷體" w:hAnsi="標楷體" w:hint="eastAsia"/>
                </w:rPr>
                <w:t>3</w:t>
              </w:r>
            </w:ins>
          </w:p>
        </w:tc>
        <w:tc>
          <w:tcPr>
            <w:tcW w:w="3118" w:type="dxa"/>
          </w:tcPr>
          <w:p w14:paraId="1C340A6B" w14:textId="77777777" w:rsidR="004C05AA" w:rsidRDefault="004C05AA" w:rsidP="0094025F">
            <w:pPr>
              <w:rPr>
                <w:ins w:id="7199" w:author="智誠 楊" w:date="2021-05-08T18:47:00Z"/>
                <w:rFonts w:ascii="標楷體" w:eastAsia="標楷體" w:hAnsi="標楷體"/>
              </w:rPr>
            </w:pPr>
            <w:proofErr w:type="spellStart"/>
            <w:ins w:id="7200" w:author="智誠 楊" w:date="2021-05-08T18:47:00Z">
              <w:r>
                <w:rPr>
                  <w:rFonts w:ascii="標楷體" w:eastAsia="標楷體" w:hAnsi="標楷體" w:hint="eastAsia"/>
                </w:rPr>
                <w:t>T</w:t>
              </w:r>
              <w:r>
                <w:rPr>
                  <w:rFonts w:ascii="標楷體" w:eastAsia="標楷體" w:hAnsi="標楷體"/>
                </w:rPr>
                <w:t>xTranCode</w:t>
              </w:r>
              <w:proofErr w:type="spellEnd"/>
            </w:ins>
          </w:p>
        </w:tc>
        <w:tc>
          <w:tcPr>
            <w:tcW w:w="3828" w:type="dxa"/>
          </w:tcPr>
          <w:p w14:paraId="13805954" w14:textId="77777777" w:rsidR="004C05AA" w:rsidRDefault="004C05AA" w:rsidP="0094025F">
            <w:pPr>
              <w:rPr>
                <w:ins w:id="7201" w:author="智誠 楊" w:date="2021-05-08T18:47:00Z"/>
                <w:rFonts w:ascii="標楷體" w:eastAsia="標楷體" w:hAnsi="標楷體"/>
              </w:rPr>
            </w:pPr>
            <w:ins w:id="7202" w:author="智誠 楊" w:date="2021-05-08T18:47:00Z">
              <w:r>
                <w:rPr>
                  <w:rFonts w:ascii="標楷體" w:eastAsia="標楷體" w:hAnsi="標楷體" w:hint="eastAsia"/>
                </w:rPr>
                <w:t>交易控制檔</w:t>
              </w:r>
            </w:ins>
          </w:p>
        </w:tc>
      </w:tr>
    </w:tbl>
    <w:p w14:paraId="303F9F14" w14:textId="77777777" w:rsidR="004C05AA" w:rsidRDefault="004C05AA" w:rsidP="004C05AA">
      <w:pPr>
        <w:ind w:left="1440"/>
        <w:rPr>
          <w:ins w:id="7203" w:author="智誠 楊" w:date="2021-05-08T18:38:00Z"/>
        </w:rPr>
      </w:pPr>
    </w:p>
    <w:p w14:paraId="13C69DC2" w14:textId="77777777" w:rsidR="004C05AA" w:rsidRDefault="004C05AA" w:rsidP="004C05AA">
      <w:pPr>
        <w:widowControl/>
        <w:rPr>
          <w:ins w:id="7204" w:author="阿毛" w:date="2021-06-07T14:54:00Z"/>
          <w:rFonts w:eastAsia="標楷體"/>
          <w:sz w:val="26"/>
        </w:rPr>
      </w:pPr>
      <w:ins w:id="7205" w:author="阿毛" w:date="2021-06-07T14:54:00Z">
        <w:r>
          <w:br w:type="page"/>
        </w:r>
      </w:ins>
    </w:p>
    <w:p w14:paraId="459EC6A3" w14:textId="77777777" w:rsidR="004C05AA" w:rsidRPr="005F1722" w:rsidRDefault="004C05AA" w:rsidP="004C05AA">
      <w:pPr>
        <w:pStyle w:val="a"/>
        <w:numPr>
          <w:ilvl w:val="0"/>
          <w:numId w:val="1"/>
        </w:numPr>
        <w:rPr>
          <w:ins w:id="7206" w:author="智誠 楊" w:date="2021-05-08T18:38:00Z"/>
        </w:rPr>
      </w:pPr>
      <w:ins w:id="7207" w:author="智誠 楊" w:date="2021-05-08T18:38:00Z">
        <w:r w:rsidRPr="005F1722">
          <w:lastRenderedPageBreak/>
          <w:t>UI畫面</w:t>
        </w:r>
        <w:r w:rsidRPr="005F1722">
          <w:rPr>
            <w:rFonts w:hint="eastAsia"/>
          </w:rPr>
          <w:t>:</w:t>
        </w:r>
      </w:ins>
    </w:p>
    <w:p w14:paraId="773726AA" w14:textId="77777777" w:rsidR="004C05AA" w:rsidRPr="00B56858" w:rsidRDefault="004C05AA" w:rsidP="004C05AA">
      <w:pPr>
        <w:rPr>
          <w:ins w:id="7208" w:author="智誠 楊" w:date="2021-05-08T18:38:00Z"/>
          <w:rFonts w:ascii="標楷體" w:eastAsia="標楷體" w:hAnsi="標楷體"/>
        </w:rPr>
      </w:pPr>
      <w:ins w:id="7209" w:author="智誠 楊" w:date="2021-05-08T18:38:00Z">
        <w:r>
          <w:rPr>
            <w:rFonts w:ascii="標楷體" w:eastAsia="標楷體" w:hAnsi="標楷體" w:hint="eastAsia"/>
          </w:rPr>
          <w:t>輸入畫面:</w:t>
        </w:r>
      </w:ins>
    </w:p>
    <w:p w14:paraId="19D34497" w14:textId="77777777" w:rsidR="004C05AA" w:rsidRPr="00B56858" w:rsidRDefault="004C05AA" w:rsidP="004C05AA">
      <w:pPr>
        <w:rPr>
          <w:ins w:id="7210" w:author="智誠 楊" w:date="2021-05-08T18:38:00Z"/>
        </w:rPr>
      </w:pPr>
      <w:ins w:id="7211" w:author="智誠 楊" w:date="2021-05-08T18:48:00Z">
        <w:r w:rsidRPr="00AF50F7">
          <w:rPr>
            <w:noProof/>
          </w:rPr>
          <w:drawing>
            <wp:inline distT="0" distB="0" distL="0" distR="0" wp14:anchorId="7BDC48AE" wp14:editId="4CDD3B1D">
              <wp:extent cx="6479540" cy="1381125"/>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381125"/>
                      </a:xfrm>
                      <a:prstGeom prst="rect">
                        <a:avLst/>
                      </a:prstGeom>
                    </pic:spPr>
                  </pic:pic>
                </a:graphicData>
              </a:graphic>
            </wp:inline>
          </w:drawing>
        </w:r>
      </w:ins>
    </w:p>
    <w:p w14:paraId="58FB2002" w14:textId="77777777" w:rsidR="004C05AA" w:rsidRDefault="004C05AA" w:rsidP="004C05AA">
      <w:pPr>
        <w:widowControl/>
        <w:rPr>
          <w:ins w:id="7212" w:author="智誠 楊" w:date="2021-05-08T18:38:00Z"/>
          <w:rFonts w:eastAsia="標楷體"/>
          <w:sz w:val="26"/>
        </w:rPr>
      </w:pPr>
      <w:ins w:id="7213" w:author="智誠 楊" w:date="2021-05-08T18:38:00Z">
        <w:del w:id="7214" w:author="阿毛" w:date="2021-06-07T14:57:00Z">
          <w:r w:rsidDel="000915A5">
            <w:br w:type="page"/>
          </w:r>
        </w:del>
      </w:ins>
    </w:p>
    <w:p w14:paraId="3507CDAF" w14:textId="77777777" w:rsidR="004C05AA" w:rsidDel="00915A20" w:rsidRDefault="004C05AA" w:rsidP="004C05AA">
      <w:pPr>
        <w:pStyle w:val="a"/>
        <w:numPr>
          <w:ilvl w:val="0"/>
          <w:numId w:val="1"/>
        </w:numPr>
        <w:rPr>
          <w:ins w:id="7215" w:author="智誠 楊" w:date="2021-05-08T18:38:00Z"/>
          <w:del w:id="7216" w:author="阿毛" w:date="2021-06-03T10:31:00Z"/>
        </w:rPr>
      </w:pPr>
      <w:ins w:id="7217" w:author="智誠 楊" w:date="2021-05-08T18:38:00Z">
        <w:r>
          <w:t>輸入畫面</w:t>
        </w:r>
        <w:r>
          <w:rPr>
            <w:rFonts w:hint="eastAsia"/>
            <w:lang w:eastAsia="zh-HK"/>
          </w:rPr>
          <w:t>按鈕</w:t>
        </w:r>
        <w:r>
          <w:t>說明</w:t>
        </w:r>
      </w:ins>
    </w:p>
    <w:p w14:paraId="076A8E11" w14:textId="77777777" w:rsidR="004C05AA" w:rsidRPr="00F5236F" w:rsidRDefault="004C05AA" w:rsidP="004C05AA">
      <w:pPr>
        <w:pStyle w:val="a"/>
        <w:numPr>
          <w:ilvl w:val="0"/>
          <w:numId w:val="1"/>
        </w:numPr>
        <w:rPr>
          <w:ins w:id="7218" w:author="智誠 楊" w:date="2021-05-08T18:38:00Z"/>
        </w:rPr>
        <w:pPrChange w:id="7219" w:author="阿毛" w:date="2021-06-03T10:31:00Z">
          <w:pPr/>
        </w:pPrChange>
      </w:pPr>
    </w:p>
    <w:tbl>
      <w:tblPr>
        <w:tblStyle w:val="ac"/>
        <w:tblW w:w="0" w:type="auto"/>
        <w:tblInd w:w="250" w:type="dxa"/>
        <w:tblLook w:val="04A0" w:firstRow="1" w:lastRow="0" w:firstColumn="1" w:lastColumn="0" w:noHBand="0" w:noVBand="1"/>
      </w:tblPr>
      <w:tblGrid>
        <w:gridCol w:w="848"/>
        <w:gridCol w:w="2111"/>
        <w:gridCol w:w="6985"/>
      </w:tblGrid>
      <w:tr w:rsidR="004C05AA" w:rsidRPr="00F5236F" w14:paraId="50E2195B" w14:textId="77777777" w:rsidTr="0094025F">
        <w:trPr>
          <w:ins w:id="7220" w:author="智誠 楊" w:date="2021-05-08T18:38:00Z"/>
        </w:trPr>
        <w:tc>
          <w:tcPr>
            <w:tcW w:w="851" w:type="dxa"/>
            <w:shd w:val="clear" w:color="auto" w:fill="D9D9D9" w:themeFill="background1" w:themeFillShade="D9"/>
          </w:tcPr>
          <w:p w14:paraId="1DD8CD56" w14:textId="77777777" w:rsidR="004C05AA" w:rsidRPr="00F5236F" w:rsidRDefault="004C05AA" w:rsidP="0094025F">
            <w:pPr>
              <w:jc w:val="center"/>
              <w:rPr>
                <w:ins w:id="7221" w:author="智誠 楊" w:date="2021-05-08T18:38:00Z"/>
                <w:rFonts w:ascii="標楷體" w:eastAsia="標楷體" w:hAnsi="標楷體"/>
              </w:rPr>
            </w:pPr>
            <w:ins w:id="7222" w:author="智誠 楊" w:date="2021-05-08T18:38:00Z">
              <w:r w:rsidRPr="00F5236F">
                <w:rPr>
                  <w:rFonts w:ascii="標楷體" w:eastAsia="標楷體" w:hAnsi="標楷體" w:hint="eastAsia"/>
                  <w:lang w:eastAsia="zh-HK"/>
                </w:rPr>
                <w:t>序號</w:t>
              </w:r>
            </w:ins>
          </w:p>
        </w:tc>
        <w:tc>
          <w:tcPr>
            <w:tcW w:w="2126" w:type="dxa"/>
            <w:shd w:val="clear" w:color="auto" w:fill="D9D9D9" w:themeFill="background1" w:themeFillShade="D9"/>
          </w:tcPr>
          <w:p w14:paraId="214A27B2" w14:textId="77777777" w:rsidR="004C05AA" w:rsidRPr="00F5236F" w:rsidRDefault="004C05AA" w:rsidP="0094025F">
            <w:pPr>
              <w:jc w:val="center"/>
              <w:rPr>
                <w:ins w:id="7223" w:author="智誠 楊" w:date="2021-05-08T18:38:00Z"/>
                <w:rFonts w:ascii="標楷體" w:eastAsia="標楷體" w:hAnsi="標楷體"/>
              </w:rPr>
            </w:pPr>
            <w:ins w:id="7224" w:author="智誠 楊" w:date="2021-05-08T18:38:00Z">
              <w:r>
                <w:rPr>
                  <w:rFonts w:ascii="標楷體" w:eastAsia="標楷體" w:hAnsi="標楷體" w:hint="eastAsia"/>
                  <w:lang w:eastAsia="zh-HK"/>
                </w:rPr>
                <w:t>按鈕名稱</w:t>
              </w:r>
            </w:ins>
          </w:p>
        </w:tc>
        <w:tc>
          <w:tcPr>
            <w:tcW w:w="7033" w:type="dxa"/>
            <w:shd w:val="clear" w:color="auto" w:fill="D9D9D9" w:themeFill="background1" w:themeFillShade="D9"/>
          </w:tcPr>
          <w:p w14:paraId="34E1AE22" w14:textId="77777777" w:rsidR="004C05AA" w:rsidRPr="00F5236F" w:rsidRDefault="004C05AA" w:rsidP="0094025F">
            <w:pPr>
              <w:jc w:val="center"/>
              <w:rPr>
                <w:ins w:id="7225" w:author="智誠 楊" w:date="2021-05-08T18:38:00Z"/>
                <w:rFonts w:ascii="標楷體" w:eastAsia="標楷體" w:hAnsi="標楷體"/>
              </w:rPr>
            </w:pPr>
            <w:ins w:id="7226" w:author="智誠 楊" w:date="2021-05-08T18:38:00Z">
              <w:r>
                <w:rPr>
                  <w:rFonts w:ascii="標楷體" w:eastAsia="標楷體" w:hAnsi="標楷體" w:hint="eastAsia"/>
                  <w:lang w:eastAsia="zh-HK"/>
                </w:rPr>
                <w:t>功能說明</w:t>
              </w:r>
            </w:ins>
          </w:p>
        </w:tc>
      </w:tr>
      <w:tr w:rsidR="004C05AA" w:rsidRPr="00F5236F" w14:paraId="17B143A8" w14:textId="77777777" w:rsidTr="0094025F">
        <w:trPr>
          <w:ins w:id="7227" w:author="智誠 楊" w:date="2021-05-08T18:38:00Z"/>
        </w:trPr>
        <w:tc>
          <w:tcPr>
            <w:tcW w:w="851" w:type="dxa"/>
          </w:tcPr>
          <w:p w14:paraId="0CF38B15" w14:textId="77777777" w:rsidR="004C05AA" w:rsidRPr="00F5236F" w:rsidRDefault="004C05AA" w:rsidP="0094025F">
            <w:pPr>
              <w:jc w:val="center"/>
              <w:rPr>
                <w:ins w:id="7228" w:author="智誠 楊" w:date="2021-05-08T18:38:00Z"/>
                <w:rFonts w:ascii="標楷體" w:eastAsia="標楷體" w:hAnsi="標楷體"/>
                <w:lang w:eastAsia="zh-HK"/>
              </w:rPr>
            </w:pPr>
            <w:ins w:id="7229" w:author="智誠 楊" w:date="2021-05-08T18:38:00Z">
              <w:r>
                <w:rPr>
                  <w:rFonts w:ascii="標楷體" w:eastAsia="標楷體" w:hAnsi="標楷體" w:hint="eastAsia"/>
                </w:rPr>
                <w:t>1</w:t>
              </w:r>
            </w:ins>
          </w:p>
        </w:tc>
        <w:tc>
          <w:tcPr>
            <w:tcW w:w="2126" w:type="dxa"/>
          </w:tcPr>
          <w:p w14:paraId="762B61FE" w14:textId="77777777" w:rsidR="004C05AA" w:rsidRDefault="004C05AA" w:rsidP="0094025F">
            <w:pPr>
              <w:rPr>
                <w:ins w:id="7230" w:author="智誠 楊" w:date="2021-05-08T18:38:00Z"/>
                <w:rFonts w:ascii="標楷體" w:eastAsia="標楷體" w:hAnsi="標楷體"/>
                <w:lang w:eastAsia="zh-HK"/>
              </w:rPr>
            </w:pPr>
            <w:ins w:id="7231" w:author="智誠 楊" w:date="2021-05-08T18:38:00Z">
              <w:r>
                <w:rPr>
                  <w:rFonts w:ascii="標楷體" w:eastAsia="標楷體" w:hAnsi="標楷體" w:hint="eastAsia"/>
                  <w:lang w:eastAsia="zh-HK"/>
                </w:rPr>
                <w:t>查詢</w:t>
              </w:r>
            </w:ins>
          </w:p>
        </w:tc>
        <w:tc>
          <w:tcPr>
            <w:tcW w:w="7033" w:type="dxa"/>
          </w:tcPr>
          <w:p w14:paraId="795B4468" w14:textId="77777777" w:rsidR="004C05AA" w:rsidRDefault="004C05AA" w:rsidP="0094025F">
            <w:pPr>
              <w:rPr>
                <w:ins w:id="7232" w:author="阿毛" w:date="2021-06-07T14:57:00Z"/>
                <w:rFonts w:ascii="標楷體" w:eastAsia="標楷體" w:hAnsi="標楷體"/>
                <w:lang w:eastAsia="zh-HK"/>
              </w:rPr>
            </w:pPr>
            <w:ins w:id="7233" w:author="阿毛" w:date="2021-06-07T14:57:00Z">
              <w:r>
                <w:rPr>
                  <w:rFonts w:ascii="標楷體" w:eastAsia="標楷體" w:hAnsi="標楷體" w:hint="eastAsia"/>
                  <w:lang w:eastAsia="zh-HK"/>
                </w:rPr>
                <w:t>1</w:t>
              </w:r>
              <w:r>
                <w:rPr>
                  <w:rFonts w:ascii="標楷體" w:eastAsia="標楷體" w:hAnsi="標楷體"/>
                  <w:lang w:eastAsia="zh-HK"/>
                </w:rPr>
                <w:t>.</w:t>
              </w:r>
            </w:ins>
            <w:ins w:id="7234" w:author="智誠 楊" w:date="2021-05-08T18:38:00Z">
              <w:r>
                <w:rPr>
                  <w:rFonts w:ascii="標楷體" w:eastAsia="標楷體" w:hAnsi="標楷體" w:hint="eastAsia"/>
                  <w:lang w:eastAsia="zh-HK"/>
                </w:rPr>
                <w:t>依據輸入條件查詢資料</w:t>
              </w:r>
            </w:ins>
          </w:p>
          <w:p w14:paraId="3D5C42CA" w14:textId="77777777" w:rsidR="004C05AA" w:rsidRPr="00E51641" w:rsidRDefault="004C05AA" w:rsidP="0094025F">
            <w:pPr>
              <w:rPr>
                <w:ins w:id="7235" w:author="阿毛" w:date="2021-06-07T14:57:00Z"/>
                <w:rFonts w:ascii="標楷體" w:eastAsia="標楷體" w:hAnsi="標楷體"/>
                <w:shd w:val="pct15" w:color="auto" w:fill="FFFFFF"/>
                <w:lang w:eastAsia="zh-HK"/>
              </w:rPr>
            </w:pPr>
            <w:ins w:id="7236" w:author="阿毛" w:date="2021-06-07T14:57:00Z">
              <w:r w:rsidRPr="00E51641">
                <w:rPr>
                  <w:rFonts w:ascii="標楷體" w:eastAsia="標楷體" w:hAnsi="標楷體" w:hint="eastAsia"/>
                  <w:shd w:val="pct15" w:color="auto" w:fill="FFFFFF"/>
                  <w:lang w:eastAsia="zh-HK"/>
                </w:rPr>
                <w:t>&lt;&lt;檢查說明&gt;&gt;</w:t>
              </w:r>
            </w:ins>
          </w:p>
          <w:p w14:paraId="177B26B6" w14:textId="77777777" w:rsidR="004C05AA" w:rsidRDefault="004C05AA" w:rsidP="0094025F">
            <w:pPr>
              <w:rPr>
                <w:ins w:id="7237" w:author="阿毛" w:date="2021-06-07T14:57:00Z"/>
                <w:rFonts w:ascii="標楷體" w:eastAsia="標楷體" w:hAnsi="標楷體"/>
              </w:rPr>
            </w:pPr>
            <w:ins w:id="7238" w:author="阿毛" w:date="2021-06-07T14:57:00Z">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[資料變更紀錄檔(</w:t>
              </w:r>
              <w:proofErr w:type="spellStart"/>
              <w:r>
                <w:rPr>
                  <w:rFonts w:ascii="標楷體" w:eastAsia="標楷體" w:hAnsi="標楷體" w:cs="細明體_HKSCS" w:hint="eastAsia"/>
                  <w:kern w:val="0"/>
                </w:rPr>
                <w:t>T</w:t>
              </w:r>
              <w:r>
                <w:rPr>
                  <w:rFonts w:ascii="標楷體" w:eastAsia="標楷體" w:hAnsi="標楷體" w:cs="細明體_HKSCS"/>
                  <w:kern w:val="0"/>
                </w:rPr>
                <w:t>xDataLog</w:t>
              </w:r>
              <w:proofErr w:type="spellEnd"/>
              <w:r>
                <w:rPr>
                  <w:rFonts w:ascii="標楷體" w:eastAsia="標楷體" w:hAnsi="標楷體" w:hint="eastAsia"/>
                </w:rPr>
                <w:t>)]</w:t>
              </w:r>
              <w:r>
                <w:rPr>
                  <w:rFonts w:ascii="標楷體" w:eastAsia="標楷體" w:hAnsi="標楷體" w:hint="eastAsia"/>
                  <w:lang w:eastAsia="zh-HK"/>
                </w:rPr>
                <w:t>無資料時,顯示錯誤訊息</w:t>
              </w:r>
              <w:r>
                <w:rPr>
                  <w:rFonts w:ascii="標楷體" w:eastAsia="標楷體" w:hAnsi="標楷體" w:hint="eastAsia"/>
                </w:rPr>
                <w:t>:</w:t>
              </w:r>
            </w:ins>
          </w:p>
          <w:p w14:paraId="6A88DA19" w14:textId="77777777" w:rsidR="004C05AA" w:rsidRDefault="004C05AA" w:rsidP="0094025F">
            <w:pPr>
              <w:rPr>
                <w:ins w:id="7239" w:author="阿毛" w:date="2021-06-07T14:57:00Z"/>
                <w:rFonts w:ascii="標楷體" w:eastAsia="標楷體" w:hAnsi="標楷體"/>
                <w:lang w:eastAsia="zh-HK"/>
              </w:rPr>
            </w:pPr>
            <w:ins w:id="7240" w:author="阿毛" w:date="2021-06-07T14:57:00Z">
              <w:r>
                <w:rPr>
                  <w:rFonts w:ascii="標楷體" w:eastAsia="標楷體" w:hAnsi="標楷體" w:hint="eastAsia"/>
                </w:rPr>
                <w:t xml:space="preserve">  </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r w:rsidRPr="000A3D6B">
                <w:rPr>
                  <w:rFonts w:ascii="標楷體" w:eastAsia="標楷體" w:hAnsi="標楷體" w:hint="eastAsia"/>
                </w:rPr>
                <w:t>"</w:t>
              </w:r>
            </w:ins>
          </w:p>
          <w:p w14:paraId="1F23E3F3" w14:textId="77777777" w:rsidR="004C05AA" w:rsidRPr="0076262E" w:rsidRDefault="004C05AA" w:rsidP="0094025F">
            <w:pPr>
              <w:rPr>
                <w:ins w:id="7241" w:author="阿毛" w:date="2021-06-07T14:57:00Z"/>
                <w:rFonts w:ascii="標楷體" w:eastAsia="標楷體" w:hAnsi="標楷體"/>
                <w:shd w:val="pct15" w:color="auto" w:fill="FFFFFF"/>
                <w:lang w:eastAsia="zh-HK"/>
              </w:rPr>
            </w:pPr>
            <w:ins w:id="7242" w:author="阿毛" w:date="2021-06-07T14:57:00Z">
              <w:r w:rsidRPr="0076262E">
                <w:rPr>
                  <w:rFonts w:ascii="標楷體" w:eastAsia="標楷體" w:hAnsi="標楷體" w:hint="eastAsia"/>
                  <w:shd w:val="pct15" w:color="auto" w:fill="FFFFFF"/>
                  <w:lang w:eastAsia="zh-HK"/>
                </w:rPr>
                <w:t>&lt;&lt;成功處理說明&gt;&gt;</w:t>
              </w:r>
            </w:ins>
          </w:p>
          <w:p w14:paraId="3EECA636" w14:textId="77777777" w:rsidR="004C05AA" w:rsidRDefault="004C05AA" w:rsidP="0094025F">
            <w:pPr>
              <w:rPr>
                <w:ins w:id="7243" w:author="智誠 楊" w:date="2021-05-08T18:38:00Z"/>
                <w:rFonts w:ascii="標楷體" w:eastAsia="標楷體" w:hAnsi="標楷體"/>
                <w:lang w:eastAsia="zh-HK"/>
              </w:rPr>
            </w:pPr>
            <w:ins w:id="7244" w:author="阿毛" w:date="2021-06-07T14:57:00Z">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ins>
          </w:p>
        </w:tc>
      </w:tr>
      <w:tr w:rsidR="004C05AA" w:rsidRPr="00F5236F" w14:paraId="5CE04CE1" w14:textId="77777777" w:rsidTr="0094025F">
        <w:trPr>
          <w:ins w:id="7245" w:author="智誠 楊" w:date="2021-05-08T18:38:00Z"/>
        </w:trPr>
        <w:tc>
          <w:tcPr>
            <w:tcW w:w="851" w:type="dxa"/>
          </w:tcPr>
          <w:p w14:paraId="067D35F0" w14:textId="77777777" w:rsidR="004C05AA" w:rsidRDefault="004C05AA" w:rsidP="0094025F">
            <w:pPr>
              <w:jc w:val="center"/>
              <w:rPr>
                <w:ins w:id="7246" w:author="智誠 楊" w:date="2021-05-08T18:38:00Z"/>
                <w:rFonts w:ascii="標楷體" w:eastAsia="標楷體" w:hAnsi="標楷體"/>
              </w:rPr>
            </w:pPr>
            <w:ins w:id="7247" w:author="智誠 楊" w:date="2021-05-08T18:38:00Z">
              <w:r>
                <w:rPr>
                  <w:rFonts w:ascii="標楷體" w:eastAsia="標楷體" w:hAnsi="標楷體" w:hint="eastAsia"/>
                </w:rPr>
                <w:t>2</w:t>
              </w:r>
            </w:ins>
          </w:p>
        </w:tc>
        <w:tc>
          <w:tcPr>
            <w:tcW w:w="2126" w:type="dxa"/>
          </w:tcPr>
          <w:p w14:paraId="0C8AEA9E" w14:textId="77777777" w:rsidR="004C05AA" w:rsidRDefault="004C05AA" w:rsidP="0094025F">
            <w:pPr>
              <w:rPr>
                <w:ins w:id="7248" w:author="智誠 楊" w:date="2021-05-08T18:38:00Z"/>
                <w:rFonts w:ascii="標楷體" w:eastAsia="標楷體" w:hAnsi="標楷體"/>
                <w:lang w:eastAsia="zh-HK"/>
              </w:rPr>
            </w:pPr>
            <w:ins w:id="7249" w:author="智誠 楊" w:date="2021-05-08T18:38:00Z">
              <w:r>
                <w:rPr>
                  <w:rFonts w:ascii="標楷體" w:eastAsia="標楷體" w:hAnsi="標楷體" w:hint="eastAsia"/>
                  <w:lang w:eastAsia="zh-HK"/>
                </w:rPr>
                <w:t>離開</w:t>
              </w:r>
            </w:ins>
          </w:p>
        </w:tc>
        <w:tc>
          <w:tcPr>
            <w:tcW w:w="7033" w:type="dxa"/>
          </w:tcPr>
          <w:p w14:paraId="48576C3D" w14:textId="77777777" w:rsidR="004C05AA" w:rsidRDefault="004C05AA" w:rsidP="0094025F">
            <w:pPr>
              <w:rPr>
                <w:ins w:id="7250" w:author="智誠 楊" w:date="2021-05-08T18:38:00Z"/>
                <w:rFonts w:ascii="標楷體" w:eastAsia="標楷體" w:hAnsi="標楷體"/>
                <w:lang w:eastAsia="zh-HK"/>
              </w:rPr>
            </w:pPr>
            <w:ins w:id="7251" w:author="智誠 楊" w:date="2021-05-08T18:38:00Z">
              <w:r>
                <w:rPr>
                  <w:rFonts w:ascii="標楷體" w:eastAsia="標楷體" w:hAnsi="標楷體" w:hint="eastAsia"/>
                  <w:lang w:eastAsia="zh-HK"/>
                </w:rPr>
                <w:t>關閉此查詢畫面</w:t>
              </w:r>
            </w:ins>
          </w:p>
        </w:tc>
      </w:tr>
      <w:tr w:rsidR="004C05AA" w:rsidRPr="00F5236F" w14:paraId="710DA9AF" w14:textId="77777777" w:rsidTr="0094025F">
        <w:trPr>
          <w:ins w:id="7252" w:author="智誠 楊" w:date="2021-05-08T18:38:00Z"/>
        </w:trPr>
        <w:tc>
          <w:tcPr>
            <w:tcW w:w="851" w:type="dxa"/>
          </w:tcPr>
          <w:p w14:paraId="23F24315" w14:textId="77777777" w:rsidR="004C05AA" w:rsidRDefault="004C05AA" w:rsidP="0094025F">
            <w:pPr>
              <w:jc w:val="center"/>
              <w:rPr>
                <w:ins w:id="7253" w:author="智誠 楊" w:date="2021-05-08T18:38:00Z"/>
                <w:rFonts w:ascii="標楷體" w:eastAsia="標楷體" w:hAnsi="標楷體"/>
              </w:rPr>
            </w:pPr>
            <w:ins w:id="7254" w:author="智誠 楊" w:date="2021-05-08T18:38:00Z">
              <w:r>
                <w:rPr>
                  <w:rFonts w:ascii="標楷體" w:eastAsia="標楷體" w:hAnsi="標楷體" w:hint="eastAsia"/>
                </w:rPr>
                <w:t>3</w:t>
              </w:r>
            </w:ins>
          </w:p>
        </w:tc>
        <w:tc>
          <w:tcPr>
            <w:tcW w:w="2126" w:type="dxa"/>
          </w:tcPr>
          <w:p w14:paraId="20045353" w14:textId="77777777" w:rsidR="004C05AA" w:rsidRDefault="004C05AA" w:rsidP="0094025F">
            <w:pPr>
              <w:rPr>
                <w:ins w:id="7255" w:author="智誠 楊" w:date="2021-05-08T18:38:00Z"/>
                <w:rFonts w:ascii="標楷體" w:eastAsia="標楷體" w:hAnsi="標楷體"/>
                <w:lang w:eastAsia="zh-HK"/>
              </w:rPr>
            </w:pPr>
            <w:ins w:id="7256" w:author="智誠 楊" w:date="2021-05-08T18:38:00Z">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ins>
          </w:p>
        </w:tc>
        <w:tc>
          <w:tcPr>
            <w:tcW w:w="7033" w:type="dxa"/>
          </w:tcPr>
          <w:p w14:paraId="60FD50B2" w14:textId="77777777" w:rsidR="004C05AA" w:rsidRDefault="004C05AA" w:rsidP="0094025F">
            <w:pPr>
              <w:rPr>
                <w:ins w:id="7257" w:author="智誠 楊" w:date="2021-05-08T18:38:00Z"/>
                <w:rFonts w:ascii="標楷體" w:eastAsia="標楷體" w:hAnsi="標楷體"/>
                <w:lang w:eastAsia="zh-HK"/>
              </w:rPr>
            </w:pPr>
            <w:ins w:id="7258" w:author="智誠 楊" w:date="2021-05-08T18:38:00Z">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ins>
          </w:p>
        </w:tc>
      </w:tr>
    </w:tbl>
    <w:p w14:paraId="3433836E" w14:textId="77777777" w:rsidR="004C05AA" w:rsidRDefault="004C05AA" w:rsidP="004C05AA">
      <w:pPr>
        <w:pStyle w:val="a"/>
        <w:numPr>
          <w:ilvl w:val="0"/>
          <w:numId w:val="0"/>
        </w:numPr>
        <w:rPr>
          <w:ins w:id="7259" w:author="智誠 楊" w:date="2021-05-08T18:38:00Z"/>
        </w:rPr>
      </w:pPr>
    </w:p>
    <w:p w14:paraId="3745D952" w14:textId="77777777" w:rsidR="004C05AA" w:rsidDel="00915A20" w:rsidRDefault="004C05AA" w:rsidP="004C05AA">
      <w:pPr>
        <w:pStyle w:val="a"/>
        <w:numPr>
          <w:ilvl w:val="0"/>
          <w:numId w:val="1"/>
        </w:numPr>
        <w:rPr>
          <w:ins w:id="7260" w:author="智誠 楊" w:date="2021-05-08T18:38:00Z"/>
          <w:del w:id="7261" w:author="阿毛" w:date="2021-06-03T10:31:00Z"/>
        </w:rPr>
      </w:pPr>
      <w:ins w:id="7262" w:author="智誠 楊" w:date="2021-05-08T18:38:00Z">
        <w:r>
          <w:t>輸入畫面資料說明</w:t>
        </w:r>
      </w:ins>
    </w:p>
    <w:p w14:paraId="0DAEE7C6" w14:textId="77777777" w:rsidR="004C05AA" w:rsidRPr="00583AF3" w:rsidRDefault="004C05AA" w:rsidP="004C05AA">
      <w:pPr>
        <w:pStyle w:val="a"/>
        <w:numPr>
          <w:ilvl w:val="0"/>
          <w:numId w:val="1"/>
        </w:numPr>
        <w:rPr>
          <w:ins w:id="7263" w:author="智誠 楊" w:date="2021-05-08T18:38:00Z"/>
        </w:rPr>
        <w:pPrChange w:id="7264" w:author="阿毛" w:date="2021-06-03T10:31:00Z">
          <w:pPr/>
        </w:pPrChang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7265" w:author="阿毛" w:date="2021-06-07T15:41: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539"/>
        <w:gridCol w:w="1269"/>
        <w:gridCol w:w="568"/>
        <w:gridCol w:w="992"/>
        <w:gridCol w:w="2572"/>
        <w:gridCol w:w="456"/>
        <w:gridCol w:w="576"/>
        <w:gridCol w:w="3448"/>
        <w:tblGridChange w:id="7266">
          <w:tblGrid>
            <w:gridCol w:w="113"/>
            <w:gridCol w:w="429"/>
            <w:gridCol w:w="25"/>
            <w:gridCol w:w="85"/>
            <w:gridCol w:w="1196"/>
            <w:gridCol w:w="73"/>
            <w:gridCol w:w="197"/>
            <w:gridCol w:w="371"/>
            <w:gridCol w:w="175"/>
            <w:gridCol w:w="757"/>
            <w:gridCol w:w="60"/>
            <w:gridCol w:w="1960"/>
            <w:gridCol w:w="612"/>
            <w:gridCol w:w="332"/>
            <w:gridCol w:w="124"/>
            <w:gridCol w:w="66"/>
            <w:gridCol w:w="386"/>
            <w:gridCol w:w="124"/>
            <w:gridCol w:w="3019"/>
            <w:gridCol w:w="316"/>
            <w:gridCol w:w="113"/>
          </w:tblGrid>
        </w:tblGridChange>
      </w:tblGrid>
      <w:tr w:rsidR="004C05AA" w:rsidRPr="00362205" w14:paraId="437E6FFA" w14:textId="77777777" w:rsidTr="0094025F">
        <w:trPr>
          <w:trHeight w:val="388"/>
          <w:jc w:val="center"/>
          <w:ins w:id="7267" w:author="智誠 楊" w:date="2021-05-08T18:38:00Z"/>
          <w:trPrChange w:id="7268" w:author="阿毛" w:date="2021-06-07T15:41:00Z">
            <w:trPr>
              <w:gridAfter w:val="0"/>
              <w:trHeight w:val="388"/>
              <w:jc w:val="center"/>
            </w:trPr>
          </w:trPrChange>
        </w:trPr>
        <w:tc>
          <w:tcPr>
            <w:tcW w:w="539" w:type="dxa"/>
            <w:vMerge w:val="restart"/>
            <w:shd w:val="clear" w:color="auto" w:fill="D9D9D9" w:themeFill="background1" w:themeFillShade="D9"/>
            <w:tcPrChange w:id="7269" w:author="阿毛" w:date="2021-06-07T15:41:00Z">
              <w:tcPr>
                <w:tcW w:w="567" w:type="dxa"/>
                <w:gridSpan w:val="3"/>
                <w:vMerge w:val="restart"/>
                <w:shd w:val="clear" w:color="auto" w:fill="D9D9D9" w:themeFill="background1" w:themeFillShade="D9"/>
              </w:tcPr>
            </w:tcPrChange>
          </w:tcPr>
          <w:p w14:paraId="09FE4743" w14:textId="77777777" w:rsidR="004C05AA" w:rsidRPr="00362205" w:rsidRDefault="004C05AA" w:rsidP="0094025F">
            <w:pPr>
              <w:rPr>
                <w:ins w:id="7270" w:author="智誠 楊" w:date="2021-05-08T18:38:00Z"/>
                <w:rFonts w:ascii="標楷體" w:eastAsia="標楷體" w:hAnsi="標楷體"/>
              </w:rPr>
            </w:pPr>
            <w:ins w:id="7271" w:author="智誠 楊" w:date="2021-05-08T18:38:00Z">
              <w:r w:rsidRPr="00362205">
                <w:rPr>
                  <w:rFonts w:ascii="標楷體" w:eastAsia="標楷體" w:hAnsi="標楷體"/>
                </w:rPr>
                <w:t>序號</w:t>
              </w:r>
            </w:ins>
          </w:p>
        </w:tc>
        <w:tc>
          <w:tcPr>
            <w:tcW w:w="1269" w:type="dxa"/>
            <w:vMerge w:val="restart"/>
            <w:shd w:val="clear" w:color="auto" w:fill="D9D9D9" w:themeFill="background1" w:themeFillShade="D9"/>
            <w:tcPrChange w:id="7272" w:author="阿毛" w:date="2021-06-07T15:41:00Z">
              <w:tcPr>
                <w:tcW w:w="1551" w:type="dxa"/>
                <w:gridSpan w:val="4"/>
                <w:vMerge w:val="restart"/>
                <w:shd w:val="clear" w:color="auto" w:fill="D9D9D9" w:themeFill="background1" w:themeFillShade="D9"/>
              </w:tcPr>
            </w:tcPrChange>
          </w:tcPr>
          <w:p w14:paraId="7B008EE2" w14:textId="77777777" w:rsidR="004C05AA" w:rsidRPr="00362205" w:rsidRDefault="004C05AA" w:rsidP="0094025F">
            <w:pPr>
              <w:rPr>
                <w:ins w:id="7273" w:author="智誠 楊" w:date="2021-05-08T18:38:00Z"/>
                <w:rFonts w:ascii="標楷體" w:eastAsia="標楷體" w:hAnsi="標楷體"/>
              </w:rPr>
            </w:pPr>
            <w:ins w:id="7274" w:author="智誠 楊" w:date="2021-05-08T18:38:00Z">
              <w:r w:rsidRPr="00362205">
                <w:rPr>
                  <w:rFonts w:ascii="標楷體" w:eastAsia="標楷體" w:hAnsi="標楷體"/>
                </w:rPr>
                <w:t>欄位</w:t>
              </w:r>
            </w:ins>
          </w:p>
        </w:tc>
        <w:tc>
          <w:tcPr>
            <w:tcW w:w="5164" w:type="dxa"/>
            <w:gridSpan w:val="5"/>
            <w:shd w:val="clear" w:color="auto" w:fill="D9D9D9" w:themeFill="background1" w:themeFillShade="D9"/>
            <w:tcPrChange w:id="7275" w:author="阿毛" w:date="2021-06-07T15:41:00Z">
              <w:tcPr>
                <w:tcW w:w="4337" w:type="dxa"/>
                <w:gridSpan w:val="9"/>
                <w:shd w:val="clear" w:color="auto" w:fill="D9D9D9" w:themeFill="background1" w:themeFillShade="D9"/>
              </w:tcPr>
            </w:tcPrChange>
          </w:tcPr>
          <w:p w14:paraId="5F76611F" w14:textId="77777777" w:rsidR="004C05AA" w:rsidRPr="00362205" w:rsidRDefault="004C05AA" w:rsidP="0094025F">
            <w:pPr>
              <w:jc w:val="center"/>
              <w:rPr>
                <w:ins w:id="7276" w:author="智誠 楊" w:date="2021-05-08T18:38:00Z"/>
                <w:rFonts w:ascii="標楷體" w:eastAsia="標楷體" w:hAnsi="標楷體"/>
              </w:rPr>
            </w:pPr>
            <w:ins w:id="7277" w:author="智誠 楊" w:date="2021-05-08T18:38:00Z">
              <w:r w:rsidRPr="00362205">
                <w:rPr>
                  <w:rFonts w:ascii="標楷體" w:eastAsia="標楷體" w:hAnsi="標楷體"/>
                </w:rPr>
                <w:t>說明</w:t>
              </w:r>
            </w:ins>
          </w:p>
        </w:tc>
        <w:tc>
          <w:tcPr>
            <w:tcW w:w="3448" w:type="dxa"/>
            <w:vMerge w:val="restart"/>
            <w:shd w:val="clear" w:color="auto" w:fill="D9D9D9" w:themeFill="background1" w:themeFillShade="D9"/>
            <w:tcPrChange w:id="7278" w:author="阿毛" w:date="2021-06-07T15:41:00Z">
              <w:tcPr>
                <w:tcW w:w="3529" w:type="dxa"/>
                <w:gridSpan w:val="3"/>
                <w:vMerge w:val="restart"/>
                <w:shd w:val="clear" w:color="auto" w:fill="D9D9D9" w:themeFill="background1" w:themeFillShade="D9"/>
              </w:tcPr>
            </w:tcPrChange>
          </w:tcPr>
          <w:p w14:paraId="5B78C730" w14:textId="77777777" w:rsidR="004C05AA" w:rsidRPr="00362205" w:rsidRDefault="004C05AA" w:rsidP="0094025F">
            <w:pPr>
              <w:rPr>
                <w:ins w:id="7279" w:author="智誠 楊" w:date="2021-05-08T18:38:00Z"/>
                <w:rFonts w:ascii="標楷體" w:eastAsia="標楷體" w:hAnsi="標楷體"/>
              </w:rPr>
            </w:pPr>
            <w:ins w:id="7280" w:author="智誠 楊" w:date="2021-05-08T18:38:00Z">
              <w:r w:rsidRPr="00362205">
                <w:rPr>
                  <w:rFonts w:ascii="標楷體" w:eastAsia="標楷體" w:hAnsi="標楷體"/>
                </w:rPr>
                <w:t>處理邏輯及注意事項</w:t>
              </w:r>
            </w:ins>
          </w:p>
        </w:tc>
      </w:tr>
      <w:tr w:rsidR="004C05AA" w:rsidRPr="00362205" w14:paraId="6AD4948F" w14:textId="77777777" w:rsidTr="0094025F">
        <w:trPr>
          <w:trHeight w:val="244"/>
          <w:jc w:val="center"/>
          <w:ins w:id="7281" w:author="智誠 楊" w:date="2021-05-08T18:38:00Z"/>
        </w:trPr>
        <w:tc>
          <w:tcPr>
            <w:tcW w:w="539" w:type="dxa"/>
            <w:vMerge/>
            <w:shd w:val="clear" w:color="auto" w:fill="D9D9D9" w:themeFill="background1" w:themeFillShade="D9"/>
          </w:tcPr>
          <w:p w14:paraId="649AA71B" w14:textId="77777777" w:rsidR="004C05AA" w:rsidRPr="00362205" w:rsidRDefault="004C05AA" w:rsidP="0094025F">
            <w:pPr>
              <w:rPr>
                <w:ins w:id="7282" w:author="智誠 楊" w:date="2021-05-08T18:38:00Z"/>
                <w:rFonts w:ascii="標楷體" w:eastAsia="標楷體" w:hAnsi="標楷體"/>
              </w:rPr>
            </w:pPr>
          </w:p>
        </w:tc>
        <w:tc>
          <w:tcPr>
            <w:tcW w:w="1269" w:type="dxa"/>
            <w:vMerge/>
            <w:shd w:val="clear" w:color="auto" w:fill="D9D9D9" w:themeFill="background1" w:themeFillShade="D9"/>
          </w:tcPr>
          <w:p w14:paraId="1C09961F" w14:textId="77777777" w:rsidR="004C05AA" w:rsidRPr="00362205" w:rsidRDefault="004C05AA" w:rsidP="0094025F">
            <w:pPr>
              <w:rPr>
                <w:ins w:id="7283" w:author="智誠 楊" w:date="2021-05-08T18:38:00Z"/>
                <w:rFonts w:ascii="標楷體" w:eastAsia="標楷體" w:hAnsi="標楷體"/>
              </w:rPr>
            </w:pPr>
          </w:p>
        </w:tc>
        <w:tc>
          <w:tcPr>
            <w:tcW w:w="568" w:type="dxa"/>
            <w:shd w:val="clear" w:color="auto" w:fill="D9D9D9" w:themeFill="background1" w:themeFillShade="D9"/>
          </w:tcPr>
          <w:p w14:paraId="36D0D889" w14:textId="77777777" w:rsidR="004C05AA" w:rsidRPr="00362205" w:rsidRDefault="004C05AA" w:rsidP="0094025F">
            <w:pPr>
              <w:rPr>
                <w:ins w:id="7284" w:author="智誠 楊" w:date="2021-05-08T18:38:00Z"/>
                <w:rFonts w:ascii="標楷體" w:eastAsia="標楷體" w:hAnsi="標楷體"/>
              </w:rPr>
            </w:pPr>
            <w:ins w:id="7285" w:author="智誠 楊" w:date="2021-05-08T18:38:00Z">
              <w:del w:id="7286" w:author="阿毛" w:date="2021-06-03T09:53:00Z">
                <w:r w:rsidRPr="004E09B8" w:rsidDel="00E27902">
                  <w:rPr>
                    <w:rFonts w:ascii="標楷體" w:eastAsia="標楷體" w:hAnsi="標楷體" w:hint="eastAsia"/>
                  </w:rPr>
                  <w:delText>資料型態長度</w:delText>
                </w:r>
              </w:del>
            </w:ins>
            <w:ins w:id="7287" w:author="阿毛" w:date="2021-06-03T09:53:00Z">
              <w:r>
                <w:rPr>
                  <w:rFonts w:ascii="標楷體" w:eastAsia="標楷體" w:hAnsi="標楷體" w:hint="eastAsia"/>
                </w:rPr>
                <w:t>資料長度</w:t>
              </w:r>
            </w:ins>
          </w:p>
        </w:tc>
        <w:tc>
          <w:tcPr>
            <w:tcW w:w="992" w:type="dxa"/>
            <w:shd w:val="clear" w:color="auto" w:fill="D9D9D9" w:themeFill="background1" w:themeFillShade="D9"/>
          </w:tcPr>
          <w:p w14:paraId="050FDF3B" w14:textId="77777777" w:rsidR="004C05AA" w:rsidRPr="00362205" w:rsidRDefault="004C05AA" w:rsidP="0094025F">
            <w:pPr>
              <w:rPr>
                <w:ins w:id="7288" w:author="智誠 楊" w:date="2021-05-08T18:38:00Z"/>
                <w:rFonts w:ascii="標楷體" w:eastAsia="標楷體" w:hAnsi="標楷體"/>
              </w:rPr>
            </w:pPr>
            <w:ins w:id="7289" w:author="智誠 楊" w:date="2021-05-08T18:38:00Z">
              <w:r w:rsidRPr="00362205">
                <w:rPr>
                  <w:rFonts w:ascii="標楷體" w:eastAsia="標楷體" w:hAnsi="標楷體"/>
                </w:rPr>
                <w:t>預設值</w:t>
              </w:r>
            </w:ins>
          </w:p>
        </w:tc>
        <w:tc>
          <w:tcPr>
            <w:tcW w:w="2572" w:type="dxa"/>
            <w:shd w:val="clear" w:color="auto" w:fill="D9D9D9" w:themeFill="background1" w:themeFillShade="D9"/>
          </w:tcPr>
          <w:p w14:paraId="4CF39DA5" w14:textId="77777777" w:rsidR="004C05AA" w:rsidRPr="00362205" w:rsidRDefault="004C05AA" w:rsidP="0094025F">
            <w:pPr>
              <w:rPr>
                <w:ins w:id="7290" w:author="智誠 楊" w:date="2021-05-08T18:38:00Z"/>
                <w:rFonts w:ascii="標楷體" w:eastAsia="標楷體" w:hAnsi="標楷體"/>
              </w:rPr>
            </w:pPr>
            <w:ins w:id="7291" w:author="智誠 楊" w:date="2021-05-08T18:38:00Z">
              <w:r w:rsidRPr="00362205">
                <w:rPr>
                  <w:rFonts w:ascii="標楷體" w:eastAsia="標楷體" w:hAnsi="標楷體"/>
                </w:rPr>
                <w:t>選單內容</w:t>
              </w:r>
            </w:ins>
          </w:p>
        </w:tc>
        <w:tc>
          <w:tcPr>
            <w:tcW w:w="456" w:type="dxa"/>
            <w:shd w:val="clear" w:color="auto" w:fill="D9D9D9" w:themeFill="background1" w:themeFillShade="D9"/>
          </w:tcPr>
          <w:p w14:paraId="38F39A29" w14:textId="77777777" w:rsidR="004C05AA" w:rsidRPr="00362205" w:rsidRDefault="004C05AA" w:rsidP="0094025F">
            <w:pPr>
              <w:rPr>
                <w:ins w:id="7292" w:author="智誠 楊" w:date="2021-05-08T18:38:00Z"/>
                <w:rFonts w:ascii="標楷體" w:eastAsia="標楷體" w:hAnsi="標楷體"/>
              </w:rPr>
            </w:pPr>
            <w:ins w:id="7293" w:author="智誠 楊" w:date="2021-05-08T18:38:00Z">
              <w:r w:rsidRPr="00362205">
                <w:rPr>
                  <w:rFonts w:ascii="標楷體" w:eastAsia="標楷體" w:hAnsi="標楷體"/>
                </w:rPr>
                <w:t>必填</w:t>
              </w:r>
            </w:ins>
          </w:p>
        </w:tc>
        <w:tc>
          <w:tcPr>
            <w:tcW w:w="576" w:type="dxa"/>
            <w:shd w:val="clear" w:color="auto" w:fill="D9D9D9" w:themeFill="background1" w:themeFillShade="D9"/>
          </w:tcPr>
          <w:p w14:paraId="746DDADA" w14:textId="77777777" w:rsidR="004C05AA" w:rsidRPr="00362205" w:rsidRDefault="004C05AA" w:rsidP="0094025F">
            <w:pPr>
              <w:rPr>
                <w:ins w:id="7294" w:author="智誠 楊" w:date="2021-05-08T18:38:00Z"/>
                <w:rFonts w:ascii="標楷體" w:eastAsia="標楷體" w:hAnsi="標楷體"/>
              </w:rPr>
            </w:pPr>
            <w:ins w:id="7295" w:author="智誠 楊" w:date="2021-05-08T18:38:00Z">
              <w:r w:rsidRPr="00362205">
                <w:rPr>
                  <w:rFonts w:ascii="標楷體" w:eastAsia="標楷體" w:hAnsi="標楷體"/>
                </w:rPr>
                <w:t>R/W</w:t>
              </w:r>
            </w:ins>
          </w:p>
        </w:tc>
        <w:tc>
          <w:tcPr>
            <w:tcW w:w="3448" w:type="dxa"/>
            <w:vMerge/>
            <w:shd w:val="clear" w:color="auto" w:fill="D9D9D9" w:themeFill="background1" w:themeFillShade="D9"/>
          </w:tcPr>
          <w:p w14:paraId="3571D3BC" w14:textId="77777777" w:rsidR="004C05AA" w:rsidRPr="00362205" w:rsidRDefault="004C05AA" w:rsidP="0094025F">
            <w:pPr>
              <w:rPr>
                <w:ins w:id="7296" w:author="智誠 楊" w:date="2021-05-08T18:38:00Z"/>
                <w:rFonts w:ascii="標楷體" w:eastAsia="標楷體" w:hAnsi="標楷體"/>
              </w:rPr>
            </w:pPr>
          </w:p>
        </w:tc>
      </w:tr>
      <w:tr w:rsidR="004C05AA" w:rsidRPr="00362205" w14:paraId="29CA853F" w14:textId="77777777" w:rsidTr="0094025F">
        <w:trPr>
          <w:trHeight w:val="244"/>
          <w:jc w:val="center"/>
          <w:ins w:id="7297" w:author="智誠 楊" w:date="2021-05-08T18:38:00Z"/>
          <w:trPrChange w:id="7298" w:author="阿毛" w:date="2021-06-07T15:41:00Z">
            <w:trPr>
              <w:gridAfter w:val="0"/>
              <w:trHeight w:val="244"/>
              <w:jc w:val="center"/>
            </w:trPr>
          </w:trPrChange>
        </w:trPr>
        <w:tc>
          <w:tcPr>
            <w:tcW w:w="539" w:type="dxa"/>
            <w:tcPrChange w:id="7299" w:author="阿毛" w:date="2021-06-07T15:41:00Z">
              <w:tcPr>
                <w:tcW w:w="551" w:type="dxa"/>
                <w:gridSpan w:val="2"/>
              </w:tcPr>
            </w:tcPrChange>
          </w:tcPr>
          <w:p w14:paraId="785413CD" w14:textId="77777777" w:rsidR="004C05AA" w:rsidRPr="00362205" w:rsidRDefault="004C05AA" w:rsidP="0094025F">
            <w:pPr>
              <w:rPr>
                <w:ins w:id="7300" w:author="智誠 楊" w:date="2021-05-08T18:38:00Z"/>
                <w:rFonts w:ascii="標楷體" w:eastAsia="標楷體" w:hAnsi="標楷體"/>
              </w:rPr>
            </w:pPr>
            <w:ins w:id="7301" w:author="智誠 楊" w:date="2021-05-08T18:38:00Z">
              <w:r w:rsidRPr="00362205">
                <w:rPr>
                  <w:rFonts w:ascii="標楷體" w:eastAsia="標楷體" w:hAnsi="標楷體" w:hint="eastAsia"/>
                </w:rPr>
                <w:t>1.</w:t>
              </w:r>
            </w:ins>
          </w:p>
        </w:tc>
        <w:tc>
          <w:tcPr>
            <w:tcW w:w="1269" w:type="dxa"/>
            <w:tcPrChange w:id="7302" w:author="阿毛" w:date="2021-06-07T15:41:00Z">
              <w:tcPr>
                <w:tcW w:w="1383" w:type="dxa"/>
                <w:gridSpan w:val="3"/>
              </w:tcPr>
            </w:tcPrChange>
          </w:tcPr>
          <w:p w14:paraId="4C88A85E" w14:textId="77777777" w:rsidR="004C05AA" w:rsidRPr="00362205" w:rsidRDefault="004C05AA" w:rsidP="0094025F">
            <w:pPr>
              <w:rPr>
                <w:ins w:id="7303" w:author="智誠 楊" w:date="2021-05-08T18:38:00Z"/>
                <w:rFonts w:ascii="標楷體" w:eastAsia="標楷體" w:hAnsi="標楷體"/>
              </w:rPr>
            </w:pPr>
            <w:ins w:id="7304" w:author="智誠 楊" w:date="2021-05-08T18:48:00Z">
              <w:r>
                <w:rPr>
                  <w:rFonts w:ascii="標楷體" w:eastAsia="標楷體" w:hAnsi="標楷體" w:hint="eastAsia"/>
                </w:rPr>
                <w:t>交易代號</w:t>
              </w:r>
            </w:ins>
          </w:p>
        </w:tc>
        <w:tc>
          <w:tcPr>
            <w:tcW w:w="568" w:type="dxa"/>
            <w:tcPrChange w:id="7305" w:author="阿毛" w:date="2021-06-07T15:41:00Z">
              <w:tcPr>
                <w:tcW w:w="816" w:type="dxa"/>
                <w:gridSpan w:val="4"/>
              </w:tcPr>
            </w:tcPrChange>
          </w:tcPr>
          <w:p w14:paraId="31AFF298" w14:textId="77777777" w:rsidR="004C05AA" w:rsidRPr="00362205" w:rsidRDefault="004C05AA" w:rsidP="0094025F">
            <w:pPr>
              <w:rPr>
                <w:ins w:id="7306" w:author="智誠 楊" w:date="2021-05-08T18:38:00Z"/>
                <w:rFonts w:ascii="標楷體" w:eastAsia="標楷體" w:hAnsi="標楷體"/>
              </w:rPr>
            </w:pPr>
            <w:ins w:id="7307" w:author="智誠 楊" w:date="2021-05-08T18:48:00Z">
              <w:r>
                <w:rPr>
                  <w:rFonts w:ascii="標楷體" w:eastAsia="標楷體" w:hAnsi="標楷體" w:hint="eastAsia"/>
                </w:rPr>
                <w:t>1</w:t>
              </w:r>
            </w:ins>
          </w:p>
        </w:tc>
        <w:tc>
          <w:tcPr>
            <w:tcW w:w="992" w:type="dxa"/>
            <w:tcPrChange w:id="7308" w:author="阿毛" w:date="2021-06-07T15:41:00Z">
              <w:tcPr>
                <w:tcW w:w="784" w:type="dxa"/>
              </w:tcPr>
            </w:tcPrChange>
          </w:tcPr>
          <w:p w14:paraId="45FA7FE5" w14:textId="77777777" w:rsidR="004C05AA" w:rsidRPr="00362205" w:rsidRDefault="004C05AA" w:rsidP="0094025F">
            <w:pPr>
              <w:rPr>
                <w:ins w:id="7309" w:author="智誠 楊" w:date="2021-05-08T18:38:00Z"/>
                <w:rFonts w:ascii="標楷體" w:eastAsia="標楷體" w:hAnsi="標楷體"/>
              </w:rPr>
            </w:pPr>
          </w:p>
        </w:tc>
        <w:tc>
          <w:tcPr>
            <w:tcW w:w="2572" w:type="dxa"/>
            <w:tcPrChange w:id="7310" w:author="阿毛" w:date="2021-06-07T15:41:00Z">
              <w:tcPr>
                <w:tcW w:w="2107" w:type="dxa"/>
                <w:gridSpan w:val="2"/>
              </w:tcPr>
            </w:tcPrChange>
          </w:tcPr>
          <w:p w14:paraId="36094364" w14:textId="77777777" w:rsidR="004C05AA" w:rsidRDefault="004C05AA" w:rsidP="0094025F">
            <w:pPr>
              <w:rPr>
                <w:ins w:id="7311" w:author="智誠 楊" w:date="2021-05-08T18:49:00Z"/>
                <w:rFonts w:ascii="標楷體" w:eastAsia="標楷體" w:hAnsi="標楷體"/>
              </w:rPr>
            </w:pPr>
            <w:ins w:id="7312" w:author="智誠 楊" w:date="2021-05-08T18:49:00Z">
              <w:r>
                <w:rPr>
                  <w:rFonts w:ascii="標楷體" w:eastAsia="標楷體" w:hAnsi="標楷體" w:hint="eastAsia"/>
                </w:rPr>
                <w:t>0</w:t>
              </w:r>
              <w:r>
                <w:rPr>
                  <w:rFonts w:ascii="標楷體" w:eastAsia="標楷體" w:hAnsi="標楷體"/>
                </w:rPr>
                <w:t>:</w:t>
              </w:r>
              <w:r>
                <w:rPr>
                  <w:rFonts w:ascii="標楷體" w:eastAsia="標楷體" w:hAnsi="標楷體" w:hint="eastAsia"/>
                </w:rPr>
                <w:t>全部</w:t>
              </w:r>
            </w:ins>
          </w:p>
          <w:p w14:paraId="1C6B2CF2" w14:textId="77777777" w:rsidR="004C05AA" w:rsidRDefault="004C05AA" w:rsidP="0094025F">
            <w:pPr>
              <w:rPr>
                <w:ins w:id="7313" w:author="阿毛" w:date="2021-06-07T15:40:00Z"/>
                <w:rFonts w:ascii="標楷體" w:eastAsia="標楷體" w:hAnsi="標楷體"/>
              </w:rPr>
            </w:pPr>
            <w:ins w:id="7314" w:author="智誠 楊" w:date="2021-05-08T18:49:00Z">
              <w:r>
                <w:rPr>
                  <w:rFonts w:ascii="標楷體" w:eastAsia="標楷體" w:hAnsi="標楷體" w:hint="eastAsia"/>
                </w:rPr>
                <w:t>1:</w:t>
              </w:r>
            </w:ins>
            <w:ins w:id="7315" w:author="智誠 楊" w:date="2021-05-08T18:50:00Z">
              <w:r>
                <w:rPr>
                  <w:rFonts w:ascii="標楷體" w:eastAsia="標楷體" w:hAnsi="標楷體" w:hint="eastAsia"/>
                </w:rPr>
                <w:t>L</w:t>
              </w:r>
            </w:ins>
            <w:ins w:id="7316" w:author="智誠 楊" w:date="2021-05-08T18:49:00Z">
              <w:r>
                <w:rPr>
                  <w:rFonts w:ascii="標楷體" w:eastAsia="標楷體" w:hAnsi="標楷體" w:hint="eastAsia"/>
                </w:rPr>
                <w:t>8203</w:t>
              </w:r>
            </w:ins>
            <w:ins w:id="7317" w:author="阿毛" w:date="2021-06-07T15:40:00Z">
              <w:r w:rsidRPr="00B455C7">
                <w:rPr>
                  <w:rFonts w:ascii="標楷體" w:eastAsia="標楷體" w:hAnsi="標楷體" w:hint="eastAsia"/>
                </w:rPr>
                <w:t>疑似洗錢交易</w:t>
              </w:r>
              <w:r>
                <w:rPr>
                  <w:rFonts w:ascii="標楷體" w:eastAsia="標楷體" w:hAnsi="標楷體" w:hint="eastAsia"/>
                </w:rPr>
                <w:t xml:space="preserve">   </w:t>
              </w:r>
            </w:ins>
          </w:p>
          <w:p w14:paraId="56A7FCAE" w14:textId="77777777" w:rsidR="004C05AA" w:rsidRDefault="004C05AA" w:rsidP="0094025F">
            <w:pPr>
              <w:rPr>
                <w:ins w:id="7318" w:author="智誠 楊" w:date="2021-05-08T18:50:00Z"/>
                <w:rFonts w:ascii="標楷體" w:eastAsia="標楷體" w:hAnsi="標楷體"/>
              </w:rPr>
            </w:pPr>
            <w:ins w:id="7319" w:author="阿毛" w:date="2021-06-07T15:40:00Z">
              <w:r>
                <w:rPr>
                  <w:rFonts w:ascii="標楷體" w:eastAsia="標楷體" w:hAnsi="標楷體" w:hint="eastAsia"/>
                </w:rPr>
                <w:t xml:space="preserve">  </w:t>
              </w:r>
              <w:r w:rsidRPr="00B455C7">
                <w:rPr>
                  <w:rFonts w:ascii="標楷體" w:eastAsia="標楷體" w:hAnsi="標楷體" w:hint="eastAsia"/>
                </w:rPr>
                <w:t>合理性維護</w:t>
              </w:r>
            </w:ins>
          </w:p>
          <w:p w14:paraId="059584F8" w14:textId="77777777" w:rsidR="004C05AA" w:rsidRDefault="004C05AA" w:rsidP="0094025F">
            <w:pPr>
              <w:rPr>
                <w:ins w:id="7320" w:author="阿毛" w:date="2021-06-07T15:40:00Z"/>
                <w:rFonts w:ascii="標楷體" w:eastAsia="標楷體" w:hAnsi="標楷體"/>
              </w:rPr>
            </w:pPr>
            <w:ins w:id="7321" w:author="智誠 楊" w:date="2021-05-08T18:50:00Z">
              <w:r>
                <w:rPr>
                  <w:rFonts w:ascii="標楷體" w:eastAsia="標楷體" w:hAnsi="標楷體" w:hint="eastAsia"/>
                </w:rPr>
                <w:t>2</w:t>
              </w:r>
              <w:r>
                <w:rPr>
                  <w:rFonts w:ascii="標楷體" w:eastAsia="標楷體" w:hAnsi="標楷體"/>
                </w:rPr>
                <w:t>:L8204</w:t>
              </w:r>
            </w:ins>
            <w:ins w:id="7322" w:author="阿毛" w:date="2021-06-07T15:40:00Z">
              <w:r w:rsidRPr="00B455C7">
                <w:rPr>
                  <w:rFonts w:ascii="標楷體" w:eastAsia="標楷體" w:hAnsi="標楷體" w:hint="eastAsia"/>
                </w:rPr>
                <w:t>疑似洗錢交易</w:t>
              </w:r>
            </w:ins>
          </w:p>
          <w:p w14:paraId="541AC4D5" w14:textId="77777777" w:rsidR="004C05AA" w:rsidRPr="00362205" w:rsidRDefault="004C05AA" w:rsidP="0094025F">
            <w:pPr>
              <w:rPr>
                <w:ins w:id="7323" w:author="智誠 楊" w:date="2021-05-08T18:38:00Z"/>
                <w:rFonts w:ascii="標楷體" w:eastAsia="標楷體" w:hAnsi="標楷體"/>
              </w:rPr>
            </w:pPr>
            <w:ins w:id="7324" w:author="阿毛" w:date="2021-06-07T15:40:00Z">
              <w:r>
                <w:rPr>
                  <w:rFonts w:ascii="標楷體" w:eastAsia="標楷體" w:hAnsi="標楷體" w:hint="eastAsia"/>
                </w:rPr>
                <w:t xml:space="preserve">  </w:t>
              </w:r>
              <w:r w:rsidRPr="00B455C7">
                <w:rPr>
                  <w:rFonts w:ascii="標楷體" w:eastAsia="標楷體" w:hAnsi="標楷體" w:hint="eastAsia"/>
                </w:rPr>
                <w:t>訪談記錄維護</w:t>
              </w:r>
            </w:ins>
          </w:p>
        </w:tc>
        <w:tc>
          <w:tcPr>
            <w:tcW w:w="456" w:type="dxa"/>
            <w:tcPrChange w:id="7325" w:author="阿毛" w:date="2021-06-07T15:41:00Z">
              <w:tcPr>
                <w:tcW w:w="988" w:type="dxa"/>
                <w:gridSpan w:val="2"/>
              </w:tcPr>
            </w:tcPrChange>
          </w:tcPr>
          <w:p w14:paraId="21FDF5B3" w14:textId="77777777" w:rsidR="004C05AA" w:rsidRPr="00362205" w:rsidRDefault="004C05AA" w:rsidP="0094025F">
            <w:pPr>
              <w:rPr>
                <w:ins w:id="7326" w:author="智誠 楊" w:date="2021-05-08T18:38:00Z"/>
                <w:rFonts w:ascii="標楷體" w:eastAsia="標楷體" w:hAnsi="標楷體"/>
              </w:rPr>
            </w:pPr>
            <w:ins w:id="7327" w:author="智誠 楊" w:date="2021-05-08T18:49:00Z">
              <w:r>
                <w:rPr>
                  <w:rFonts w:ascii="標楷體" w:eastAsia="標楷體" w:hAnsi="標楷體" w:hint="eastAsia"/>
                </w:rPr>
                <w:t>V</w:t>
              </w:r>
            </w:ins>
          </w:p>
        </w:tc>
        <w:tc>
          <w:tcPr>
            <w:tcW w:w="576" w:type="dxa"/>
            <w:tcPrChange w:id="7328" w:author="阿毛" w:date="2021-06-07T15:41:00Z">
              <w:tcPr>
                <w:tcW w:w="310" w:type="dxa"/>
                <w:gridSpan w:val="3"/>
              </w:tcPr>
            </w:tcPrChange>
          </w:tcPr>
          <w:p w14:paraId="26C79119" w14:textId="77777777" w:rsidR="004C05AA" w:rsidRPr="00362205" w:rsidRDefault="004C05AA" w:rsidP="0094025F">
            <w:pPr>
              <w:jc w:val="center"/>
              <w:rPr>
                <w:ins w:id="7329" w:author="智誠 楊" w:date="2021-05-08T18:38:00Z"/>
                <w:rFonts w:ascii="標楷體" w:eastAsia="標楷體" w:hAnsi="標楷體"/>
              </w:rPr>
            </w:pPr>
            <w:ins w:id="7330" w:author="智誠 楊" w:date="2021-05-08T18:49:00Z">
              <w:r>
                <w:rPr>
                  <w:rFonts w:ascii="標楷體" w:eastAsia="標楷體" w:hAnsi="標楷體" w:hint="eastAsia"/>
                </w:rPr>
                <w:t>W</w:t>
              </w:r>
            </w:ins>
          </w:p>
        </w:tc>
        <w:tc>
          <w:tcPr>
            <w:tcW w:w="3448" w:type="dxa"/>
            <w:tcPrChange w:id="7331" w:author="阿毛" w:date="2021-06-07T15:41:00Z">
              <w:tcPr>
                <w:tcW w:w="3481" w:type="dxa"/>
                <w:gridSpan w:val="3"/>
              </w:tcPr>
            </w:tcPrChange>
          </w:tcPr>
          <w:p w14:paraId="511620FB" w14:textId="77777777" w:rsidR="004C05AA" w:rsidDel="00A7584A" w:rsidRDefault="004C05AA" w:rsidP="0094025F">
            <w:pPr>
              <w:rPr>
                <w:ins w:id="7332" w:author="智誠 楊" w:date="2021-05-12T14:29:00Z"/>
                <w:del w:id="7333" w:author="阿毛" w:date="2021-06-07T14:58:00Z"/>
                <w:rFonts w:ascii="標楷體" w:eastAsia="標楷體" w:hAnsi="標楷體"/>
              </w:rPr>
            </w:pPr>
            <w:ins w:id="7334" w:author="智誠 楊" w:date="2021-05-08T18:50:00Z">
              <w:r>
                <w:rPr>
                  <w:rFonts w:ascii="標楷體" w:eastAsia="標楷體" w:hAnsi="標楷體" w:hint="eastAsia"/>
                </w:rPr>
                <w:t>1</w:t>
              </w:r>
              <w:r>
                <w:rPr>
                  <w:rFonts w:ascii="標楷體" w:eastAsia="標楷體" w:hAnsi="標楷體"/>
                </w:rPr>
                <w:t>.</w:t>
              </w:r>
              <w:r>
                <w:rPr>
                  <w:rFonts w:ascii="標楷體" w:eastAsia="標楷體" w:hAnsi="標楷體" w:hint="eastAsia"/>
                </w:rPr>
                <w:t>必須輸入</w:t>
              </w:r>
            </w:ins>
          </w:p>
          <w:p w14:paraId="58FC202A" w14:textId="77777777" w:rsidR="004C05AA" w:rsidRDefault="004C05AA" w:rsidP="0094025F">
            <w:pPr>
              <w:rPr>
                <w:ins w:id="7335" w:author="阿毛" w:date="2021-06-07T14:58:00Z"/>
                <w:rFonts w:ascii="標楷體" w:eastAsia="標楷體" w:hAnsi="標楷體"/>
              </w:rPr>
            </w:pPr>
            <w:ins w:id="7336" w:author="智誠 楊" w:date="2021-05-12T14:29:00Z">
              <w:del w:id="7337" w:author="阿毛" w:date="2021-06-07T14:58:00Z">
                <w:r w:rsidDel="00A7584A">
                  <w:rPr>
                    <w:rFonts w:ascii="標楷體" w:eastAsia="標楷體" w:hAnsi="標楷體" w:hint="eastAsia"/>
                  </w:rPr>
                  <w:delText>2.檢查:</w:delText>
                </w:r>
                <w:r w:rsidDel="00A7584A">
                  <w:rPr>
                    <w:rFonts w:hint="eastAsia"/>
                  </w:rPr>
                  <w:delText xml:space="preserve"> </w:delText>
                </w:r>
                <w:r w:rsidRPr="00A16FF3" w:rsidDel="00A7584A">
                  <w:rPr>
                    <w:rFonts w:ascii="標楷體" w:eastAsia="標楷體" w:hAnsi="標楷體" w:hint="eastAsia"/>
                  </w:rPr>
                  <w:delText>V(H,#TypeHelp)</w:delText>
                </w:r>
              </w:del>
            </w:ins>
            <w:ins w:id="7338" w:author="阿毛" w:date="2021-06-07T14:58:00Z">
              <w:r>
                <w:rPr>
                  <w:rFonts w:ascii="標楷體" w:eastAsia="標楷體" w:hAnsi="標楷體" w:hint="eastAsia"/>
                </w:rPr>
                <w:t>代碼,檢核條件:依</w:t>
              </w:r>
            </w:ins>
          </w:p>
          <w:p w14:paraId="5B6AC313" w14:textId="77777777" w:rsidR="004C05AA" w:rsidRPr="00362205" w:rsidRDefault="004C05AA" w:rsidP="0094025F">
            <w:pPr>
              <w:rPr>
                <w:ins w:id="7339" w:author="智誠 楊" w:date="2021-05-08T18:38:00Z"/>
                <w:rFonts w:ascii="標楷體" w:eastAsia="標楷體" w:hAnsi="標楷體"/>
              </w:rPr>
            </w:pPr>
            <w:ins w:id="7340" w:author="阿毛" w:date="2021-06-07T14:58:00Z">
              <w:r>
                <w:rPr>
                  <w:rFonts w:ascii="標楷體" w:eastAsia="標楷體" w:hAnsi="標楷體" w:hint="eastAsia"/>
                </w:rPr>
                <w:t xml:space="preserve">  選單/V(H)</w:t>
              </w:r>
              <w:r>
                <w:rPr>
                  <w:rFonts w:ascii="標楷體" w:eastAsia="標楷體" w:hAnsi="標楷體"/>
                </w:rPr>
                <w:br/>
              </w:r>
            </w:ins>
          </w:p>
        </w:tc>
      </w:tr>
      <w:tr w:rsidR="004C05AA" w:rsidRPr="00362205" w14:paraId="292ABCA2" w14:textId="77777777" w:rsidTr="0094025F">
        <w:trPr>
          <w:trHeight w:val="244"/>
          <w:jc w:val="center"/>
          <w:ins w:id="7341" w:author="智誠 楊" w:date="2021-05-08T18:38:00Z"/>
          <w:trPrChange w:id="7342" w:author="阿毛" w:date="2021-06-07T15:41:00Z">
            <w:trPr>
              <w:gridAfter w:val="0"/>
              <w:trHeight w:val="244"/>
              <w:jc w:val="center"/>
            </w:trPr>
          </w:trPrChange>
        </w:trPr>
        <w:tc>
          <w:tcPr>
            <w:tcW w:w="539" w:type="dxa"/>
            <w:tcPrChange w:id="7343" w:author="阿毛" w:date="2021-06-07T15:41:00Z">
              <w:tcPr>
                <w:tcW w:w="551" w:type="dxa"/>
                <w:gridSpan w:val="2"/>
              </w:tcPr>
            </w:tcPrChange>
          </w:tcPr>
          <w:p w14:paraId="59669774" w14:textId="77777777" w:rsidR="004C05AA" w:rsidRPr="00362205" w:rsidRDefault="004C05AA" w:rsidP="0094025F">
            <w:pPr>
              <w:rPr>
                <w:ins w:id="7344" w:author="智誠 楊" w:date="2021-05-08T18:38:00Z"/>
                <w:rFonts w:ascii="標楷體" w:eastAsia="標楷體" w:hAnsi="標楷體"/>
              </w:rPr>
            </w:pPr>
            <w:ins w:id="7345" w:author="智誠 楊" w:date="2021-05-08T18:38:00Z">
              <w:r>
                <w:rPr>
                  <w:rFonts w:ascii="標楷體" w:eastAsia="標楷體" w:hAnsi="標楷體" w:hint="eastAsia"/>
                </w:rPr>
                <w:t>2.</w:t>
              </w:r>
            </w:ins>
          </w:p>
        </w:tc>
        <w:tc>
          <w:tcPr>
            <w:tcW w:w="1269" w:type="dxa"/>
            <w:tcPrChange w:id="7346" w:author="阿毛" w:date="2021-06-07T15:41:00Z">
              <w:tcPr>
                <w:tcW w:w="1383" w:type="dxa"/>
                <w:gridSpan w:val="3"/>
              </w:tcPr>
            </w:tcPrChange>
          </w:tcPr>
          <w:p w14:paraId="4FCD279D" w14:textId="77777777" w:rsidR="004C05AA" w:rsidRDefault="004C05AA" w:rsidP="0094025F">
            <w:pPr>
              <w:rPr>
                <w:ins w:id="7347" w:author="智誠 楊" w:date="2021-05-08T18:38:00Z"/>
                <w:rFonts w:ascii="標楷體" w:eastAsia="標楷體" w:hAnsi="標楷體"/>
              </w:rPr>
            </w:pPr>
            <w:ins w:id="7348" w:author="智誠 楊" w:date="2021-05-08T18:48:00Z">
              <w:r>
                <w:rPr>
                  <w:rFonts w:ascii="標楷體" w:eastAsia="標楷體" w:hAnsi="標楷體" w:hint="eastAsia"/>
                </w:rPr>
                <w:t>交易日期-起</w:t>
              </w:r>
            </w:ins>
          </w:p>
        </w:tc>
        <w:tc>
          <w:tcPr>
            <w:tcW w:w="568" w:type="dxa"/>
            <w:tcPrChange w:id="7349" w:author="阿毛" w:date="2021-06-07T15:41:00Z">
              <w:tcPr>
                <w:tcW w:w="816" w:type="dxa"/>
                <w:gridSpan w:val="4"/>
              </w:tcPr>
            </w:tcPrChange>
          </w:tcPr>
          <w:p w14:paraId="0C759026" w14:textId="77777777" w:rsidR="004C05AA" w:rsidRDefault="004C05AA" w:rsidP="0094025F">
            <w:pPr>
              <w:rPr>
                <w:ins w:id="7350" w:author="智誠 楊" w:date="2021-05-08T18:38:00Z"/>
                <w:rFonts w:ascii="標楷體" w:eastAsia="標楷體" w:hAnsi="標楷體"/>
              </w:rPr>
            </w:pPr>
            <w:ins w:id="7351" w:author="智誠 楊" w:date="2021-05-08T18:48:00Z">
              <w:r>
                <w:rPr>
                  <w:rFonts w:ascii="標楷體" w:eastAsia="標楷體" w:hAnsi="標楷體" w:hint="eastAsia"/>
                </w:rPr>
                <w:t>7</w:t>
              </w:r>
            </w:ins>
          </w:p>
        </w:tc>
        <w:tc>
          <w:tcPr>
            <w:tcW w:w="992" w:type="dxa"/>
            <w:tcPrChange w:id="7352" w:author="阿毛" w:date="2021-06-07T15:41:00Z">
              <w:tcPr>
                <w:tcW w:w="784" w:type="dxa"/>
              </w:tcPr>
            </w:tcPrChange>
          </w:tcPr>
          <w:p w14:paraId="1527BAAE" w14:textId="77777777" w:rsidR="004C05AA" w:rsidRPr="00362205" w:rsidRDefault="004C05AA" w:rsidP="0094025F">
            <w:pPr>
              <w:rPr>
                <w:ins w:id="7353" w:author="智誠 楊" w:date="2021-05-08T18:38:00Z"/>
                <w:rFonts w:ascii="標楷體" w:eastAsia="標楷體" w:hAnsi="標楷體"/>
              </w:rPr>
            </w:pPr>
            <w:ins w:id="7354" w:author="智誠 楊" w:date="2021-05-08T18:50:00Z">
              <w:del w:id="7355" w:author="阿毛" w:date="2021-06-07T15:03:00Z">
                <w:r w:rsidDel="00A7584A">
                  <w:rPr>
                    <w:rFonts w:ascii="標楷體" w:eastAsia="標楷體" w:hAnsi="標楷體" w:hint="eastAsia"/>
                  </w:rPr>
                  <w:delText>上一年會計日</w:delText>
                </w:r>
              </w:del>
            </w:ins>
            <w:ins w:id="7356" w:author="阿毛" w:date="2021-06-07T15:03:00Z">
              <w:r>
                <w:rPr>
                  <w:rFonts w:ascii="標楷體" w:eastAsia="標楷體" w:hAnsi="標楷體" w:hint="eastAsia"/>
                </w:rPr>
                <w:t>會計日前一年</w:t>
              </w:r>
            </w:ins>
          </w:p>
        </w:tc>
        <w:tc>
          <w:tcPr>
            <w:tcW w:w="2572" w:type="dxa"/>
            <w:tcPrChange w:id="7357" w:author="阿毛" w:date="2021-06-07T15:41:00Z">
              <w:tcPr>
                <w:tcW w:w="2107" w:type="dxa"/>
                <w:gridSpan w:val="2"/>
              </w:tcPr>
            </w:tcPrChange>
          </w:tcPr>
          <w:p w14:paraId="30315385" w14:textId="77777777" w:rsidR="004C05AA" w:rsidRPr="00362205" w:rsidRDefault="004C05AA" w:rsidP="0094025F">
            <w:pPr>
              <w:rPr>
                <w:ins w:id="7358" w:author="智誠 楊" w:date="2021-05-08T18:38:00Z"/>
                <w:rFonts w:ascii="標楷體" w:eastAsia="標楷體" w:hAnsi="標楷體"/>
              </w:rPr>
            </w:pPr>
            <w:ins w:id="7359" w:author="阿毛" w:date="2021-06-07T16:09:00Z">
              <w:r>
                <w:rPr>
                  <w:rFonts w:ascii="標楷體" w:eastAsia="標楷體" w:hAnsi="標楷體" w:hint="eastAsia"/>
                </w:rPr>
                <w:t>日期選單</w:t>
              </w:r>
            </w:ins>
          </w:p>
        </w:tc>
        <w:tc>
          <w:tcPr>
            <w:tcW w:w="456" w:type="dxa"/>
            <w:tcPrChange w:id="7360" w:author="阿毛" w:date="2021-06-07T15:41:00Z">
              <w:tcPr>
                <w:tcW w:w="988" w:type="dxa"/>
                <w:gridSpan w:val="2"/>
              </w:tcPr>
            </w:tcPrChange>
          </w:tcPr>
          <w:p w14:paraId="6F5DD288" w14:textId="77777777" w:rsidR="004C05AA" w:rsidRPr="00362205" w:rsidRDefault="004C05AA" w:rsidP="0094025F">
            <w:pPr>
              <w:rPr>
                <w:ins w:id="7361" w:author="智誠 楊" w:date="2021-05-08T18:38:00Z"/>
                <w:rFonts w:ascii="標楷體" w:eastAsia="標楷體" w:hAnsi="標楷體"/>
              </w:rPr>
            </w:pPr>
            <w:ins w:id="7362" w:author="智誠 楊" w:date="2021-05-08T18:49:00Z">
              <w:r>
                <w:rPr>
                  <w:rFonts w:ascii="標楷體" w:eastAsia="標楷體" w:hAnsi="標楷體" w:hint="eastAsia"/>
                </w:rPr>
                <w:t>V</w:t>
              </w:r>
            </w:ins>
          </w:p>
        </w:tc>
        <w:tc>
          <w:tcPr>
            <w:tcW w:w="576" w:type="dxa"/>
            <w:tcPrChange w:id="7363" w:author="阿毛" w:date="2021-06-07T15:41:00Z">
              <w:tcPr>
                <w:tcW w:w="310" w:type="dxa"/>
                <w:gridSpan w:val="3"/>
              </w:tcPr>
            </w:tcPrChange>
          </w:tcPr>
          <w:p w14:paraId="7D62949A" w14:textId="77777777" w:rsidR="004C05AA" w:rsidRPr="00362205" w:rsidRDefault="004C05AA" w:rsidP="0094025F">
            <w:pPr>
              <w:jc w:val="center"/>
              <w:rPr>
                <w:ins w:id="7364" w:author="智誠 楊" w:date="2021-05-08T18:38:00Z"/>
                <w:rFonts w:ascii="標楷體" w:eastAsia="標楷體" w:hAnsi="標楷體"/>
              </w:rPr>
            </w:pPr>
            <w:ins w:id="7365" w:author="智誠 楊" w:date="2021-05-08T18:49:00Z">
              <w:r>
                <w:rPr>
                  <w:rFonts w:ascii="標楷體" w:eastAsia="標楷體" w:hAnsi="標楷體" w:hint="eastAsia"/>
                </w:rPr>
                <w:t>W</w:t>
              </w:r>
            </w:ins>
          </w:p>
        </w:tc>
        <w:tc>
          <w:tcPr>
            <w:tcW w:w="3448" w:type="dxa"/>
            <w:tcPrChange w:id="7366" w:author="阿毛" w:date="2021-06-07T15:41:00Z">
              <w:tcPr>
                <w:tcW w:w="3481" w:type="dxa"/>
                <w:gridSpan w:val="3"/>
              </w:tcPr>
            </w:tcPrChange>
          </w:tcPr>
          <w:p w14:paraId="49EBD90C" w14:textId="77777777" w:rsidR="004C05AA" w:rsidRDefault="004C05AA" w:rsidP="0094025F">
            <w:pPr>
              <w:rPr>
                <w:ins w:id="7367" w:author="阿毛" w:date="2021-06-07T15:04:00Z"/>
                <w:rFonts w:ascii="標楷體" w:eastAsia="標楷體" w:hAnsi="標楷體"/>
              </w:rPr>
            </w:pPr>
            <w:ins w:id="7368" w:author="智誠 楊" w:date="2021-05-08T18:50:00Z">
              <w:r>
                <w:rPr>
                  <w:rFonts w:ascii="標楷體" w:eastAsia="標楷體" w:hAnsi="標楷體" w:hint="eastAsia"/>
                </w:rPr>
                <w:t>1</w:t>
              </w:r>
              <w:r>
                <w:rPr>
                  <w:rFonts w:ascii="標楷體" w:eastAsia="標楷體" w:hAnsi="標楷體"/>
                </w:rPr>
                <w:t>.</w:t>
              </w:r>
              <w:r>
                <w:rPr>
                  <w:rFonts w:ascii="標楷體" w:eastAsia="標楷體" w:hAnsi="標楷體" w:hint="eastAsia"/>
                </w:rPr>
                <w:t>必須輸入</w:t>
              </w:r>
            </w:ins>
            <w:ins w:id="7369" w:author="阿毛" w:date="2021-06-07T15:03:00Z">
              <w:r>
                <w:rPr>
                  <w:rFonts w:ascii="標楷體" w:eastAsia="標楷體" w:hAnsi="標楷體" w:hint="eastAsia"/>
                </w:rPr>
                <w:t>日期</w:t>
              </w:r>
            </w:ins>
            <w:ins w:id="7370" w:author="阿毛" w:date="2021-06-07T15:04:00Z">
              <w:r>
                <w:rPr>
                  <w:rFonts w:ascii="標楷體" w:eastAsia="標楷體" w:hAnsi="標楷體" w:hint="eastAsia"/>
                </w:rPr>
                <w:t>,檢核條件:</w:t>
              </w:r>
            </w:ins>
          </w:p>
          <w:p w14:paraId="77F279FF" w14:textId="77777777" w:rsidR="004C05AA" w:rsidRDefault="004C05AA" w:rsidP="0094025F">
            <w:pPr>
              <w:rPr>
                <w:ins w:id="7371" w:author="阿毛" w:date="2021-06-07T15:04:00Z"/>
                <w:rFonts w:ascii="標楷體" w:eastAsia="標楷體" w:hAnsi="標楷體"/>
              </w:rPr>
            </w:pPr>
            <w:ins w:id="7372" w:author="阿毛" w:date="2021-06-07T15:04:00Z">
              <w:r>
                <w:rPr>
                  <w:rFonts w:ascii="標楷體" w:eastAsia="標楷體" w:hAnsi="標楷體" w:hint="eastAsia"/>
                </w:rPr>
                <w:t xml:space="preserve">  (1).日期格式/</w:t>
              </w:r>
              <w:r w:rsidRPr="00A16FF3">
                <w:rPr>
                  <w:rFonts w:ascii="標楷體" w:eastAsia="標楷體" w:hAnsi="標楷體"/>
                </w:rPr>
                <w:t>A(DATE,0)</w:t>
              </w:r>
            </w:ins>
          </w:p>
          <w:p w14:paraId="2C3F2745" w14:textId="77777777" w:rsidR="004C05AA" w:rsidRDefault="004C05AA" w:rsidP="0094025F">
            <w:pPr>
              <w:rPr>
                <w:ins w:id="7373" w:author="阿毛" w:date="2021-06-07T15:04:00Z"/>
                <w:rFonts w:ascii="標楷體" w:eastAsia="標楷體" w:hAnsi="標楷體"/>
              </w:rPr>
            </w:pPr>
            <w:ins w:id="7374" w:author="阿毛" w:date="2021-06-07T15:04:00Z">
              <w:r>
                <w:rPr>
                  <w:rFonts w:ascii="標楷體" w:eastAsia="標楷體" w:hAnsi="標楷體" w:hint="eastAsia"/>
                </w:rPr>
                <w:t xml:space="preserve">  (2).不可為空白/V(7)</w:t>
              </w:r>
            </w:ins>
          </w:p>
          <w:p w14:paraId="0DD250D2" w14:textId="77777777" w:rsidR="004C05AA" w:rsidRDefault="004C05AA" w:rsidP="0094025F">
            <w:pPr>
              <w:rPr>
                <w:ins w:id="7375" w:author="阿毛" w:date="2021-06-07T15:39:00Z"/>
                <w:rFonts w:ascii="標楷體" w:eastAsia="標楷體" w:hAnsi="標楷體"/>
              </w:rPr>
            </w:pPr>
            <w:ins w:id="7376" w:author="阿毛" w:date="2021-06-07T15:04:00Z">
              <w:r>
                <w:rPr>
                  <w:rFonts w:ascii="標楷體" w:eastAsia="標楷體" w:hAnsi="標楷體" w:hint="eastAsia"/>
                </w:rPr>
                <w:t xml:space="preserve">  (3).需介於0</w:t>
              </w:r>
            </w:ins>
            <w:ins w:id="7377" w:author="阿毛" w:date="2021-06-07T15:11:00Z">
              <w:r>
                <w:rPr>
                  <w:rFonts w:ascii="標楷體" w:eastAsia="標楷體" w:hAnsi="標楷體" w:hint="eastAsia"/>
                </w:rPr>
                <w:t>010101至</w:t>
              </w:r>
            </w:ins>
            <w:ins w:id="7378" w:author="阿毛" w:date="2021-06-08T17:16:00Z">
              <w:r>
                <w:rPr>
                  <w:rFonts w:ascii="標楷體" w:eastAsia="標楷體" w:hAnsi="標楷體" w:hint="eastAsia"/>
                </w:rPr>
                <w:t>[</w:t>
              </w:r>
            </w:ins>
            <w:ins w:id="7379" w:author="阿毛" w:date="2021-06-07T15:11:00Z">
              <w:r>
                <w:rPr>
                  <w:rFonts w:ascii="標楷體" w:eastAsia="標楷體" w:hAnsi="標楷體" w:hint="eastAsia"/>
                </w:rPr>
                <w:t>會計</w:t>
              </w:r>
            </w:ins>
            <w:ins w:id="7380" w:author="阿毛" w:date="2021-06-07T15:39:00Z">
              <w:r>
                <w:rPr>
                  <w:rFonts w:ascii="標楷體" w:eastAsia="標楷體" w:hAnsi="標楷體" w:hint="eastAsia"/>
                </w:rPr>
                <w:t xml:space="preserve">   </w:t>
              </w:r>
            </w:ins>
          </w:p>
          <w:p w14:paraId="58733818" w14:textId="77777777" w:rsidR="004C05AA" w:rsidDel="002D0F11" w:rsidRDefault="004C05AA" w:rsidP="0094025F">
            <w:pPr>
              <w:rPr>
                <w:ins w:id="7381" w:author="智誠 楊" w:date="2021-05-08T18:53:00Z"/>
                <w:del w:id="7382" w:author="阿毛" w:date="2021-06-07T15:11:00Z"/>
                <w:rFonts w:ascii="標楷體" w:eastAsia="標楷體" w:hAnsi="標楷體"/>
              </w:rPr>
            </w:pPr>
            <w:ins w:id="7383" w:author="阿毛" w:date="2021-06-07T15:39:00Z">
              <w:r>
                <w:rPr>
                  <w:rFonts w:ascii="標楷體" w:eastAsia="標楷體" w:hAnsi="標楷體" w:hint="eastAsia"/>
                </w:rPr>
                <w:t xml:space="preserve">      </w:t>
              </w:r>
            </w:ins>
            <w:ins w:id="7384" w:author="阿毛" w:date="2021-06-07T15:11:00Z">
              <w:r>
                <w:rPr>
                  <w:rFonts w:ascii="標楷體" w:eastAsia="標楷體" w:hAnsi="標楷體" w:hint="eastAsia"/>
                </w:rPr>
                <w:t>日</w:t>
              </w:r>
            </w:ins>
            <w:ins w:id="7385" w:author="阿毛" w:date="2021-06-08T17:16:00Z">
              <w:r>
                <w:rPr>
                  <w:rFonts w:ascii="標楷體" w:eastAsia="標楷體" w:hAnsi="標楷體" w:hint="eastAsia"/>
                </w:rPr>
                <w:t>]</w:t>
              </w:r>
            </w:ins>
            <w:ins w:id="7386" w:author="阿毛" w:date="2021-06-07T15:11:00Z">
              <w:r>
                <w:rPr>
                  <w:rFonts w:ascii="標楷體" w:eastAsia="標楷體" w:hAnsi="標楷體" w:hint="eastAsia"/>
                </w:rPr>
                <w:t>/V(5)</w:t>
              </w:r>
            </w:ins>
          </w:p>
          <w:p w14:paraId="573BC636" w14:textId="77777777" w:rsidR="004C05AA" w:rsidDel="00A7584A" w:rsidRDefault="004C05AA" w:rsidP="0094025F">
            <w:pPr>
              <w:rPr>
                <w:ins w:id="7387" w:author="智誠 楊" w:date="2021-05-12T14:29:00Z"/>
                <w:del w:id="7388" w:author="阿毛" w:date="2021-06-07T15:04:00Z"/>
                <w:rFonts w:ascii="標楷體" w:eastAsia="標楷體" w:hAnsi="標楷體"/>
              </w:rPr>
            </w:pPr>
            <w:ins w:id="7389" w:author="智誠 楊" w:date="2021-05-08T18:53:00Z">
              <w:del w:id="7390" w:author="阿毛" w:date="2021-06-07T15:04:00Z">
                <w:r w:rsidDel="00A7584A">
                  <w:rPr>
                    <w:rFonts w:ascii="標楷體" w:eastAsia="標楷體" w:hAnsi="標楷體" w:hint="eastAsia"/>
                  </w:rPr>
                  <w:delText>2.不可大於會計日</w:delText>
                </w:r>
              </w:del>
            </w:ins>
          </w:p>
          <w:p w14:paraId="2B2FE920" w14:textId="77777777" w:rsidR="004C05AA" w:rsidRPr="00A16FF3" w:rsidDel="002D0F11" w:rsidRDefault="004C05AA" w:rsidP="0094025F">
            <w:pPr>
              <w:rPr>
                <w:ins w:id="7391" w:author="智誠 楊" w:date="2021-05-12T14:29:00Z"/>
                <w:del w:id="7392" w:author="阿毛" w:date="2021-06-07T15:11:00Z"/>
                <w:rFonts w:ascii="標楷體" w:eastAsia="標楷體" w:hAnsi="標楷體"/>
              </w:rPr>
            </w:pPr>
            <w:ins w:id="7393" w:author="智誠 楊" w:date="2021-05-12T14:29:00Z">
              <w:del w:id="7394" w:author="阿毛" w:date="2021-06-07T15:11:00Z">
                <w:r w:rsidDel="002D0F11">
                  <w:rPr>
                    <w:rFonts w:ascii="標楷體" w:eastAsia="標楷體" w:hAnsi="標楷體" w:hint="eastAsia"/>
                  </w:rPr>
                  <w:delText>3.檢查:</w:delText>
                </w:r>
                <w:r w:rsidDel="002D0F11">
                  <w:delText xml:space="preserve"> </w:delText>
                </w:r>
                <w:r w:rsidRPr="00A16FF3" w:rsidDel="002D0F11">
                  <w:rPr>
                    <w:rFonts w:ascii="標楷體" w:eastAsia="標楷體" w:hAnsi="標楷體"/>
                  </w:rPr>
                  <w:delText>V(7)</w:delText>
                </w:r>
              </w:del>
              <w:del w:id="7395" w:author="阿毛" w:date="2021-06-07T15:04:00Z">
                <w:r w:rsidRPr="00A16FF3" w:rsidDel="00A7584A">
                  <w:rPr>
                    <w:rFonts w:ascii="標楷體" w:eastAsia="標楷體" w:hAnsi="標楷體"/>
                  </w:rPr>
                  <w:delText>A(DATE,0,#CDATESTART)</w:delText>
                </w:r>
              </w:del>
            </w:ins>
          </w:p>
          <w:p w14:paraId="680F2C7E" w14:textId="77777777" w:rsidR="004C05AA" w:rsidRPr="00C64E2C" w:rsidRDefault="004C05AA" w:rsidP="0094025F">
            <w:pPr>
              <w:rPr>
                <w:ins w:id="7396" w:author="智誠 楊" w:date="2021-05-08T18:38:00Z"/>
                <w:rFonts w:ascii="標楷體" w:eastAsia="標楷體" w:hAnsi="標楷體"/>
              </w:rPr>
            </w:pPr>
            <w:ins w:id="7397" w:author="智誠 楊" w:date="2021-05-12T14:29:00Z">
              <w:del w:id="7398" w:author="阿毛" w:date="2021-06-07T15:11:00Z">
                <w:r w:rsidRPr="00A16FF3" w:rsidDel="002D0F11">
                  <w:rPr>
                    <w:rFonts w:ascii="標楷體" w:eastAsia="標楷體" w:hAnsi="標楷體"/>
                  </w:rPr>
                  <w:delText>V(5,0000000,#DATE)</w:delText>
                </w:r>
              </w:del>
            </w:ins>
          </w:p>
        </w:tc>
      </w:tr>
      <w:tr w:rsidR="004C05AA" w:rsidRPr="00362205" w14:paraId="41DC6161" w14:textId="77777777" w:rsidTr="0094025F">
        <w:trPr>
          <w:trHeight w:val="244"/>
          <w:jc w:val="center"/>
          <w:ins w:id="7399" w:author="智誠 楊" w:date="2021-05-08T18:38:00Z"/>
          <w:trPrChange w:id="7400" w:author="阿毛" w:date="2021-06-07T15:41:00Z">
            <w:trPr>
              <w:gridAfter w:val="0"/>
              <w:trHeight w:val="244"/>
              <w:jc w:val="center"/>
            </w:trPr>
          </w:trPrChange>
        </w:trPr>
        <w:tc>
          <w:tcPr>
            <w:tcW w:w="539" w:type="dxa"/>
            <w:tcPrChange w:id="7401" w:author="阿毛" w:date="2021-06-07T15:41:00Z">
              <w:tcPr>
                <w:tcW w:w="551" w:type="dxa"/>
                <w:gridSpan w:val="2"/>
              </w:tcPr>
            </w:tcPrChange>
          </w:tcPr>
          <w:p w14:paraId="67936B0A" w14:textId="77777777" w:rsidR="004C05AA" w:rsidRDefault="004C05AA" w:rsidP="0094025F">
            <w:pPr>
              <w:rPr>
                <w:ins w:id="7402" w:author="智誠 楊" w:date="2021-05-08T18:38:00Z"/>
                <w:rFonts w:ascii="標楷體" w:eastAsia="標楷體" w:hAnsi="標楷體"/>
              </w:rPr>
            </w:pPr>
            <w:ins w:id="7403" w:author="智誠 楊" w:date="2021-05-08T18:38:00Z">
              <w:r>
                <w:rPr>
                  <w:rFonts w:ascii="標楷體" w:eastAsia="標楷體" w:hAnsi="標楷體" w:hint="eastAsia"/>
                </w:rPr>
                <w:t>3.</w:t>
              </w:r>
            </w:ins>
          </w:p>
        </w:tc>
        <w:tc>
          <w:tcPr>
            <w:tcW w:w="1269" w:type="dxa"/>
            <w:tcPrChange w:id="7404" w:author="阿毛" w:date="2021-06-07T15:41:00Z">
              <w:tcPr>
                <w:tcW w:w="1383" w:type="dxa"/>
                <w:gridSpan w:val="3"/>
              </w:tcPr>
            </w:tcPrChange>
          </w:tcPr>
          <w:p w14:paraId="1D7E56D2" w14:textId="77777777" w:rsidR="004C05AA" w:rsidRDefault="004C05AA" w:rsidP="0094025F">
            <w:pPr>
              <w:rPr>
                <w:ins w:id="7405" w:author="智誠 楊" w:date="2021-05-08T18:38:00Z"/>
                <w:rFonts w:ascii="標楷體" w:eastAsia="標楷體" w:hAnsi="標楷體"/>
              </w:rPr>
            </w:pPr>
            <w:ins w:id="7406" w:author="智誠 楊" w:date="2021-05-08T18:48:00Z">
              <w:r>
                <w:rPr>
                  <w:rFonts w:ascii="標楷體" w:eastAsia="標楷體" w:hAnsi="標楷體" w:hint="eastAsia"/>
                </w:rPr>
                <w:t>交易日期</w:t>
              </w:r>
              <w:r>
                <w:rPr>
                  <w:rFonts w:ascii="標楷體" w:eastAsia="標楷體" w:hAnsi="標楷體" w:hint="eastAsia"/>
                </w:rPr>
                <w:lastRenderedPageBreak/>
                <w:t>-迄</w:t>
              </w:r>
            </w:ins>
          </w:p>
        </w:tc>
        <w:tc>
          <w:tcPr>
            <w:tcW w:w="568" w:type="dxa"/>
            <w:tcPrChange w:id="7407" w:author="阿毛" w:date="2021-06-07T15:41:00Z">
              <w:tcPr>
                <w:tcW w:w="816" w:type="dxa"/>
                <w:gridSpan w:val="4"/>
              </w:tcPr>
            </w:tcPrChange>
          </w:tcPr>
          <w:p w14:paraId="12D57741" w14:textId="77777777" w:rsidR="004C05AA" w:rsidRDefault="004C05AA" w:rsidP="0094025F">
            <w:pPr>
              <w:rPr>
                <w:ins w:id="7408" w:author="智誠 楊" w:date="2021-05-08T18:38:00Z"/>
                <w:rFonts w:ascii="標楷體" w:eastAsia="標楷體" w:hAnsi="標楷體"/>
              </w:rPr>
            </w:pPr>
            <w:ins w:id="7409" w:author="智誠 楊" w:date="2021-05-08T18:48:00Z">
              <w:r>
                <w:rPr>
                  <w:rFonts w:ascii="標楷體" w:eastAsia="標楷體" w:hAnsi="標楷體" w:hint="eastAsia"/>
                </w:rPr>
                <w:lastRenderedPageBreak/>
                <w:t>7</w:t>
              </w:r>
            </w:ins>
          </w:p>
        </w:tc>
        <w:tc>
          <w:tcPr>
            <w:tcW w:w="992" w:type="dxa"/>
            <w:tcPrChange w:id="7410" w:author="阿毛" w:date="2021-06-07T15:41:00Z">
              <w:tcPr>
                <w:tcW w:w="784" w:type="dxa"/>
              </w:tcPr>
            </w:tcPrChange>
          </w:tcPr>
          <w:p w14:paraId="224CBE99" w14:textId="77777777" w:rsidR="004C05AA" w:rsidRPr="00362205" w:rsidRDefault="004C05AA" w:rsidP="0094025F">
            <w:pPr>
              <w:rPr>
                <w:ins w:id="7411" w:author="智誠 楊" w:date="2021-05-08T18:38:00Z"/>
                <w:rFonts w:ascii="標楷體" w:eastAsia="標楷體" w:hAnsi="標楷體"/>
              </w:rPr>
            </w:pPr>
            <w:ins w:id="7412" w:author="智誠 楊" w:date="2021-05-08T18:51:00Z">
              <w:r>
                <w:rPr>
                  <w:rFonts w:ascii="標楷體" w:eastAsia="標楷體" w:hAnsi="標楷體" w:hint="eastAsia"/>
                </w:rPr>
                <w:t>會計日</w:t>
              </w:r>
            </w:ins>
          </w:p>
        </w:tc>
        <w:tc>
          <w:tcPr>
            <w:tcW w:w="2572" w:type="dxa"/>
            <w:tcPrChange w:id="7413" w:author="阿毛" w:date="2021-06-07T15:41:00Z">
              <w:tcPr>
                <w:tcW w:w="2107" w:type="dxa"/>
                <w:gridSpan w:val="2"/>
              </w:tcPr>
            </w:tcPrChange>
          </w:tcPr>
          <w:p w14:paraId="7538C015" w14:textId="77777777" w:rsidR="004C05AA" w:rsidRDefault="004C05AA" w:rsidP="0094025F">
            <w:pPr>
              <w:rPr>
                <w:ins w:id="7414" w:author="智誠 楊" w:date="2021-05-08T18:38:00Z"/>
                <w:rFonts w:ascii="標楷體" w:eastAsia="標楷體" w:hAnsi="標楷體"/>
              </w:rPr>
            </w:pPr>
            <w:ins w:id="7415" w:author="阿毛" w:date="2021-06-07T16:09:00Z">
              <w:r>
                <w:rPr>
                  <w:rFonts w:ascii="標楷體" w:eastAsia="標楷體" w:hAnsi="標楷體" w:hint="eastAsia"/>
                </w:rPr>
                <w:t>日期選單</w:t>
              </w:r>
            </w:ins>
          </w:p>
        </w:tc>
        <w:tc>
          <w:tcPr>
            <w:tcW w:w="456" w:type="dxa"/>
            <w:tcPrChange w:id="7416" w:author="阿毛" w:date="2021-06-07T15:41:00Z">
              <w:tcPr>
                <w:tcW w:w="988" w:type="dxa"/>
                <w:gridSpan w:val="2"/>
              </w:tcPr>
            </w:tcPrChange>
          </w:tcPr>
          <w:p w14:paraId="1D2DD0EE" w14:textId="77777777" w:rsidR="004C05AA" w:rsidRDefault="004C05AA" w:rsidP="0094025F">
            <w:pPr>
              <w:rPr>
                <w:ins w:id="7417" w:author="智誠 楊" w:date="2021-05-08T18:38:00Z"/>
                <w:rFonts w:ascii="標楷體" w:eastAsia="標楷體" w:hAnsi="標楷體"/>
              </w:rPr>
            </w:pPr>
            <w:ins w:id="7418" w:author="智誠 楊" w:date="2021-05-08T18:49:00Z">
              <w:r>
                <w:rPr>
                  <w:rFonts w:ascii="標楷體" w:eastAsia="標楷體" w:hAnsi="標楷體" w:hint="eastAsia"/>
                </w:rPr>
                <w:t>V</w:t>
              </w:r>
            </w:ins>
          </w:p>
        </w:tc>
        <w:tc>
          <w:tcPr>
            <w:tcW w:w="576" w:type="dxa"/>
            <w:tcPrChange w:id="7419" w:author="阿毛" w:date="2021-06-07T15:41:00Z">
              <w:tcPr>
                <w:tcW w:w="310" w:type="dxa"/>
                <w:gridSpan w:val="3"/>
              </w:tcPr>
            </w:tcPrChange>
          </w:tcPr>
          <w:p w14:paraId="01B4F223" w14:textId="77777777" w:rsidR="004C05AA" w:rsidRDefault="004C05AA" w:rsidP="0094025F">
            <w:pPr>
              <w:jc w:val="center"/>
              <w:rPr>
                <w:ins w:id="7420" w:author="智誠 楊" w:date="2021-05-08T18:38:00Z"/>
                <w:rFonts w:ascii="標楷體" w:eastAsia="標楷體" w:hAnsi="標楷體"/>
              </w:rPr>
            </w:pPr>
            <w:ins w:id="7421" w:author="智誠 楊" w:date="2021-05-08T18:49:00Z">
              <w:r>
                <w:rPr>
                  <w:rFonts w:ascii="標楷體" w:eastAsia="標楷體" w:hAnsi="標楷體" w:hint="eastAsia"/>
                </w:rPr>
                <w:t>W</w:t>
              </w:r>
            </w:ins>
          </w:p>
        </w:tc>
        <w:tc>
          <w:tcPr>
            <w:tcW w:w="3448" w:type="dxa"/>
            <w:tcPrChange w:id="7422" w:author="阿毛" w:date="2021-06-07T15:41:00Z">
              <w:tcPr>
                <w:tcW w:w="3481" w:type="dxa"/>
                <w:gridSpan w:val="3"/>
              </w:tcPr>
            </w:tcPrChange>
          </w:tcPr>
          <w:p w14:paraId="15B9DA9F" w14:textId="77777777" w:rsidR="004C05AA" w:rsidRDefault="004C05AA" w:rsidP="0094025F">
            <w:pPr>
              <w:rPr>
                <w:ins w:id="7423" w:author="阿毛" w:date="2021-06-07T15:12:00Z"/>
                <w:rFonts w:ascii="標楷體" w:eastAsia="標楷體" w:hAnsi="標楷體"/>
              </w:rPr>
            </w:pPr>
            <w:ins w:id="7424" w:author="阿毛" w:date="2021-06-07T15:12:00Z">
              <w:r>
                <w:rPr>
                  <w:rFonts w:ascii="標楷體" w:eastAsia="標楷體" w:hAnsi="標楷體" w:hint="eastAsia"/>
                </w:rPr>
                <w:t>1</w:t>
              </w:r>
              <w:r>
                <w:rPr>
                  <w:rFonts w:ascii="標楷體" w:eastAsia="標楷體" w:hAnsi="標楷體"/>
                </w:rPr>
                <w:t>.</w:t>
              </w:r>
              <w:r>
                <w:rPr>
                  <w:rFonts w:ascii="標楷體" w:eastAsia="標楷體" w:hAnsi="標楷體" w:hint="eastAsia"/>
                </w:rPr>
                <w:t>必須輸入日期,檢核條件:</w:t>
              </w:r>
            </w:ins>
          </w:p>
          <w:p w14:paraId="1604B832" w14:textId="77777777" w:rsidR="004C05AA" w:rsidRDefault="004C05AA" w:rsidP="0094025F">
            <w:pPr>
              <w:rPr>
                <w:ins w:id="7425" w:author="阿毛" w:date="2021-06-07T15:12:00Z"/>
                <w:rFonts w:ascii="標楷體" w:eastAsia="標楷體" w:hAnsi="標楷體"/>
              </w:rPr>
            </w:pPr>
            <w:ins w:id="7426" w:author="阿毛" w:date="2021-06-07T15:12:00Z">
              <w:r>
                <w:rPr>
                  <w:rFonts w:ascii="標楷體" w:eastAsia="標楷體" w:hAnsi="標楷體" w:hint="eastAsia"/>
                </w:rPr>
                <w:lastRenderedPageBreak/>
                <w:t xml:space="preserve">  (1).日期格式/</w:t>
              </w:r>
              <w:r w:rsidRPr="00A16FF3">
                <w:rPr>
                  <w:rFonts w:ascii="標楷體" w:eastAsia="標楷體" w:hAnsi="標楷體"/>
                </w:rPr>
                <w:t>A(DATE,0)</w:t>
              </w:r>
            </w:ins>
          </w:p>
          <w:p w14:paraId="4E1B03A5" w14:textId="77777777" w:rsidR="004C05AA" w:rsidRDefault="004C05AA" w:rsidP="0094025F">
            <w:pPr>
              <w:rPr>
                <w:ins w:id="7427" w:author="阿毛" w:date="2021-06-07T15:13:00Z"/>
                <w:rFonts w:ascii="標楷體" w:eastAsia="標楷體" w:hAnsi="標楷體"/>
              </w:rPr>
            </w:pPr>
            <w:ins w:id="7428" w:author="阿毛" w:date="2021-06-07T15:12:00Z">
              <w:r>
                <w:rPr>
                  <w:rFonts w:ascii="標楷體" w:eastAsia="標楷體" w:hAnsi="標楷體" w:hint="eastAsia"/>
                </w:rPr>
                <w:t xml:space="preserve">  (2).</w:t>
              </w:r>
            </w:ins>
            <w:ins w:id="7429" w:author="阿毛" w:date="2021-06-07T15:13:00Z">
              <w:r>
                <w:rPr>
                  <w:rFonts w:ascii="標楷體" w:eastAsia="標楷體" w:hAnsi="標楷體" w:hint="eastAsia"/>
                </w:rPr>
                <w:t>不可為空白/V(7)</w:t>
              </w:r>
            </w:ins>
          </w:p>
          <w:p w14:paraId="7D67B498" w14:textId="77777777" w:rsidR="004C05AA" w:rsidRDefault="004C05AA" w:rsidP="0094025F">
            <w:pPr>
              <w:rPr>
                <w:ins w:id="7430" w:author="阿毛" w:date="2021-06-07T15:40:00Z"/>
                <w:rFonts w:ascii="標楷體" w:eastAsia="標楷體" w:hAnsi="標楷體"/>
              </w:rPr>
            </w:pPr>
            <w:ins w:id="7431" w:author="阿毛" w:date="2021-06-07T15:13:00Z">
              <w:r>
                <w:rPr>
                  <w:rFonts w:ascii="標楷體" w:eastAsia="標楷體" w:hAnsi="標楷體" w:hint="eastAsia"/>
                </w:rPr>
                <w:t xml:space="preserve">  (3).</w:t>
              </w:r>
            </w:ins>
            <w:ins w:id="7432" w:author="阿毛" w:date="2021-06-07T15:12:00Z">
              <w:r>
                <w:rPr>
                  <w:rFonts w:ascii="標楷體" w:eastAsia="標楷體" w:hAnsi="標楷體" w:hint="eastAsia"/>
                </w:rPr>
                <w:t>需介於[交易日期-起]</w:t>
              </w:r>
            </w:ins>
            <w:ins w:id="7433" w:author="阿毛" w:date="2021-06-07T15:40:00Z">
              <w:r>
                <w:rPr>
                  <w:rFonts w:ascii="標楷體" w:eastAsia="標楷體" w:hAnsi="標楷體" w:hint="eastAsia"/>
                </w:rPr>
                <w:t xml:space="preserve">    </w:t>
              </w:r>
            </w:ins>
          </w:p>
          <w:p w14:paraId="0E881B64" w14:textId="77777777" w:rsidR="004C05AA" w:rsidDel="002D0F11" w:rsidRDefault="004C05AA" w:rsidP="0094025F">
            <w:pPr>
              <w:rPr>
                <w:ins w:id="7434" w:author="智誠 楊" w:date="2021-05-08T18:53:00Z"/>
                <w:del w:id="7435" w:author="阿毛" w:date="2021-06-07T15:12:00Z"/>
                <w:rFonts w:ascii="標楷體" w:eastAsia="標楷體" w:hAnsi="標楷體"/>
              </w:rPr>
            </w:pPr>
            <w:ins w:id="7436" w:author="阿毛" w:date="2021-06-07T15:40:00Z">
              <w:r>
                <w:rPr>
                  <w:rFonts w:ascii="標楷體" w:eastAsia="標楷體" w:hAnsi="標楷體" w:hint="eastAsia"/>
                </w:rPr>
                <w:t xml:space="preserve">      </w:t>
              </w:r>
            </w:ins>
            <w:ins w:id="7437" w:author="阿毛" w:date="2021-06-07T15:12:00Z">
              <w:r>
                <w:rPr>
                  <w:rFonts w:ascii="標楷體" w:eastAsia="標楷體" w:hAnsi="標楷體" w:hint="eastAsia"/>
                </w:rPr>
                <w:t>至</w:t>
              </w:r>
            </w:ins>
            <w:ins w:id="7438" w:author="阿毛" w:date="2021-06-08T17:16:00Z">
              <w:r>
                <w:rPr>
                  <w:rFonts w:ascii="標楷體" w:eastAsia="標楷體" w:hAnsi="標楷體" w:hint="eastAsia"/>
                </w:rPr>
                <w:t>[</w:t>
              </w:r>
            </w:ins>
            <w:ins w:id="7439" w:author="阿毛" w:date="2021-06-07T15:41:00Z">
              <w:r>
                <w:rPr>
                  <w:rFonts w:ascii="標楷體" w:eastAsia="標楷體" w:hAnsi="標楷體" w:hint="eastAsia"/>
                </w:rPr>
                <w:t>會</w:t>
              </w:r>
            </w:ins>
            <w:ins w:id="7440" w:author="阿毛" w:date="2021-06-07T15:12:00Z">
              <w:r>
                <w:rPr>
                  <w:rFonts w:ascii="標楷體" w:eastAsia="標楷體" w:hAnsi="標楷體" w:hint="eastAsia"/>
                </w:rPr>
                <w:t>計日</w:t>
              </w:r>
            </w:ins>
            <w:ins w:id="7441" w:author="阿毛" w:date="2021-06-08T17:16:00Z">
              <w:r>
                <w:rPr>
                  <w:rFonts w:ascii="標楷體" w:eastAsia="標楷體" w:hAnsi="標楷體" w:hint="eastAsia"/>
                </w:rPr>
                <w:t>]</w:t>
              </w:r>
            </w:ins>
            <w:ins w:id="7442" w:author="阿毛" w:date="2021-06-07T15:12:00Z">
              <w:r>
                <w:rPr>
                  <w:rFonts w:ascii="標楷體" w:eastAsia="標楷體" w:hAnsi="標楷體" w:hint="eastAsia"/>
                </w:rPr>
                <w:t>/V(5)</w:t>
              </w:r>
            </w:ins>
            <w:ins w:id="7443" w:author="智誠 楊" w:date="2021-05-08T18:50:00Z">
              <w:del w:id="7444" w:author="阿毛" w:date="2021-06-07T15:12:00Z">
                <w:r w:rsidDel="002D0F11">
                  <w:rPr>
                    <w:rFonts w:ascii="標楷體" w:eastAsia="標楷體" w:hAnsi="標楷體" w:hint="eastAsia"/>
                  </w:rPr>
                  <w:delText>1</w:delText>
                </w:r>
                <w:r w:rsidDel="002D0F11">
                  <w:rPr>
                    <w:rFonts w:ascii="標楷體" w:eastAsia="標楷體" w:hAnsi="標楷體"/>
                  </w:rPr>
                  <w:delText>.</w:delText>
                </w:r>
                <w:r w:rsidDel="002D0F11">
                  <w:rPr>
                    <w:rFonts w:ascii="標楷體" w:eastAsia="標楷體" w:hAnsi="標楷體" w:hint="eastAsia"/>
                  </w:rPr>
                  <w:delText>必須輸入</w:delText>
                </w:r>
              </w:del>
            </w:ins>
          </w:p>
          <w:p w14:paraId="168F7BA9" w14:textId="77777777" w:rsidR="004C05AA" w:rsidDel="002D0F11" w:rsidRDefault="004C05AA" w:rsidP="0094025F">
            <w:pPr>
              <w:rPr>
                <w:ins w:id="7445" w:author="智誠 楊" w:date="2021-05-08T18:53:00Z"/>
                <w:del w:id="7446" w:author="阿毛" w:date="2021-06-07T15:12:00Z"/>
                <w:rFonts w:ascii="標楷體" w:eastAsia="標楷體" w:hAnsi="標楷體"/>
              </w:rPr>
            </w:pPr>
            <w:ins w:id="7447" w:author="智誠 楊" w:date="2021-05-08T18:53:00Z">
              <w:del w:id="7448" w:author="阿毛" w:date="2021-06-07T15:12:00Z">
                <w:r w:rsidDel="002D0F11">
                  <w:rPr>
                    <w:rFonts w:ascii="標楷體" w:eastAsia="標楷體" w:hAnsi="標楷體" w:hint="eastAsia"/>
                  </w:rPr>
                  <w:delText>2.交易日期迄日不可小於起日</w:delText>
                </w:r>
              </w:del>
            </w:ins>
          </w:p>
          <w:p w14:paraId="1987BBF1" w14:textId="77777777" w:rsidR="004C05AA" w:rsidDel="002D0F11" w:rsidRDefault="004C05AA" w:rsidP="0094025F">
            <w:pPr>
              <w:rPr>
                <w:ins w:id="7449" w:author="智誠 楊" w:date="2021-05-12T14:29:00Z"/>
                <w:del w:id="7450" w:author="阿毛" w:date="2021-06-07T15:12:00Z"/>
                <w:rFonts w:ascii="標楷體" w:eastAsia="標楷體" w:hAnsi="標楷體"/>
              </w:rPr>
            </w:pPr>
            <w:ins w:id="7451" w:author="智誠 楊" w:date="2021-05-08T18:53:00Z">
              <w:del w:id="7452" w:author="阿毛" w:date="2021-06-07T15:12:00Z">
                <w:r w:rsidDel="002D0F11">
                  <w:rPr>
                    <w:rFonts w:ascii="標楷體" w:eastAsia="標楷體" w:hAnsi="標楷體" w:hint="eastAsia"/>
                  </w:rPr>
                  <w:delText>3.不可大於會計日</w:delText>
                </w:r>
              </w:del>
            </w:ins>
          </w:p>
          <w:p w14:paraId="0741D336" w14:textId="77777777" w:rsidR="004C05AA" w:rsidRPr="00A16FF3" w:rsidDel="002D0F11" w:rsidRDefault="004C05AA" w:rsidP="0094025F">
            <w:pPr>
              <w:rPr>
                <w:ins w:id="7453" w:author="智誠 楊" w:date="2021-05-12T14:29:00Z"/>
                <w:del w:id="7454" w:author="阿毛" w:date="2021-06-07T15:12:00Z"/>
                <w:rFonts w:ascii="標楷體" w:eastAsia="標楷體" w:hAnsi="標楷體"/>
              </w:rPr>
            </w:pPr>
            <w:ins w:id="7455" w:author="智誠 楊" w:date="2021-05-12T14:29:00Z">
              <w:del w:id="7456" w:author="阿毛" w:date="2021-06-07T15:12:00Z">
                <w:r w:rsidDel="002D0F11">
                  <w:rPr>
                    <w:rFonts w:ascii="標楷體" w:eastAsia="標楷體" w:hAnsi="標楷體" w:hint="eastAsia"/>
                  </w:rPr>
                  <w:delText>4.檢查:</w:delText>
                </w:r>
                <w:r w:rsidDel="002D0F11">
                  <w:delText xml:space="preserve"> </w:delText>
                </w:r>
                <w:r w:rsidRPr="00A16FF3" w:rsidDel="002D0F11">
                  <w:rPr>
                    <w:rFonts w:ascii="標楷體" w:eastAsia="標楷體" w:hAnsi="標楷體"/>
                  </w:rPr>
                  <w:delText>V(7)A(DATE,0,#CDATEEND)</w:delText>
                </w:r>
              </w:del>
            </w:ins>
          </w:p>
          <w:p w14:paraId="03507D1D" w14:textId="77777777" w:rsidR="004C05AA" w:rsidRPr="00C64E2C" w:rsidRDefault="004C05AA" w:rsidP="0094025F">
            <w:pPr>
              <w:rPr>
                <w:ins w:id="7457" w:author="智誠 楊" w:date="2021-05-08T18:38:00Z"/>
                <w:rFonts w:ascii="標楷體" w:eastAsia="標楷體" w:hAnsi="標楷體"/>
              </w:rPr>
            </w:pPr>
            <w:ins w:id="7458" w:author="智誠 楊" w:date="2021-05-12T14:29:00Z">
              <w:del w:id="7459" w:author="阿毛" w:date="2021-06-07T15:12:00Z">
                <w:r w:rsidRPr="00A16FF3" w:rsidDel="002D0F11">
                  <w:rPr>
                    <w:rFonts w:ascii="標楷體" w:eastAsia="標楷體" w:hAnsi="標楷體"/>
                  </w:rPr>
                  <w:delText>V(5,#CDATESTART,#DATE)</w:delText>
                </w:r>
              </w:del>
            </w:ins>
          </w:p>
        </w:tc>
      </w:tr>
      <w:tr w:rsidR="004C05AA" w:rsidRPr="00362205" w14:paraId="04C3AA2F" w14:textId="77777777" w:rsidTr="0094025F">
        <w:trPr>
          <w:trHeight w:val="244"/>
          <w:jc w:val="center"/>
          <w:ins w:id="7460" w:author="智誠 楊" w:date="2021-05-08T18:38:00Z"/>
          <w:trPrChange w:id="7461" w:author="阿毛" w:date="2021-06-07T15:41:00Z">
            <w:trPr>
              <w:gridAfter w:val="0"/>
              <w:trHeight w:val="244"/>
              <w:jc w:val="center"/>
            </w:trPr>
          </w:trPrChange>
        </w:trPr>
        <w:tc>
          <w:tcPr>
            <w:tcW w:w="539" w:type="dxa"/>
            <w:tcPrChange w:id="7462" w:author="阿毛" w:date="2021-06-07T15:41:00Z">
              <w:tcPr>
                <w:tcW w:w="551" w:type="dxa"/>
                <w:gridSpan w:val="2"/>
              </w:tcPr>
            </w:tcPrChange>
          </w:tcPr>
          <w:p w14:paraId="3E90A7A6" w14:textId="77777777" w:rsidR="004C05AA" w:rsidRDefault="004C05AA" w:rsidP="0094025F">
            <w:pPr>
              <w:rPr>
                <w:ins w:id="7463" w:author="智誠 楊" w:date="2021-05-08T18:38:00Z"/>
                <w:rFonts w:ascii="標楷體" w:eastAsia="標楷體" w:hAnsi="標楷體"/>
              </w:rPr>
            </w:pPr>
            <w:ins w:id="7464" w:author="智誠 楊" w:date="2021-05-08T18:38:00Z">
              <w:r>
                <w:rPr>
                  <w:rFonts w:ascii="標楷體" w:eastAsia="標楷體" w:hAnsi="標楷體" w:hint="eastAsia"/>
                </w:rPr>
                <w:lastRenderedPageBreak/>
                <w:t>4.</w:t>
              </w:r>
            </w:ins>
          </w:p>
        </w:tc>
        <w:tc>
          <w:tcPr>
            <w:tcW w:w="1269" w:type="dxa"/>
            <w:tcPrChange w:id="7465" w:author="阿毛" w:date="2021-06-07T15:41:00Z">
              <w:tcPr>
                <w:tcW w:w="1383" w:type="dxa"/>
                <w:gridSpan w:val="3"/>
              </w:tcPr>
            </w:tcPrChange>
          </w:tcPr>
          <w:p w14:paraId="4E7C5AE1" w14:textId="77777777" w:rsidR="004C05AA" w:rsidRDefault="004C05AA" w:rsidP="0094025F">
            <w:pPr>
              <w:rPr>
                <w:ins w:id="7466" w:author="智誠 楊" w:date="2021-05-08T18:38:00Z"/>
                <w:rFonts w:ascii="標楷體" w:eastAsia="標楷體" w:hAnsi="標楷體"/>
              </w:rPr>
            </w:pPr>
            <w:ins w:id="7467" w:author="智誠 楊" w:date="2021-05-08T18:55:00Z">
              <w:r>
                <w:rPr>
                  <w:rFonts w:ascii="標楷體" w:eastAsia="標楷體" w:hAnsi="標楷體" w:hint="eastAsia"/>
                </w:rPr>
                <w:t>戶號</w:t>
              </w:r>
            </w:ins>
            <w:r>
              <w:rPr>
                <w:rFonts w:ascii="標楷體" w:eastAsia="標楷體" w:hAnsi="標楷體" w:hint="eastAsia"/>
              </w:rPr>
              <w:t>-</w:t>
            </w:r>
            <w:ins w:id="7468" w:author="智誠 楊" w:date="2021-05-08T18:55:00Z">
              <w:r>
                <w:rPr>
                  <w:rFonts w:ascii="標楷體" w:eastAsia="標楷體" w:hAnsi="標楷體" w:hint="eastAsia"/>
                </w:rPr>
                <w:t>額度</w:t>
              </w:r>
            </w:ins>
            <w:r>
              <w:rPr>
                <w:rFonts w:ascii="標楷體" w:eastAsia="標楷體" w:hAnsi="標楷體" w:hint="eastAsia"/>
              </w:rPr>
              <w:t>-</w:t>
            </w:r>
            <w:ins w:id="7469" w:author="智誠 楊" w:date="2021-05-08T18:55:00Z">
              <w:r>
                <w:rPr>
                  <w:rFonts w:ascii="標楷體" w:eastAsia="標楷體" w:hAnsi="標楷體" w:hint="eastAsia"/>
                </w:rPr>
                <w:t>撥款序號</w:t>
              </w:r>
            </w:ins>
          </w:p>
        </w:tc>
        <w:tc>
          <w:tcPr>
            <w:tcW w:w="568" w:type="dxa"/>
            <w:tcPrChange w:id="7470" w:author="阿毛" w:date="2021-06-07T15:41:00Z">
              <w:tcPr>
                <w:tcW w:w="816" w:type="dxa"/>
                <w:gridSpan w:val="4"/>
              </w:tcPr>
            </w:tcPrChange>
          </w:tcPr>
          <w:p w14:paraId="13B73FD5" w14:textId="77777777" w:rsidR="004C05AA" w:rsidRDefault="004C05AA" w:rsidP="0094025F">
            <w:pPr>
              <w:rPr>
                <w:ins w:id="7471" w:author="智誠 楊" w:date="2021-05-08T18:38:00Z"/>
                <w:rFonts w:ascii="標楷體" w:eastAsia="標楷體" w:hAnsi="標楷體"/>
              </w:rPr>
            </w:pPr>
            <w:ins w:id="7472" w:author="智誠 楊" w:date="2021-05-08T18:48:00Z">
              <w:r>
                <w:rPr>
                  <w:rFonts w:ascii="標楷體" w:eastAsia="標楷體" w:hAnsi="標楷體" w:hint="eastAsia"/>
                </w:rPr>
                <w:t>7-3-3</w:t>
              </w:r>
            </w:ins>
          </w:p>
        </w:tc>
        <w:tc>
          <w:tcPr>
            <w:tcW w:w="992" w:type="dxa"/>
            <w:tcPrChange w:id="7473" w:author="阿毛" w:date="2021-06-07T15:41:00Z">
              <w:tcPr>
                <w:tcW w:w="784" w:type="dxa"/>
              </w:tcPr>
            </w:tcPrChange>
          </w:tcPr>
          <w:p w14:paraId="78189CE7" w14:textId="77777777" w:rsidR="004C05AA" w:rsidRPr="00362205" w:rsidRDefault="004C05AA" w:rsidP="0094025F">
            <w:pPr>
              <w:rPr>
                <w:ins w:id="7474" w:author="智誠 楊" w:date="2021-05-08T18:38:00Z"/>
                <w:rFonts w:ascii="標楷體" w:eastAsia="標楷體" w:hAnsi="標楷體"/>
              </w:rPr>
            </w:pPr>
          </w:p>
        </w:tc>
        <w:tc>
          <w:tcPr>
            <w:tcW w:w="2572" w:type="dxa"/>
            <w:tcPrChange w:id="7475" w:author="阿毛" w:date="2021-06-07T15:41:00Z">
              <w:tcPr>
                <w:tcW w:w="2107" w:type="dxa"/>
                <w:gridSpan w:val="2"/>
              </w:tcPr>
            </w:tcPrChange>
          </w:tcPr>
          <w:p w14:paraId="6348318B" w14:textId="77777777" w:rsidR="004C05AA" w:rsidRDefault="004C05AA" w:rsidP="0094025F">
            <w:pPr>
              <w:rPr>
                <w:ins w:id="7476" w:author="智誠 楊" w:date="2021-05-08T18:38:00Z"/>
                <w:rFonts w:ascii="標楷體" w:eastAsia="標楷體" w:hAnsi="標楷體"/>
              </w:rPr>
            </w:pPr>
          </w:p>
        </w:tc>
        <w:tc>
          <w:tcPr>
            <w:tcW w:w="456" w:type="dxa"/>
            <w:tcPrChange w:id="7477" w:author="阿毛" w:date="2021-06-07T15:41:00Z">
              <w:tcPr>
                <w:tcW w:w="988" w:type="dxa"/>
                <w:gridSpan w:val="2"/>
              </w:tcPr>
            </w:tcPrChange>
          </w:tcPr>
          <w:p w14:paraId="63A1836D" w14:textId="77777777" w:rsidR="004C05AA" w:rsidRDefault="004C05AA" w:rsidP="0094025F">
            <w:pPr>
              <w:rPr>
                <w:ins w:id="7478" w:author="智誠 楊" w:date="2021-05-08T18:38:00Z"/>
                <w:rFonts w:ascii="標楷體" w:eastAsia="標楷體" w:hAnsi="標楷體"/>
              </w:rPr>
            </w:pPr>
          </w:p>
        </w:tc>
        <w:tc>
          <w:tcPr>
            <w:tcW w:w="576" w:type="dxa"/>
            <w:tcPrChange w:id="7479" w:author="阿毛" w:date="2021-06-07T15:41:00Z">
              <w:tcPr>
                <w:tcW w:w="310" w:type="dxa"/>
                <w:gridSpan w:val="3"/>
              </w:tcPr>
            </w:tcPrChange>
          </w:tcPr>
          <w:p w14:paraId="463BD5F2" w14:textId="77777777" w:rsidR="004C05AA" w:rsidRDefault="004C05AA" w:rsidP="0094025F">
            <w:pPr>
              <w:jc w:val="center"/>
              <w:rPr>
                <w:ins w:id="7480" w:author="智誠 楊" w:date="2021-05-08T18:38:00Z"/>
                <w:rFonts w:ascii="標楷體" w:eastAsia="標楷體" w:hAnsi="標楷體"/>
              </w:rPr>
            </w:pPr>
            <w:ins w:id="7481" w:author="智誠 楊" w:date="2021-05-08T18:49:00Z">
              <w:r>
                <w:rPr>
                  <w:rFonts w:ascii="標楷體" w:eastAsia="標楷體" w:hAnsi="標楷體" w:hint="eastAsia"/>
                </w:rPr>
                <w:t>W</w:t>
              </w:r>
            </w:ins>
          </w:p>
        </w:tc>
        <w:tc>
          <w:tcPr>
            <w:tcW w:w="3448" w:type="dxa"/>
            <w:tcPrChange w:id="7482" w:author="阿毛" w:date="2021-06-07T15:41:00Z">
              <w:tcPr>
                <w:tcW w:w="3481" w:type="dxa"/>
                <w:gridSpan w:val="3"/>
              </w:tcPr>
            </w:tcPrChange>
          </w:tcPr>
          <w:p w14:paraId="008B8D98" w14:textId="77777777" w:rsidR="004C05AA" w:rsidRPr="00C64E2C" w:rsidRDefault="004C05AA" w:rsidP="0094025F">
            <w:pPr>
              <w:rPr>
                <w:ins w:id="7483" w:author="智誠 楊" w:date="2021-05-08T18:38:00Z"/>
                <w:rFonts w:ascii="標楷體" w:eastAsia="標楷體" w:hAnsi="標楷體"/>
              </w:rPr>
            </w:pPr>
            <w:ins w:id="7484" w:author="智誠 楊" w:date="2021-05-08T18:50:00Z">
              <w:r>
                <w:rPr>
                  <w:rFonts w:ascii="標楷體" w:eastAsia="標楷體" w:hAnsi="標楷體" w:hint="eastAsia"/>
                </w:rPr>
                <w:t>1.自行輸入</w:t>
              </w:r>
            </w:ins>
            <w:ins w:id="7485" w:author="阿毛" w:date="2021-06-07T15:13:00Z">
              <w:r>
                <w:rPr>
                  <w:rFonts w:ascii="標楷體" w:eastAsia="標楷體" w:hAnsi="標楷體" w:hint="eastAsia"/>
                </w:rPr>
                <w:t>數字</w:t>
              </w:r>
            </w:ins>
          </w:p>
        </w:tc>
      </w:tr>
    </w:tbl>
    <w:p w14:paraId="616475C2" w14:textId="77777777" w:rsidR="004C05AA" w:rsidDel="002D0F11" w:rsidRDefault="004C05AA" w:rsidP="004C05AA">
      <w:pPr>
        <w:pStyle w:val="a"/>
        <w:rPr>
          <w:del w:id="7486" w:author="阿毛" w:date="2021-06-03T10:31:00Z"/>
        </w:rPr>
      </w:pPr>
    </w:p>
    <w:p w14:paraId="66069103" w14:textId="77777777" w:rsidR="004C05AA" w:rsidRPr="002D0F11" w:rsidRDefault="004C05AA" w:rsidP="004C05AA">
      <w:pPr>
        <w:rPr>
          <w:ins w:id="7487" w:author="阿毛" w:date="2021-06-07T15:12:00Z"/>
        </w:rPr>
      </w:pPr>
    </w:p>
    <w:p w14:paraId="24F61282" w14:textId="77777777" w:rsidR="004C05AA" w:rsidDel="00915A20" w:rsidRDefault="004C05AA" w:rsidP="004C05AA">
      <w:pPr>
        <w:pStyle w:val="a"/>
        <w:numPr>
          <w:ilvl w:val="0"/>
          <w:numId w:val="1"/>
        </w:numPr>
        <w:rPr>
          <w:ins w:id="7488" w:author="智誠 楊" w:date="2021-05-08T18:38:00Z"/>
          <w:del w:id="7489" w:author="阿毛" w:date="2021-06-03T10:31:00Z"/>
        </w:rPr>
      </w:pPr>
      <w:ins w:id="7490" w:author="智誠 楊" w:date="2021-05-08T18:38:00Z">
        <w:r>
          <w:rPr>
            <w:rFonts w:hint="eastAsia"/>
            <w:lang w:eastAsia="zh-HK"/>
          </w:rPr>
          <w:t>輸出</w:t>
        </w:r>
        <w:r w:rsidRPr="00362205">
          <w:t>畫面</w:t>
        </w:r>
        <w:r>
          <w:rPr>
            <w:rFonts w:hint="eastAsia"/>
          </w:rPr>
          <w:t>:</w:t>
        </w:r>
      </w:ins>
    </w:p>
    <w:p w14:paraId="0F30C6B8" w14:textId="77777777" w:rsidR="004C05AA" w:rsidRDefault="004C05AA" w:rsidP="004C05AA">
      <w:pPr>
        <w:pStyle w:val="a"/>
        <w:numPr>
          <w:ilvl w:val="0"/>
          <w:numId w:val="1"/>
        </w:numPr>
        <w:rPr>
          <w:ins w:id="7491" w:author="智誠 楊" w:date="2021-05-08T18:38:00Z"/>
        </w:rPr>
        <w:pPrChange w:id="7492" w:author="阿毛" w:date="2021-06-03T10:31:00Z">
          <w:pPr>
            <w:ind w:left="480"/>
          </w:pPr>
        </w:pPrChange>
      </w:pPr>
    </w:p>
    <w:p w14:paraId="5D442AE1" w14:textId="77777777" w:rsidR="004C05AA" w:rsidDel="002D0F11" w:rsidRDefault="004C05AA" w:rsidP="004C05AA">
      <w:pPr>
        <w:rPr>
          <w:ins w:id="7493" w:author="智誠 楊" w:date="2021-05-08T18:38:00Z"/>
          <w:del w:id="7494" w:author="阿毛" w:date="2021-06-07T15:12:00Z"/>
        </w:rPr>
      </w:pPr>
      <w:ins w:id="7495" w:author="智誠 楊" w:date="2021-05-08T18:53:00Z">
        <w:r w:rsidRPr="00AF50F7">
          <w:rPr>
            <w:noProof/>
          </w:rPr>
          <w:drawing>
            <wp:inline distT="0" distB="0" distL="0" distR="0" wp14:anchorId="5E31A3C5" wp14:editId="3164AD69">
              <wp:extent cx="6842760" cy="2731337"/>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5929" cy="2736593"/>
                      </a:xfrm>
                      <a:prstGeom prst="rect">
                        <a:avLst/>
                      </a:prstGeom>
                    </pic:spPr>
                  </pic:pic>
                </a:graphicData>
              </a:graphic>
            </wp:inline>
          </w:drawing>
        </w:r>
      </w:ins>
    </w:p>
    <w:p w14:paraId="1B2DCFC2" w14:textId="77777777" w:rsidR="004C05AA" w:rsidRDefault="004C05AA" w:rsidP="004C05AA">
      <w:pPr>
        <w:rPr>
          <w:ins w:id="7496" w:author="智誠 楊" w:date="2021-05-08T18:38:00Z"/>
          <w:rFonts w:eastAsia="標楷體"/>
          <w:sz w:val="26"/>
        </w:rPr>
        <w:pPrChange w:id="7497" w:author="阿毛" w:date="2021-06-07T15:12:00Z">
          <w:pPr>
            <w:widowControl/>
          </w:pPr>
        </w:pPrChange>
      </w:pPr>
      <w:ins w:id="7498" w:author="智誠 楊" w:date="2021-05-08T18:38:00Z">
        <w:del w:id="7499" w:author="阿毛" w:date="2021-06-07T15:12:00Z">
          <w:r w:rsidDel="002D0F11">
            <w:br w:type="page"/>
          </w:r>
        </w:del>
      </w:ins>
    </w:p>
    <w:p w14:paraId="47880D08" w14:textId="77777777" w:rsidR="004C05AA" w:rsidRDefault="004C05AA" w:rsidP="004C05AA">
      <w:pPr>
        <w:pStyle w:val="a"/>
        <w:numPr>
          <w:ilvl w:val="0"/>
          <w:numId w:val="1"/>
        </w:numPr>
        <w:rPr>
          <w:ins w:id="7500" w:author="智誠 楊" w:date="2021-05-08T18:38:00Z"/>
        </w:rPr>
      </w:pPr>
      <w:ins w:id="7501" w:author="智誠 楊" w:date="2021-05-08T18:38:00Z">
        <w:r>
          <w:rPr>
            <w:rFonts w:hint="eastAsia"/>
          </w:rPr>
          <w:t>輸出畫面資料說明</w:t>
        </w:r>
      </w:ins>
    </w:p>
    <w:tbl>
      <w:tblPr>
        <w:tblStyle w:val="ac"/>
        <w:tblW w:w="0" w:type="auto"/>
        <w:tblLook w:val="04A0" w:firstRow="1" w:lastRow="0" w:firstColumn="1" w:lastColumn="0" w:noHBand="0" w:noVBand="1"/>
      </w:tblPr>
      <w:tblGrid>
        <w:gridCol w:w="770"/>
        <w:gridCol w:w="1166"/>
        <w:gridCol w:w="2024"/>
        <w:gridCol w:w="2736"/>
        <w:gridCol w:w="3498"/>
      </w:tblGrid>
      <w:tr w:rsidR="004C05AA" w:rsidRPr="008F1D46" w14:paraId="42DDC178" w14:textId="77777777" w:rsidTr="0094025F">
        <w:trPr>
          <w:ins w:id="7502" w:author="智誠 楊" w:date="2021-05-08T18:55:00Z"/>
        </w:trPr>
        <w:tc>
          <w:tcPr>
            <w:tcW w:w="770" w:type="dxa"/>
            <w:shd w:val="clear" w:color="auto" w:fill="D9D9D9" w:themeFill="background1" w:themeFillShade="D9"/>
          </w:tcPr>
          <w:p w14:paraId="4968D7A7" w14:textId="77777777" w:rsidR="004C05AA" w:rsidRPr="008F1D46" w:rsidRDefault="004C05AA" w:rsidP="0094025F">
            <w:pPr>
              <w:jc w:val="center"/>
              <w:rPr>
                <w:ins w:id="7503" w:author="智誠 楊" w:date="2021-05-08T18:55:00Z"/>
                <w:rFonts w:ascii="標楷體" w:eastAsia="標楷體" w:hAnsi="標楷體"/>
                <w:lang w:eastAsia="zh-HK"/>
              </w:rPr>
            </w:pPr>
            <w:ins w:id="7504" w:author="智誠 楊" w:date="2021-05-08T18:55:00Z">
              <w:r w:rsidRPr="008F1D46">
                <w:rPr>
                  <w:rFonts w:ascii="標楷體" w:eastAsia="標楷體" w:hAnsi="標楷體" w:hint="eastAsia"/>
                  <w:lang w:eastAsia="zh-HK"/>
                </w:rPr>
                <w:t>序號</w:t>
              </w:r>
            </w:ins>
          </w:p>
        </w:tc>
        <w:tc>
          <w:tcPr>
            <w:tcW w:w="1166" w:type="dxa"/>
            <w:shd w:val="clear" w:color="auto" w:fill="D9D9D9" w:themeFill="background1" w:themeFillShade="D9"/>
          </w:tcPr>
          <w:p w14:paraId="56260326" w14:textId="77777777" w:rsidR="004C05AA" w:rsidRPr="008F1D46" w:rsidRDefault="004C05AA" w:rsidP="0094025F">
            <w:pPr>
              <w:jc w:val="center"/>
              <w:rPr>
                <w:ins w:id="7505" w:author="智誠 楊" w:date="2021-05-08T18:55:00Z"/>
                <w:rFonts w:ascii="標楷體" w:eastAsia="標楷體" w:hAnsi="標楷體"/>
                <w:lang w:eastAsia="zh-HK"/>
              </w:rPr>
            </w:pPr>
            <w:ins w:id="7506" w:author="智誠 楊" w:date="2021-05-08T18:55:00Z">
              <w:r w:rsidRPr="008F1D46">
                <w:rPr>
                  <w:rFonts w:ascii="標楷體" w:eastAsia="標楷體" w:hAnsi="標楷體" w:hint="eastAsia"/>
                  <w:lang w:eastAsia="zh-HK"/>
                </w:rPr>
                <w:t>欄位型態</w:t>
              </w:r>
            </w:ins>
          </w:p>
        </w:tc>
        <w:tc>
          <w:tcPr>
            <w:tcW w:w="2024" w:type="dxa"/>
            <w:shd w:val="clear" w:color="auto" w:fill="D9D9D9" w:themeFill="background1" w:themeFillShade="D9"/>
          </w:tcPr>
          <w:p w14:paraId="0B53AEB6" w14:textId="77777777" w:rsidR="004C05AA" w:rsidRPr="008F1D46" w:rsidRDefault="004C05AA" w:rsidP="0094025F">
            <w:pPr>
              <w:jc w:val="center"/>
              <w:rPr>
                <w:ins w:id="7507" w:author="智誠 楊" w:date="2021-05-08T18:55:00Z"/>
                <w:rFonts w:ascii="標楷體" w:eastAsia="標楷體" w:hAnsi="標楷體"/>
                <w:lang w:eastAsia="zh-HK"/>
              </w:rPr>
            </w:pPr>
            <w:ins w:id="7508" w:author="智誠 楊" w:date="2021-05-08T18:55:00Z">
              <w:r w:rsidRPr="008F1D46">
                <w:rPr>
                  <w:rFonts w:ascii="標楷體" w:eastAsia="標楷體" w:hAnsi="標楷體" w:hint="eastAsia"/>
                  <w:lang w:eastAsia="zh-HK"/>
                </w:rPr>
                <w:t>欄位名稱</w:t>
              </w:r>
            </w:ins>
          </w:p>
        </w:tc>
        <w:tc>
          <w:tcPr>
            <w:tcW w:w="2736" w:type="dxa"/>
            <w:shd w:val="clear" w:color="auto" w:fill="D9D9D9" w:themeFill="background1" w:themeFillShade="D9"/>
          </w:tcPr>
          <w:p w14:paraId="246230CB" w14:textId="77777777" w:rsidR="004C05AA" w:rsidRPr="008F1D46" w:rsidRDefault="004C05AA" w:rsidP="0094025F">
            <w:pPr>
              <w:jc w:val="center"/>
              <w:rPr>
                <w:ins w:id="7509" w:author="智誠 楊" w:date="2021-05-08T18:55:00Z"/>
                <w:rFonts w:ascii="標楷體" w:eastAsia="標楷體" w:hAnsi="標楷體"/>
              </w:rPr>
            </w:pPr>
            <w:ins w:id="7510" w:author="智誠 楊" w:date="2021-05-08T18:55:00Z">
              <w:r>
                <w:rPr>
                  <w:rFonts w:ascii="標楷體" w:eastAsia="標楷體" w:hAnsi="標楷體" w:hint="eastAsia"/>
                  <w:lang w:eastAsia="zh-HK"/>
                </w:rPr>
                <w:t>資料來源</w:t>
              </w:r>
            </w:ins>
          </w:p>
        </w:tc>
        <w:tc>
          <w:tcPr>
            <w:tcW w:w="3498" w:type="dxa"/>
            <w:shd w:val="clear" w:color="auto" w:fill="D9D9D9" w:themeFill="background1" w:themeFillShade="D9"/>
          </w:tcPr>
          <w:p w14:paraId="65F6A9D2" w14:textId="77777777" w:rsidR="004C05AA" w:rsidRPr="008F1D46" w:rsidRDefault="004C05AA" w:rsidP="0094025F">
            <w:pPr>
              <w:jc w:val="center"/>
              <w:rPr>
                <w:ins w:id="7511" w:author="智誠 楊" w:date="2021-05-08T18:55:00Z"/>
                <w:rFonts w:ascii="標楷體" w:eastAsia="標楷體" w:hAnsi="標楷體"/>
                <w:lang w:eastAsia="zh-HK"/>
              </w:rPr>
            </w:pPr>
            <w:ins w:id="7512" w:author="智誠 楊" w:date="2021-05-08T18:55:00Z">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ins>
          </w:p>
        </w:tc>
      </w:tr>
      <w:tr w:rsidR="004C05AA" w:rsidRPr="008F1D46" w14:paraId="11969994" w14:textId="77777777" w:rsidTr="0094025F">
        <w:trPr>
          <w:ins w:id="7513" w:author="智誠 楊" w:date="2021-05-08T18:55:00Z"/>
        </w:trPr>
        <w:tc>
          <w:tcPr>
            <w:tcW w:w="770" w:type="dxa"/>
          </w:tcPr>
          <w:p w14:paraId="5053ECD0" w14:textId="77777777" w:rsidR="004C05AA" w:rsidRPr="008F1D46" w:rsidRDefault="004C05AA" w:rsidP="0094025F">
            <w:pPr>
              <w:jc w:val="center"/>
              <w:rPr>
                <w:ins w:id="7514" w:author="智誠 楊" w:date="2021-05-08T18:55:00Z"/>
                <w:rFonts w:ascii="標楷體" w:eastAsia="標楷體" w:hAnsi="標楷體"/>
                <w:lang w:eastAsia="zh-HK"/>
              </w:rPr>
            </w:pPr>
            <w:ins w:id="7515" w:author="智誠 楊" w:date="2021-05-08T18:55:00Z">
              <w:r>
                <w:rPr>
                  <w:rFonts w:ascii="標楷體" w:eastAsia="標楷體" w:hAnsi="標楷體" w:hint="eastAsia"/>
                </w:rPr>
                <w:t>1</w:t>
              </w:r>
            </w:ins>
          </w:p>
        </w:tc>
        <w:tc>
          <w:tcPr>
            <w:tcW w:w="1166" w:type="dxa"/>
          </w:tcPr>
          <w:p w14:paraId="3EB0C7B2" w14:textId="77777777" w:rsidR="004C05AA" w:rsidRPr="008F1D46" w:rsidRDefault="004C05AA" w:rsidP="0094025F">
            <w:pPr>
              <w:jc w:val="center"/>
              <w:rPr>
                <w:ins w:id="7516" w:author="智誠 楊" w:date="2021-05-08T18:55:00Z"/>
                <w:rFonts w:ascii="標楷體" w:eastAsia="標楷體" w:hAnsi="標楷體"/>
                <w:lang w:eastAsia="zh-HK"/>
              </w:rPr>
            </w:pPr>
            <w:ins w:id="7517" w:author="智誠 楊" w:date="2021-05-08T18:55:00Z">
              <w:r>
                <w:rPr>
                  <w:rFonts w:ascii="標楷體" w:eastAsia="標楷體" w:hAnsi="標楷體" w:hint="eastAsia"/>
                  <w:lang w:eastAsia="zh-HK"/>
                </w:rPr>
                <w:t>資料</w:t>
              </w:r>
            </w:ins>
          </w:p>
        </w:tc>
        <w:tc>
          <w:tcPr>
            <w:tcW w:w="2024" w:type="dxa"/>
          </w:tcPr>
          <w:p w14:paraId="1EE9D33B" w14:textId="77777777" w:rsidR="004C05AA" w:rsidRPr="008F1D46" w:rsidRDefault="004C05AA" w:rsidP="0094025F">
            <w:pPr>
              <w:rPr>
                <w:ins w:id="7518" w:author="智誠 楊" w:date="2021-05-08T18:55:00Z"/>
                <w:rFonts w:ascii="標楷體" w:eastAsia="標楷體" w:hAnsi="標楷體"/>
                <w:lang w:eastAsia="zh-HK"/>
              </w:rPr>
            </w:pPr>
            <w:ins w:id="7519" w:author="智誠 楊" w:date="2021-05-08T18:55:00Z">
              <w:r>
                <w:rPr>
                  <w:rFonts w:ascii="標楷體" w:eastAsia="標楷體" w:hAnsi="標楷體" w:hint="eastAsia"/>
                  <w:lang w:eastAsia="zh-HK"/>
                </w:rPr>
                <w:t>作業日期時間</w:t>
              </w:r>
            </w:ins>
          </w:p>
        </w:tc>
        <w:tc>
          <w:tcPr>
            <w:tcW w:w="2736" w:type="dxa"/>
          </w:tcPr>
          <w:p w14:paraId="0B593090" w14:textId="77777777" w:rsidR="004C05AA" w:rsidRDefault="004C05AA" w:rsidP="0094025F">
            <w:pPr>
              <w:rPr>
                <w:ins w:id="7520" w:author="智誠 楊" w:date="2021-05-08T18:55:00Z"/>
                <w:rFonts w:ascii="標楷體" w:eastAsia="標楷體" w:hAnsi="標楷體"/>
                <w:lang w:eastAsia="zh-HK"/>
              </w:rPr>
            </w:pPr>
            <w:proofErr w:type="spellStart"/>
            <w:ins w:id="7521" w:author="智誠 楊" w:date="2021-05-08T18:55:00Z">
              <w:r>
                <w:rPr>
                  <w:rFonts w:ascii="標楷體" w:eastAsia="標楷體" w:hAnsi="標楷體" w:hint="eastAsia"/>
                  <w:lang w:eastAsia="zh-HK"/>
                </w:rPr>
                <w:t>T</w:t>
              </w:r>
              <w:r>
                <w:rPr>
                  <w:rFonts w:ascii="標楷體" w:eastAsia="標楷體" w:hAnsi="標楷體"/>
                  <w:lang w:eastAsia="zh-HK"/>
                </w:rPr>
                <w:t>xDataLog.CreatDate</w:t>
              </w:r>
              <w:proofErr w:type="spellEnd"/>
            </w:ins>
          </w:p>
        </w:tc>
        <w:tc>
          <w:tcPr>
            <w:tcW w:w="3498" w:type="dxa"/>
          </w:tcPr>
          <w:p w14:paraId="77A8CBA4" w14:textId="77777777" w:rsidR="004C05AA" w:rsidRDefault="004C05AA" w:rsidP="0094025F">
            <w:pPr>
              <w:rPr>
                <w:ins w:id="7522" w:author="阿毛" w:date="2021-06-08T15:05:00Z"/>
                <w:rFonts w:ascii="標楷體" w:eastAsia="標楷體" w:hAnsi="標楷體"/>
                <w:lang w:eastAsia="zh-HK"/>
              </w:rPr>
            </w:pPr>
            <w:ins w:id="7523" w:author="智誠 楊" w:date="2021-05-08T18:55:00Z">
              <w:r>
                <w:rPr>
                  <w:rFonts w:ascii="標楷體" w:eastAsia="標楷體" w:hAnsi="標楷體" w:hint="eastAsia"/>
                  <w:lang w:eastAsia="zh-HK"/>
                </w:rPr>
                <w:t>作業日期時間</w:t>
              </w:r>
            </w:ins>
          </w:p>
          <w:p w14:paraId="21994FC9" w14:textId="77777777" w:rsidR="004C05AA" w:rsidRPr="006C763E" w:rsidRDefault="004C05AA" w:rsidP="0094025F">
            <w:pPr>
              <w:rPr>
                <w:ins w:id="7524" w:author="智誠 楊" w:date="2021-05-08T18:55:00Z"/>
                <w:rFonts w:ascii="標楷體" w:eastAsia="標楷體" w:hAnsi="標楷體"/>
                <w:lang w:eastAsia="zh-HK"/>
              </w:rPr>
            </w:pPr>
            <w:ins w:id="7525" w:author="阿毛" w:date="2021-06-08T15:05:00Z">
              <w:r>
                <w:rPr>
                  <w:rFonts w:ascii="標楷體" w:eastAsia="標楷體" w:hAnsi="標楷體" w:hint="eastAsia"/>
                </w:rPr>
                <w:t>(YYY/MM/DD</w:t>
              </w:r>
              <w:r>
                <w:rPr>
                  <w:rFonts w:ascii="標楷體" w:eastAsia="標楷體" w:hAnsi="標楷體"/>
                </w:rPr>
                <w:t xml:space="preserve"> </w:t>
              </w:r>
              <w:proofErr w:type="spellStart"/>
              <w:r>
                <w:rPr>
                  <w:rFonts w:ascii="標楷體" w:eastAsia="標楷體" w:hAnsi="標楷體"/>
                </w:rPr>
                <w:t>hh:mm:ss</w:t>
              </w:r>
              <w:proofErr w:type="spellEnd"/>
              <w:r>
                <w:rPr>
                  <w:rFonts w:ascii="標楷體" w:eastAsia="標楷體" w:hAnsi="標楷體" w:hint="eastAsia"/>
                </w:rPr>
                <w:t>)</w:t>
              </w:r>
            </w:ins>
          </w:p>
        </w:tc>
      </w:tr>
      <w:tr w:rsidR="004C05AA" w:rsidRPr="008F1D46" w14:paraId="18B16B0C" w14:textId="77777777" w:rsidTr="0094025F">
        <w:trPr>
          <w:ins w:id="7526" w:author="智誠 楊" w:date="2021-05-08T18:55:00Z"/>
        </w:trPr>
        <w:tc>
          <w:tcPr>
            <w:tcW w:w="770" w:type="dxa"/>
          </w:tcPr>
          <w:p w14:paraId="598E8826" w14:textId="77777777" w:rsidR="004C05AA" w:rsidRDefault="004C05AA" w:rsidP="0094025F">
            <w:pPr>
              <w:jc w:val="center"/>
              <w:rPr>
                <w:ins w:id="7527" w:author="智誠 楊" w:date="2021-05-08T18:55:00Z"/>
                <w:rFonts w:ascii="標楷體" w:eastAsia="標楷體" w:hAnsi="標楷體"/>
              </w:rPr>
            </w:pPr>
            <w:ins w:id="7528" w:author="智誠 楊" w:date="2021-05-08T18:55:00Z">
              <w:r>
                <w:rPr>
                  <w:rFonts w:ascii="標楷體" w:eastAsia="標楷體" w:hAnsi="標楷體" w:hint="eastAsia"/>
                </w:rPr>
                <w:t>2</w:t>
              </w:r>
            </w:ins>
          </w:p>
        </w:tc>
        <w:tc>
          <w:tcPr>
            <w:tcW w:w="1166" w:type="dxa"/>
          </w:tcPr>
          <w:p w14:paraId="4C09FB49" w14:textId="77777777" w:rsidR="004C05AA" w:rsidRDefault="004C05AA" w:rsidP="0094025F">
            <w:pPr>
              <w:jc w:val="center"/>
              <w:rPr>
                <w:ins w:id="7529" w:author="智誠 楊" w:date="2021-05-08T18:55:00Z"/>
                <w:rFonts w:ascii="標楷體" w:eastAsia="標楷體" w:hAnsi="標楷體"/>
                <w:lang w:eastAsia="zh-HK"/>
              </w:rPr>
            </w:pPr>
            <w:ins w:id="7530" w:author="智誠 楊" w:date="2021-05-08T18:55:00Z">
              <w:r>
                <w:rPr>
                  <w:rFonts w:ascii="標楷體" w:eastAsia="標楷體" w:hAnsi="標楷體" w:hint="eastAsia"/>
                  <w:lang w:eastAsia="zh-HK"/>
                </w:rPr>
                <w:t>資料</w:t>
              </w:r>
            </w:ins>
          </w:p>
        </w:tc>
        <w:tc>
          <w:tcPr>
            <w:tcW w:w="2024" w:type="dxa"/>
          </w:tcPr>
          <w:p w14:paraId="35FA056C" w14:textId="77777777" w:rsidR="004C05AA" w:rsidRDefault="004C05AA" w:rsidP="0094025F">
            <w:pPr>
              <w:rPr>
                <w:ins w:id="7531" w:author="智誠 楊" w:date="2021-05-08T18:55:00Z"/>
                <w:rFonts w:ascii="標楷體" w:eastAsia="標楷體" w:hAnsi="標楷體"/>
                <w:lang w:eastAsia="zh-HK"/>
              </w:rPr>
            </w:pPr>
            <w:ins w:id="7532" w:author="智誠 楊" w:date="2021-05-08T18:55:00Z">
              <w:r>
                <w:rPr>
                  <w:rFonts w:ascii="標楷體" w:eastAsia="標楷體" w:hAnsi="標楷體" w:hint="eastAsia"/>
                  <w:lang w:eastAsia="zh-HK"/>
                </w:rPr>
                <w:t>會計日期</w:t>
              </w:r>
            </w:ins>
          </w:p>
        </w:tc>
        <w:tc>
          <w:tcPr>
            <w:tcW w:w="2736" w:type="dxa"/>
          </w:tcPr>
          <w:p w14:paraId="53AEDB45" w14:textId="77777777" w:rsidR="004C05AA" w:rsidRDefault="004C05AA" w:rsidP="0094025F">
            <w:pPr>
              <w:rPr>
                <w:ins w:id="7533" w:author="智誠 楊" w:date="2021-05-08T18:55:00Z"/>
                <w:rFonts w:ascii="標楷體" w:eastAsia="標楷體" w:hAnsi="標楷體"/>
                <w:lang w:eastAsia="zh-HK"/>
              </w:rPr>
            </w:pPr>
            <w:proofErr w:type="spellStart"/>
            <w:ins w:id="7534" w:author="智誠 楊" w:date="2021-05-08T18:55:00Z">
              <w:r>
                <w:rPr>
                  <w:rFonts w:ascii="標楷體" w:eastAsia="標楷體" w:hAnsi="標楷體" w:hint="eastAsia"/>
                  <w:lang w:eastAsia="zh-HK"/>
                </w:rPr>
                <w:t>T</w:t>
              </w:r>
              <w:r>
                <w:rPr>
                  <w:rFonts w:ascii="標楷體" w:eastAsia="標楷體" w:hAnsi="標楷體"/>
                  <w:lang w:eastAsia="zh-HK"/>
                </w:rPr>
                <w:t>xDataLog.TxDAte</w:t>
              </w:r>
              <w:proofErr w:type="spellEnd"/>
            </w:ins>
          </w:p>
        </w:tc>
        <w:tc>
          <w:tcPr>
            <w:tcW w:w="3498" w:type="dxa"/>
          </w:tcPr>
          <w:p w14:paraId="761EDA81" w14:textId="77777777" w:rsidR="004C05AA" w:rsidRPr="006C763E" w:rsidRDefault="004C05AA" w:rsidP="0094025F">
            <w:pPr>
              <w:rPr>
                <w:ins w:id="7535" w:author="智誠 楊" w:date="2021-05-08T18:55:00Z"/>
                <w:rFonts w:ascii="標楷體" w:eastAsia="標楷體" w:hAnsi="標楷體"/>
                <w:lang w:eastAsia="zh-HK"/>
              </w:rPr>
            </w:pPr>
            <w:ins w:id="7536" w:author="智誠 楊" w:date="2021-05-08T18:55:00Z">
              <w:r>
                <w:rPr>
                  <w:rFonts w:ascii="標楷體" w:eastAsia="標楷體" w:hAnsi="標楷體" w:hint="eastAsia"/>
                  <w:lang w:eastAsia="zh-HK"/>
                </w:rPr>
                <w:t>會計日期</w:t>
              </w:r>
            </w:ins>
            <w:ins w:id="7537" w:author="阿毛" w:date="2021-06-08T15:05:00Z">
              <w:r>
                <w:rPr>
                  <w:rFonts w:ascii="標楷體" w:eastAsia="標楷體" w:hAnsi="標楷體" w:hint="eastAsia"/>
                </w:rPr>
                <w:t>(YYY/MM/DD)</w:t>
              </w:r>
            </w:ins>
          </w:p>
        </w:tc>
      </w:tr>
      <w:tr w:rsidR="004C05AA" w:rsidRPr="008F1D46" w14:paraId="0F7C9498" w14:textId="77777777" w:rsidTr="0094025F">
        <w:trPr>
          <w:ins w:id="7538" w:author="智誠 楊" w:date="2021-05-08T18:55:00Z"/>
        </w:trPr>
        <w:tc>
          <w:tcPr>
            <w:tcW w:w="770" w:type="dxa"/>
          </w:tcPr>
          <w:p w14:paraId="6964594A" w14:textId="77777777" w:rsidR="004C05AA" w:rsidRDefault="004C05AA" w:rsidP="0094025F">
            <w:pPr>
              <w:jc w:val="center"/>
              <w:rPr>
                <w:ins w:id="7539" w:author="智誠 楊" w:date="2021-05-08T18:55:00Z"/>
                <w:rFonts w:ascii="標楷體" w:eastAsia="標楷體" w:hAnsi="標楷體"/>
              </w:rPr>
            </w:pPr>
            <w:ins w:id="7540" w:author="智誠 楊" w:date="2021-05-08T18:55:00Z">
              <w:r>
                <w:rPr>
                  <w:rFonts w:ascii="標楷體" w:eastAsia="標楷體" w:hAnsi="標楷體" w:hint="eastAsia"/>
                </w:rPr>
                <w:t>3</w:t>
              </w:r>
            </w:ins>
          </w:p>
        </w:tc>
        <w:tc>
          <w:tcPr>
            <w:tcW w:w="1166" w:type="dxa"/>
          </w:tcPr>
          <w:p w14:paraId="49C252FC" w14:textId="77777777" w:rsidR="004C05AA" w:rsidRDefault="004C05AA" w:rsidP="0094025F">
            <w:pPr>
              <w:jc w:val="center"/>
              <w:rPr>
                <w:ins w:id="7541" w:author="智誠 楊" w:date="2021-05-08T18:55:00Z"/>
                <w:rFonts w:ascii="標楷體" w:eastAsia="標楷體" w:hAnsi="標楷體"/>
                <w:lang w:eastAsia="zh-HK"/>
              </w:rPr>
            </w:pPr>
            <w:ins w:id="7542" w:author="智誠 楊" w:date="2021-05-08T18:55:00Z">
              <w:r>
                <w:rPr>
                  <w:rFonts w:ascii="標楷體" w:eastAsia="標楷體" w:hAnsi="標楷體" w:hint="eastAsia"/>
                  <w:lang w:eastAsia="zh-HK"/>
                </w:rPr>
                <w:t>資料</w:t>
              </w:r>
            </w:ins>
          </w:p>
        </w:tc>
        <w:tc>
          <w:tcPr>
            <w:tcW w:w="2024" w:type="dxa"/>
          </w:tcPr>
          <w:p w14:paraId="3EF664FD" w14:textId="77777777" w:rsidR="004C05AA" w:rsidRDefault="004C05AA" w:rsidP="0094025F">
            <w:pPr>
              <w:rPr>
                <w:ins w:id="7543" w:author="智誠 楊" w:date="2021-05-08T18:55:00Z"/>
                <w:rFonts w:ascii="標楷體" w:eastAsia="標楷體" w:hAnsi="標楷體"/>
                <w:lang w:eastAsia="zh-HK"/>
              </w:rPr>
            </w:pPr>
            <w:ins w:id="7544" w:author="智誠 楊" w:date="2021-05-08T18:55:00Z">
              <w:r>
                <w:rPr>
                  <w:rFonts w:ascii="標楷體" w:eastAsia="標楷體" w:hAnsi="標楷體" w:hint="eastAsia"/>
                  <w:lang w:eastAsia="zh-HK"/>
                </w:rPr>
                <w:t>異動人員</w:t>
              </w:r>
            </w:ins>
          </w:p>
        </w:tc>
        <w:tc>
          <w:tcPr>
            <w:tcW w:w="2736" w:type="dxa"/>
          </w:tcPr>
          <w:p w14:paraId="0D8D16C7" w14:textId="77777777" w:rsidR="004C05AA" w:rsidRDefault="004C05AA" w:rsidP="0094025F">
            <w:pPr>
              <w:rPr>
                <w:ins w:id="7545" w:author="智誠 楊" w:date="2021-05-08T18:55:00Z"/>
                <w:rFonts w:ascii="標楷體" w:eastAsia="標楷體" w:hAnsi="標楷體"/>
                <w:lang w:eastAsia="zh-HK"/>
              </w:rPr>
            </w:pPr>
            <w:proofErr w:type="spellStart"/>
            <w:ins w:id="7546" w:author="智誠 楊" w:date="2021-05-08T18:55:00Z">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lang w:eastAsia="zh-HK"/>
                </w:rPr>
                <w:t>T</w:t>
              </w:r>
              <w:r>
                <w:rPr>
                  <w:rFonts w:ascii="標楷體" w:eastAsia="標楷體" w:hAnsi="標楷體"/>
                  <w:lang w:eastAsia="zh-HK"/>
                </w:rPr>
                <w:t>lrNo</w:t>
              </w:r>
              <w:proofErr w:type="spellEnd"/>
            </w:ins>
          </w:p>
          <w:p w14:paraId="78AF941A" w14:textId="77777777" w:rsidR="004C05AA" w:rsidRPr="002478F2" w:rsidRDefault="004C05AA" w:rsidP="0094025F">
            <w:pPr>
              <w:rPr>
                <w:ins w:id="7547" w:author="智誠 楊" w:date="2021-05-08T18:55:00Z"/>
                <w:rFonts w:ascii="標楷體" w:eastAsia="標楷體" w:hAnsi="標楷體"/>
                <w:lang w:eastAsia="zh-HK"/>
              </w:rPr>
            </w:pPr>
            <w:proofErr w:type="spellStart"/>
            <w:ins w:id="7548" w:author="智誠 楊" w:date="2021-05-08T18:55:00Z">
              <w:r>
                <w:rPr>
                  <w:rFonts w:ascii="標楷體" w:eastAsia="標楷體" w:hAnsi="標楷體" w:hint="eastAsia"/>
                </w:rPr>
                <w:t>T</w:t>
              </w:r>
              <w:r>
                <w:rPr>
                  <w:rFonts w:ascii="標楷體" w:eastAsia="標楷體" w:hAnsi="標楷體" w:hint="eastAsia"/>
                  <w:lang w:eastAsia="zh-HK"/>
                </w:rPr>
                <w:t>x</w:t>
              </w:r>
              <w:r>
                <w:rPr>
                  <w:rFonts w:ascii="標楷體" w:eastAsia="標楷體" w:hAnsi="標楷體"/>
                  <w:lang w:eastAsia="zh-HK"/>
                </w:rPr>
                <w:t>Teller.TlrItem</w:t>
              </w:r>
              <w:proofErr w:type="spellEnd"/>
            </w:ins>
          </w:p>
        </w:tc>
        <w:tc>
          <w:tcPr>
            <w:tcW w:w="3498" w:type="dxa"/>
          </w:tcPr>
          <w:p w14:paraId="02D1920D" w14:textId="77777777" w:rsidR="004C05AA" w:rsidRDefault="004C05AA" w:rsidP="0094025F">
            <w:pPr>
              <w:rPr>
                <w:ins w:id="7549" w:author="阿毛" w:date="2021-06-07T15:48:00Z"/>
                <w:rFonts w:ascii="標楷體" w:eastAsia="標楷體" w:hAnsi="標楷體"/>
                <w:lang w:eastAsia="zh-HK"/>
              </w:rPr>
            </w:pPr>
            <w:ins w:id="7550" w:author="阿毛" w:date="2021-06-07T15:48:00Z">
              <w:r>
                <w:rPr>
                  <w:rFonts w:ascii="標楷體" w:eastAsia="標楷體" w:hAnsi="標楷體" w:hint="eastAsia"/>
                </w:rPr>
                <w:t>1.</w:t>
              </w:r>
            </w:ins>
            <w:ins w:id="7551" w:author="智誠 楊" w:date="2021-05-08T18:55:00Z">
              <w:r>
                <w:rPr>
                  <w:rFonts w:ascii="標楷體" w:eastAsia="標楷體" w:hAnsi="標楷體" w:hint="eastAsia"/>
                  <w:lang w:eastAsia="zh-HK"/>
                </w:rPr>
                <w:t>依據</w:t>
              </w:r>
            </w:ins>
            <w:ins w:id="7552" w:author="阿毛" w:date="2021-06-07T15:43:00Z">
              <w:r>
                <w:rPr>
                  <w:rFonts w:ascii="標楷體" w:eastAsia="標楷體" w:hAnsi="標楷體" w:hint="eastAsia"/>
                </w:rPr>
                <w:t>[</w:t>
              </w:r>
              <w:r>
                <w:rPr>
                  <w:rFonts w:ascii="標楷體" w:eastAsia="標楷體" w:hAnsi="標楷體" w:hint="eastAsia"/>
                  <w:lang w:eastAsia="zh-HK"/>
                </w:rPr>
                <w:t>異動人員</w:t>
              </w:r>
              <w:r>
                <w:rPr>
                  <w:rFonts w:ascii="標楷體" w:eastAsia="標楷體" w:hAnsi="標楷體" w:hint="eastAsia"/>
                </w:rPr>
                <w:t>(</w:t>
              </w:r>
            </w:ins>
            <w:proofErr w:type="spellStart"/>
            <w:ins w:id="7553" w:author="智誠 楊" w:date="2021-05-08T18:55:00Z">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lang w:eastAsia="zh-HK"/>
                </w:rPr>
                <w:t>T</w:t>
              </w:r>
            </w:ins>
            <w:proofErr w:type="spellEnd"/>
          </w:p>
          <w:p w14:paraId="3CDC9FB7" w14:textId="77777777" w:rsidR="004C05AA" w:rsidRDefault="004C05AA" w:rsidP="0094025F">
            <w:pPr>
              <w:rPr>
                <w:ins w:id="7554" w:author="阿毛" w:date="2021-06-07T15:48:00Z"/>
                <w:rFonts w:ascii="標楷體" w:eastAsia="標楷體" w:hAnsi="標楷體"/>
                <w:lang w:eastAsia="zh-HK"/>
              </w:rPr>
            </w:pPr>
            <w:ins w:id="7555" w:author="阿毛" w:date="2021-06-07T15:48:00Z">
              <w:r>
                <w:rPr>
                  <w:rFonts w:ascii="標楷體" w:eastAsia="標楷體" w:hAnsi="標楷體" w:hint="eastAsia"/>
                </w:rPr>
                <w:t xml:space="preserve">  </w:t>
              </w:r>
            </w:ins>
            <w:proofErr w:type="spellStart"/>
            <w:ins w:id="7556" w:author="阿毛" w:date="2021-06-07T15:47:00Z">
              <w:r>
                <w:rPr>
                  <w:rFonts w:ascii="標楷體" w:eastAsia="標楷體" w:hAnsi="標楷體"/>
                  <w:lang w:eastAsia="zh-HK"/>
                </w:rPr>
                <w:t>l</w:t>
              </w:r>
            </w:ins>
            <w:ins w:id="7557" w:author="智誠 楊" w:date="2021-05-08T18:55:00Z">
              <w:del w:id="7558" w:author="阿毛" w:date="2021-06-07T15:47:00Z">
                <w:r w:rsidDel="00B455C7">
                  <w:rPr>
                    <w:rFonts w:ascii="標楷體" w:eastAsia="標楷體" w:hAnsi="標楷體"/>
                    <w:lang w:eastAsia="zh-HK"/>
                  </w:rPr>
                  <w:delText>L</w:delText>
                </w:r>
              </w:del>
              <w:r>
                <w:rPr>
                  <w:rFonts w:ascii="標楷體" w:eastAsia="標楷體" w:hAnsi="標楷體"/>
                  <w:lang w:eastAsia="zh-HK"/>
                </w:rPr>
                <w:t>rNo</w:t>
              </w:r>
            </w:ins>
            <w:proofErr w:type="spellEnd"/>
            <w:ins w:id="7559" w:author="阿毛" w:date="2021-06-07T15:43:00Z">
              <w:r>
                <w:rPr>
                  <w:rFonts w:ascii="標楷體" w:eastAsia="標楷體" w:hAnsi="標楷體" w:hint="eastAsia"/>
                </w:rPr>
                <w:t>)</w:t>
              </w:r>
            </w:ins>
            <w:ins w:id="7560" w:author="智誠 楊" w:date="2021-05-08T18:55:00Z">
              <w:r>
                <w:rPr>
                  <w:rFonts w:ascii="標楷體" w:eastAsia="標楷體" w:hAnsi="標楷體" w:hint="eastAsia"/>
                  <w:lang w:eastAsia="zh-HK"/>
                </w:rPr>
                <w:t>對應</w:t>
              </w:r>
            </w:ins>
            <w:ins w:id="7561" w:author="阿毛" w:date="2021-06-07T15:46:00Z">
              <w:r>
                <w:rPr>
                  <w:rFonts w:ascii="標楷體" w:eastAsia="標楷體" w:hAnsi="標楷體" w:hint="eastAsia"/>
                </w:rPr>
                <w:t>[</w:t>
              </w:r>
              <w:r>
                <w:rPr>
                  <w:rFonts w:ascii="標楷體" w:eastAsia="標楷體" w:hAnsi="標楷體" w:hint="eastAsia"/>
                  <w:lang w:eastAsia="zh-HK"/>
                </w:rPr>
                <w:t>使用者檔</w:t>
              </w:r>
              <w:r>
                <w:rPr>
                  <w:rFonts w:ascii="標楷體" w:eastAsia="標楷體" w:hAnsi="標楷體" w:hint="eastAsia"/>
                </w:rPr>
                <w:t>(</w:t>
              </w:r>
            </w:ins>
            <w:proofErr w:type="spellStart"/>
            <w:ins w:id="7562" w:author="智誠 楊" w:date="2021-05-08T18:55:00Z">
              <w:r>
                <w:rPr>
                  <w:rFonts w:ascii="標楷體" w:eastAsia="標楷體" w:hAnsi="標楷體" w:hint="eastAsia"/>
                </w:rPr>
                <w:t>T</w:t>
              </w:r>
              <w:r>
                <w:rPr>
                  <w:rFonts w:ascii="標楷體" w:eastAsia="標楷體" w:hAnsi="標楷體" w:hint="eastAsia"/>
                  <w:lang w:eastAsia="zh-HK"/>
                </w:rPr>
                <w:t>x</w:t>
              </w:r>
              <w:r>
                <w:rPr>
                  <w:rFonts w:ascii="標楷體" w:eastAsia="標楷體" w:hAnsi="標楷體"/>
                  <w:lang w:eastAsia="zh-HK"/>
                </w:rPr>
                <w:t>Tell</w:t>
              </w:r>
            </w:ins>
            <w:proofErr w:type="spellEnd"/>
          </w:p>
          <w:p w14:paraId="76E802A6" w14:textId="77777777" w:rsidR="004C05AA" w:rsidRDefault="004C05AA" w:rsidP="0094025F">
            <w:pPr>
              <w:rPr>
                <w:ins w:id="7563" w:author="阿毛" w:date="2021-06-07T15:48:00Z"/>
                <w:rFonts w:ascii="標楷體" w:eastAsia="標楷體" w:hAnsi="標楷體"/>
              </w:rPr>
            </w:pPr>
            <w:ins w:id="7564" w:author="阿毛" w:date="2021-06-07T15:48:00Z">
              <w:r>
                <w:rPr>
                  <w:rFonts w:ascii="標楷體" w:eastAsia="標楷體" w:hAnsi="標楷體" w:hint="eastAsia"/>
                </w:rPr>
                <w:t xml:space="preserve">  </w:t>
              </w:r>
            </w:ins>
            <w:ins w:id="7565" w:author="智誠 楊" w:date="2021-05-08T18:55:00Z">
              <w:r>
                <w:rPr>
                  <w:rFonts w:ascii="標楷體" w:eastAsia="標楷體" w:hAnsi="標楷體"/>
                  <w:lang w:eastAsia="zh-HK"/>
                </w:rPr>
                <w:t>er</w:t>
              </w:r>
            </w:ins>
            <w:ins w:id="7566" w:author="阿毛" w:date="2021-06-07T15:46:00Z">
              <w:r>
                <w:rPr>
                  <w:rFonts w:ascii="標楷體" w:eastAsia="標楷體" w:hAnsi="標楷體" w:hint="eastAsia"/>
                </w:rPr>
                <w:t>)]</w:t>
              </w:r>
            </w:ins>
            <w:ins w:id="7567" w:author="智誠 楊" w:date="2021-05-08T18:55:00Z">
              <w:del w:id="7568" w:author="阿毛" w:date="2021-06-07T15:46:00Z">
                <w:r w:rsidDel="00B455C7">
                  <w:rPr>
                    <w:rFonts w:ascii="標楷體" w:eastAsia="標楷體" w:hAnsi="標楷體"/>
                    <w:lang w:eastAsia="zh-HK"/>
                  </w:rPr>
                  <w:delText>.</w:delText>
                </w:r>
              </w:del>
            </w:ins>
            <w:ins w:id="7569" w:author="阿毛" w:date="2021-06-07T15:46:00Z">
              <w:r>
                <w:rPr>
                  <w:rFonts w:ascii="標楷體" w:eastAsia="標楷體" w:hAnsi="標楷體" w:hint="eastAsia"/>
                  <w:lang w:eastAsia="zh-HK"/>
                </w:rPr>
                <w:t>的</w:t>
              </w:r>
              <w:r>
                <w:rPr>
                  <w:rFonts w:ascii="標楷體" w:eastAsia="標楷體" w:hAnsi="標楷體" w:hint="eastAsia"/>
                </w:rPr>
                <w:t>[</w:t>
              </w:r>
            </w:ins>
            <w:ins w:id="7570" w:author="阿毛" w:date="2021-06-07T15:47:00Z">
              <w:r>
                <w:rPr>
                  <w:rFonts w:ascii="標楷體" w:eastAsia="標楷體" w:hAnsi="標楷體" w:hint="eastAsia"/>
                </w:rPr>
                <w:t>使用者編號(</w:t>
              </w:r>
              <w:proofErr w:type="spellStart"/>
              <w:r>
                <w:rPr>
                  <w:rFonts w:ascii="標楷體" w:eastAsia="標楷體" w:hAnsi="標楷體" w:hint="eastAsia"/>
                </w:rPr>
                <w:t>T</w:t>
              </w:r>
              <w:r>
                <w:rPr>
                  <w:rFonts w:ascii="標楷體" w:eastAsia="標楷體" w:hAnsi="標楷體"/>
                </w:rPr>
                <w:t>lrNo</w:t>
              </w:r>
              <w:proofErr w:type="spellEnd"/>
              <w:r>
                <w:rPr>
                  <w:rFonts w:ascii="標楷體" w:eastAsia="標楷體" w:hAnsi="標楷體" w:hint="eastAsia"/>
                </w:rPr>
                <w:t>)</w:t>
              </w:r>
            </w:ins>
            <w:ins w:id="7571" w:author="阿毛" w:date="2021-06-07T15:46:00Z">
              <w:r>
                <w:rPr>
                  <w:rFonts w:ascii="標楷體" w:eastAsia="標楷體" w:hAnsi="標楷體" w:hint="eastAsia"/>
                </w:rPr>
                <w:t>]</w:t>
              </w:r>
            </w:ins>
            <w:ins w:id="7572" w:author="阿毛" w:date="2021-06-07T15:48:00Z">
              <w:r>
                <w:rPr>
                  <w:rFonts w:ascii="標楷體" w:eastAsia="標楷體" w:hAnsi="標楷體" w:hint="eastAsia"/>
                </w:rPr>
                <w:t xml:space="preserve">  </w:t>
              </w:r>
            </w:ins>
          </w:p>
          <w:p w14:paraId="3DBAA2F9" w14:textId="77777777" w:rsidR="004C05AA" w:rsidRDefault="004C05AA" w:rsidP="0094025F">
            <w:pPr>
              <w:rPr>
                <w:ins w:id="7573" w:author="阿毛" w:date="2021-06-07T15:48:00Z"/>
                <w:rFonts w:ascii="標楷體" w:eastAsia="標楷體" w:hAnsi="標楷體"/>
              </w:rPr>
            </w:pPr>
            <w:ins w:id="7574" w:author="阿毛" w:date="2021-06-07T15:48:00Z">
              <w:r>
                <w:rPr>
                  <w:rFonts w:ascii="標楷體" w:eastAsia="標楷體" w:hAnsi="標楷體" w:hint="eastAsia"/>
                </w:rPr>
                <w:t xml:space="preserve">  </w:t>
              </w:r>
            </w:ins>
            <w:ins w:id="7575" w:author="阿毛" w:date="2021-06-07T15:47:00Z">
              <w:r>
                <w:rPr>
                  <w:rFonts w:ascii="標楷體" w:eastAsia="標楷體" w:hAnsi="標楷體" w:hint="eastAsia"/>
                </w:rPr>
                <w:t>顯示[使用者姓名(</w:t>
              </w:r>
            </w:ins>
            <w:proofErr w:type="spellStart"/>
            <w:ins w:id="7576" w:author="智誠 楊" w:date="2021-05-08T18:55:00Z">
              <w:r>
                <w:rPr>
                  <w:rFonts w:ascii="標楷體" w:eastAsia="標楷體" w:hAnsi="標楷體"/>
                  <w:lang w:eastAsia="zh-HK"/>
                </w:rPr>
                <w:t>TlrItem</w:t>
              </w:r>
            </w:ins>
            <w:proofErr w:type="spellEnd"/>
            <w:ins w:id="7577" w:author="阿毛" w:date="2021-06-07T15:47:00Z">
              <w:r>
                <w:rPr>
                  <w:rFonts w:ascii="標楷體" w:eastAsia="標楷體" w:hAnsi="標楷體" w:hint="eastAsia"/>
                </w:rPr>
                <w:t>)]</w:t>
              </w:r>
            </w:ins>
            <w:ins w:id="7578" w:author="智誠 楊" w:date="2021-05-08T18:55:00Z">
              <w:del w:id="7579" w:author="阿毛" w:date="2021-06-07T15:47:00Z">
                <w:r w:rsidDel="00B455C7">
                  <w:rPr>
                    <w:rFonts w:ascii="標楷體" w:eastAsia="標楷體" w:hAnsi="標楷體" w:hint="eastAsia"/>
                    <w:lang w:eastAsia="zh-HK"/>
                  </w:rPr>
                  <w:delText>顯示姓名</w:delText>
                </w:r>
              </w:del>
            </w:ins>
          </w:p>
          <w:p w14:paraId="3C0B1049" w14:textId="77777777" w:rsidR="004C05AA" w:rsidRPr="008F1D46" w:rsidRDefault="004C05AA" w:rsidP="0094025F">
            <w:pPr>
              <w:rPr>
                <w:ins w:id="7580" w:author="智誠 楊" w:date="2021-05-08T18:55:00Z"/>
                <w:rFonts w:ascii="標楷體" w:eastAsia="標楷體" w:hAnsi="標楷體"/>
                <w:lang w:eastAsia="zh-HK"/>
              </w:rPr>
            </w:pPr>
            <w:ins w:id="7581" w:author="阿毛" w:date="2021-06-07T15:48:00Z">
              <w:r>
                <w:rPr>
                  <w:rFonts w:ascii="標楷體" w:eastAsia="標楷體" w:hAnsi="標楷體" w:hint="eastAsia"/>
                </w:rPr>
                <w:t>2.異動人員+姓名</w:t>
              </w:r>
            </w:ins>
          </w:p>
        </w:tc>
      </w:tr>
      <w:tr w:rsidR="004C05AA" w:rsidRPr="008F1D46" w14:paraId="271649C8" w14:textId="77777777" w:rsidTr="0094025F">
        <w:trPr>
          <w:ins w:id="7582" w:author="智誠 楊" w:date="2021-05-08T18:55:00Z"/>
        </w:trPr>
        <w:tc>
          <w:tcPr>
            <w:tcW w:w="770" w:type="dxa"/>
          </w:tcPr>
          <w:p w14:paraId="395D370D" w14:textId="77777777" w:rsidR="004C05AA" w:rsidRDefault="004C05AA" w:rsidP="0094025F">
            <w:pPr>
              <w:jc w:val="center"/>
              <w:rPr>
                <w:ins w:id="7583" w:author="智誠 楊" w:date="2021-05-08T18:55:00Z"/>
                <w:rFonts w:ascii="標楷體" w:eastAsia="標楷體" w:hAnsi="標楷體"/>
              </w:rPr>
            </w:pPr>
            <w:ins w:id="7584" w:author="智誠 楊" w:date="2021-05-08T18:55:00Z">
              <w:r>
                <w:rPr>
                  <w:rFonts w:ascii="標楷體" w:eastAsia="標楷體" w:hAnsi="標楷體" w:hint="eastAsia"/>
                </w:rPr>
                <w:t>4</w:t>
              </w:r>
            </w:ins>
          </w:p>
        </w:tc>
        <w:tc>
          <w:tcPr>
            <w:tcW w:w="1166" w:type="dxa"/>
          </w:tcPr>
          <w:p w14:paraId="4815D187" w14:textId="77777777" w:rsidR="004C05AA" w:rsidRDefault="004C05AA" w:rsidP="0094025F">
            <w:pPr>
              <w:jc w:val="center"/>
              <w:rPr>
                <w:ins w:id="7585" w:author="智誠 楊" w:date="2021-05-08T18:55:00Z"/>
                <w:rFonts w:ascii="標楷體" w:eastAsia="標楷體" w:hAnsi="標楷體"/>
                <w:lang w:eastAsia="zh-HK"/>
              </w:rPr>
            </w:pPr>
            <w:ins w:id="7586" w:author="智誠 楊" w:date="2021-05-08T18:55:00Z">
              <w:r>
                <w:rPr>
                  <w:rFonts w:ascii="標楷體" w:eastAsia="標楷體" w:hAnsi="標楷體" w:hint="eastAsia"/>
                  <w:lang w:eastAsia="zh-HK"/>
                </w:rPr>
                <w:t>資料</w:t>
              </w:r>
            </w:ins>
          </w:p>
        </w:tc>
        <w:tc>
          <w:tcPr>
            <w:tcW w:w="2024" w:type="dxa"/>
          </w:tcPr>
          <w:p w14:paraId="0813FFCA" w14:textId="77777777" w:rsidR="004C05AA" w:rsidRDefault="004C05AA" w:rsidP="0094025F">
            <w:pPr>
              <w:rPr>
                <w:ins w:id="7587" w:author="智誠 楊" w:date="2021-05-08T18:55:00Z"/>
                <w:rFonts w:ascii="標楷體" w:eastAsia="標楷體" w:hAnsi="標楷體"/>
                <w:lang w:eastAsia="zh-HK"/>
              </w:rPr>
            </w:pPr>
            <w:ins w:id="7588" w:author="智誠 楊" w:date="2021-05-08T18:55:00Z">
              <w:r>
                <w:rPr>
                  <w:rFonts w:ascii="標楷體" w:eastAsia="標楷體" w:hAnsi="標楷體" w:hint="eastAsia"/>
                  <w:lang w:eastAsia="zh-HK"/>
                </w:rPr>
                <w:t>交易代號</w:t>
              </w:r>
            </w:ins>
          </w:p>
        </w:tc>
        <w:tc>
          <w:tcPr>
            <w:tcW w:w="2736" w:type="dxa"/>
          </w:tcPr>
          <w:p w14:paraId="02489066" w14:textId="77777777" w:rsidR="004C05AA" w:rsidRDefault="004C05AA" w:rsidP="0094025F">
            <w:pPr>
              <w:rPr>
                <w:ins w:id="7589" w:author="智誠 楊" w:date="2021-05-08T18:55:00Z"/>
                <w:rFonts w:ascii="標楷體" w:eastAsia="標楷體" w:hAnsi="標楷體"/>
                <w:lang w:eastAsia="zh-HK"/>
              </w:rPr>
            </w:pPr>
            <w:proofErr w:type="spellStart"/>
            <w:ins w:id="7590" w:author="智誠 楊" w:date="2021-05-08T18:55:00Z">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rPr>
                <w:t>T</w:t>
              </w:r>
              <w:r>
                <w:rPr>
                  <w:rFonts w:ascii="標楷體" w:eastAsia="標楷體" w:hAnsi="標楷體" w:hint="eastAsia"/>
                  <w:lang w:eastAsia="zh-HK"/>
                </w:rPr>
                <w:t>r</w:t>
              </w:r>
              <w:r>
                <w:rPr>
                  <w:rFonts w:ascii="標楷體" w:eastAsia="標楷體" w:hAnsi="標楷體"/>
                  <w:lang w:eastAsia="zh-HK"/>
                </w:rPr>
                <w:t>anNo</w:t>
              </w:r>
              <w:proofErr w:type="spellEnd"/>
            </w:ins>
          </w:p>
          <w:p w14:paraId="34D84C62" w14:textId="77777777" w:rsidR="004C05AA" w:rsidRPr="00997D40" w:rsidRDefault="004C05AA" w:rsidP="0094025F">
            <w:pPr>
              <w:rPr>
                <w:ins w:id="7591" w:author="智誠 楊" w:date="2021-05-08T18:55:00Z"/>
                <w:rFonts w:ascii="標楷體" w:eastAsia="標楷體" w:hAnsi="標楷體"/>
                <w:lang w:eastAsia="zh-HK"/>
              </w:rPr>
            </w:pPr>
            <w:proofErr w:type="spellStart"/>
            <w:ins w:id="7592" w:author="智誠 楊" w:date="2021-05-08T18:55:00Z">
              <w:r>
                <w:rPr>
                  <w:rFonts w:ascii="標楷體" w:eastAsia="標楷體" w:hAnsi="標楷體" w:hint="eastAsia"/>
                  <w:lang w:eastAsia="zh-HK"/>
                </w:rPr>
                <w:t>T</w:t>
              </w:r>
              <w:r>
                <w:rPr>
                  <w:rFonts w:ascii="標楷體" w:eastAsia="標楷體" w:hAnsi="標楷體"/>
                  <w:lang w:eastAsia="zh-HK"/>
                </w:rPr>
                <w:t>xTranCode.TranItem</w:t>
              </w:r>
              <w:proofErr w:type="spellEnd"/>
            </w:ins>
          </w:p>
        </w:tc>
        <w:tc>
          <w:tcPr>
            <w:tcW w:w="3498" w:type="dxa"/>
          </w:tcPr>
          <w:p w14:paraId="68F70F56" w14:textId="77777777" w:rsidR="004C05AA" w:rsidRDefault="004C05AA" w:rsidP="0094025F">
            <w:pPr>
              <w:rPr>
                <w:ins w:id="7593" w:author="阿毛" w:date="2021-06-07T15:53:00Z"/>
                <w:rFonts w:ascii="標楷體" w:eastAsia="標楷體" w:hAnsi="標楷體"/>
                <w:lang w:eastAsia="zh-HK"/>
              </w:rPr>
            </w:pPr>
            <w:ins w:id="7594" w:author="阿毛" w:date="2021-06-07T15:45:00Z">
              <w:r>
                <w:rPr>
                  <w:rFonts w:ascii="標楷體" w:eastAsia="標楷體" w:hAnsi="標楷體" w:hint="eastAsia"/>
                </w:rPr>
                <w:t>1.</w:t>
              </w:r>
            </w:ins>
            <w:ins w:id="7595" w:author="智誠 楊" w:date="2021-05-08T18:55:00Z">
              <w:r>
                <w:rPr>
                  <w:rFonts w:ascii="標楷體" w:eastAsia="標楷體" w:hAnsi="標楷體" w:hint="eastAsia"/>
                  <w:lang w:eastAsia="zh-HK"/>
                </w:rPr>
                <w:t>依據</w:t>
              </w:r>
            </w:ins>
            <w:ins w:id="7596" w:author="阿毛" w:date="2021-06-07T15:52:00Z">
              <w:r>
                <w:rPr>
                  <w:rFonts w:ascii="標楷體" w:eastAsia="標楷體" w:hAnsi="標楷體" w:hint="eastAsia"/>
                </w:rPr>
                <w:t>[</w:t>
              </w:r>
              <w:r>
                <w:rPr>
                  <w:rFonts w:ascii="標楷體" w:eastAsia="標楷體" w:hAnsi="標楷體" w:hint="eastAsia"/>
                  <w:lang w:eastAsia="zh-HK"/>
                </w:rPr>
                <w:t>交易代號</w:t>
              </w:r>
              <w:r>
                <w:rPr>
                  <w:rFonts w:ascii="標楷體" w:eastAsia="標楷體" w:hAnsi="標楷體" w:hint="eastAsia"/>
                </w:rPr>
                <w:t>(</w:t>
              </w:r>
            </w:ins>
            <w:proofErr w:type="spellStart"/>
            <w:ins w:id="7597" w:author="智誠 楊" w:date="2021-05-08T18:55:00Z">
              <w:r>
                <w:rPr>
                  <w:rFonts w:ascii="標楷體" w:eastAsia="標楷體" w:hAnsi="標楷體" w:hint="eastAsia"/>
                  <w:lang w:eastAsia="zh-HK"/>
                </w:rPr>
                <w:t>T</w:t>
              </w:r>
              <w:r>
                <w:rPr>
                  <w:rFonts w:ascii="標楷體" w:eastAsia="標楷體" w:hAnsi="標楷體"/>
                  <w:lang w:eastAsia="zh-HK"/>
                </w:rPr>
                <w:t>xDataLog</w:t>
              </w:r>
              <w:proofErr w:type="spellEnd"/>
              <w:r>
                <w:rPr>
                  <w:rFonts w:ascii="標楷體" w:eastAsia="標楷體" w:hAnsi="標楷體"/>
                  <w:lang w:eastAsia="zh-HK"/>
                </w:rPr>
                <w:t>.</w:t>
              </w:r>
            </w:ins>
          </w:p>
          <w:p w14:paraId="69144EE0" w14:textId="77777777" w:rsidR="004C05AA" w:rsidDel="00991EC1" w:rsidRDefault="004C05AA" w:rsidP="0094025F">
            <w:pPr>
              <w:rPr>
                <w:ins w:id="7598" w:author="智誠 楊" w:date="2021-05-08T18:55:00Z"/>
                <w:del w:id="7599" w:author="阿毛" w:date="2021-06-07T15:53:00Z"/>
                <w:rFonts w:ascii="標楷體" w:eastAsia="標楷體" w:hAnsi="標楷體"/>
                <w:lang w:eastAsia="zh-HK"/>
              </w:rPr>
            </w:pPr>
            <w:ins w:id="7600" w:author="阿毛" w:date="2021-06-07T15:53:00Z">
              <w:r>
                <w:rPr>
                  <w:rFonts w:ascii="標楷體" w:eastAsia="標楷體" w:hAnsi="標楷體" w:hint="eastAsia"/>
                </w:rPr>
                <w:t xml:space="preserve">  </w:t>
              </w:r>
            </w:ins>
            <w:proofErr w:type="spellStart"/>
            <w:ins w:id="7601" w:author="智誠 楊" w:date="2021-05-08T18:55:00Z">
              <w:r>
                <w:rPr>
                  <w:rFonts w:ascii="標楷體" w:eastAsia="標楷體" w:hAnsi="標楷體" w:hint="eastAsia"/>
                </w:rPr>
                <w:t>T</w:t>
              </w:r>
              <w:r>
                <w:rPr>
                  <w:rFonts w:ascii="標楷體" w:eastAsia="標楷體" w:hAnsi="標楷體" w:hint="eastAsia"/>
                  <w:lang w:eastAsia="zh-HK"/>
                </w:rPr>
                <w:t>r</w:t>
              </w:r>
              <w:r>
                <w:rPr>
                  <w:rFonts w:ascii="標楷體" w:eastAsia="標楷體" w:hAnsi="標楷體"/>
                  <w:lang w:eastAsia="zh-HK"/>
                </w:rPr>
                <w:t>anNo</w:t>
              </w:r>
            </w:ins>
            <w:proofErr w:type="spellEnd"/>
            <w:ins w:id="7602" w:author="阿毛" w:date="2021-06-07T15:52:00Z">
              <w:r>
                <w:rPr>
                  <w:rFonts w:ascii="標楷體" w:eastAsia="標楷體" w:hAnsi="標楷體" w:hint="eastAsia"/>
                </w:rPr>
                <w:t>)]</w:t>
              </w:r>
            </w:ins>
          </w:p>
          <w:p w14:paraId="4B22D226" w14:textId="77777777" w:rsidR="004C05AA" w:rsidRDefault="004C05AA" w:rsidP="0094025F">
            <w:pPr>
              <w:rPr>
                <w:ins w:id="7603" w:author="阿毛" w:date="2021-06-07T15:53:00Z"/>
                <w:rFonts w:ascii="標楷體" w:eastAsia="標楷體" w:hAnsi="標楷體"/>
                <w:lang w:eastAsia="zh-HK"/>
              </w:rPr>
            </w:pPr>
            <w:ins w:id="7604" w:author="智誠 楊" w:date="2021-05-08T18:55:00Z">
              <w:r>
                <w:rPr>
                  <w:rFonts w:ascii="標楷體" w:eastAsia="標楷體" w:hAnsi="標楷體" w:hint="eastAsia"/>
                  <w:lang w:eastAsia="zh-HK"/>
                </w:rPr>
                <w:t>對應</w:t>
              </w:r>
            </w:ins>
            <w:ins w:id="7605" w:author="阿毛" w:date="2021-06-07T15:43:00Z">
              <w:r>
                <w:rPr>
                  <w:rFonts w:ascii="標楷體" w:eastAsia="標楷體" w:hAnsi="標楷體" w:hint="eastAsia"/>
                </w:rPr>
                <w:t>[</w:t>
              </w:r>
            </w:ins>
            <w:ins w:id="7606" w:author="阿毛" w:date="2021-06-07T15:44:00Z">
              <w:r>
                <w:rPr>
                  <w:rFonts w:ascii="標楷體" w:eastAsia="標楷體" w:hAnsi="標楷體" w:hint="eastAsia"/>
                  <w:lang w:eastAsia="zh-HK"/>
                </w:rPr>
                <w:t>交易控制檔</w:t>
              </w:r>
            </w:ins>
            <w:ins w:id="7607" w:author="阿毛" w:date="2021-06-07T15:53:00Z">
              <w:r>
                <w:rPr>
                  <w:rFonts w:ascii="標楷體" w:eastAsia="標楷體" w:hAnsi="標楷體" w:hint="eastAsia"/>
                </w:rPr>
                <w:t xml:space="preserve">  </w:t>
              </w:r>
            </w:ins>
          </w:p>
          <w:p w14:paraId="11E4CF6E" w14:textId="77777777" w:rsidR="004C05AA" w:rsidRDefault="004C05AA" w:rsidP="0094025F">
            <w:pPr>
              <w:rPr>
                <w:ins w:id="7608" w:author="阿毛" w:date="2021-06-07T15:54:00Z"/>
                <w:rFonts w:ascii="標楷體" w:eastAsia="標楷體" w:hAnsi="標楷體"/>
              </w:rPr>
            </w:pPr>
            <w:ins w:id="7609" w:author="阿毛" w:date="2021-06-07T15:53:00Z">
              <w:r>
                <w:rPr>
                  <w:rFonts w:ascii="標楷體" w:eastAsia="標楷體" w:hAnsi="標楷體" w:hint="eastAsia"/>
                </w:rPr>
                <w:t xml:space="preserve">  </w:t>
              </w:r>
            </w:ins>
            <w:ins w:id="7610" w:author="阿毛" w:date="2021-06-07T15:43:00Z">
              <w:r>
                <w:rPr>
                  <w:rFonts w:ascii="標楷體" w:eastAsia="標楷體" w:hAnsi="標楷體" w:hint="eastAsia"/>
                </w:rPr>
                <w:t>(</w:t>
              </w:r>
            </w:ins>
            <w:proofErr w:type="spellStart"/>
            <w:ins w:id="7611" w:author="智誠 楊" w:date="2021-05-08T18:55:00Z">
              <w:r>
                <w:rPr>
                  <w:rFonts w:ascii="標楷體" w:eastAsia="標楷體" w:hAnsi="標楷體" w:hint="eastAsia"/>
                  <w:lang w:eastAsia="zh-HK"/>
                </w:rPr>
                <w:t>T</w:t>
              </w:r>
              <w:r>
                <w:rPr>
                  <w:rFonts w:ascii="標楷體" w:eastAsia="標楷體" w:hAnsi="標楷體"/>
                  <w:lang w:eastAsia="zh-HK"/>
                </w:rPr>
                <w:t>xTranCode</w:t>
              </w:r>
            </w:ins>
            <w:proofErr w:type="spellEnd"/>
            <w:ins w:id="7612" w:author="阿毛" w:date="2021-06-07T15:43:00Z">
              <w:r>
                <w:rPr>
                  <w:rFonts w:ascii="標楷體" w:eastAsia="標楷體" w:hAnsi="標楷體" w:hint="eastAsia"/>
                </w:rPr>
                <w:t>)]</w:t>
              </w:r>
            </w:ins>
            <w:ins w:id="7613" w:author="智誠 楊" w:date="2021-05-08T18:55:00Z">
              <w:del w:id="7614" w:author="阿毛" w:date="2021-06-07T15:43:00Z">
                <w:r w:rsidDel="00B455C7">
                  <w:rPr>
                    <w:rFonts w:ascii="標楷體" w:eastAsia="標楷體" w:hAnsi="標楷體"/>
                    <w:lang w:eastAsia="zh-HK"/>
                  </w:rPr>
                  <w:delText>.</w:delText>
                </w:r>
              </w:del>
            </w:ins>
            <w:ins w:id="7615" w:author="阿毛" w:date="2021-06-07T15:43:00Z">
              <w:r>
                <w:rPr>
                  <w:rFonts w:ascii="標楷體" w:eastAsia="標楷體" w:hAnsi="標楷體" w:hint="eastAsia"/>
                  <w:lang w:eastAsia="zh-HK"/>
                </w:rPr>
                <w:t>的</w:t>
              </w:r>
            </w:ins>
            <w:ins w:id="7616" w:author="阿毛" w:date="2021-06-07T15:54:00Z">
              <w:r>
                <w:rPr>
                  <w:rFonts w:ascii="標楷體" w:eastAsia="標楷體" w:hAnsi="標楷體" w:hint="eastAsia"/>
                </w:rPr>
                <w:t xml:space="preserve">[交易代號  </w:t>
              </w:r>
            </w:ins>
          </w:p>
          <w:p w14:paraId="11F6575A" w14:textId="77777777" w:rsidR="004C05AA" w:rsidRDefault="004C05AA" w:rsidP="0094025F">
            <w:pPr>
              <w:rPr>
                <w:ins w:id="7617" w:author="阿毛" w:date="2021-06-07T15:55:00Z"/>
                <w:rFonts w:ascii="標楷體" w:eastAsia="標楷體" w:hAnsi="標楷體"/>
              </w:rPr>
            </w:pPr>
            <w:ins w:id="7618" w:author="阿毛" w:date="2021-06-07T15:54:00Z">
              <w:r>
                <w:rPr>
                  <w:rFonts w:ascii="標楷體" w:eastAsia="標楷體" w:hAnsi="標楷體" w:hint="eastAsia"/>
                </w:rPr>
                <w:t xml:space="preserve">  (</w:t>
              </w:r>
              <w:proofErr w:type="spellStart"/>
              <w:r>
                <w:rPr>
                  <w:rFonts w:ascii="標楷體" w:eastAsia="標楷體" w:hAnsi="標楷體" w:hint="eastAsia"/>
                </w:rPr>
                <w:t>T</w:t>
              </w:r>
              <w:r>
                <w:rPr>
                  <w:rFonts w:ascii="標楷體" w:eastAsia="標楷體" w:hAnsi="標楷體" w:hint="eastAsia"/>
                  <w:lang w:eastAsia="zh-HK"/>
                </w:rPr>
                <w:t>r</w:t>
              </w:r>
              <w:r>
                <w:rPr>
                  <w:rFonts w:ascii="標楷體" w:eastAsia="標楷體" w:hAnsi="標楷體"/>
                  <w:lang w:eastAsia="zh-HK"/>
                </w:rPr>
                <w:t>anNo</w:t>
              </w:r>
              <w:proofErr w:type="spellEnd"/>
              <w:r>
                <w:rPr>
                  <w:rFonts w:ascii="標楷體" w:eastAsia="標楷體" w:hAnsi="標楷體" w:hint="eastAsia"/>
                </w:rPr>
                <w:t>)]顯示</w:t>
              </w:r>
            </w:ins>
            <w:ins w:id="7619" w:author="阿毛" w:date="2021-06-07T15:43:00Z">
              <w:r>
                <w:rPr>
                  <w:rFonts w:ascii="標楷體" w:eastAsia="標楷體" w:hAnsi="標楷體" w:hint="eastAsia"/>
                </w:rPr>
                <w:t>[</w:t>
              </w:r>
            </w:ins>
            <w:ins w:id="7620" w:author="阿毛" w:date="2021-06-07T15:44:00Z">
              <w:r>
                <w:rPr>
                  <w:rFonts w:ascii="標楷體" w:eastAsia="標楷體" w:hAnsi="標楷體" w:hint="eastAsia"/>
                </w:rPr>
                <w:t>交易名稱(</w:t>
              </w:r>
            </w:ins>
            <w:ins w:id="7621" w:author="智誠 楊" w:date="2021-05-08T18:55:00Z">
              <w:r>
                <w:rPr>
                  <w:rFonts w:ascii="標楷體" w:eastAsia="標楷體" w:hAnsi="標楷體"/>
                  <w:lang w:eastAsia="zh-HK"/>
                </w:rPr>
                <w:t>Tr</w:t>
              </w:r>
            </w:ins>
          </w:p>
          <w:p w14:paraId="3281C780" w14:textId="77777777" w:rsidR="004C05AA" w:rsidRDefault="004C05AA" w:rsidP="0094025F">
            <w:pPr>
              <w:rPr>
                <w:ins w:id="7622" w:author="阿毛" w:date="2021-06-07T15:45:00Z"/>
                <w:rFonts w:ascii="標楷體" w:eastAsia="標楷體" w:hAnsi="標楷體"/>
                <w:lang w:eastAsia="zh-HK"/>
              </w:rPr>
            </w:pPr>
            <w:ins w:id="7623" w:author="阿毛" w:date="2021-06-07T15:55:00Z">
              <w:r>
                <w:rPr>
                  <w:rFonts w:ascii="標楷體" w:eastAsia="標楷體" w:hAnsi="標楷體" w:hint="eastAsia"/>
                </w:rPr>
                <w:t xml:space="preserve">  </w:t>
              </w:r>
            </w:ins>
            <w:proofErr w:type="spellStart"/>
            <w:ins w:id="7624" w:author="智誠 楊" w:date="2021-05-08T18:55:00Z">
              <w:r>
                <w:rPr>
                  <w:rFonts w:ascii="標楷體" w:eastAsia="標楷體" w:hAnsi="標楷體"/>
                  <w:lang w:eastAsia="zh-HK"/>
                </w:rPr>
                <w:t>anItem</w:t>
              </w:r>
            </w:ins>
            <w:proofErr w:type="spellEnd"/>
            <w:ins w:id="7625" w:author="阿毛" w:date="2021-06-07T15:44:00Z">
              <w:r>
                <w:rPr>
                  <w:rFonts w:ascii="標楷體" w:eastAsia="標楷體" w:hAnsi="標楷體" w:hint="eastAsia"/>
                </w:rPr>
                <w:t>)]</w:t>
              </w:r>
            </w:ins>
            <w:ins w:id="7626" w:author="阿毛" w:date="2021-06-07T15:45:00Z">
              <w:r>
                <w:rPr>
                  <w:rFonts w:ascii="標楷體" w:eastAsia="標楷體" w:hAnsi="標楷體" w:hint="eastAsia"/>
                </w:rPr>
                <w:t xml:space="preserve">  </w:t>
              </w:r>
            </w:ins>
          </w:p>
          <w:p w14:paraId="37CF4EFE" w14:textId="77777777" w:rsidR="004C05AA" w:rsidRPr="008F1D46" w:rsidRDefault="004C05AA" w:rsidP="0094025F">
            <w:pPr>
              <w:rPr>
                <w:ins w:id="7627" w:author="智誠 楊" w:date="2021-05-08T18:55:00Z"/>
                <w:rFonts w:ascii="標楷體" w:eastAsia="標楷體" w:hAnsi="標楷體"/>
                <w:lang w:eastAsia="zh-HK"/>
              </w:rPr>
            </w:pPr>
            <w:ins w:id="7628" w:author="阿毛" w:date="2021-06-07T15:55:00Z">
              <w:r>
                <w:rPr>
                  <w:rFonts w:ascii="標楷體" w:eastAsia="標楷體" w:hAnsi="標楷體" w:hint="eastAsia"/>
                </w:rPr>
                <w:t>2.</w:t>
              </w:r>
              <w:r>
                <w:rPr>
                  <w:rFonts w:ascii="標楷體" w:eastAsia="標楷體" w:hAnsi="標楷體" w:hint="eastAsia"/>
                  <w:lang w:eastAsia="zh-HK"/>
                </w:rPr>
                <w:t>交易代號</w:t>
              </w:r>
              <w:r>
                <w:rPr>
                  <w:rFonts w:ascii="標楷體" w:eastAsia="標楷體" w:hAnsi="標楷體" w:hint="eastAsia"/>
                </w:rPr>
                <w:t>+</w:t>
              </w:r>
              <w:r>
                <w:rPr>
                  <w:rFonts w:ascii="標楷體" w:eastAsia="標楷體" w:hAnsi="標楷體" w:hint="eastAsia"/>
                  <w:lang w:eastAsia="zh-HK"/>
                </w:rPr>
                <w:t>名稱</w:t>
              </w:r>
            </w:ins>
            <w:ins w:id="7629" w:author="智誠 楊" w:date="2021-05-08T18:55:00Z">
              <w:del w:id="7630" w:author="阿毛" w:date="2021-06-07T15:55:00Z">
                <w:r w:rsidDel="00991EC1">
                  <w:rPr>
                    <w:rFonts w:ascii="標楷體" w:eastAsia="標楷體" w:hAnsi="標楷體" w:hint="eastAsia"/>
                    <w:lang w:eastAsia="zh-HK"/>
                  </w:rPr>
                  <w:delText>顯示</w:delText>
                </w:r>
              </w:del>
              <w:del w:id="7631" w:author="阿毛" w:date="2021-06-07T15:45:00Z">
                <w:r w:rsidDel="00B455C7">
                  <w:rPr>
                    <w:rFonts w:ascii="標楷體" w:eastAsia="標楷體" w:hAnsi="標楷體" w:hint="eastAsia"/>
                    <w:lang w:eastAsia="zh-HK"/>
                  </w:rPr>
                  <w:delText>交易代號及</w:delText>
                </w:r>
              </w:del>
              <w:del w:id="7632" w:author="阿毛" w:date="2021-06-07T15:55:00Z">
                <w:r w:rsidDel="00991EC1">
                  <w:rPr>
                    <w:rFonts w:ascii="標楷體" w:eastAsia="標楷體" w:hAnsi="標楷體" w:hint="eastAsia"/>
                    <w:lang w:eastAsia="zh-HK"/>
                  </w:rPr>
                  <w:delText>交易名稱</w:delText>
                </w:r>
              </w:del>
            </w:ins>
          </w:p>
        </w:tc>
      </w:tr>
      <w:tr w:rsidR="004C05AA" w:rsidRPr="008F1D46" w14:paraId="63A73219" w14:textId="77777777" w:rsidTr="0094025F">
        <w:trPr>
          <w:ins w:id="7633" w:author="智誠 楊" w:date="2021-05-08T18:55:00Z"/>
        </w:trPr>
        <w:tc>
          <w:tcPr>
            <w:tcW w:w="770" w:type="dxa"/>
          </w:tcPr>
          <w:p w14:paraId="1D193987" w14:textId="77777777" w:rsidR="004C05AA" w:rsidRDefault="004C05AA" w:rsidP="0094025F">
            <w:pPr>
              <w:jc w:val="center"/>
              <w:rPr>
                <w:ins w:id="7634" w:author="智誠 楊" w:date="2021-05-08T18:55:00Z"/>
                <w:rFonts w:ascii="標楷體" w:eastAsia="標楷體" w:hAnsi="標楷體"/>
              </w:rPr>
            </w:pPr>
            <w:ins w:id="7635" w:author="智誠 楊" w:date="2021-05-08T18:55:00Z">
              <w:r>
                <w:rPr>
                  <w:rFonts w:ascii="標楷體" w:eastAsia="標楷體" w:hAnsi="標楷體" w:hint="eastAsia"/>
                </w:rPr>
                <w:t>5</w:t>
              </w:r>
            </w:ins>
          </w:p>
        </w:tc>
        <w:tc>
          <w:tcPr>
            <w:tcW w:w="1166" w:type="dxa"/>
          </w:tcPr>
          <w:p w14:paraId="6BC0A889" w14:textId="77777777" w:rsidR="004C05AA" w:rsidRDefault="004C05AA" w:rsidP="0094025F">
            <w:pPr>
              <w:jc w:val="center"/>
              <w:rPr>
                <w:ins w:id="7636" w:author="智誠 楊" w:date="2021-05-08T18:55:00Z"/>
                <w:rFonts w:ascii="標楷體" w:eastAsia="標楷體" w:hAnsi="標楷體"/>
                <w:lang w:eastAsia="zh-HK"/>
              </w:rPr>
            </w:pPr>
            <w:ins w:id="7637" w:author="智誠 楊" w:date="2021-05-08T18:55:00Z">
              <w:r>
                <w:rPr>
                  <w:rFonts w:ascii="標楷體" w:eastAsia="標楷體" w:hAnsi="標楷體" w:hint="eastAsia"/>
                  <w:lang w:eastAsia="zh-HK"/>
                </w:rPr>
                <w:t>資料</w:t>
              </w:r>
            </w:ins>
          </w:p>
        </w:tc>
        <w:tc>
          <w:tcPr>
            <w:tcW w:w="2024" w:type="dxa"/>
          </w:tcPr>
          <w:p w14:paraId="590E8E52" w14:textId="77777777" w:rsidR="004C05AA" w:rsidRDefault="004C05AA" w:rsidP="0094025F">
            <w:pPr>
              <w:rPr>
                <w:ins w:id="7638" w:author="智誠 楊" w:date="2021-05-08T18:55:00Z"/>
                <w:rFonts w:ascii="標楷體" w:eastAsia="標楷體" w:hAnsi="標楷體"/>
                <w:lang w:eastAsia="zh-HK"/>
              </w:rPr>
            </w:pPr>
            <w:ins w:id="7639" w:author="智誠 楊" w:date="2021-05-08T18:55:00Z">
              <w:r>
                <w:rPr>
                  <w:rFonts w:ascii="標楷體" w:eastAsia="標楷體" w:hAnsi="標楷體" w:hint="eastAsia"/>
                  <w:lang w:eastAsia="zh-HK"/>
                </w:rPr>
                <w:t>戶號</w:t>
              </w:r>
            </w:ins>
          </w:p>
        </w:tc>
        <w:tc>
          <w:tcPr>
            <w:tcW w:w="2736" w:type="dxa"/>
          </w:tcPr>
          <w:p w14:paraId="1E76D80D" w14:textId="77777777" w:rsidR="004C05AA" w:rsidRDefault="004C05AA" w:rsidP="0094025F">
            <w:pPr>
              <w:rPr>
                <w:ins w:id="7640" w:author="智誠 楊" w:date="2021-05-08T18:55:00Z"/>
                <w:rFonts w:ascii="標楷體" w:eastAsia="標楷體" w:hAnsi="標楷體"/>
                <w:lang w:eastAsia="zh-HK"/>
              </w:rPr>
            </w:pPr>
            <w:proofErr w:type="spellStart"/>
            <w:ins w:id="7641" w:author="智誠 楊" w:date="2021-05-08T18:55:00Z">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lang w:eastAsia="zh-HK"/>
                </w:rPr>
                <w:t>C</w:t>
              </w:r>
              <w:r>
                <w:rPr>
                  <w:rFonts w:ascii="標楷體" w:eastAsia="標楷體" w:hAnsi="標楷體"/>
                  <w:lang w:eastAsia="zh-HK"/>
                </w:rPr>
                <w:t>ustNo</w:t>
              </w:r>
              <w:proofErr w:type="spellEnd"/>
            </w:ins>
          </w:p>
          <w:p w14:paraId="504B32A7" w14:textId="77777777" w:rsidR="004C05AA" w:rsidRDefault="004C05AA" w:rsidP="0094025F">
            <w:pPr>
              <w:rPr>
                <w:ins w:id="7642" w:author="智誠 楊" w:date="2021-05-08T18:55:00Z"/>
                <w:rFonts w:ascii="標楷體" w:eastAsia="標楷體" w:hAnsi="標楷體"/>
                <w:lang w:eastAsia="zh-HK"/>
              </w:rPr>
            </w:pPr>
            <w:proofErr w:type="spellStart"/>
            <w:ins w:id="7643" w:author="智誠 楊" w:date="2021-05-08T18:55:00Z">
              <w:r>
                <w:rPr>
                  <w:rFonts w:ascii="標楷體" w:eastAsia="標楷體" w:hAnsi="標楷體" w:hint="eastAsia"/>
                  <w:lang w:eastAsia="zh-HK"/>
                </w:rPr>
                <w:lastRenderedPageBreak/>
                <w:t>T</w:t>
              </w:r>
              <w:r>
                <w:rPr>
                  <w:rFonts w:ascii="標楷體" w:eastAsia="標楷體" w:hAnsi="標楷體"/>
                  <w:lang w:eastAsia="zh-HK"/>
                </w:rPr>
                <w:t>xDataLog.</w:t>
              </w:r>
              <w:r>
                <w:rPr>
                  <w:rFonts w:ascii="標楷體" w:eastAsia="標楷體" w:hAnsi="標楷體" w:hint="eastAsia"/>
                  <w:lang w:eastAsia="zh-HK"/>
                </w:rPr>
                <w:t>F</w:t>
              </w:r>
              <w:r>
                <w:rPr>
                  <w:rFonts w:ascii="標楷體" w:eastAsia="標楷體" w:hAnsi="標楷體"/>
                  <w:lang w:eastAsia="zh-HK"/>
                </w:rPr>
                <w:t>acmNo</w:t>
              </w:r>
              <w:proofErr w:type="spellEnd"/>
            </w:ins>
          </w:p>
          <w:p w14:paraId="6FE318E4" w14:textId="77777777" w:rsidR="004C05AA" w:rsidRDefault="004C05AA" w:rsidP="0094025F">
            <w:pPr>
              <w:rPr>
                <w:ins w:id="7644" w:author="智誠 楊" w:date="2021-05-08T18:55:00Z"/>
                <w:rFonts w:ascii="標楷體" w:eastAsia="標楷體" w:hAnsi="標楷體"/>
                <w:lang w:eastAsia="zh-HK"/>
              </w:rPr>
            </w:pPr>
            <w:proofErr w:type="spellStart"/>
            <w:ins w:id="7645" w:author="智誠 楊" w:date="2021-05-08T18:55:00Z">
              <w:r>
                <w:rPr>
                  <w:rFonts w:ascii="標楷體" w:eastAsia="標楷體" w:hAnsi="標楷體" w:hint="eastAsia"/>
                  <w:lang w:eastAsia="zh-HK"/>
                </w:rPr>
                <w:t>T</w:t>
              </w:r>
              <w:r>
                <w:rPr>
                  <w:rFonts w:ascii="標楷體" w:eastAsia="標楷體" w:hAnsi="標楷體"/>
                  <w:lang w:eastAsia="zh-HK"/>
                </w:rPr>
                <w:t>xDataLog.BormNo</w:t>
              </w:r>
              <w:proofErr w:type="spellEnd"/>
            </w:ins>
          </w:p>
        </w:tc>
        <w:tc>
          <w:tcPr>
            <w:tcW w:w="3498" w:type="dxa"/>
          </w:tcPr>
          <w:p w14:paraId="763ED611" w14:textId="77777777" w:rsidR="004C05AA" w:rsidRPr="001F47BB" w:rsidRDefault="004C05AA" w:rsidP="0094025F">
            <w:pPr>
              <w:rPr>
                <w:ins w:id="7646" w:author="智誠 楊" w:date="2021-05-08T18:55:00Z"/>
                <w:rFonts w:ascii="標楷體" w:eastAsia="標楷體" w:hAnsi="標楷體"/>
              </w:rPr>
            </w:pPr>
            <w:ins w:id="7647" w:author="智誠 楊" w:date="2021-05-08T18:55:00Z">
              <w:r>
                <w:rPr>
                  <w:rFonts w:ascii="標楷體" w:eastAsia="標楷體" w:hAnsi="標楷體" w:hint="eastAsia"/>
                </w:rPr>
                <w:lastRenderedPageBreak/>
                <w:t>戶號+額度+撥款序號</w:t>
              </w:r>
            </w:ins>
          </w:p>
        </w:tc>
      </w:tr>
      <w:tr w:rsidR="004C05AA" w:rsidRPr="008F1D46" w14:paraId="46202CA8" w14:textId="77777777" w:rsidTr="0094025F">
        <w:trPr>
          <w:ins w:id="7648" w:author="智誠 楊" w:date="2021-05-08T18:55:00Z"/>
        </w:trPr>
        <w:tc>
          <w:tcPr>
            <w:tcW w:w="770" w:type="dxa"/>
          </w:tcPr>
          <w:p w14:paraId="2039E6E4" w14:textId="77777777" w:rsidR="004C05AA" w:rsidRDefault="004C05AA" w:rsidP="0094025F">
            <w:pPr>
              <w:jc w:val="center"/>
              <w:rPr>
                <w:ins w:id="7649" w:author="智誠 楊" w:date="2021-05-08T18:55:00Z"/>
                <w:rFonts w:ascii="標楷體" w:eastAsia="標楷體" w:hAnsi="標楷體"/>
              </w:rPr>
            </w:pPr>
            <w:ins w:id="7650" w:author="智誠 楊" w:date="2021-05-08T18:55:00Z">
              <w:r>
                <w:rPr>
                  <w:rFonts w:ascii="標楷體" w:eastAsia="標楷體" w:hAnsi="標楷體" w:hint="eastAsia"/>
                </w:rPr>
                <w:t>6</w:t>
              </w:r>
            </w:ins>
          </w:p>
        </w:tc>
        <w:tc>
          <w:tcPr>
            <w:tcW w:w="1166" w:type="dxa"/>
          </w:tcPr>
          <w:p w14:paraId="685B6B54" w14:textId="77777777" w:rsidR="004C05AA" w:rsidRDefault="004C05AA" w:rsidP="0094025F">
            <w:pPr>
              <w:jc w:val="center"/>
              <w:rPr>
                <w:ins w:id="7651" w:author="智誠 楊" w:date="2021-05-08T18:55:00Z"/>
                <w:rFonts w:ascii="標楷體" w:eastAsia="標楷體" w:hAnsi="標楷體"/>
                <w:lang w:eastAsia="zh-HK"/>
              </w:rPr>
            </w:pPr>
            <w:ins w:id="7652" w:author="智誠 楊" w:date="2021-05-08T18:55:00Z">
              <w:r>
                <w:rPr>
                  <w:rFonts w:ascii="標楷體" w:eastAsia="標楷體" w:hAnsi="標楷體" w:hint="eastAsia"/>
                  <w:lang w:eastAsia="zh-HK"/>
                </w:rPr>
                <w:t>資料</w:t>
              </w:r>
            </w:ins>
          </w:p>
        </w:tc>
        <w:tc>
          <w:tcPr>
            <w:tcW w:w="2024" w:type="dxa"/>
          </w:tcPr>
          <w:p w14:paraId="16315FB1" w14:textId="77777777" w:rsidR="004C05AA" w:rsidRDefault="004C05AA" w:rsidP="0094025F">
            <w:pPr>
              <w:rPr>
                <w:ins w:id="7653" w:author="智誠 楊" w:date="2021-05-08T18:55:00Z"/>
                <w:rFonts w:ascii="標楷體" w:eastAsia="標楷體" w:hAnsi="標楷體"/>
                <w:lang w:eastAsia="zh-HK"/>
              </w:rPr>
            </w:pPr>
            <w:ins w:id="7654" w:author="智誠 楊" w:date="2021-05-08T18:55:00Z">
              <w:r>
                <w:rPr>
                  <w:rFonts w:ascii="標楷體" w:eastAsia="標楷體" w:hAnsi="標楷體" w:hint="eastAsia"/>
                  <w:lang w:eastAsia="zh-HK"/>
                </w:rPr>
                <w:t>欄位名稱</w:t>
              </w:r>
            </w:ins>
          </w:p>
        </w:tc>
        <w:tc>
          <w:tcPr>
            <w:tcW w:w="2736" w:type="dxa"/>
          </w:tcPr>
          <w:p w14:paraId="7F30CB89" w14:textId="77777777" w:rsidR="004C05AA" w:rsidRPr="00997D40" w:rsidRDefault="004C05AA" w:rsidP="0094025F">
            <w:pPr>
              <w:rPr>
                <w:ins w:id="7655" w:author="智誠 楊" w:date="2021-05-08T18:55:00Z"/>
                <w:rFonts w:ascii="標楷體" w:eastAsia="標楷體" w:hAnsi="標楷體"/>
                <w:lang w:eastAsia="zh-HK"/>
              </w:rPr>
            </w:pPr>
            <w:proofErr w:type="spellStart"/>
            <w:ins w:id="7656" w:author="智誠 楊" w:date="2021-05-08T18:55:00Z">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rPr>
                <w:t>C</w:t>
              </w:r>
              <w:r>
                <w:rPr>
                  <w:rFonts w:ascii="標楷體" w:eastAsia="標楷體" w:hAnsi="標楷體" w:hint="eastAsia"/>
                  <w:lang w:eastAsia="zh-HK"/>
                </w:rPr>
                <w:t>o</w:t>
              </w:r>
              <w:r>
                <w:rPr>
                  <w:rFonts w:ascii="標楷體" w:eastAsia="標楷體" w:hAnsi="標楷體"/>
                  <w:lang w:eastAsia="zh-HK"/>
                </w:rPr>
                <w:t>ntent</w:t>
              </w:r>
              <w:proofErr w:type="spellEnd"/>
              <w:r>
                <w:rPr>
                  <w:rFonts w:ascii="標楷體" w:eastAsia="標楷體" w:hAnsi="標楷體"/>
                  <w:lang w:eastAsia="zh-HK"/>
                </w:rPr>
                <w:t>(f)</w:t>
              </w:r>
            </w:ins>
          </w:p>
        </w:tc>
        <w:tc>
          <w:tcPr>
            <w:tcW w:w="3498" w:type="dxa"/>
          </w:tcPr>
          <w:p w14:paraId="0DFD367E" w14:textId="77777777" w:rsidR="004C05AA" w:rsidRPr="008F1D46" w:rsidRDefault="004C05AA" w:rsidP="0094025F">
            <w:pPr>
              <w:rPr>
                <w:ins w:id="7657" w:author="智誠 楊" w:date="2021-05-08T18:55:00Z"/>
                <w:rFonts w:ascii="標楷體" w:eastAsia="標楷體" w:hAnsi="標楷體"/>
                <w:lang w:eastAsia="zh-HK"/>
              </w:rPr>
            </w:pPr>
            <w:ins w:id="7658" w:author="智誠 楊" w:date="2021-05-08T18:55:00Z">
              <w:r>
                <w:rPr>
                  <w:rFonts w:ascii="標楷體" w:eastAsia="標楷體" w:hAnsi="標楷體" w:hint="eastAsia"/>
                  <w:lang w:eastAsia="zh-HK"/>
                </w:rPr>
                <w:t>欄位名稱</w:t>
              </w:r>
            </w:ins>
          </w:p>
        </w:tc>
      </w:tr>
      <w:tr w:rsidR="004C05AA" w:rsidRPr="008F1D46" w14:paraId="7FBCDBC5" w14:textId="77777777" w:rsidTr="0094025F">
        <w:trPr>
          <w:ins w:id="7659" w:author="智誠 楊" w:date="2021-05-08T18:55:00Z"/>
        </w:trPr>
        <w:tc>
          <w:tcPr>
            <w:tcW w:w="770" w:type="dxa"/>
          </w:tcPr>
          <w:p w14:paraId="5B5DFB4D" w14:textId="77777777" w:rsidR="004C05AA" w:rsidRDefault="004C05AA" w:rsidP="0094025F">
            <w:pPr>
              <w:jc w:val="center"/>
              <w:rPr>
                <w:ins w:id="7660" w:author="智誠 楊" w:date="2021-05-08T18:55:00Z"/>
                <w:rFonts w:ascii="標楷體" w:eastAsia="標楷體" w:hAnsi="標楷體"/>
              </w:rPr>
            </w:pPr>
            <w:ins w:id="7661" w:author="智誠 楊" w:date="2021-05-08T18:55:00Z">
              <w:r>
                <w:rPr>
                  <w:rFonts w:ascii="標楷體" w:eastAsia="標楷體" w:hAnsi="標楷體" w:hint="eastAsia"/>
                </w:rPr>
                <w:t>7</w:t>
              </w:r>
            </w:ins>
          </w:p>
        </w:tc>
        <w:tc>
          <w:tcPr>
            <w:tcW w:w="1166" w:type="dxa"/>
          </w:tcPr>
          <w:p w14:paraId="3F7EA3BF" w14:textId="77777777" w:rsidR="004C05AA" w:rsidRDefault="004C05AA" w:rsidP="0094025F">
            <w:pPr>
              <w:jc w:val="center"/>
              <w:rPr>
                <w:ins w:id="7662" w:author="智誠 楊" w:date="2021-05-08T18:55:00Z"/>
                <w:rFonts w:ascii="標楷體" w:eastAsia="標楷體" w:hAnsi="標楷體"/>
                <w:lang w:eastAsia="zh-HK"/>
              </w:rPr>
            </w:pPr>
            <w:ins w:id="7663" w:author="智誠 楊" w:date="2021-05-08T18:55:00Z">
              <w:r>
                <w:rPr>
                  <w:rFonts w:ascii="標楷體" w:eastAsia="標楷體" w:hAnsi="標楷體" w:hint="eastAsia"/>
                  <w:lang w:eastAsia="zh-HK"/>
                </w:rPr>
                <w:t>資料</w:t>
              </w:r>
            </w:ins>
          </w:p>
        </w:tc>
        <w:tc>
          <w:tcPr>
            <w:tcW w:w="2024" w:type="dxa"/>
          </w:tcPr>
          <w:p w14:paraId="785CAA01" w14:textId="77777777" w:rsidR="004C05AA" w:rsidRDefault="004C05AA" w:rsidP="0094025F">
            <w:pPr>
              <w:rPr>
                <w:ins w:id="7664" w:author="智誠 楊" w:date="2021-05-08T18:55:00Z"/>
                <w:rFonts w:ascii="標楷體" w:eastAsia="標楷體" w:hAnsi="標楷體"/>
                <w:lang w:eastAsia="zh-HK"/>
              </w:rPr>
            </w:pPr>
            <w:ins w:id="7665" w:author="智誠 楊" w:date="2021-05-08T18:55:00Z">
              <w:r>
                <w:rPr>
                  <w:rFonts w:ascii="標楷體" w:eastAsia="標楷體" w:hAnsi="標楷體" w:hint="eastAsia"/>
                  <w:lang w:eastAsia="zh-HK"/>
                </w:rPr>
                <w:t>變更前</w:t>
              </w:r>
            </w:ins>
          </w:p>
        </w:tc>
        <w:tc>
          <w:tcPr>
            <w:tcW w:w="2736" w:type="dxa"/>
          </w:tcPr>
          <w:p w14:paraId="15F2DD7B" w14:textId="77777777" w:rsidR="004C05AA" w:rsidRPr="00997D40" w:rsidRDefault="004C05AA" w:rsidP="0094025F">
            <w:pPr>
              <w:rPr>
                <w:ins w:id="7666" w:author="智誠 楊" w:date="2021-05-08T18:55:00Z"/>
                <w:rFonts w:ascii="標楷體" w:eastAsia="標楷體" w:hAnsi="標楷體"/>
                <w:lang w:eastAsia="zh-HK"/>
              </w:rPr>
            </w:pPr>
            <w:proofErr w:type="spellStart"/>
            <w:ins w:id="7667" w:author="智誠 楊" w:date="2021-05-08T18:55:00Z">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rPr>
                <w:t>C</w:t>
              </w:r>
              <w:r>
                <w:rPr>
                  <w:rFonts w:ascii="標楷體" w:eastAsia="標楷體" w:hAnsi="標楷體" w:hint="eastAsia"/>
                  <w:lang w:eastAsia="zh-HK"/>
                </w:rPr>
                <w:t>o</w:t>
              </w:r>
              <w:r>
                <w:rPr>
                  <w:rFonts w:ascii="標楷體" w:eastAsia="標楷體" w:hAnsi="標楷體"/>
                  <w:lang w:eastAsia="zh-HK"/>
                </w:rPr>
                <w:t>ntent</w:t>
              </w:r>
              <w:proofErr w:type="spellEnd"/>
              <w:r>
                <w:rPr>
                  <w:rFonts w:ascii="標楷體" w:eastAsia="標楷體" w:hAnsi="標楷體"/>
                  <w:lang w:eastAsia="zh-HK"/>
                </w:rPr>
                <w:t>(o)</w:t>
              </w:r>
            </w:ins>
          </w:p>
        </w:tc>
        <w:tc>
          <w:tcPr>
            <w:tcW w:w="3498" w:type="dxa"/>
          </w:tcPr>
          <w:p w14:paraId="21276791" w14:textId="77777777" w:rsidR="004C05AA" w:rsidRPr="008F1D46" w:rsidRDefault="004C05AA" w:rsidP="0094025F">
            <w:pPr>
              <w:rPr>
                <w:ins w:id="7668" w:author="智誠 楊" w:date="2021-05-08T18:55:00Z"/>
                <w:rFonts w:ascii="標楷體" w:eastAsia="標楷體" w:hAnsi="標楷體"/>
                <w:lang w:eastAsia="zh-HK"/>
              </w:rPr>
            </w:pPr>
            <w:ins w:id="7669" w:author="智誠 楊" w:date="2021-05-08T18:55:00Z">
              <w:r>
                <w:rPr>
                  <w:rFonts w:ascii="標楷體" w:eastAsia="標楷體" w:hAnsi="標楷體" w:hint="eastAsia"/>
                  <w:lang w:eastAsia="zh-HK"/>
                </w:rPr>
                <w:t>變更前</w:t>
              </w:r>
            </w:ins>
          </w:p>
        </w:tc>
      </w:tr>
      <w:tr w:rsidR="004C05AA" w:rsidRPr="008F1D46" w14:paraId="556E09D4" w14:textId="77777777" w:rsidTr="0094025F">
        <w:trPr>
          <w:ins w:id="7670" w:author="智誠 楊" w:date="2021-05-08T18:55:00Z"/>
        </w:trPr>
        <w:tc>
          <w:tcPr>
            <w:tcW w:w="770" w:type="dxa"/>
          </w:tcPr>
          <w:p w14:paraId="0B481A51" w14:textId="77777777" w:rsidR="004C05AA" w:rsidRDefault="004C05AA" w:rsidP="0094025F">
            <w:pPr>
              <w:jc w:val="center"/>
              <w:rPr>
                <w:ins w:id="7671" w:author="智誠 楊" w:date="2021-05-08T18:55:00Z"/>
                <w:rFonts w:ascii="標楷體" w:eastAsia="標楷體" w:hAnsi="標楷體"/>
              </w:rPr>
            </w:pPr>
            <w:ins w:id="7672" w:author="智誠 楊" w:date="2021-05-08T18:55:00Z">
              <w:r>
                <w:rPr>
                  <w:rFonts w:ascii="標楷體" w:eastAsia="標楷體" w:hAnsi="標楷體" w:hint="eastAsia"/>
                </w:rPr>
                <w:t>8</w:t>
              </w:r>
            </w:ins>
          </w:p>
        </w:tc>
        <w:tc>
          <w:tcPr>
            <w:tcW w:w="1166" w:type="dxa"/>
          </w:tcPr>
          <w:p w14:paraId="682651BE" w14:textId="77777777" w:rsidR="004C05AA" w:rsidRDefault="004C05AA" w:rsidP="0094025F">
            <w:pPr>
              <w:jc w:val="center"/>
              <w:rPr>
                <w:ins w:id="7673" w:author="智誠 楊" w:date="2021-05-08T18:55:00Z"/>
                <w:rFonts w:ascii="標楷體" w:eastAsia="標楷體" w:hAnsi="標楷體"/>
                <w:lang w:eastAsia="zh-HK"/>
              </w:rPr>
            </w:pPr>
            <w:ins w:id="7674" w:author="智誠 楊" w:date="2021-05-08T18:55:00Z">
              <w:r>
                <w:rPr>
                  <w:rFonts w:ascii="標楷體" w:eastAsia="標楷體" w:hAnsi="標楷體" w:hint="eastAsia"/>
                  <w:lang w:eastAsia="zh-HK"/>
                </w:rPr>
                <w:t>資料</w:t>
              </w:r>
            </w:ins>
          </w:p>
        </w:tc>
        <w:tc>
          <w:tcPr>
            <w:tcW w:w="2024" w:type="dxa"/>
          </w:tcPr>
          <w:p w14:paraId="211AC855" w14:textId="77777777" w:rsidR="004C05AA" w:rsidRDefault="004C05AA" w:rsidP="0094025F">
            <w:pPr>
              <w:rPr>
                <w:ins w:id="7675" w:author="智誠 楊" w:date="2021-05-08T18:55:00Z"/>
                <w:rFonts w:ascii="標楷體" w:eastAsia="標楷體" w:hAnsi="標楷體"/>
                <w:lang w:eastAsia="zh-HK"/>
              </w:rPr>
            </w:pPr>
            <w:ins w:id="7676" w:author="智誠 楊" w:date="2021-05-08T18:55:00Z">
              <w:r>
                <w:rPr>
                  <w:rFonts w:ascii="標楷體" w:eastAsia="標楷體" w:hAnsi="標楷體" w:hint="eastAsia"/>
                  <w:lang w:eastAsia="zh-HK"/>
                </w:rPr>
                <w:t>變更後</w:t>
              </w:r>
            </w:ins>
          </w:p>
        </w:tc>
        <w:tc>
          <w:tcPr>
            <w:tcW w:w="2736" w:type="dxa"/>
          </w:tcPr>
          <w:p w14:paraId="1B842459" w14:textId="77777777" w:rsidR="004C05AA" w:rsidRPr="00997D40" w:rsidRDefault="004C05AA" w:rsidP="0094025F">
            <w:pPr>
              <w:rPr>
                <w:ins w:id="7677" w:author="智誠 楊" w:date="2021-05-08T18:55:00Z"/>
                <w:rFonts w:ascii="標楷體" w:eastAsia="標楷體" w:hAnsi="標楷體"/>
                <w:color w:val="FF0000"/>
              </w:rPr>
            </w:pPr>
            <w:proofErr w:type="spellStart"/>
            <w:ins w:id="7678" w:author="智誠 楊" w:date="2021-05-08T18:55:00Z">
              <w:r>
                <w:rPr>
                  <w:rFonts w:ascii="標楷體" w:eastAsia="標楷體" w:hAnsi="標楷體" w:hint="eastAsia"/>
                  <w:lang w:eastAsia="zh-HK"/>
                </w:rPr>
                <w:t>T</w:t>
              </w:r>
              <w:r>
                <w:rPr>
                  <w:rFonts w:ascii="標楷體" w:eastAsia="標楷體" w:hAnsi="標楷體"/>
                  <w:lang w:eastAsia="zh-HK"/>
                </w:rPr>
                <w:t>xDataLog.</w:t>
              </w:r>
              <w:r>
                <w:rPr>
                  <w:rFonts w:ascii="標楷體" w:eastAsia="標楷體" w:hAnsi="標楷體" w:hint="eastAsia"/>
                </w:rPr>
                <w:t>C</w:t>
              </w:r>
              <w:r>
                <w:rPr>
                  <w:rFonts w:ascii="標楷體" w:eastAsia="標楷體" w:hAnsi="標楷體" w:hint="eastAsia"/>
                  <w:lang w:eastAsia="zh-HK"/>
                </w:rPr>
                <w:t>o</w:t>
              </w:r>
              <w:r>
                <w:rPr>
                  <w:rFonts w:ascii="標楷體" w:eastAsia="標楷體" w:hAnsi="標楷體"/>
                  <w:lang w:eastAsia="zh-HK"/>
                </w:rPr>
                <w:t>ntent</w:t>
              </w:r>
              <w:proofErr w:type="spellEnd"/>
              <w:r>
                <w:rPr>
                  <w:rFonts w:ascii="標楷體" w:eastAsia="標楷體" w:hAnsi="標楷體"/>
                  <w:lang w:eastAsia="zh-HK"/>
                </w:rPr>
                <w:t>(n)</w:t>
              </w:r>
            </w:ins>
          </w:p>
        </w:tc>
        <w:tc>
          <w:tcPr>
            <w:tcW w:w="3498" w:type="dxa"/>
          </w:tcPr>
          <w:p w14:paraId="3773180A" w14:textId="77777777" w:rsidR="004C05AA" w:rsidRDefault="004C05AA" w:rsidP="0094025F">
            <w:pPr>
              <w:rPr>
                <w:ins w:id="7679" w:author="智誠 楊" w:date="2021-05-08T18:55:00Z"/>
                <w:rFonts w:ascii="標楷體" w:eastAsia="標楷體" w:hAnsi="標楷體"/>
                <w:lang w:eastAsia="zh-HK"/>
              </w:rPr>
            </w:pPr>
            <w:ins w:id="7680" w:author="智誠 楊" w:date="2021-05-08T18:55:00Z">
              <w:r>
                <w:rPr>
                  <w:rFonts w:ascii="標楷體" w:eastAsia="標楷體" w:hAnsi="標楷體" w:hint="eastAsia"/>
                  <w:lang w:eastAsia="zh-HK"/>
                </w:rPr>
                <w:t>變更後</w:t>
              </w:r>
            </w:ins>
          </w:p>
        </w:tc>
      </w:tr>
    </w:tbl>
    <w:p w14:paraId="43E7940D" w14:textId="77777777" w:rsidR="004C05AA" w:rsidRPr="004C05AA" w:rsidRDefault="004C05AA" w:rsidP="004C05AA">
      <w:pPr>
        <w:rPr>
          <w:rFonts w:hint="eastAsia"/>
        </w:rPr>
      </w:pPr>
    </w:p>
    <w:p w14:paraId="1B50A8CE" w14:textId="77777777" w:rsidR="00FD0BA6" w:rsidRPr="00B830D9" w:rsidRDefault="00FD0BA6" w:rsidP="00FD0BA6">
      <w:pPr>
        <w:pStyle w:val="1"/>
        <w:snapToGrid w:val="0"/>
        <w:rPr>
          <w:rFonts w:ascii="標楷體" w:hAnsi="標楷體"/>
          <w:sz w:val="32"/>
          <w:szCs w:val="32"/>
        </w:rPr>
      </w:pPr>
      <w:bookmarkStart w:id="7681"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7681"/>
    </w:p>
    <w:p w14:paraId="0068A555" w14:textId="77777777" w:rsidR="007C5F22" w:rsidRPr="009B2BD3" w:rsidRDefault="007C5F22" w:rsidP="007C5F22">
      <w:pPr>
        <w:pStyle w:val="20"/>
        <w:keepNext w:val="0"/>
        <w:rPr>
          <w:rFonts w:ascii="標楷體" w:hAnsi="標楷體"/>
        </w:rPr>
      </w:pPr>
      <w:bookmarkStart w:id="7682" w:name="_Toc28250798"/>
      <w:bookmarkStart w:id="7683"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7682"/>
      <w:bookmarkEnd w:id="7683"/>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7684" w:name="_Toc28250799"/>
      <w:bookmarkStart w:id="7685"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7684"/>
      <w:bookmarkEnd w:id="7685"/>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95E61" w14:textId="77777777" w:rsidR="006F13F4" w:rsidRDefault="006F13F4">
      <w:r>
        <w:separator/>
      </w:r>
    </w:p>
  </w:endnote>
  <w:endnote w:type="continuationSeparator" w:id="0">
    <w:p w14:paraId="181359B5" w14:textId="77777777" w:rsidR="006F13F4" w:rsidRDefault="006F13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細明體_HKSCS">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13F1632C"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4C05AA">
            <w:rPr>
              <w:rFonts w:ascii="標楷體" w:eastAsia="標楷體" w:hAnsi="標楷體"/>
              <w:noProof/>
            </w:rPr>
            <w:t>V1.3</w:t>
          </w:r>
          <w:r w:rsidRPr="009B11EB">
            <w:rPr>
              <w:rFonts w:ascii="標楷體" w:eastAsia="標楷體" w:hAnsi="標楷體"/>
            </w:rPr>
            <w:fldChar w:fldCharType="end"/>
          </w:r>
        </w:p>
      </w:tc>
      <w:tc>
        <w:tcPr>
          <w:tcW w:w="2160" w:type="dxa"/>
        </w:tcPr>
        <w:p w14:paraId="70D8BAAF" w14:textId="0A0E7879"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4C05AA" w:rsidRPr="004C05AA">
            <w:rPr>
              <w:rFonts w:ascii="標楷體" w:eastAsia="標楷體" w:hAnsi="標楷體"/>
              <w:noProof/>
            </w:rPr>
            <w:t>2021/6/18</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1D18EB12"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216852">
            <w:rPr>
              <w:rFonts w:ascii="標楷體" w:eastAsia="標楷體" w:hAnsi="標楷體"/>
              <w:noProof/>
            </w:rPr>
            <w:t>6</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C5C0C" w14:textId="77777777" w:rsidR="006F13F4" w:rsidRDefault="006F13F4">
      <w:r>
        <w:separator/>
      </w:r>
    </w:p>
  </w:footnote>
  <w:footnote w:type="continuationSeparator" w:id="0">
    <w:p w14:paraId="18350A8C" w14:textId="77777777" w:rsidR="006F13F4" w:rsidRDefault="006F13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4C05AA"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7835F6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 w15:restartNumberingAfterBreak="0">
    <w:nsid w:val="07AB6E03"/>
    <w:multiLevelType w:val="hybridMultilevel"/>
    <w:tmpl w:val="7BEC82E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17727C"/>
    <w:multiLevelType w:val="hybridMultilevel"/>
    <w:tmpl w:val="BB1E26B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B724734"/>
    <w:multiLevelType w:val="hybridMultilevel"/>
    <w:tmpl w:val="C78CBB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BC959DB"/>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7" w15:restartNumberingAfterBreak="0">
    <w:nsid w:val="0C135D50"/>
    <w:multiLevelType w:val="hybridMultilevel"/>
    <w:tmpl w:val="0F20A3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D715B60"/>
    <w:multiLevelType w:val="hybridMultilevel"/>
    <w:tmpl w:val="5D389DF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DDB4261"/>
    <w:multiLevelType w:val="hybridMultilevel"/>
    <w:tmpl w:val="0A9EC4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F556D9F"/>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1" w15:restartNumberingAfterBreak="0">
    <w:nsid w:val="16667D00"/>
    <w:multiLevelType w:val="hybridMultilevel"/>
    <w:tmpl w:val="691829C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13" w15:restartNumberingAfterBreak="0">
    <w:nsid w:val="18FE0604"/>
    <w:multiLevelType w:val="hybridMultilevel"/>
    <w:tmpl w:val="C4C4508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9E05AD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5" w15:restartNumberingAfterBreak="0">
    <w:nsid w:val="19E922E6"/>
    <w:multiLevelType w:val="hybridMultilevel"/>
    <w:tmpl w:val="8BD29DDA"/>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6" w15:restartNumberingAfterBreak="0">
    <w:nsid w:val="1E265374"/>
    <w:multiLevelType w:val="hybridMultilevel"/>
    <w:tmpl w:val="A08830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1F053AD6"/>
    <w:multiLevelType w:val="hybridMultilevel"/>
    <w:tmpl w:val="A2A06E2C"/>
    <w:lvl w:ilvl="0" w:tplc="A96E4DCE">
      <w:start w:val="1"/>
      <w:numFmt w:val="taiwaneseCountingThousand"/>
      <w:lvlText w:val="%1、"/>
      <w:lvlJc w:val="left"/>
      <w:pPr>
        <w:ind w:left="931" w:hanging="480"/>
      </w:pPr>
      <w:rPr>
        <w:color w:val="auto"/>
        <w:lang w:val="en-US"/>
      </w:rPr>
    </w:lvl>
    <w:lvl w:ilvl="1" w:tplc="0409000F">
      <w:start w:val="1"/>
      <w:numFmt w:val="decimal"/>
      <w:lvlText w:val="%2."/>
      <w:lvlJc w:val="left"/>
      <w:pPr>
        <w:ind w:left="1411" w:hanging="480"/>
      </w:pPr>
    </w:lvl>
    <w:lvl w:ilvl="2" w:tplc="0409001B">
      <w:start w:val="1"/>
      <w:numFmt w:val="lowerRoman"/>
      <w:lvlText w:val="%3."/>
      <w:lvlJc w:val="right"/>
      <w:pPr>
        <w:ind w:left="1891" w:hanging="480"/>
      </w:pPr>
    </w:lvl>
    <w:lvl w:ilvl="3" w:tplc="0409000F">
      <w:start w:val="1"/>
      <w:numFmt w:val="decimal"/>
      <w:lvlText w:val="%4."/>
      <w:lvlJc w:val="left"/>
      <w:pPr>
        <w:ind w:left="2371" w:hanging="480"/>
      </w:pPr>
    </w:lvl>
    <w:lvl w:ilvl="4" w:tplc="F344224A">
      <w:start w:val="1"/>
      <w:numFmt w:val="upperLetter"/>
      <w:lvlText w:val="%5."/>
      <w:lvlJc w:val="left"/>
      <w:pPr>
        <w:ind w:left="2731" w:hanging="360"/>
      </w:pPr>
      <w:rPr>
        <w:rFonts w:hint="default"/>
      </w:rPr>
    </w:lvl>
    <w:lvl w:ilvl="5" w:tplc="0409001B" w:tentative="1">
      <w:start w:val="1"/>
      <w:numFmt w:val="lowerRoman"/>
      <w:lvlText w:val="%6."/>
      <w:lvlJc w:val="right"/>
      <w:pPr>
        <w:ind w:left="3331" w:hanging="480"/>
      </w:pPr>
    </w:lvl>
    <w:lvl w:ilvl="6" w:tplc="0409000F" w:tentative="1">
      <w:start w:val="1"/>
      <w:numFmt w:val="decimal"/>
      <w:lvlText w:val="%7."/>
      <w:lvlJc w:val="left"/>
      <w:pPr>
        <w:ind w:left="3811" w:hanging="480"/>
      </w:pPr>
    </w:lvl>
    <w:lvl w:ilvl="7" w:tplc="04090019" w:tentative="1">
      <w:start w:val="1"/>
      <w:numFmt w:val="ideographTraditional"/>
      <w:lvlText w:val="%8、"/>
      <w:lvlJc w:val="left"/>
      <w:pPr>
        <w:ind w:left="4291" w:hanging="480"/>
      </w:pPr>
    </w:lvl>
    <w:lvl w:ilvl="8" w:tplc="0409001B" w:tentative="1">
      <w:start w:val="1"/>
      <w:numFmt w:val="lowerRoman"/>
      <w:lvlText w:val="%9."/>
      <w:lvlJc w:val="right"/>
      <w:pPr>
        <w:ind w:left="4771" w:hanging="480"/>
      </w:pPr>
    </w:lvl>
  </w:abstractNum>
  <w:abstractNum w:abstractNumId="18" w15:restartNumberingAfterBreak="0">
    <w:nsid w:val="1F3267A8"/>
    <w:multiLevelType w:val="hybridMultilevel"/>
    <w:tmpl w:val="D932E656"/>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19" w15:restartNumberingAfterBreak="0">
    <w:nsid w:val="1F506DEC"/>
    <w:multiLevelType w:val="hybridMultilevel"/>
    <w:tmpl w:val="9764876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37A44D7"/>
    <w:multiLevelType w:val="hybridMultilevel"/>
    <w:tmpl w:val="6F9422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49826EB"/>
    <w:multiLevelType w:val="hybridMultilevel"/>
    <w:tmpl w:val="AB4289FC"/>
    <w:lvl w:ilvl="0" w:tplc="5262DA0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2DE6094A"/>
    <w:multiLevelType w:val="hybridMultilevel"/>
    <w:tmpl w:val="FE20DA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2EA77A36"/>
    <w:multiLevelType w:val="hybridMultilevel"/>
    <w:tmpl w:val="79F66B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2F1E5ED2"/>
    <w:multiLevelType w:val="hybridMultilevel"/>
    <w:tmpl w:val="B73CF4F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FB02AB8"/>
    <w:multiLevelType w:val="hybridMultilevel"/>
    <w:tmpl w:val="24D8C4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0C65764"/>
    <w:multiLevelType w:val="hybridMultilevel"/>
    <w:tmpl w:val="BFFC9E0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1A37034"/>
    <w:multiLevelType w:val="hybridMultilevel"/>
    <w:tmpl w:val="9878BCA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2D71FC8"/>
    <w:multiLevelType w:val="hybridMultilevel"/>
    <w:tmpl w:val="359027CE"/>
    <w:lvl w:ilvl="0" w:tplc="781077FA">
      <w:start w:val="4"/>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29" w15:restartNumberingAfterBreak="0">
    <w:nsid w:val="33DD5DDB"/>
    <w:multiLevelType w:val="hybridMultilevel"/>
    <w:tmpl w:val="291685A8"/>
    <w:lvl w:ilvl="0" w:tplc="28524D5A">
      <w:start w:val="1"/>
      <w:numFmt w:val="bullet"/>
      <w:lvlText w:val=""/>
      <w:lvlJc w:val="left"/>
      <w:pPr>
        <w:ind w:left="1920" w:hanging="480"/>
      </w:pPr>
      <w:rPr>
        <w:rFonts w:ascii="Wingdings" w:hAnsi="Wingdings" w:hint="default"/>
        <w:sz w:val="16"/>
        <w:szCs w:val="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3610309A"/>
    <w:multiLevelType w:val="multilevel"/>
    <w:tmpl w:val="D75ED2A6"/>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9"/>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31" w15:restartNumberingAfterBreak="0">
    <w:nsid w:val="36F80B28"/>
    <w:multiLevelType w:val="hybridMultilevel"/>
    <w:tmpl w:val="68620DA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3A3F5576"/>
    <w:multiLevelType w:val="hybridMultilevel"/>
    <w:tmpl w:val="A5DEE99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3EFC0E9F"/>
    <w:multiLevelType w:val="hybridMultilevel"/>
    <w:tmpl w:val="89D05EC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4" w15:restartNumberingAfterBreak="0">
    <w:nsid w:val="42626300"/>
    <w:multiLevelType w:val="hybridMultilevel"/>
    <w:tmpl w:val="7242C5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436D720A"/>
    <w:multiLevelType w:val="hybridMultilevel"/>
    <w:tmpl w:val="5E7C56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437C3CA1"/>
    <w:multiLevelType w:val="hybridMultilevel"/>
    <w:tmpl w:val="4FACD58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48F11358"/>
    <w:multiLevelType w:val="hybridMultilevel"/>
    <w:tmpl w:val="74CADD6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49601D76"/>
    <w:multiLevelType w:val="hybridMultilevel"/>
    <w:tmpl w:val="D1DA3C7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49B4358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40" w15:restartNumberingAfterBreak="0">
    <w:nsid w:val="506C72C2"/>
    <w:multiLevelType w:val="hybridMultilevel"/>
    <w:tmpl w:val="9126EEB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42" w15:restartNumberingAfterBreak="0">
    <w:nsid w:val="57860B38"/>
    <w:multiLevelType w:val="hybridMultilevel"/>
    <w:tmpl w:val="05D4D21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583108F6"/>
    <w:multiLevelType w:val="multilevel"/>
    <w:tmpl w:val="48C05D9A"/>
    <w:lvl w:ilvl="0">
      <w:start w:val="42"/>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numFmt w:val="decimal"/>
      <w:lvlText w:val="(%3)"/>
      <w:lvlJc w:val="left"/>
      <w:pPr>
        <w:ind w:left="1247" w:hanging="680"/>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4" w15:restartNumberingAfterBreak="0">
    <w:nsid w:val="5A4F4D4B"/>
    <w:multiLevelType w:val="hybridMultilevel"/>
    <w:tmpl w:val="FDB6E02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5A676353"/>
    <w:multiLevelType w:val="hybridMultilevel"/>
    <w:tmpl w:val="455EA44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5ED83D35"/>
    <w:multiLevelType w:val="hybridMultilevel"/>
    <w:tmpl w:val="C58C48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5FBD2106"/>
    <w:multiLevelType w:val="hybridMultilevel"/>
    <w:tmpl w:val="4DE0F3F8"/>
    <w:lvl w:ilvl="0" w:tplc="0409000F">
      <w:start w:val="1"/>
      <w:numFmt w:val="decimal"/>
      <w:lvlText w:val="%1."/>
      <w:lvlJc w:val="left"/>
      <w:pPr>
        <w:ind w:left="1411" w:hanging="480"/>
      </w:pPr>
    </w:lvl>
    <w:lvl w:ilvl="1" w:tplc="04090019" w:tentative="1">
      <w:start w:val="1"/>
      <w:numFmt w:val="ideographTraditional"/>
      <w:lvlText w:val="%2、"/>
      <w:lvlJc w:val="left"/>
      <w:pPr>
        <w:ind w:left="1891" w:hanging="480"/>
      </w:pPr>
    </w:lvl>
    <w:lvl w:ilvl="2" w:tplc="0409001B" w:tentative="1">
      <w:start w:val="1"/>
      <w:numFmt w:val="lowerRoman"/>
      <w:lvlText w:val="%3."/>
      <w:lvlJc w:val="right"/>
      <w:pPr>
        <w:ind w:left="2371" w:hanging="480"/>
      </w:pPr>
    </w:lvl>
    <w:lvl w:ilvl="3" w:tplc="0409000F" w:tentative="1">
      <w:start w:val="1"/>
      <w:numFmt w:val="decimal"/>
      <w:lvlText w:val="%4."/>
      <w:lvlJc w:val="left"/>
      <w:pPr>
        <w:ind w:left="2851" w:hanging="480"/>
      </w:pPr>
    </w:lvl>
    <w:lvl w:ilvl="4" w:tplc="04090019" w:tentative="1">
      <w:start w:val="1"/>
      <w:numFmt w:val="ideographTraditional"/>
      <w:lvlText w:val="%5、"/>
      <w:lvlJc w:val="left"/>
      <w:pPr>
        <w:ind w:left="3331" w:hanging="480"/>
      </w:pPr>
    </w:lvl>
    <w:lvl w:ilvl="5" w:tplc="0409001B" w:tentative="1">
      <w:start w:val="1"/>
      <w:numFmt w:val="lowerRoman"/>
      <w:lvlText w:val="%6."/>
      <w:lvlJc w:val="right"/>
      <w:pPr>
        <w:ind w:left="3811" w:hanging="480"/>
      </w:pPr>
    </w:lvl>
    <w:lvl w:ilvl="6" w:tplc="0409000F" w:tentative="1">
      <w:start w:val="1"/>
      <w:numFmt w:val="decimal"/>
      <w:lvlText w:val="%7."/>
      <w:lvlJc w:val="left"/>
      <w:pPr>
        <w:ind w:left="4291" w:hanging="480"/>
      </w:pPr>
    </w:lvl>
    <w:lvl w:ilvl="7" w:tplc="04090019" w:tentative="1">
      <w:start w:val="1"/>
      <w:numFmt w:val="ideographTraditional"/>
      <w:lvlText w:val="%8、"/>
      <w:lvlJc w:val="left"/>
      <w:pPr>
        <w:ind w:left="4771" w:hanging="480"/>
      </w:pPr>
    </w:lvl>
    <w:lvl w:ilvl="8" w:tplc="0409001B" w:tentative="1">
      <w:start w:val="1"/>
      <w:numFmt w:val="lowerRoman"/>
      <w:lvlText w:val="%9."/>
      <w:lvlJc w:val="right"/>
      <w:pPr>
        <w:ind w:left="5251" w:hanging="480"/>
      </w:pPr>
    </w:lvl>
  </w:abstractNum>
  <w:abstractNum w:abstractNumId="48" w15:restartNumberingAfterBreak="0">
    <w:nsid w:val="617520BF"/>
    <w:multiLevelType w:val="hybridMultilevel"/>
    <w:tmpl w:val="F9002B8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667A29EF"/>
    <w:multiLevelType w:val="hybridMultilevel"/>
    <w:tmpl w:val="F9CE0DE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67EC274C"/>
    <w:multiLevelType w:val="hybridMultilevel"/>
    <w:tmpl w:val="630EA794"/>
    <w:lvl w:ilvl="0" w:tplc="28524D5A">
      <w:start w:val="1"/>
      <w:numFmt w:val="bullet"/>
      <w:lvlText w:val=""/>
      <w:lvlJc w:val="left"/>
      <w:pPr>
        <w:ind w:left="3054" w:hanging="480"/>
      </w:pPr>
      <w:rPr>
        <w:rFonts w:ascii="Wingdings" w:hAnsi="Wingdings" w:hint="default"/>
        <w:sz w:val="16"/>
        <w:szCs w:val="8"/>
      </w:rPr>
    </w:lvl>
    <w:lvl w:ilvl="1" w:tplc="04090003" w:tentative="1">
      <w:start w:val="1"/>
      <w:numFmt w:val="bullet"/>
      <w:lvlText w:val=""/>
      <w:lvlJc w:val="left"/>
      <w:pPr>
        <w:ind w:left="2094" w:hanging="480"/>
      </w:pPr>
      <w:rPr>
        <w:rFonts w:ascii="Wingdings" w:hAnsi="Wingdings" w:hint="default"/>
      </w:rPr>
    </w:lvl>
    <w:lvl w:ilvl="2" w:tplc="6C6E4DFE">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52" w15:restartNumberingAfterBreak="0">
    <w:nsid w:val="69FC3E26"/>
    <w:multiLevelType w:val="multilevel"/>
    <w:tmpl w:val="2B00E848"/>
    <w:lvl w:ilvl="0">
      <w:start w:val="143"/>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start w:val="9"/>
      <w:numFmt w:val="decimal"/>
      <w:lvlText w:val="(%3)"/>
      <w:lvlJc w:val="left"/>
      <w:pPr>
        <w:ind w:left="1247" w:hanging="680"/>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53" w15:restartNumberingAfterBreak="0">
    <w:nsid w:val="6F4F7F04"/>
    <w:multiLevelType w:val="hybridMultilevel"/>
    <w:tmpl w:val="28165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70FB29BB"/>
    <w:multiLevelType w:val="hybridMultilevel"/>
    <w:tmpl w:val="54E64B4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72190772"/>
    <w:multiLevelType w:val="hybridMultilevel"/>
    <w:tmpl w:val="7C52ECF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57" w15:restartNumberingAfterBreak="0">
    <w:nsid w:val="75160CDC"/>
    <w:multiLevelType w:val="hybridMultilevel"/>
    <w:tmpl w:val="ECD448B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75EE0AE4"/>
    <w:multiLevelType w:val="hybridMultilevel"/>
    <w:tmpl w:val="DAB28D2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78715282"/>
    <w:multiLevelType w:val="hybridMultilevel"/>
    <w:tmpl w:val="DF6E275A"/>
    <w:lvl w:ilvl="0" w:tplc="3190B594">
      <w:start w:val="1"/>
      <w:numFmt w:val="bullet"/>
      <w:lvlText w:val=""/>
      <w:lvlJc w:val="left"/>
      <w:pPr>
        <w:ind w:left="2465" w:hanging="480"/>
      </w:pPr>
      <w:rPr>
        <w:rFonts w:ascii="Wingdings" w:hAnsi="Wingdings" w:hint="default"/>
        <w:sz w:val="20"/>
        <w:szCs w:val="1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0" w15:restartNumberingAfterBreak="0">
    <w:nsid w:val="7A1B24C0"/>
    <w:multiLevelType w:val="hybridMultilevel"/>
    <w:tmpl w:val="3C3E7A5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7D057AD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62" w15:restartNumberingAfterBreak="0">
    <w:nsid w:val="7E6A7C3B"/>
    <w:multiLevelType w:val="hybridMultilevel"/>
    <w:tmpl w:val="4EB4B81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7F500768"/>
    <w:multiLevelType w:val="hybridMultilevel"/>
    <w:tmpl w:val="832467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56"/>
  </w:num>
  <w:num w:numId="3">
    <w:abstractNumId w:val="1"/>
  </w:num>
  <w:num w:numId="4">
    <w:abstractNumId w:val="0"/>
  </w:num>
  <w:num w:numId="5">
    <w:abstractNumId w:val="12"/>
  </w:num>
  <w:num w:numId="6">
    <w:abstractNumId w:val="43"/>
  </w:num>
  <w:num w:numId="7">
    <w:abstractNumId w:val="53"/>
  </w:num>
  <w:num w:numId="8">
    <w:abstractNumId w:val="49"/>
  </w:num>
  <w:num w:numId="9">
    <w:abstractNumId w:val="15"/>
  </w:num>
  <w:num w:numId="10">
    <w:abstractNumId w:val="43"/>
  </w:num>
  <w:num w:numId="11">
    <w:abstractNumId w:val="43"/>
  </w:num>
  <w:num w:numId="12">
    <w:abstractNumId w:val="61"/>
  </w:num>
  <w:num w:numId="13">
    <w:abstractNumId w:val="30"/>
  </w:num>
  <w:num w:numId="14">
    <w:abstractNumId w:val="14"/>
  </w:num>
  <w:num w:numId="15">
    <w:abstractNumId w:val="39"/>
  </w:num>
  <w:num w:numId="16">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8"/>
  </w:num>
  <w:num w:numId="19">
    <w:abstractNumId w:val="10"/>
  </w:num>
  <w:num w:numId="20">
    <w:abstractNumId w:val="9"/>
  </w:num>
  <w:num w:numId="21">
    <w:abstractNumId w:val="43"/>
  </w:num>
  <w:num w:numId="22">
    <w:abstractNumId w:val="0"/>
  </w:num>
  <w:num w:numId="23">
    <w:abstractNumId w:val="0"/>
  </w:num>
  <w:num w:numId="24">
    <w:abstractNumId w:val="0"/>
  </w:num>
  <w:num w:numId="25">
    <w:abstractNumId w:val="0"/>
  </w:num>
  <w:num w:numId="26">
    <w:abstractNumId w:val="0"/>
  </w:num>
  <w:num w:numId="27">
    <w:abstractNumId w:val="0"/>
  </w:num>
  <w:num w:numId="28">
    <w:abstractNumId w:val="33"/>
  </w:num>
  <w:num w:numId="29">
    <w:abstractNumId w:val="6"/>
  </w:num>
  <w:num w:numId="30">
    <w:abstractNumId w:val="17"/>
  </w:num>
  <w:num w:numId="31">
    <w:abstractNumId w:val="47"/>
  </w:num>
  <w:num w:numId="32">
    <w:abstractNumId w:val="62"/>
  </w:num>
  <w:num w:numId="33">
    <w:abstractNumId w:val="13"/>
  </w:num>
  <w:num w:numId="34">
    <w:abstractNumId w:val="55"/>
  </w:num>
  <w:num w:numId="35">
    <w:abstractNumId w:val="45"/>
  </w:num>
  <w:num w:numId="36">
    <w:abstractNumId w:val="19"/>
  </w:num>
  <w:num w:numId="37">
    <w:abstractNumId w:val="35"/>
  </w:num>
  <w:num w:numId="38">
    <w:abstractNumId w:val="34"/>
  </w:num>
  <w:num w:numId="39">
    <w:abstractNumId w:val="42"/>
  </w:num>
  <w:num w:numId="40">
    <w:abstractNumId w:val="7"/>
  </w:num>
  <w:num w:numId="41">
    <w:abstractNumId w:val="46"/>
  </w:num>
  <w:num w:numId="42">
    <w:abstractNumId w:val="24"/>
  </w:num>
  <w:num w:numId="43">
    <w:abstractNumId w:val="50"/>
  </w:num>
  <w:num w:numId="44">
    <w:abstractNumId w:val="37"/>
  </w:num>
  <w:num w:numId="45">
    <w:abstractNumId w:val="26"/>
  </w:num>
  <w:num w:numId="46">
    <w:abstractNumId w:val="31"/>
  </w:num>
  <w:num w:numId="47">
    <w:abstractNumId w:val="5"/>
  </w:num>
  <w:num w:numId="48">
    <w:abstractNumId w:val="23"/>
  </w:num>
  <w:num w:numId="49">
    <w:abstractNumId w:val="25"/>
  </w:num>
  <w:num w:numId="50">
    <w:abstractNumId w:val="44"/>
  </w:num>
  <w:num w:numId="51">
    <w:abstractNumId w:val="32"/>
  </w:num>
  <w:num w:numId="52">
    <w:abstractNumId w:val="54"/>
  </w:num>
  <w:num w:numId="53">
    <w:abstractNumId w:val="4"/>
  </w:num>
  <w:num w:numId="54">
    <w:abstractNumId w:val="3"/>
  </w:num>
  <w:num w:numId="55">
    <w:abstractNumId w:val="27"/>
  </w:num>
  <w:num w:numId="56">
    <w:abstractNumId w:val="40"/>
  </w:num>
  <w:num w:numId="57">
    <w:abstractNumId w:val="63"/>
  </w:num>
  <w:num w:numId="58">
    <w:abstractNumId w:val="20"/>
  </w:num>
  <w:num w:numId="59">
    <w:abstractNumId w:val="8"/>
  </w:num>
  <w:num w:numId="60">
    <w:abstractNumId w:val="60"/>
  </w:num>
  <w:num w:numId="61">
    <w:abstractNumId w:val="48"/>
  </w:num>
  <w:num w:numId="62">
    <w:abstractNumId w:val="22"/>
  </w:num>
  <w:num w:numId="63">
    <w:abstractNumId w:val="36"/>
  </w:num>
  <w:num w:numId="64">
    <w:abstractNumId w:val="57"/>
  </w:num>
  <w:num w:numId="65">
    <w:abstractNumId w:val="58"/>
  </w:num>
  <w:num w:numId="66">
    <w:abstractNumId w:val="38"/>
  </w:num>
  <w:num w:numId="67">
    <w:abstractNumId w:val="18"/>
  </w:num>
  <w:num w:numId="68">
    <w:abstractNumId w:val="16"/>
  </w:num>
  <w:num w:numId="69">
    <w:abstractNumId w:val="29"/>
  </w:num>
  <w:num w:numId="70">
    <w:abstractNumId w:val="51"/>
  </w:num>
  <w:num w:numId="71">
    <w:abstractNumId w:val="59"/>
  </w:num>
  <w:num w:numId="72">
    <w:abstractNumId w:val="21"/>
  </w:num>
  <w:num w:numId="73">
    <w:abstractNumId w:val="11"/>
  </w:num>
  <w:num w:numId="74">
    <w:abstractNumId w:val="43"/>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3"/>
    <w:lvlOverride w:ilvl="0">
      <w:startOverride w:val="1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3"/>
    <w:lvlOverride w:ilvl="0">
      <w:startOverride w:val="19"/>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3"/>
    <w:lvlOverride w:ilvl="0">
      <w:startOverride w:val="24"/>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3"/>
    <w:lvlOverride w:ilvl="0">
      <w:startOverride w:val="29"/>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lvlOverride w:ilvl="0">
      <w:startOverride w:val="37"/>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3"/>
  </w:num>
  <w:num w:numId="81">
    <w:abstractNumId w:val="43"/>
  </w:num>
  <w:num w:numId="82">
    <w:abstractNumId w:val="43"/>
    <w:lvlOverride w:ilvl="0">
      <w:startOverride w:val="8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3"/>
    <w:lvlOverride w:ilvl="0">
      <w:startOverride w:val="90"/>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3"/>
    <w:lvlOverride w:ilvl="0">
      <w:startOverride w:val="97"/>
    </w:lvlOverride>
    <w:lvlOverride w:ilvl="1">
      <w:startOverride w:val="1"/>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3"/>
    <w:lvlOverride w:ilvl="0">
      <w:startOverride w:val="100"/>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3"/>
    <w:lvlOverride w:ilvl="0">
      <w:startOverride w:val="103"/>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3"/>
    <w:lvlOverride w:ilvl="0">
      <w:startOverride w:val="106"/>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3"/>
    <w:lvlOverride w:ilvl="0">
      <w:startOverride w:val="109"/>
    </w:lvlOverride>
    <w:lvlOverride w:ilvl="1">
      <w:startOverride w:val="1"/>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3"/>
    <w:lvlOverride w:ilvl="0">
      <w:startOverride w:val="112"/>
    </w:lvlOverride>
    <w:lvlOverride w:ilvl="1">
      <w:startOverride w:val="1"/>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3"/>
    <w:lvlOverride w:ilvl="0">
      <w:startOverride w:val="115"/>
    </w:lvlOverride>
    <w:lvlOverride w:ilvl="1">
      <w:startOverride w:val="1"/>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3"/>
    <w:lvlOverride w:ilvl="0">
      <w:startOverride w:val="118"/>
    </w:lvlOverride>
    <w:lvlOverride w:ilvl="1">
      <w:startOverride w:val="1"/>
    </w:lvlOverride>
    <w:lvlOverride w:ilvl="2">
      <w:startOverride w:val="1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3"/>
    <w:lvlOverride w:ilvl="0">
      <w:startOverride w:val="12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3"/>
    <w:lvlOverride w:ilvl="0">
      <w:startOverride w:val="124"/>
    </w:lvlOverride>
    <w:lvlOverride w:ilvl="1">
      <w:startOverride w:val="1"/>
    </w:lvlOverride>
    <w:lvlOverride w:ilvl="2">
      <w:startOverride w:val="1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3"/>
    <w:lvlOverride w:ilvl="0">
      <w:startOverride w:val="127"/>
    </w:lvlOverride>
    <w:lvlOverride w:ilvl="1">
      <w:startOverride w:val="1"/>
    </w:lvlOverride>
    <w:lvlOverride w:ilvl="2">
      <w:startOverride w:val="1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3"/>
    <w:lvlOverride w:ilvl="0">
      <w:startOverride w:val="130"/>
    </w:lvlOverride>
    <w:lvlOverride w:ilvl="1">
      <w:startOverride w:val="1"/>
    </w:lvlOverride>
    <w:lvlOverride w:ilvl="2">
      <w:startOverride w:val="2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3"/>
    <w:lvlOverride w:ilvl="0">
      <w:startOverride w:val="133"/>
    </w:lvlOverride>
    <w:lvlOverride w:ilvl="1">
      <w:startOverride w:val="1"/>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3"/>
    <w:lvlOverride w:ilvl="0">
      <w:startOverride w:val="136"/>
    </w:lvlOverride>
    <w:lvlOverride w:ilvl="1">
      <w:startOverride w:val="1"/>
    </w:lvlOverride>
    <w:lvlOverride w:ilvl="2">
      <w:startOverride w:val="2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3"/>
    <w:lvlOverride w:ilvl="0">
      <w:startOverride w:val="139"/>
    </w:lvlOverride>
    <w:lvlOverride w:ilvl="1">
      <w:startOverride w:val="1"/>
    </w:lvlOverride>
    <w:lvlOverride w:ilvl="2">
      <w:startOverride w:val="2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3"/>
    <w:lvlOverride w:ilvl="0">
      <w:startOverride w:val="142"/>
    </w:lvlOverride>
    <w:lvlOverride w:ilvl="1">
      <w:startOverride w:val="1"/>
    </w:lvlOverride>
    <w:lvlOverride w:ilvl="2">
      <w:startOverride w:val="2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3"/>
    <w:lvlOverride w:ilvl="0">
      <w:startOverride w:val="145"/>
    </w:lvlOverride>
    <w:lvlOverride w:ilvl="1">
      <w:startOverride w:val="1"/>
    </w:lvlOverride>
    <w:lvlOverride w:ilvl="2">
      <w:startOverride w:val="2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3"/>
    <w:lvlOverride w:ilvl="0">
      <w:startOverride w:val="148"/>
    </w:lvlOverride>
    <w:lvlOverride w:ilvl="1">
      <w:startOverride w:val="1"/>
    </w:lvlOverride>
    <w:lvlOverride w:ilvl="2">
      <w:startOverride w:val="2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3"/>
    <w:lvlOverride w:ilvl="0">
      <w:startOverride w:val="151"/>
    </w:lvlOverride>
    <w:lvlOverride w:ilvl="1">
      <w:startOverride w:val="1"/>
    </w:lvlOverride>
    <w:lvlOverride w:ilvl="2">
      <w:startOverride w:val="2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3"/>
    <w:lvlOverride w:ilvl="0">
      <w:startOverride w:val="154"/>
    </w:lvlOverride>
    <w:lvlOverride w:ilvl="1">
      <w:startOverride w:val="1"/>
    </w:lvlOverride>
    <w:lvlOverride w:ilvl="2">
      <w:startOverride w:val="2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3"/>
    <w:lvlOverride w:ilvl="0">
      <w:startOverride w:val="157"/>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3"/>
    <w:lvlOverride w:ilvl="0">
      <w:startOverride w:val="160"/>
    </w:lvlOverride>
    <w:lvlOverride w:ilvl="1">
      <w:startOverride w:val="1"/>
    </w:lvlOverride>
    <w:lvlOverride w:ilvl="2">
      <w:startOverride w:val="3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43"/>
    <w:lvlOverride w:ilvl="0">
      <w:startOverride w:val="163"/>
    </w:lvlOverride>
    <w:lvlOverride w:ilvl="1">
      <w:startOverride w:val="1"/>
    </w:lvlOverride>
    <w:lvlOverride w:ilvl="2">
      <w:startOverride w:val="3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3"/>
    <w:lvlOverride w:ilvl="0">
      <w:startOverride w:val="166"/>
    </w:lvlOverride>
    <w:lvlOverride w:ilvl="1">
      <w:startOverride w:val="1"/>
    </w:lvlOverride>
    <w:lvlOverride w:ilvl="2">
      <w:startOverride w:val="3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3"/>
    <w:lvlOverride w:ilvl="0">
      <w:startOverride w:val="169"/>
    </w:lvlOverride>
    <w:lvlOverride w:ilvl="1">
      <w:startOverride w:val="1"/>
    </w:lvlOverride>
    <w:lvlOverride w:ilvl="2">
      <w:startOverride w:val="3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3"/>
    <w:lvlOverride w:ilvl="0">
      <w:startOverride w:val="172"/>
    </w:lvlOverride>
    <w:lvlOverride w:ilvl="1">
      <w:startOverride w:val="1"/>
    </w:lvlOverride>
    <w:lvlOverride w:ilvl="2">
      <w:startOverride w:val="3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3"/>
    <w:lvlOverride w:ilvl="0">
      <w:startOverride w:val="175"/>
    </w:lvlOverride>
    <w:lvlOverride w:ilvl="1">
      <w:startOverride w:val="1"/>
    </w:lvlOverride>
    <w:lvlOverride w:ilvl="2">
      <w:startOverride w:val="3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43"/>
    <w:lvlOverride w:ilvl="0">
      <w:startOverride w:val="178"/>
    </w:lvlOverride>
    <w:lvlOverride w:ilvl="1">
      <w:startOverride w:val="1"/>
    </w:lvlOverride>
    <w:lvlOverride w:ilvl="2">
      <w:startOverride w:val="3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3"/>
    <w:lvlOverride w:ilvl="0">
      <w:startOverride w:val="181"/>
    </w:lvlOverride>
    <w:lvlOverride w:ilvl="1">
      <w:startOverride w:val="1"/>
    </w:lvlOverride>
    <w:lvlOverride w:ilvl="2">
      <w:startOverride w:val="3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3"/>
    <w:lvlOverride w:ilvl="0">
      <w:startOverride w:val="184"/>
    </w:lvlOverride>
    <w:lvlOverride w:ilvl="1">
      <w:startOverride w:val="1"/>
    </w:lvlOverride>
    <w:lvlOverride w:ilvl="2">
      <w:startOverride w:val="3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3"/>
    <w:lvlOverride w:ilvl="0">
      <w:startOverride w:val="187"/>
    </w:lvlOverride>
    <w:lvlOverride w:ilvl="1">
      <w:startOverride w:val="1"/>
    </w:lvlOverride>
    <w:lvlOverride w:ilvl="2">
      <w:startOverride w:val="3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3"/>
    <w:lvlOverride w:ilvl="0">
      <w:startOverride w:val="190"/>
    </w:lvlOverride>
    <w:lvlOverride w:ilvl="1">
      <w:startOverride w:val="1"/>
    </w:lvlOverride>
    <w:lvlOverride w:ilvl="2">
      <w:startOverride w:val="4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43"/>
    <w:lvlOverride w:ilvl="0">
      <w:startOverride w:val="193"/>
    </w:lvlOverride>
    <w:lvlOverride w:ilvl="1">
      <w:startOverride w:val="1"/>
    </w:lvlOverride>
    <w:lvlOverride w:ilvl="2">
      <w:startOverride w:val="4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3"/>
    <w:lvlOverride w:ilvl="0">
      <w:startOverride w:val="196"/>
    </w:lvlOverride>
    <w:lvlOverride w:ilvl="1">
      <w:startOverride w:val="1"/>
    </w:lvlOverride>
    <w:lvlOverride w:ilvl="2">
      <w:startOverride w:val="4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3"/>
    <w:lvlOverride w:ilvl="0">
      <w:startOverride w:val="199"/>
    </w:lvlOverride>
    <w:lvlOverride w:ilvl="1">
      <w:startOverride w:val="1"/>
    </w:lvlOverride>
    <w:lvlOverride w:ilvl="2">
      <w:startOverride w:val="4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3"/>
    <w:lvlOverride w:ilvl="0">
      <w:startOverride w:val="202"/>
    </w:lvlOverride>
    <w:lvlOverride w:ilvl="1">
      <w:startOverride w:val="1"/>
    </w:lvlOverride>
    <w:lvlOverride w:ilvl="2">
      <w:startOverride w:val="4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3"/>
    <w:lvlOverride w:ilvl="0">
      <w:startOverride w:val="205"/>
    </w:lvlOverride>
    <w:lvlOverride w:ilvl="1">
      <w:startOverride w:val="1"/>
    </w:lvlOverride>
    <w:lvlOverride w:ilvl="2">
      <w:startOverride w:val="4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3"/>
    <w:lvlOverride w:ilvl="0">
      <w:startOverride w:val="208"/>
    </w:lvlOverride>
    <w:lvlOverride w:ilvl="1">
      <w:startOverride w:val="1"/>
    </w:lvlOverride>
    <w:lvlOverride w:ilvl="2">
      <w:startOverride w:val="4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3"/>
    <w:lvlOverride w:ilvl="0">
      <w:startOverride w:val="211"/>
    </w:lvlOverride>
    <w:lvlOverride w:ilvl="1">
      <w:startOverride w:val="1"/>
    </w:lvlOverride>
    <w:lvlOverride w:ilvl="2">
      <w:startOverride w:val="4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3"/>
    <w:lvlOverride w:ilvl="0">
      <w:startOverride w:val="214"/>
    </w:lvlOverride>
    <w:lvlOverride w:ilvl="1">
      <w:startOverride w:val="1"/>
    </w:lvlOverride>
    <w:lvlOverride w:ilvl="2">
      <w:startOverride w:val="4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3"/>
    <w:lvlOverride w:ilvl="0">
      <w:startOverride w:val="4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41"/>
  </w:num>
  <w:num w:numId="127">
    <w:abstractNumId w:val="43"/>
  </w:num>
  <w:num w:numId="128">
    <w:abstractNumId w:val="43"/>
  </w:num>
  <w:num w:numId="129">
    <w:abstractNumId w:val="43"/>
  </w:num>
  <w:num w:numId="130">
    <w:abstractNumId w:val="43"/>
  </w:num>
  <w:num w:numId="131">
    <w:abstractNumId w:val="43"/>
  </w:num>
  <w:num w:numId="132">
    <w:abstractNumId w:val="43"/>
  </w:num>
  <w:num w:numId="133">
    <w:abstractNumId w:val="43"/>
  </w:num>
  <w:num w:numId="134">
    <w:abstractNumId w:val="43"/>
  </w:num>
  <w:num w:numId="135">
    <w:abstractNumId w:val="43"/>
  </w:num>
  <w:num w:numId="136">
    <w:abstractNumId w:val="43"/>
    <w:lvlOverride w:ilvl="0">
      <w:startOverride w:val="58"/>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43"/>
    <w:lvlOverride w:ilvl="0">
      <w:startOverride w:val="7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3"/>
    <w:lvlOverride w:ilvl="0">
      <w:startOverride w:val="9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43"/>
    <w:lvlOverride w:ilvl="0">
      <w:startOverride w:val="10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lvlOverride w:ilvl="0">
      <w:startOverride w:val="106"/>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43"/>
    <w:lvlOverride w:ilvl="0">
      <w:startOverride w:val="11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3"/>
    <w:lvlOverride w:ilvl="0">
      <w:startOverride w:val="79"/>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43"/>
    <w:lvlOverride w:ilvl="0">
      <w:startOverride w:val="86"/>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3"/>
    <w:lvlOverride w:ilvl="0">
      <w:startOverride w:val="10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43"/>
    <w:lvlOverride w:ilvl="0">
      <w:startOverride w:val="93"/>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43"/>
    <w:lvlOverride w:ilvl="0">
      <w:startOverride w:val="10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3"/>
    <w:lvlOverride w:ilvl="0">
      <w:startOverride w:val="123"/>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43"/>
    <w:lvlOverride w:ilvl="0">
      <w:startOverride w:val="159"/>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43"/>
    <w:lvlOverride w:ilvl="0">
      <w:startOverride w:val="219"/>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52"/>
  </w:num>
  <w:numIdMacAtCleanup w:val="1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智誠 楊">
    <w15:presenceInfo w15:providerId="Windows Live" w15:userId="7fc2339040524f5c"/>
  </w15:person>
  <w15:person w15:author="阿毛">
    <w15:presenceInfo w15:providerId="None" w15:userId="阿毛"/>
  </w15:person>
  <w15:person w15:author="st1">
    <w15:presenceInfo w15:providerId="None" w15:userId="st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proofState w:spelling="clean"/>
  <w:revisionView w:markup="0"/>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05A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2B71"/>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uiPriority w:val="99"/>
    <w:rsid w:val="00262B71"/>
    <w:rPr>
      <w:kern w:val="2"/>
    </w:rPr>
  </w:style>
  <w:style w:type="character" w:customStyle="1" w:styleId="ab">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126"/>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5"/>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F19FB8-4D00-4BF9-B587-75E8F7AE69A9}">
  <ds:schemaRefs>
    <ds:schemaRef ds:uri="http://schemas.openxmlformats.org/officeDocument/2006/bibliography"/>
  </ds:schemaRefs>
</ds:datastoreItem>
</file>

<file path=customXml/itemProps5.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6.xml><?xml version="1.0" encoding="utf-8"?>
<ds:datastoreItem xmlns:ds="http://schemas.openxmlformats.org/officeDocument/2006/customXml" ds:itemID="{E6E09EF8-BACC-4BF8-859D-59C850FB8D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42</Pages>
  <Words>9283</Words>
  <Characters>14257</Characters>
  <Application>Microsoft Office Word</Application>
  <DocSecurity>0</DocSecurity>
  <Lines>118</Lines>
  <Paragraphs>46</Paragraphs>
  <ScaleCrop>false</ScaleCrop>
  <Company>Microsoft</Company>
  <LinksUpToDate>false</LinksUpToDate>
  <CharactersWithSpaces>23494</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阿毛</cp:lastModifiedBy>
  <cp:revision>6</cp:revision>
  <cp:lastPrinted>2014-10-29T13:57:00Z</cp:lastPrinted>
  <dcterms:created xsi:type="dcterms:W3CDTF">2021-06-18T01:28:00Z</dcterms:created>
  <dcterms:modified xsi:type="dcterms:W3CDTF">2021-06-18T05:59:00Z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